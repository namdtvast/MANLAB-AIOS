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1D8B1" w14:textId="77777777" w:rsidR="00904CC4" w:rsidRPr="00822009" w:rsidRDefault="00904CC4" w:rsidP="00904CC4">
      <w:pPr>
        <w:spacing w:before="120" w:after="120"/>
        <w:jc w:val="center"/>
        <w:rPr>
          <w:noProof/>
          <w:color w:val="000000" w:themeColor="text1"/>
          <w:sz w:val="26"/>
          <w:szCs w:val="26"/>
          <w:lang w:val="vi-VN"/>
        </w:rPr>
      </w:pPr>
      <w:r>
        <w:rPr>
          <w:noProof/>
          <w:color w:val="000000" w:themeColor="text1"/>
          <w:sz w:val="26"/>
          <w:szCs w:val="26"/>
          <w:lang w:val="vi-VN"/>
        </w:rPr>
        <w:t>LIÊN HIỆP CÁC HỘI KHOA HỌC VÀ KỸ THUẬT VIỆT NAM</w:t>
      </w:r>
    </w:p>
    <w:p w14:paraId="3572E9D3" w14:textId="77777777" w:rsidR="00904CC4" w:rsidRPr="00822009" w:rsidRDefault="00904CC4" w:rsidP="00904CC4">
      <w:pPr>
        <w:spacing w:before="120" w:after="120"/>
        <w:jc w:val="center"/>
        <w:rPr>
          <w:b/>
          <w:color w:val="000000" w:themeColor="text1"/>
          <w:szCs w:val="26"/>
          <w:lang w:val="vi-VN"/>
        </w:rPr>
      </w:pPr>
      <w:r>
        <w:rPr>
          <w:b/>
          <w:color w:val="000000" w:themeColor="text1"/>
          <w:szCs w:val="26"/>
        </w:rPr>
        <w:t>VIỆN</w:t>
      </w:r>
      <w:r>
        <w:rPr>
          <w:b/>
          <w:color w:val="000000" w:themeColor="text1"/>
          <w:szCs w:val="26"/>
          <w:lang w:val="vi-VN"/>
        </w:rPr>
        <w:t xml:space="preserve"> KIỂM ĐỊNH CÔNG NGHỆ</w:t>
      </w:r>
      <w:r>
        <w:rPr>
          <w:b/>
          <w:color w:val="000000" w:themeColor="text1"/>
          <w:szCs w:val="26"/>
        </w:rPr>
        <w:t xml:space="preserve"> VÀ</w:t>
      </w:r>
      <w:r>
        <w:rPr>
          <w:b/>
          <w:color w:val="000000" w:themeColor="text1"/>
          <w:szCs w:val="26"/>
          <w:lang w:val="vi-VN"/>
        </w:rPr>
        <w:t xml:space="preserve"> MÔI TRƯỜNG</w:t>
      </w:r>
    </w:p>
    <w:p w14:paraId="1481103B" w14:textId="77777777" w:rsidR="007873B6" w:rsidRPr="00822009" w:rsidRDefault="00133F4B" w:rsidP="007873B6">
      <w:pPr>
        <w:spacing w:line="360" w:lineRule="auto"/>
        <w:jc w:val="center"/>
        <w:rPr>
          <w:color w:val="000000" w:themeColor="text1"/>
          <w:sz w:val="22"/>
          <w:szCs w:val="22"/>
        </w:rPr>
      </w:pPr>
      <w:bookmarkStart w:id="0" w:name="_Hlk200784817"/>
      <w:r>
        <w:rPr>
          <w:sz w:val="26"/>
          <w:szCs w:val="26"/>
        </w:rPr>
        <w:sym w:font="Wingdings" w:char="0099"/>
        <w:sym w:font="Wingdings" w:char="0026"/>
        <w:sym w:font="Wingdings" w:char="0098"/>
      </w:r>
      <w:bookmarkEnd w:id="0"/>
    </w:p>
    <w:p w14:paraId="36587356" w14:textId="77777777" w:rsidR="007873B6" w:rsidRPr="00822009" w:rsidRDefault="007873B6" w:rsidP="007873B6">
      <w:pPr>
        <w:spacing w:line="360" w:lineRule="auto"/>
        <w:jc w:val="center"/>
        <w:rPr>
          <w:b/>
          <w:color w:val="000000" w:themeColor="text1"/>
          <w:sz w:val="22"/>
          <w:szCs w:val="22"/>
        </w:rPr>
      </w:pPr>
    </w:p>
    <w:p w14:paraId="7A4D8427" w14:textId="77777777" w:rsidR="007873B6" w:rsidRPr="00822009" w:rsidRDefault="007873B6" w:rsidP="007873B6">
      <w:pPr>
        <w:spacing w:line="360" w:lineRule="auto"/>
        <w:jc w:val="center"/>
        <w:rPr>
          <w:b/>
          <w:color w:val="000000" w:themeColor="text1"/>
          <w:sz w:val="22"/>
          <w:szCs w:val="22"/>
        </w:rPr>
      </w:pPr>
    </w:p>
    <w:p w14:paraId="0AD3CB2D" w14:textId="77777777" w:rsidR="007873B6" w:rsidRPr="00822009" w:rsidRDefault="007873B6" w:rsidP="007873B6">
      <w:pPr>
        <w:spacing w:line="360" w:lineRule="auto"/>
        <w:jc w:val="center"/>
        <w:rPr>
          <w:b/>
          <w:color w:val="000000" w:themeColor="text1"/>
          <w:sz w:val="22"/>
          <w:szCs w:val="22"/>
        </w:rPr>
      </w:pPr>
    </w:p>
    <w:p w14:paraId="7A262C53" w14:textId="77777777" w:rsidR="009C1D48" w:rsidRPr="00822009" w:rsidRDefault="009C1D48" w:rsidP="007873B6">
      <w:pPr>
        <w:spacing w:line="360" w:lineRule="auto"/>
        <w:jc w:val="center"/>
        <w:rPr>
          <w:b/>
          <w:color w:val="000000" w:themeColor="text1"/>
          <w:sz w:val="22"/>
          <w:szCs w:val="22"/>
        </w:rPr>
      </w:pPr>
    </w:p>
    <w:p w14:paraId="257F6816" w14:textId="77777777" w:rsidR="007873B6" w:rsidRPr="00822009" w:rsidRDefault="007873B6" w:rsidP="007873B6">
      <w:pPr>
        <w:spacing w:line="360" w:lineRule="auto"/>
        <w:jc w:val="center"/>
        <w:rPr>
          <w:b/>
          <w:color w:val="000000" w:themeColor="text1"/>
          <w:sz w:val="22"/>
          <w:szCs w:val="22"/>
        </w:rPr>
      </w:pPr>
    </w:p>
    <w:p w14:paraId="23C8D81B" w14:textId="77777777" w:rsidR="007873B6" w:rsidRPr="00822009" w:rsidRDefault="007873B6" w:rsidP="007873B6">
      <w:pPr>
        <w:spacing w:line="360" w:lineRule="auto"/>
        <w:jc w:val="center"/>
        <w:rPr>
          <w:b/>
          <w:color w:val="000000" w:themeColor="text1"/>
          <w:sz w:val="22"/>
          <w:szCs w:val="22"/>
        </w:rPr>
      </w:pPr>
    </w:p>
    <w:p w14:paraId="6B173B8E" w14:textId="77777777" w:rsidR="007873B6" w:rsidRDefault="007873B6" w:rsidP="007873B6">
      <w:pPr>
        <w:spacing w:line="360" w:lineRule="auto"/>
        <w:jc w:val="center"/>
        <w:rPr>
          <w:b/>
          <w:color w:val="000000" w:themeColor="text1"/>
          <w:sz w:val="30"/>
          <w:szCs w:val="22"/>
          <w:lang w:val="vi-VN"/>
        </w:rPr>
      </w:pPr>
    </w:p>
    <w:p w14:paraId="755495D1" w14:textId="77777777" w:rsidR="00D61291" w:rsidRPr="00D61291" w:rsidRDefault="00D61291" w:rsidP="007873B6">
      <w:pPr>
        <w:spacing w:line="360" w:lineRule="auto"/>
        <w:jc w:val="center"/>
        <w:rPr>
          <w:b/>
          <w:color w:val="000000" w:themeColor="text1"/>
          <w:sz w:val="30"/>
          <w:szCs w:val="22"/>
          <w:lang w:val="vi-VN"/>
        </w:rPr>
      </w:pPr>
    </w:p>
    <w:p w14:paraId="49046E08" w14:textId="77777777" w:rsidR="005367AA" w:rsidRDefault="00292340" w:rsidP="005367AA">
      <w:pPr>
        <w:spacing w:before="120" w:after="120"/>
        <w:jc w:val="center"/>
        <w:rPr>
          <w:b/>
          <w:lang w:val="vi-VN"/>
        </w:rPr>
      </w:pPr>
      <w:r>
        <w:rPr>
          <w:b/>
        </w:rPr>
        <w:t xml:space="preserve">THỦ TỤC </w:t>
      </w:r>
      <w:r>
        <w:rPr>
          <w:b/>
          <w:lang w:val="vi-VN"/>
        </w:rPr>
        <w:t xml:space="preserve">CÔNG BỐ, THÔNG BÁO VÀ KIỂM SOÁT NĂNG LỰC </w:t>
      </w:r>
    </w:p>
    <w:p w14:paraId="49FE1387" w14:textId="77777777" w:rsidR="00AC0CBF" w:rsidRPr="005367AA" w:rsidRDefault="005367AA" w:rsidP="005367AA">
      <w:pPr>
        <w:spacing w:before="120" w:after="120"/>
        <w:jc w:val="center"/>
        <w:rPr>
          <w:b/>
          <w:lang w:val="vi-VN"/>
        </w:rPr>
      </w:pPr>
      <w:r>
        <w:rPr>
          <w:b/>
          <w:lang w:val="vi-VN"/>
        </w:rPr>
        <w:t xml:space="preserve">ĐO LƯỜNG VÀ </w:t>
      </w:r>
      <w:r>
        <w:rPr>
          <w:b/>
        </w:rPr>
        <w:t>QUAN TRẮC MÔI TRƯỜNG</w:t>
      </w:r>
    </w:p>
    <w:p w14:paraId="33400E17" w14:textId="77777777" w:rsidR="005367AA" w:rsidRDefault="005367AA" w:rsidP="00D61291">
      <w:pPr>
        <w:pStyle w:val="NormalWeb"/>
        <w:spacing w:before="120" w:beforeAutospacing="0" w:after="120" w:afterAutospacing="0"/>
        <w:jc w:val="center"/>
        <w:rPr>
          <w:i/>
          <w:iCs/>
          <w:lang w:val="vi-VN"/>
        </w:rPr>
      </w:pPr>
      <w:r>
        <w:rPr>
          <w:i/>
          <w:iCs/>
          <w:lang w:val="vi-VN"/>
        </w:rPr>
        <w:t>P</w:t>
      </w:r>
      <w:r>
        <w:rPr>
          <w:i/>
          <w:iCs/>
        </w:rPr>
        <w:t xml:space="preserve">rocedure for notification, publication and control of metrological and </w:t>
      </w:r>
    </w:p>
    <w:p w14:paraId="3B695F59" w14:textId="77777777" w:rsidR="005367AA" w:rsidRPr="005367AA" w:rsidRDefault="005367AA" w:rsidP="00D61291">
      <w:pPr>
        <w:pStyle w:val="NormalWeb"/>
        <w:spacing w:before="120" w:beforeAutospacing="0" w:after="120" w:afterAutospacing="0"/>
        <w:jc w:val="center"/>
        <w:rPr>
          <w:b/>
          <w:bCs/>
          <w:i/>
          <w:iCs/>
          <w:lang w:val="vi-VN"/>
        </w:rPr>
      </w:pPr>
      <w:r>
        <w:rPr>
          <w:i/>
          <w:iCs/>
        </w:rPr>
        <w:t>environmental monitoring competence</w:t>
      </w:r>
    </w:p>
    <w:p w14:paraId="547BAEC0" w14:textId="77777777" w:rsidR="00AC0CBF" w:rsidRPr="00822009" w:rsidRDefault="00AC0CBF" w:rsidP="007873B6">
      <w:pPr>
        <w:spacing w:line="360" w:lineRule="auto"/>
        <w:rPr>
          <w:b/>
          <w:color w:val="000000" w:themeColor="text1"/>
          <w:sz w:val="22"/>
          <w:szCs w:val="22"/>
          <w:lang w:val="vi-VN"/>
        </w:rPr>
      </w:pPr>
    </w:p>
    <w:p w14:paraId="27EBD84A" w14:textId="77777777" w:rsidR="00AC0CBF" w:rsidRPr="00822009" w:rsidRDefault="00AC0CBF" w:rsidP="007873B6">
      <w:pPr>
        <w:spacing w:line="360" w:lineRule="auto"/>
        <w:rPr>
          <w:b/>
          <w:color w:val="000000" w:themeColor="text1"/>
          <w:sz w:val="22"/>
          <w:szCs w:val="22"/>
          <w:lang w:val="vi-VN"/>
        </w:rPr>
      </w:pPr>
    </w:p>
    <w:p w14:paraId="1DD54EE0" w14:textId="77777777" w:rsidR="00AC0CBF" w:rsidRPr="00822009" w:rsidRDefault="00AC0CBF" w:rsidP="007873B6">
      <w:pPr>
        <w:spacing w:line="360" w:lineRule="auto"/>
        <w:rPr>
          <w:b/>
          <w:color w:val="000000" w:themeColor="text1"/>
          <w:sz w:val="22"/>
          <w:szCs w:val="22"/>
          <w:lang w:val="vi-VN"/>
        </w:rPr>
      </w:pPr>
    </w:p>
    <w:p w14:paraId="1B3F9F80" w14:textId="77777777" w:rsidR="00475284" w:rsidRDefault="00475284" w:rsidP="007873B6">
      <w:pPr>
        <w:spacing w:line="360" w:lineRule="auto"/>
        <w:rPr>
          <w:b/>
          <w:color w:val="000000" w:themeColor="text1"/>
          <w:sz w:val="22"/>
          <w:szCs w:val="22"/>
          <w:lang w:val="vi-VN"/>
        </w:rPr>
      </w:pPr>
    </w:p>
    <w:p w14:paraId="72D6A6D9" w14:textId="77777777" w:rsidR="00D61291" w:rsidRPr="00822009" w:rsidRDefault="00D61291" w:rsidP="007873B6">
      <w:pPr>
        <w:spacing w:line="360" w:lineRule="auto"/>
        <w:rPr>
          <w:b/>
          <w:color w:val="000000" w:themeColor="text1"/>
          <w:sz w:val="22"/>
          <w:szCs w:val="22"/>
          <w:lang w:val="vi-VN"/>
        </w:rPr>
      </w:pPr>
    </w:p>
    <w:p w14:paraId="2FCBB943" w14:textId="77777777" w:rsidR="0019780F" w:rsidRPr="00822009" w:rsidRDefault="0019780F" w:rsidP="007873B6">
      <w:pPr>
        <w:spacing w:line="360" w:lineRule="auto"/>
        <w:rPr>
          <w:b/>
          <w:color w:val="000000" w:themeColor="text1"/>
          <w:sz w:val="22"/>
          <w:szCs w:val="22"/>
          <w:lang w:val="vi-VN"/>
        </w:rPr>
      </w:pPr>
    </w:p>
    <w:p w14:paraId="358EFE81" w14:textId="77777777" w:rsidR="00AC0CBF" w:rsidRPr="00822009" w:rsidRDefault="00AC0CBF" w:rsidP="007873B6">
      <w:pPr>
        <w:spacing w:line="360" w:lineRule="auto"/>
        <w:rPr>
          <w:b/>
          <w:color w:val="000000" w:themeColor="text1"/>
          <w:sz w:val="22"/>
          <w:szCs w:val="22"/>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5"/>
        <w:gridCol w:w="3060"/>
        <w:gridCol w:w="3201"/>
      </w:tblGrid>
      <w:tr w:rsidR="00822009" w:rsidRPr="00822009" w14:paraId="006F2151" w14:textId="77777777" w:rsidTr="0019780F">
        <w:trPr>
          <w:trHeight w:val="527"/>
          <w:jc w:val="center"/>
        </w:trPr>
        <w:tc>
          <w:tcPr>
            <w:tcW w:w="3055" w:type="dxa"/>
          </w:tcPr>
          <w:p w14:paraId="49C6796C" w14:textId="77777777" w:rsidR="00E876F1" w:rsidRPr="00822009" w:rsidRDefault="00E876F1" w:rsidP="00505B67">
            <w:pPr>
              <w:spacing w:before="120" w:after="120"/>
              <w:rPr>
                <w:color w:val="000000" w:themeColor="text1"/>
                <w:sz w:val="26"/>
                <w:szCs w:val="26"/>
              </w:rPr>
            </w:pPr>
            <w:r>
              <w:rPr>
                <w:color w:val="000000" w:themeColor="text1"/>
                <w:sz w:val="26"/>
                <w:szCs w:val="26"/>
              </w:rPr>
              <w:t>Mã số:</w:t>
            </w:r>
          </w:p>
        </w:tc>
        <w:tc>
          <w:tcPr>
            <w:tcW w:w="6261" w:type="dxa"/>
            <w:gridSpan w:val="2"/>
          </w:tcPr>
          <w:p w14:paraId="5E2D06EA" w14:textId="77777777" w:rsidR="00E876F1" w:rsidRPr="00822009" w:rsidRDefault="000F4B37" w:rsidP="00505B67">
            <w:pPr>
              <w:spacing w:before="120" w:after="120"/>
              <w:rPr>
                <w:b/>
                <w:color w:val="000000" w:themeColor="text1"/>
                <w:sz w:val="26"/>
                <w:szCs w:val="26"/>
              </w:rPr>
            </w:pPr>
            <w:r>
              <w:rPr>
                <w:b/>
                <w:color w:val="000000" w:themeColor="text1"/>
                <w:sz w:val="26"/>
                <w:szCs w:val="26"/>
              </w:rPr>
              <w:t>ETV.MP  21</w:t>
            </w:r>
          </w:p>
        </w:tc>
      </w:tr>
      <w:tr w:rsidR="00822009" w:rsidRPr="00822009" w14:paraId="3F4CB237" w14:textId="77777777" w:rsidTr="0019780F">
        <w:trPr>
          <w:trHeight w:val="527"/>
          <w:jc w:val="center"/>
        </w:trPr>
        <w:tc>
          <w:tcPr>
            <w:tcW w:w="3055" w:type="dxa"/>
          </w:tcPr>
          <w:p w14:paraId="425DDFE4" w14:textId="77777777" w:rsidR="00E876F1" w:rsidRPr="00822009" w:rsidRDefault="00E876F1" w:rsidP="00505B67">
            <w:pPr>
              <w:spacing w:before="120" w:after="120"/>
              <w:rPr>
                <w:color w:val="000000" w:themeColor="text1"/>
                <w:sz w:val="26"/>
                <w:szCs w:val="26"/>
              </w:rPr>
            </w:pPr>
            <w:r>
              <w:rPr>
                <w:color w:val="000000" w:themeColor="text1"/>
                <w:sz w:val="26"/>
                <w:szCs w:val="26"/>
              </w:rPr>
              <w:t>Lần ban hành:</w:t>
            </w:r>
          </w:p>
        </w:tc>
        <w:tc>
          <w:tcPr>
            <w:tcW w:w="6261" w:type="dxa"/>
            <w:gridSpan w:val="2"/>
          </w:tcPr>
          <w:p w14:paraId="266301E7" w14:textId="77777777" w:rsidR="00E876F1" w:rsidRPr="00822009" w:rsidRDefault="002345A4" w:rsidP="4A2AD159">
            <w:pPr>
              <w:spacing w:before="120" w:after="120"/>
              <w:rPr>
                <w:b/>
                <w:bCs/>
                <w:color w:val="000000" w:themeColor="text1"/>
                <w:sz w:val="26"/>
                <w:szCs w:val="26"/>
              </w:rPr>
            </w:pPr>
            <w:r>
              <w:rPr>
                <w:b/>
                <w:bCs/>
                <w:color w:val="000000" w:themeColor="text1"/>
                <w:sz w:val="26"/>
                <w:szCs w:val="26"/>
              </w:rPr>
              <w:t>02</w:t>
            </w:r>
          </w:p>
        </w:tc>
      </w:tr>
      <w:tr w:rsidR="00822009" w:rsidRPr="00822009" w14:paraId="1C5E85EB" w14:textId="77777777" w:rsidTr="0019780F">
        <w:trPr>
          <w:trHeight w:val="527"/>
          <w:jc w:val="center"/>
        </w:trPr>
        <w:tc>
          <w:tcPr>
            <w:tcW w:w="3055" w:type="dxa"/>
          </w:tcPr>
          <w:p w14:paraId="7C5DC3C4" w14:textId="77777777" w:rsidR="00E876F1" w:rsidRPr="00822009" w:rsidRDefault="00E876F1" w:rsidP="00505B67">
            <w:pPr>
              <w:spacing w:before="120" w:after="120"/>
              <w:rPr>
                <w:color w:val="000000" w:themeColor="text1"/>
                <w:sz w:val="26"/>
                <w:szCs w:val="26"/>
              </w:rPr>
            </w:pPr>
            <w:r>
              <w:rPr>
                <w:color w:val="000000" w:themeColor="text1"/>
                <w:sz w:val="26"/>
                <w:szCs w:val="26"/>
              </w:rPr>
              <w:t>Ngày ban hành:</w:t>
            </w:r>
          </w:p>
        </w:tc>
        <w:tc>
          <w:tcPr>
            <w:tcW w:w="6261" w:type="dxa"/>
            <w:gridSpan w:val="2"/>
          </w:tcPr>
          <w:p w14:paraId="342C2399" w14:textId="77777777" w:rsidR="00E876F1" w:rsidRPr="00822009" w:rsidRDefault="001334C3" w:rsidP="4A2AD159">
            <w:pPr>
              <w:spacing w:before="120" w:after="120"/>
              <w:rPr>
                <w:b/>
                <w:bCs/>
                <w:color w:val="000000" w:themeColor="text1"/>
                <w:sz w:val="26"/>
                <w:szCs w:val="26"/>
              </w:rPr>
            </w:pPr>
            <w:r>
              <w:rPr>
                <w:b/>
                <w:bCs/>
                <w:color w:val="000000" w:themeColor="text1"/>
                <w:sz w:val="26"/>
                <w:szCs w:val="26"/>
                <w:lang w:val="vi-VN"/>
              </w:rPr>
              <w:t xml:space="preserve">25/ </w:t>
            </w:r>
            <w:r>
              <w:rPr>
                <w:b/>
                <w:bCs/>
                <w:color w:val="000000" w:themeColor="text1"/>
                <w:sz w:val="26"/>
                <w:szCs w:val="26"/>
              </w:rPr>
              <w:t>05/ 2025</w:t>
            </w:r>
          </w:p>
        </w:tc>
      </w:tr>
      <w:tr w:rsidR="00822009" w:rsidRPr="00822009" w14:paraId="08ADF9A5" w14:textId="77777777" w:rsidTr="0019780F">
        <w:trPr>
          <w:trHeight w:val="469"/>
          <w:jc w:val="center"/>
        </w:trPr>
        <w:tc>
          <w:tcPr>
            <w:tcW w:w="3055" w:type="dxa"/>
            <w:vAlign w:val="center"/>
          </w:tcPr>
          <w:p w14:paraId="714439F9" w14:textId="77777777" w:rsidR="00E876F1" w:rsidRPr="00822009" w:rsidRDefault="00E876F1" w:rsidP="00505B67">
            <w:pPr>
              <w:spacing w:line="300" w:lineRule="exact"/>
              <w:jc w:val="center"/>
              <w:rPr>
                <w:color w:val="000000" w:themeColor="text1"/>
                <w:sz w:val="26"/>
                <w:szCs w:val="26"/>
              </w:rPr>
            </w:pPr>
            <w:r>
              <w:rPr>
                <w:color w:val="000000" w:themeColor="text1"/>
                <w:sz w:val="26"/>
                <w:szCs w:val="26"/>
              </w:rPr>
              <w:t>BIÊN SOẠN</w:t>
            </w:r>
          </w:p>
        </w:tc>
        <w:tc>
          <w:tcPr>
            <w:tcW w:w="3060" w:type="dxa"/>
            <w:vAlign w:val="center"/>
          </w:tcPr>
          <w:p w14:paraId="6170E8BC" w14:textId="77777777" w:rsidR="00E876F1" w:rsidRPr="00822009" w:rsidRDefault="00E876F1" w:rsidP="00505B67">
            <w:pPr>
              <w:spacing w:line="300" w:lineRule="exact"/>
              <w:jc w:val="center"/>
              <w:rPr>
                <w:color w:val="000000" w:themeColor="text1"/>
                <w:sz w:val="26"/>
                <w:szCs w:val="26"/>
              </w:rPr>
            </w:pPr>
            <w:r>
              <w:rPr>
                <w:color w:val="000000" w:themeColor="text1"/>
                <w:sz w:val="26"/>
                <w:szCs w:val="26"/>
              </w:rPr>
              <w:t>SOÁT XÉT</w:t>
            </w:r>
          </w:p>
        </w:tc>
        <w:tc>
          <w:tcPr>
            <w:tcW w:w="3200" w:type="dxa"/>
            <w:vAlign w:val="center"/>
          </w:tcPr>
          <w:p w14:paraId="439D6810" w14:textId="77777777" w:rsidR="00E876F1" w:rsidRPr="00822009" w:rsidRDefault="00E876F1" w:rsidP="00505B67">
            <w:pPr>
              <w:spacing w:line="300" w:lineRule="exact"/>
              <w:jc w:val="center"/>
              <w:rPr>
                <w:color w:val="000000" w:themeColor="text1"/>
                <w:sz w:val="26"/>
                <w:szCs w:val="26"/>
              </w:rPr>
            </w:pPr>
            <w:r>
              <w:rPr>
                <w:color w:val="000000" w:themeColor="text1"/>
                <w:sz w:val="26"/>
                <w:szCs w:val="26"/>
              </w:rPr>
              <w:t>PHÊ DUYỆT</w:t>
            </w:r>
          </w:p>
        </w:tc>
      </w:tr>
      <w:tr w:rsidR="00822009" w:rsidRPr="00822009" w14:paraId="0A6ED7A6" w14:textId="77777777" w:rsidTr="0019780F">
        <w:trPr>
          <w:trHeight w:val="2656"/>
          <w:jc w:val="center"/>
        </w:trPr>
        <w:tc>
          <w:tcPr>
            <w:tcW w:w="3055" w:type="dxa"/>
            <w:vAlign w:val="bottom"/>
          </w:tcPr>
          <w:p w14:paraId="154EDB87" w14:textId="77777777" w:rsidR="00E876F1" w:rsidRPr="00822009" w:rsidRDefault="00E876F1" w:rsidP="00505B67">
            <w:pPr>
              <w:spacing w:before="120" w:after="60" w:line="300" w:lineRule="exact"/>
              <w:jc w:val="center"/>
              <w:rPr>
                <w:b/>
                <w:color w:val="000000" w:themeColor="text1"/>
                <w:sz w:val="26"/>
                <w:szCs w:val="26"/>
              </w:rPr>
            </w:pPr>
          </w:p>
          <w:p w14:paraId="0D488072" w14:textId="77777777" w:rsidR="00E876F1" w:rsidRPr="00822009" w:rsidRDefault="00E876F1" w:rsidP="00505B67">
            <w:pPr>
              <w:spacing w:before="120" w:after="60" w:line="300" w:lineRule="exact"/>
              <w:jc w:val="center"/>
              <w:rPr>
                <w:b/>
                <w:color w:val="000000" w:themeColor="text1"/>
                <w:sz w:val="26"/>
                <w:szCs w:val="26"/>
              </w:rPr>
            </w:pPr>
          </w:p>
          <w:p w14:paraId="317443F2" w14:textId="77777777" w:rsidR="00E876F1" w:rsidRPr="00822009" w:rsidRDefault="00E876F1" w:rsidP="00505B67">
            <w:pPr>
              <w:spacing w:before="120" w:after="60" w:line="300" w:lineRule="exact"/>
              <w:jc w:val="center"/>
              <w:rPr>
                <w:b/>
                <w:color w:val="000000" w:themeColor="text1"/>
                <w:sz w:val="26"/>
                <w:szCs w:val="26"/>
              </w:rPr>
            </w:pPr>
          </w:p>
          <w:p w14:paraId="545F6D09" w14:textId="77777777" w:rsidR="00E876F1" w:rsidRPr="00822009" w:rsidRDefault="00E876F1" w:rsidP="00505B67">
            <w:pPr>
              <w:spacing w:before="120" w:after="60" w:line="300" w:lineRule="exact"/>
              <w:jc w:val="center"/>
              <w:rPr>
                <w:b/>
                <w:color w:val="000000" w:themeColor="text1"/>
                <w:sz w:val="26"/>
                <w:szCs w:val="26"/>
              </w:rPr>
            </w:pPr>
          </w:p>
          <w:p w14:paraId="6BE6CF1A" w14:textId="77777777" w:rsidR="00E876F1" w:rsidRPr="00822009" w:rsidRDefault="00E876F1" w:rsidP="00505B67">
            <w:pPr>
              <w:spacing w:before="120" w:after="60" w:line="300" w:lineRule="exact"/>
              <w:jc w:val="center"/>
              <w:rPr>
                <w:b/>
                <w:color w:val="000000" w:themeColor="text1"/>
                <w:sz w:val="26"/>
                <w:szCs w:val="26"/>
              </w:rPr>
            </w:pPr>
          </w:p>
          <w:p w14:paraId="10A41AAD" w14:textId="77777777" w:rsidR="00E876F1" w:rsidRPr="00822009" w:rsidRDefault="009C2CBA" w:rsidP="00505B67">
            <w:pPr>
              <w:spacing w:before="120" w:after="60" w:line="300" w:lineRule="exact"/>
              <w:jc w:val="center"/>
              <w:rPr>
                <w:b/>
                <w:color w:val="000000" w:themeColor="text1"/>
                <w:sz w:val="26"/>
                <w:szCs w:val="26"/>
              </w:rPr>
            </w:pPr>
            <w:r>
              <w:rPr>
                <w:b/>
                <w:color w:val="000000" w:themeColor="text1"/>
                <w:sz w:val="26"/>
                <w:szCs w:val="26"/>
              </w:rPr>
              <w:t>Trần Thị Hoa</w:t>
            </w:r>
          </w:p>
        </w:tc>
        <w:tc>
          <w:tcPr>
            <w:tcW w:w="3060" w:type="dxa"/>
            <w:vAlign w:val="bottom"/>
          </w:tcPr>
          <w:p w14:paraId="02A0067D" w14:textId="77777777" w:rsidR="00E876F1" w:rsidRPr="00822009" w:rsidRDefault="002345A4" w:rsidP="00505B67">
            <w:pPr>
              <w:spacing w:before="120" w:after="60" w:line="300" w:lineRule="exact"/>
              <w:jc w:val="center"/>
              <w:rPr>
                <w:b/>
                <w:color w:val="000000" w:themeColor="text1"/>
                <w:sz w:val="26"/>
                <w:szCs w:val="26"/>
              </w:rPr>
            </w:pPr>
            <w:r>
              <w:rPr>
                <w:b/>
                <w:color w:val="000000" w:themeColor="text1"/>
                <w:sz w:val="26"/>
                <w:szCs w:val="26"/>
              </w:rPr>
              <w:t>Nguyễn Ngọc Tuấn</w:t>
            </w:r>
          </w:p>
        </w:tc>
        <w:tc>
          <w:tcPr>
            <w:tcW w:w="3200" w:type="dxa"/>
            <w:vAlign w:val="bottom"/>
          </w:tcPr>
          <w:p w14:paraId="5025A042" w14:textId="77777777" w:rsidR="00E876F1" w:rsidRPr="00822009" w:rsidRDefault="00E876F1" w:rsidP="009C1D48">
            <w:pPr>
              <w:spacing w:before="120" w:after="60" w:line="300" w:lineRule="exact"/>
              <w:jc w:val="center"/>
              <w:rPr>
                <w:b/>
                <w:color w:val="000000" w:themeColor="text1"/>
                <w:sz w:val="26"/>
                <w:szCs w:val="26"/>
              </w:rPr>
            </w:pPr>
          </w:p>
          <w:p w14:paraId="4E81DC52" w14:textId="77777777" w:rsidR="00E876F1" w:rsidRPr="00822009" w:rsidRDefault="00E876F1" w:rsidP="009C1D48">
            <w:pPr>
              <w:spacing w:before="120" w:after="60" w:line="300" w:lineRule="exact"/>
              <w:jc w:val="center"/>
              <w:rPr>
                <w:b/>
                <w:color w:val="000000" w:themeColor="text1"/>
                <w:sz w:val="26"/>
                <w:szCs w:val="26"/>
              </w:rPr>
            </w:pPr>
          </w:p>
          <w:p w14:paraId="66EE062F" w14:textId="77777777" w:rsidR="00E876F1" w:rsidRPr="00822009" w:rsidRDefault="00E876F1" w:rsidP="009C1D48">
            <w:pPr>
              <w:spacing w:before="120" w:after="60" w:line="300" w:lineRule="exact"/>
              <w:jc w:val="center"/>
              <w:rPr>
                <w:b/>
                <w:color w:val="000000" w:themeColor="text1"/>
                <w:sz w:val="26"/>
                <w:szCs w:val="26"/>
              </w:rPr>
            </w:pPr>
          </w:p>
          <w:p w14:paraId="54703574" w14:textId="77777777" w:rsidR="009C1D48" w:rsidRPr="00822009" w:rsidRDefault="009C1D48" w:rsidP="009C1D48">
            <w:pPr>
              <w:spacing w:before="120" w:after="60" w:line="300" w:lineRule="exact"/>
              <w:jc w:val="center"/>
              <w:rPr>
                <w:b/>
                <w:color w:val="000000" w:themeColor="text1"/>
                <w:sz w:val="26"/>
                <w:szCs w:val="26"/>
              </w:rPr>
            </w:pPr>
          </w:p>
          <w:p w14:paraId="6FBF910F" w14:textId="77777777" w:rsidR="009C1D48" w:rsidRPr="00822009" w:rsidRDefault="009C1D48" w:rsidP="009C1D48">
            <w:pPr>
              <w:spacing w:before="120" w:after="60" w:line="300" w:lineRule="exact"/>
              <w:jc w:val="center"/>
              <w:rPr>
                <w:b/>
                <w:color w:val="000000" w:themeColor="text1"/>
                <w:sz w:val="26"/>
                <w:szCs w:val="26"/>
              </w:rPr>
            </w:pPr>
          </w:p>
          <w:p w14:paraId="232CD833" w14:textId="77777777" w:rsidR="00E876F1" w:rsidRPr="00822009" w:rsidRDefault="002345A4" w:rsidP="002345A4">
            <w:pPr>
              <w:spacing w:before="120" w:after="60" w:line="300" w:lineRule="exact"/>
              <w:jc w:val="center"/>
              <w:rPr>
                <w:b/>
                <w:color w:val="000000" w:themeColor="text1"/>
                <w:sz w:val="26"/>
                <w:szCs w:val="26"/>
              </w:rPr>
            </w:pPr>
            <w:r>
              <w:rPr>
                <w:b/>
                <w:color w:val="000000" w:themeColor="text1"/>
                <w:sz w:val="26"/>
                <w:szCs w:val="26"/>
              </w:rPr>
              <w:t>Nguyễn Hoàng Giang</w:t>
            </w:r>
          </w:p>
        </w:tc>
      </w:tr>
    </w:tbl>
    <w:p w14:paraId="5953BAD8" w14:textId="77777777" w:rsidR="00D414B8" w:rsidRPr="00E37F83" w:rsidRDefault="00D2211E" w:rsidP="003E607F">
      <w:pPr>
        <w:jc w:val="center"/>
        <w:rPr>
          <w:b/>
          <w:color w:val="000000" w:themeColor="text1"/>
        </w:rPr>
      </w:pPr>
      <w:r>
        <w:rPr>
          <w:b/>
          <w:color w:val="000000" w:themeColor="text1"/>
          <w:sz w:val="26"/>
          <w:szCs w:val="26"/>
        </w:rPr>
        <w:br w:type="page"/>
      </w:r>
      <w:r>
        <w:rPr>
          <w:b/>
          <w:color w:val="000000" w:themeColor="text1"/>
        </w:rPr>
        <w:lastRenderedPageBreak/>
        <w:t>THEO DÕI SỬA ĐỖI TÀI LIỆU</w:t>
      </w:r>
    </w:p>
    <w:p w14:paraId="7C33CB81" w14:textId="77777777" w:rsidR="00FF4C83" w:rsidRPr="00E37F83" w:rsidRDefault="00FF4C83" w:rsidP="003E607F">
      <w:pPr>
        <w:jc w:val="center"/>
        <w:rPr>
          <w:b/>
          <w:color w:val="000000" w:themeColor="text1"/>
        </w:rPr>
      </w:pPr>
    </w:p>
    <w:tbl>
      <w:tblPr>
        <w:tblW w:w="9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3"/>
        <w:gridCol w:w="4679"/>
        <w:gridCol w:w="2261"/>
      </w:tblGrid>
      <w:tr w:rsidR="00FF4C83" w:rsidRPr="00E37F83" w14:paraId="206FB81A" w14:textId="77777777" w:rsidTr="00A72904">
        <w:trPr>
          <w:trHeight w:val="541"/>
          <w:jc w:val="center"/>
        </w:trPr>
        <w:tc>
          <w:tcPr>
            <w:tcW w:w="2383" w:type="dxa"/>
            <w:tcBorders>
              <w:top w:val="single" w:sz="4" w:space="0" w:color="auto"/>
            </w:tcBorders>
          </w:tcPr>
          <w:p w14:paraId="6A13084D" w14:textId="77777777" w:rsidR="00FF4C83" w:rsidRPr="00E37F83" w:rsidRDefault="00FF4C83" w:rsidP="00A72904">
            <w:pPr>
              <w:tabs>
                <w:tab w:val="left" w:pos="6663"/>
              </w:tabs>
              <w:spacing w:before="120" w:after="120"/>
              <w:ind w:right="-1"/>
              <w:jc w:val="center"/>
              <w:rPr>
                <w:b/>
                <w:color w:val="000000" w:themeColor="text1"/>
                <w:lang w:val="vi-VN"/>
              </w:rPr>
            </w:pPr>
            <w:bookmarkStart w:id="1" w:name="_Hlk200804593"/>
            <w:r>
              <w:rPr>
                <w:b/>
                <w:color w:val="000000" w:themeColor="text1"/>
              </w:rPr>
              <w:t>Ngày</w:t>
            </w:r>
            <w:r>
              <w:rPr>
                <w:b/>
                <w:color w:val="000000" w:themeColor="text1"/>
                <w:lang w:val="vi-VN"/>
              </w:rPr>
              <w:t xml:space="preserve"> soát xét</w:t>
            </w:r>
          </w:p>
        </w:tc>
        <w:tc>
          <w:tcPr>
            <w:tcW w:w="4679" w:type="dxa"/>
            <w:tcBorders>
              <w:top w:val="single" w:sz="4" w:space="0" w:color="auto"/>
            </w:tcBorders>
          </w:tcPr>
          <w:p w14:paraId="77325626" w14:textId="77777777" w:rsidR="00FF4C83" w:rsidRPr="00E37F83" w:rsidRDefault="00FF4C83" w:rsidP="00A72904">
            <w:pPr>
              <w:tabs>
                <w:tab w:val="left" w:pos="6663"/>
              </w:tabs>
              <w:spacing w:before="120" w:after="120"/>
              <w:ind w:right="-1"/>
              <w:jc w:val="center"/>
              <w:rPr>
                <w:b/>
                <w:color w:val="000000" w:themeColor="text1"/>
                <w:lang w:val="vi-VN"/>
              </w:rPr>
            </w:pPr>
            <w:r>
              <w:rPr>
                <w:b/>
                <w:color w:val="000000" w:themeColor="text1"/>
              </w:rPr>
              <w:t>Lý</w:t>
            </w:r>
            <w:r>
              <w:rPr>
                <w:b/>
                <w:color w:val="000000" w:themeColor="text1"/>
                <w:lang w:val="vi-VN"/>
              </w:rPr>
              <w:t xml:space="preserve"> do soát xét, ban hành lại</w:t>
            </w:r>
          </w:p>
        </w:tc>
        <w:tc>
          <w:tcPr>
            <w:tcW w:w="2261" w:type="dxa"/>
            <w:tcBorders>
              <w:top w:val="single" w:sz="4" w:space="0" w:color="auto"/>
            </w:tcBorders>
          </w:tcPr>
          <w:p w14:paraId="611FEA63" w14:textId="77777777" w:rsidR="00FF4C83" w:rsidRPr="00E37F83" w:rsidRDefault="00FF4C83" w:rsidP="00A72904">
            <w:pPr>
              <w:tabs>
                <w:tab w:val="left" w:pos="6663"/>
              </w:tabs>
              <w:spacing w:before="120" w:after="120"/>
              <w:ind w:right="-1"/>
              <w:jc w:val="center"/>
              <w:rPr>
                <w:b/>
                <w:color w:val="000000" w:themeColor="text1"/>
              </w:rPr>
            </w:pPr>
            <w:r>
              <w:rPr>
                <w:b/>
                <w:color w:val="000000" w:themeColor="text1"/>
              </w:rPr>
              <w:t>Lần ban hành</w:t>
            </w:r>
          </w:p>
        </w:tc>
      </w:tr>
      <w:bookmarkEnd w:id="1"/>
      <w:tr w:rsidR="002C6E05" w:rsidRPr="00E37F83" w14:paraId="2997E4BF" w14:textId="77777777" w:rsidTr="00A72904">
        <w:trPr>
          <w:trHeight w:val="541"/>
          <w:jc w:val="center"/>
        </w:trPr>
        <w:tc>
          <w:tcPr>
            <w:tcW w:w="2383" w:type="dxa"/>
            <w:vAlign w:val="center"/>
          </w:tcPr>
          <w:p w14:paraId="78F672A4" w14:textId="77777777" w:rsidR="0065113A" w:rsidRPr="00E37F83" w:rsidRDefault="00000000" w:rsidP="00527D89">
            <w:pPr>
              <w:jc w:val="center"/>
            </w:pPr>
            <w:r>
              <w:t>25/ 05/ 2026</w:t>
            </w:r>
          </w:p>
        </w:tc>
        <w:tc>
          <w:tcPr>
            <w:tcW w:w="4679" w:type="dxa"/>
            <w:vAlign w:val="center"/>
          </w:tcPr>
          <w:p w14:paraId="2198FC6F" w14:textId="77777777" w:rsidR="0065113A" w:rsidRPr="00E37F83" w:rsidRDefault="00000000" w:rsidP="00D61291">
            <w:pPr>
              <w:jc w:val="both"/>
            </w:pPr>
            <w:r>
              <w:t>Ban hành theo Nghị quyết 66.18/ 2026/ NQ-CP và Nghị quyết 66.19/ 2026/ NQ-CP về phân quyền, cắt giảm, đơn giản hóa thủ tục hành chính, điều kiện kinh doanh; bổ sung yêu cầu tự công bố/ thông báo năng lực hoạt động dịch vụ quan trắc môi trường và duy trì năng lực sau công bố/ thông báo.</w:t>
            </w:r>
          </w:p>
        </w:tc>
        <w:tc>
          <w:tcPr>
            <w:tcW w:w="2261" w:type="dxa"/>
            <w:vAlign w:val="center"/>
          </w:tcPr>
          <w:p w14:paraId="0518F5BC" w14:textId="77777777" w:rsidR="002C6E05" w:rsidRPr="00E37F83" w:rsidRDefault="002C6E05" w:rsidP="00A72904">
            <w:pPr>
              <w:tabs>
                <w:tab w:val="left" w:pos="6663"/>
              </w:tabs>
              <w:spacing w:before="120" w:after="120"/>
              <w:ind w:right="-1"/>
              <w:jc w:val="center"/>
              <w:rPr>
                <w:color w:val="EE0000"/>
                <w:lang w:val="vi-VN"/>
              </w:rPr>
            </w:pPr>
            <w:r>
              <w:rPr>
                <w:color w:val="EE0000"/>
                <w:lang w:val="vi-VN"/>
              </w:rPr>
              <w:t>01</w:t>
            </w:r>
          </w:p>
        </w:tc>
      </w:tr>
      <w:tr w:rsidR="002C6E05" w:rsidRPr="00E37F83" w14:paraId="1BCF10E8" w14:textId="77777777" w:rsidTr="00A72904">
        <w:trPr>
          <w:trHeight w:val="541"/>
          <w:jc w:val="center"/>
        </w:trPr>
        <w:tc>
          <w:tcPr>
            <w:tcW w:w="2383" w:type="dxa"/>
            <w:vAlign w:val="center"/>
          </w:tcPr>
          <w:p w14:paraId="432F36BF" w14:textId="77777777" w:rsidR="0065113A" w:rsidRPr="00E37F83" w:rsidRDefault="00000000" w:rsidP="00527D89">
            <w:pPr>
              <w:jc w:val="center"/>
            </w:pPr>
            <w:r>
              <w:t>26/ 06/ 2026</w:t>
            </w:r>
          </w:p>
        </w:tc>
        <w:tc>
          <w:tcPr>
            <w:tcW w:w="4679" w:type="dxa"/>
            <w:vAlign w:val="center"/>
          </w:tcPr>
          <w:p w14:paraId="0554228B" w14:textId="77777777" w:rsidR="0065113A" w:rsidRPr="00E37F83" w:rsidRDefault="00000000" w:rsidP="00D61291">
            <w:pPr>
              <w:jc w:val="both"/>
            </w:pPr>
            <w:r>
              <w:t>Chuẩn hóa bản thiết kế module P21 trên ManLab theo kiến trúc menu – trạng thái: làm rõ ánh xạ ba lớp trạng thái (PTĐ lấy từ Danh mục PTĐ; Hồ sơ do các menu Lập kế hoạch, Đánh giá năng lực, Kết quả điều khiển; Công khai do menu Công bố/ Thông báo điều khiển). Bổ sung cơ quan tiếp nhận (UBND tỉnh cho đo lường, Bộ NN&amp;MT cho quan trắc môi trường), thời hạn xử lý và báo cáo hằng năm; loại bỏ nội dung DCC/DMC chưa triển khai.</w:t>
            </w:r>
          </w:p>
        </w:tc>
        <w:tc>
          <w:tcPr>
            <w:tcW w:w="2261" w:type="dxa"/>
            <w:vAlign w:val="center"/>
          </w:tcPr>
          <w:p w14:paraId="07BDEA38" w14:textId="77777777" w:rsidR="002C6E05" w:rsidRPr="00E37F83" w:rsidRDefault="002C6E05" w:rsidP="00A72904">
            <w:pPr>
              <w:tabs>
                <w:tab w:val="left" w:pos="6663"/>
              </w:tabs>
              <w:spacing w:before="120" w:after="120"/>
              <w:ind w:right="-1"/>
              <w:jc w:val="center"/>
              <w:rPr>
                <w:color w:val="EE0000"/>
                <w:lang w:val="vi-VN"/>
              </w:rPr>
            </w:pPr>
            <w:r>
              <w:rPr>
                <w:color w:val="EE0000"/>
                <w:lang w:val="vi-VN"/>
              </w:rPr>
              <w:t>02</w:t>
            </w:r>
          </w:p>
        </w:tc>
      </w:tr>
      <w:tr w:rsidR="00DB2F6F" w:rsidRPr="00E37F83" w14:paraId="6647C43B" w14:textId="77777777" w:rsidTr="00A72904">
        <w:trPr>
          <w:trHeight w:val="541"/>
          <w:jc w:val="center"/>
        </w:trPr>
        <w:tc>
          <w:tcPr>
            <w:tcW w:w="2383" w:type="dxa"/>
            <w:vAlign w:val="center"/>
          </w:tcPr>
          <w:p w14:paraId="71C84E59" w14:textId="77777777" w:rsidR="00DB2F6F" w:rsidRPr="00E37F83" w:rsidRDefault="00DB2F6F" w:rsidP="00DB2F6F">
            <w:pPr>
              <w:jc w:val="center"/>
            </w:pPr>
            <w:r>
              <w:t>…/ …/ 2026</w:t>
            </w:r>
          </w:p>
        </w:tc>
        <w:tc>
          <w:tcPr>
            <w:tcW w:w="4679" w:type="dxa"/>
            <w:vAlign w:val="center"/>
          </w:tcPr>
          <w:p w14:paraId="2C72A3C5" w14:textId="77777777" w:rsidR="00DB2F6F" w:rsidRPr="00E37F83" w:rsidRDefault="00DB2F6F" w:rsidP="00DB2F6F">
            <w:pPr>
              <w:jc w:val="both"/>
            </w:pPr>
            <w:r>
              <w:t>Hoàn thiện theo tên mới: “Thủ tục công bố, thông báo và kiểm soát năng lực đo lường và quan trắc môi trường”; chuẩn hóa chu trình khép kín trên ManLab gồm tạo mới đối tượng năng lực, lập kế hoạch, đánh giá, phê duyệt, gửi/ công khai, duy trì, điều chỉnh, tạm dừng, khôi phục và hủy bỏ; tách Menu P21 độc lập với Danh mục Phương tiện đo.</w:t>
            </w:r>
          </w:p>
        </w:tc>
        <w:tc>
          <w:tcPr>
            <w:tcW w:w="2261" w:type="dxa"/>
            <w:vAlign w:val="center"/>
          </w:tcPr>
          <w:p w14:paraId="45018493" w14:textId="77777777" w:rsidR="00DB2F6F" w:rsidRPr="00E37F83" w:rsidRDefault="00DB2F6F" w:rsidP="00DB2F6F">
            <w:pPr>
              <w:tabs>
                <w:tab w:val="left" w:pos="6663"/>
              </w:tabs>
              <w:spacing w:before="120" w:after="120"/>
              <w:ind w:right="-1"/>
              <w:jc w:val="center"/>
              <w:rPr>
                <w:color w:val="EE0000"/>
                <w:lang w:val="vi-VN"/>
              </w:rPr>
            </w:pPr>
            <w:r>
              <w:t>0</w:t>
            </w:r>
            <w:r>
              <w:rPr>
                <w:lang w:val="vi-VN"/>
              </w:rPr>
              <w:t>1</w:t>
            </w:r>
          </w:p>
        </w:tc>
      </w:tr>
    </w:tbl>
    <w:p w14:paraId="6A3FFA8D" w14:textId="77777777" w:rsidR="00FF4C83" w:rsidRPr="00E37F83" w:rsidRDefault="007959A5">
      <w:pPr>
        <w:spacing w:after="200" w:line="276" w:lineRule="auto"/>
        <w:rPr>
          <w:b/>
          <w:color w:val="000000" w:themeColor="text1"/>
        </w:rPr>
      </w:pPr>
      <w:r>
        <w:rPr>
          <w:b/>
          <w:color w:val="000000" w:themeColor="text1"/>
        </w:rPr>
        <w:br w:type="page"/>
      </w:r>
    </w:p>
    <w:p w14:paraId="337BDB60" w14:textId="77777777" w:rsidR="00046751" w:rsidRPr="00E37F83" w:rsidRDefault="00046751" w:rsidP="003A55EB">
      <w:pPr>
        <w:jc w:val="center"/>
        <w:rPr>
          <w:b/>
          <w:color w:val="000000" w:themeColor="text1"/>
        </w:rPr>
      </w:pPr>
    </w:p>
    <w:p w14:paraId="319BB7C9" w14:textId="77777777" w:rsidR="005367AA" w:rsidRPr="00E37F83" w:rsidRDefault="005367AA" w:rsidP="00DB2F6F">
      <w:pPr>
        <w:spacing w:before="120"/>
        <w:jc w:val="center"/>
        <w:rPr>
          <w:b/>
          <w:lang w:val="vi-VN"/>
        </w:rPr>
      </w:pPr>
      <w:r>
        <w:rPr>
          <w:b/>
          <w:lang w:val="vi-VN"/>
        </w:rPr>
        <w:t>T</w:t>
      </w:r>
      <w:r>
        <w:rPr>
          <w:b/>
        </w:rPr>
        <w:t xml:space="preserve">hủ tục </w:t>
      </w:r>
      <w:r>
        <w:rPr>
          <w:b/>
          <w:lang w:val="vi-VN"/>
        </w:rPr>
        <w:t xml:space="preserve">công bố, thông báo và kiểm soát năng lực đo lường và </w:t>
      </w:r>
      <w:r>
        <w:rPr>
          <w:b/>
        </w:rPr>
        <w:t>quan trắc môi trường</w:t>
      </w:r>
    </w:p>
    <w:p w14:paraId="3DE65F8E" w14:textId="77777777" w:rsidR="005367AA" w:rsidRPr="00E37F83" w:rsidRDefault="005367AA" w:rsidP="00DB2F6F">
      <w:pPr>
        <w:pStyle w:val="NormalWeb"/>
        <w:spacing w:before="120" w:beforeAutospacing="0" w:after="0" w:afterAutospacing="0"/>
        <w:jc w:val="center"/>
        <w:rPr>
          <w:i/>
          <w:iCs/>
          <w:lang w:val="vi-VN"/>
        </w:rPr>
      </w:pPr>
      <w:r>
        <w:rPr>
          <w:i/>
          <w:iCs/>
          <w:lang w:val="vi-VN"/>
        </w:rPr>
        <w:t>P</w:t>
      </w:r>
      <w:r>
        <w:rPr>
          <w:i/>
          <w:iCs/>
        </w:rPr>
        <w:t>rocedure for notification, publication and control of metrological and environmental monitoring competence</w:t>
      </w:r>
    </w:p>
    <w:p w14:paraId="49EC93A4" w14:textId="77777777" w:rsidR="007D1485" w:rsidRPr="00E37F83" w:rsidRDefault="007D1485" w:rsidP="00DB2F6F">
      <w:pPr>
        <w:spacing w:before="120"/>
        <w:jc w:val="center"/>
        <w:rPr>
          <w:b/>
          <w:i/>
          <w:color w:val="000000" w:themeColor="text1"/>
        </w:rPr>
      </w:pPr>
    </w:p>
    <w:p w14:paraId="13E8D83E" w14:textId="77777777" w:rsidR="00C01D06" w:rsidRPr="00E37F83" w:rsidRDefault="00C01D06" w:rsidP="00DB2F6F">
      <w:pPr>
        <w:pStyle w:val="Heading1"/>
        <w:spacing w:before="120"/>
        <w:jc w:val="both"/>
        <w:rPr>
          <w:bCs/>
          <w:sz w:val="24"/>
          <w:szCs w:val="24"/>
        </w:rPr>
      </w:pPr>
      <w:r>
        <w:rPr>
          <w:rFonts w:eastAsia="Times New Roman"/>
          <w:bCs/>
          <w:i w:val="0"/>
          <w:sz w:val="24"/>
          <w:szCs w:val="24"/>
        </w:rPr>
        <w:t>1. Phạm vi áp dụng</w:t>
      </w:r>
    </w:p>
    <w:p w14:paraId="66BC77F2" w14:textId="77777777" w:rsidR="00C01D06" w:rsidRPr="00E37F83" w:rsidRDefault="00C01D06" w:rsidP="00DB2F6F">
      <w:pPr>
        <w:spacing w:before="120"/>
        <w:jc w:val="both"/>
      </w:pPr>
      <w:r>
        <w:t>Thủ tục này được xây dựng phù hợp với Sổ tay chất lượng ETV.QM, yêu cầu ISO/ IEC 17025:2017, ISO/ IEC 17000, các quy định pháp luật hiện hành về tiêu chuẩn đo lường chất lượng, bảo vệ môi trường và yêu cầu chuyển đổi số. Thủ tục quy định phạm vi, trách nhiệm, trình tự thực hiện, hồ sơ cần duy trì và cách cấu hình trên ManLab để kiểm soát việc công bố, thông báo, công khai, duy trì, điều chỉnh, tạm dừng, khôi phục và hủy bỏ năng lực đo lường và dịch vụ quan trắc môi trường của Viện Kiểm định Công nghệ và Môi trường.</w:t>
      </w:r>
    </w:p>
    <w:p w14:paraId="67526C4F" w14:textId="77777777" w:rsidR="00EE413A" w:rsidRPr="00E37F83" w:rsidRDefault="00EE413A" w:rsidP="00EE413A">
      <w:pPr>
        <w:spacing w:before="120"/>
        <w:jc w:val="both"/>
      </w:pPr>
      <w:r>
        <w:t xml:space="preserve">Thủ tục áp dụng cho các đơn vị, cá nhân có liên quan đến việc thiết lập, đánh giá và duy trì năng lực hoạt động, gồm: Lãnh đạo Viện, Lãnh đạo phòng, bộ phận quan trắc/ thử nghiệm môi trường, bộ phận quản lý chất lượng, bộ phận công nghệ thông tin/ ManLab và các nhân sự kỹ thuật được phân công. </w:t>
      </w:r>
    </w:p>
    <w:p w14:paraId="6011F408" w14:textId="77777777" w:rsidR="00C01D06" w:rsidRPr="00E37F83" w:rsidRDefault="00EE413A" w:rsidP="00EE413A">
      <w:pPr>
        <w:spacing w:before="120" w:after="120"/>
        <w:jc w:val="both"/>
        <w:rPr>
          <w:lang w:val="vi-VN"/>
        </w:rPr>
      </w:pPr>
      <w:r>
        <w:t xml:space="preserve">Phạm vi năng lực được kiểm soát trên Menu P21 – Kiểm soát sự phù hợp của ManLab, độc lập với Danh mục Phương tiện đo, nhưng có liên kết dữ liệu để bảo đảm truy xuất nguồn gốc, kiểm soát trạng thái và bằng chứng đánh giá. </w:t>
      </w:r>
      <w:ins w:id="2" w:author="Claude" w:date="2026-06-26T00:00:00Z">
        <w:r>
          <w:t>Cơ chế tự công bố/ thông báo theo NQ 66.18/2026/NQ-CP (đo lường) và NQ 66.19/2026/NQ-CP (quan trắc môi trường) có hiệu lực đến ngày 28/02/2027; sau thời hạn này cần rà soát cập nhật thủ tục theo quy định pháp luật mới.</w:t>
        </w:r>
      </w:ins>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6"/>
        <w:gridCol w:w="2199"/>
        <w:gridCol w:w="6214"/>
      </w:tblGrid>
      <w:tr w:rsidR="00EE413A" w:rsidRPr="00E37F83" w14:paraId="22361243" w14:textId="77777777" w:rsidTr="00EE413A">
        <w:trPr>
          <w:trHeight w:val="390"/>
          <w:jc w:val="center"/>
        </w:trPr>
        <w:tc>
          <w:tcPr>
            <w:tcW w:w="856" w:type="dxa"/>
            <w:shd w:val="clear" w:color="auto" w:fill="D9EAF7"/>
            <w:tcMar>
              <w:top w:w="70" w:type="dxa"/>
              <w:left w:w="70" w:type="dxa"/>
              <w:bottom w:w="70" w:type="dxa"/>
              <w:right w:w="70" w:type="dxa"/>
            </w:tcMar>
            <w:vAlign w:val="center"/>
          </w:tcPr>
          <w:p w14:paraId="2BCBAEE0" w14:textId="77777777" w:rsidR="00EE413A" w:rsidRPr="00E37F83" w:rsidRDefault="00EE413A" w:rsidP="00EE413A">
            <w:pPr>
              <w:spacing w:before="120"/>
              <w:jc w:val="center"/>
            </w:pPr>
            <w:r>
              <w:rPr>
                <w:b/>
                <w:bCs/>
              </w:rPr>
              <w:t>TT</w:t>
            </w:r>
          </w:p>
        </w:tc>
        <w:tc>
          <w:tcPr>
            <w:tcW w:w="2199" w:type="dxa"/>
            <w:shd w:val="clear" w:color="auto" w:fill="D9EAF7"/>
            <w:tcMar>
              <w:top w:w="70" w:type="dxa"/>
              <w:left w:w="70" w:type="dxa"/>
              <w:bottom w:w="70" w:type="dxa"/>
              <w:right w:w="70" w:type="dxa"/>
            </w:tcMar>
            <w:vAlign w:val="center"/>
          </w:tcPr>
          <w:p w14:paraId="4000844B" w14:textId="77777777" w:rsidR="00EE413A" w:rsidRPr="00E37F83" w:rsidRDefault="00EE413A" w:rsidP="00EE413A">
            <w:pPr>
              <w:spacing w:before="120"/>
              <w:jc w:val="center"/>
              <w:rPr>
                <w:lang w:val="vi-VN"/>
              </w:rPr>
            </w:pPr>
            <w:r>
              <w:rPr>
                <w:b/>
                <w:bCs/>
              </w:rPr>
              <w:t>Nhóm năng lực</w:t>
            </w:r>
          </w:p>
        </w:tc>
        <w:tc>
          <w:tcPr>
            <w:tcW w:w="6214" w:type="dxa"/>
            <w:shd w:val="clear" w:color="auto" w:fill="D9EAF7"/>
            <w:tcMar>
              <w:top w:w="70" w:type="dxa"/>
              <w:left w:w="70" w:type="dxa"/>
              <w:bottom w:w="70" w:type="dxa"/>
              <w:right w:w="70" w:type="dxa"/>
            </w:tcMar>
            <w:vAlign w:val="center"/>
          </w:tcPr>
          <w:p w14:paraId="6EDFFE92" w14:textId="77777777" w:rsidR="00EE413A" w:rsidRPr="00E37F83" w:rsidRDefault="00EE413A" w:rsidP="00EE413A">
            <w:pPr>
              <w:spacing w:before="120"/>
              <w:jc w:val="center"/>
              <w:rPr>
                <w:lang w:val="vi-VN"/>
              </w:rPr>
            </w:pPr>
            <w:r>
              <w:rPr>
                <w:b/>
                <w:bCs/>
              </w:rPr>
              <w:t>Nội dung kiểm soát</w:t>
            </w:r>
          </w:p>
        </w:tc>
      </w:tr>
      <w:tr w:rsidR="00EE413A" w:rsidRPr="00E37F83" w14:paraId="72750B32" w14:textId="77777777" w:rsidTr="00EE413A">
        <w:trPr>
          <w:trHeight w:val="1538"/>
          <w:jc w:val="center"/>
        </w:trPr>
        <w:tc>
          <w:tcPr>
            <w:tcW w:w="856" w:type="dxa"/>
            <w:tcMar>
              <w:top w:w="70" w:type="dxa"/>
              <w:left w:w="70" w:type="dxa"/>
              <w:bottom w:w="70" w:type="dxa"/>
              <w:right w:w="70" w:type="dxa"/>
            </w:tcMar>
            <w:vAlign w:val="center"/>
          </w:tcPr>
          <w:p w14:paraId="0F676B7C" w14:textId="77777777" w:rsidR="00EE413A" w:rsidRPr="00E37F83" w:rsidRDefault="00EE413A" w:rsidP="00EE413A">
            <w:pPr>
              <w:spacing w:before="120"/>
              <w:jc w:val="center"/>
            </w:pPr>
            <w:r>
              <w:t>1</w:t>
            </w:r>
          </w:p>
        </w:tc>
        <w:tc>
          <w:tcPr>
            <w:tcW w:w="2199" w:type="dxa"/>
            <w:tcMar>
              <w:top w:w="70" w:type="dxa"/>
              <w:left w:w="70" w:type="dxa"/>
              <w:bottom w:w="70" w:type="dxa"/>
              <w:right w:w="70" w:type="dxa"/>
            </w:tcMar>
            <w:vAlign w:val="center"/>
          </w:tcPr>
          <w:p w14:paraId="0D93310B" w14:textId="77777777" w:rsidR="00EE413A" w:rsidRPr="00E37F83" w:rsidRDefault="00EE413A" w:rsidP="00EE413A">
            <w:pPr>
              <w:spacing w:before="120"/>
              <w:jc w:val="both"/>
            </w:pPr>
            <w:r>
              <w:t xml:space="preserve">Đo lường </w:t>
            </w:r>
          </w:p>
        </w:tc>
        <w:tc>
          <w:tcPr>
            <w:tcW w:w="6214" w:type="dxa"/>
            <w:tcMar>
              <w:top w:w="70" w:type="dxa"/>
              <w:left w:w="70" w:type="dxa"/>
              <w:bottom w:w="70" w:type="dxa"/>
              <w:right w:w="70" w:type="dxa"/>
            </w:tcMar>
            <w:vAlign w:val="center"/>
          </w:tcPr>
          <w:p w14:paraId="62CD20ED" w14:textId="77777777" w:rsidR="00EE413A" w:rsidRPr="00E37F83" w:rsidRDefault="00EE413A" w:rsidP="00EE413A">
            <w:pPr>
              <w:spacing w:before="120"/>
              <w:jc w:val="both"/>
            </w:pPr>
            <w:r>
              <w:t>Kiểm định, hiệu chuẩn, thử nghiệm phương tiện đo, chuẩn đo lường; phạm vi đo; cấp/ độ chính xác; sai số cho phép; độ không đảm bảo đo; quy trình thực hiện; nhân sự; thiết bị; chuẩn đo lường và hồ sơ kỹ thuật liên quan.</w:t>
            </w:r>
          </w:p>
        </w:tc>
      </w:tr>
      <w:tr w:rsidR="00EE413A" w:rsidRPr="00E37F83" w14:paraId="5D7E81D6" w14:textId="77777777" w:rsidTr="00EE413A">
        <w:trPr>
          <w:trHeight w:val="965"/>
          <w:jc w:val="center"/>
        </w:trPr>
        <w:tc>
          <w:tcPr>
            <w:tcW w:w="856" w:type="dxa"/>
            <w:tcMar>
              <w:top w:w="70" w:type="dxa"/>
              <w:left w:w="70" w:type="dxa"/>
              <w:bottom w:w="70" w:type="dxa"/>
              <w:right w:w="70" w:type="dxa"/>
            </w:tcMar>
            <w:vAlign w:val="center"/>
          </w:tcPr>
          <w:p w14:paraId="0F3B7AF9" w14:textId="77777777" w:rsidR="00EE413A" w:rsidRPr="00E37F83" w:rsidRDefault="00EE413A" w:rsidP="00EE413A">
            <w:pPr>
              <w:spacing w:before="120"/>
              <w:jc w:val="center"/>
            </w:pPr>
            <w:r>
              <w:t>2</w:t>
            </w:r>
          </w:p>
        </w:tc>
        <w:tc>
          <w:tcPr>
            <w:tcW w:w="2199" w:type="dxa"/>
            <w:tcMar>
              <w:top w:w="70" w:type="dxa"/>
              <w:left w:w="70" w:type="dxa"/>
              <w:bottom w:w="70" w:type="dxa"/>
              <w:right w:w="70" w:type="dxa"/>
            </w:tcMar>
            <w:vAlign w:val="center"/>
          </w:tcPr>
          <w:p w14:paraId="77E95508" w14:textId="77777777" w:rsidR="00EE413A" w:rsidRPr="00E37F83" w:rsidRDefault="00EE413A" w:rsidP="00EE413A">
            <w:pPr>
              <w:spacing w:before="120"/>
              <w:jc w:val="both"/>
            </w:pPr>
            <w:r>
              <w:t>Quan trắc môi trường</w:t>
            </w:r>
          </w:p>
        </w:tc>
        <w:tc>
          <w:tcPr>
            <w:tcW w:w="6214" w:type="dxa"/>
            <w:tcMar>
              <w:top w:w="70" w:type="dxa"/>
              <w:left w:w="70" w:type="dxa"/>
              <w:bottom w:w="70" w:type="dxa"/>
              <w:right w:w="70" w:type="dxa"/>
            </w:tcMar>
            <w:vAlign w:val="center"/>
          </w:tcPr>
          <w:p w14:paraId="4D70050C" w14:textId="77777777" w:rsidR="00EE413A" w:rsidRPr="00E37F83" w:rsidRDefault="00BA5389" w:rsidP="00EE413A">
            <w:pPr>
              <w:spacing w:before="120"/>
              <w:jc w:val="both"/>
            </w:pPr>
            <w:r>
              <w:t>Phạm vi công bố hoạt động (nước; không khí; đất; trầm tích; chất thải rắn; bùn thải, nền mẫu khác); Thông số quan trắc, phương pháp, phạm vi đo, LOD/ LOQ, thiết bị, nhân sự, điều kiện thực hiện và hồ sơ phê duyệt phương pháp.</w:t>
            </w:r>
          </w:p>
        </w:tc>
      </w:tr>
      <w:tr w:rsidR="00EE413A" w:rsidRPr="00E37F83" w14:paraId="02D1398A" w14:textId="77777777" w:rsidTr="00EE413A">
        <w:trPr>
          <w:trHeight w:val="965"/>
          <w:jc w:val="center"/>
        </w:trPr>
        <w:tc>
          <w:tcPr>
            <w:tcW w:w="856" w:type="dxa"/>
            <w:tcMar>
              <w:top w:w="70" w:type="dxa"/>
              <w:left w:w="70" w:type="dxa"/>
              <w:bottom w:w="70" w:type="dxa"/>
              <w:right w:w="70" w:type="dxa"/>
            </w:tcMar>
            <w:vAlign w:val="center"/>
          </w:tcPr>
          <w:p w14:paraId="5947DED5" w14:textId="77777777" w:rsidR="00EE413A" w:rsidRPr="00E37F83" w:rsidRDefault="00EE413A" w:rsidP="00EE413A">
            <w:pPr>
              <w:spacing w:before="120"/>
              <w:jc w:val="center"/>
            </w:pPr>
            <w:r>
              <w:t>3</w:t>
            </w:r>
          </w:p>
        </w:tc>
        <w:tc>
          <w:tcPr>
            <w:tcW w:w="2199" w:type="dxa"/>
            <w:tcMar>
              <w:top w:w="70" w:type="dxa"/>
              <w:left w:w="70" w:type="dxa"/>
              <w:bottom w:w="70" w:type="dxa"/>
              <w:right w:w="70" w:type="dxa"/>
            </w:tcMar>
            <w:vAlign w:val="center"/>
          </w:tcPr>
          <w:p w14:paraId="353C8764" w14:textId="77777777" w:rsidR="00EE413A" w:rsidRPr="00E37F83" w:rsidRDefault="00EE413A" w:rsidP="00EE413A">
            <w:pPr>
              <w:spacing w:before="120"/>
              <w:jc w:val="both"/>
              <w:rPr>
                <w:lang w:val="vi-VN"/>
              </w:rPr>
            </w:pPr>
            <w:r>
              <w:t xml:space="preserve">Công bố/ </w:t>
            </w:r>
          </w:p>
          <w:p w14:paraId="6E22E463" w14:textId="77777777" w:rsidR="00EE413A" w:rsidRPr="00E37F83" w:rsidRDefault="00EE413A" w:rsidP="00EE413A">
            <w:pPr>
              <w:spacing w:before="120"/>
              <w:jc w:val="both"/>
            </w:pPr>
            <w:r>
              <w:rPr>
                <w:lang w:val="vi-VN"/>
              </w:rPr>
              <w:t>T</w:t>
            </w:r>
            <w:r>
              <w:t>hông báo năng lực</w:t>
            </w:r>
          </w:p>
        </w:tc>
        <w:tc>
          <w:tcPr>
            <w:tcW w:w="6214" w:type="dxa"/>
            <w:tcMar>
              <w:top w:w="70" w:type="dxa"/>
              <w:left w:w="70" w:type="dxa"/>
              <w:bottom w:w="70" w:type="dxa"/>
              <w:right w:w="70" w:type="dxa"/>
            </w:tcMar>
            <w:vAlign w:val="center"/>
          </w:tcPr>
          <w:p w14:paraId="4BA09ABB" w14:textId="77777777" w:rsidR="000B4CDF" w:rsidRDefault="00BA5389" w:rsidP="00EE413A">
            <w:pPr>
              <w:spacing w:before="120"/>
              <w:jc w:val="both"/>
              <w:rPr>
                <w:lang w:val="vi-VN"/>
              </w:rPr>
            </w:pPr>
            <w:r>
              <w:t xml:space="preserve">Tên tổ chức (địa chỉ, email, số điện thoại); </w:t>
            </w:r>
          </w:p>
          <w:p w14:paraId="6B5CE002" w14:textId="77777777" w:rsidR="000B4CDF" w:rsidRDefault="00BA5389" w:rsidP="00EE413A">
            <w:pPr>
              <w:spacing w:before="120"/>
              <w:jc w:val="both"/>
              <w:rPr>
                <w:lang w:val="vi-VN"/>
              </w:rPr>
            </w:pPr>
            <w:r>
              <w:t xml:space="preserve">Người đại diện pháp luật (tên, email, điện thoại); </w:t>
            </w:r>
          </w:p>
          <w:p w14:paraId="650A9207" w14:textId="77777777" w:rsidR="000B4CDF" w:rsidRDefault="000B4CDF" w:rsidP="00EE413A">
            <w:pPr>
              <w:spacing w:before="120"/>
              <w:jc w:val="both"/>
              <w:rPr>
                <w:lang w:val="vi-VN"/>
              </w:rPr>
            </w:pPr>
            <w:r>
              <w:t>Cơ</w:t>
            </w:r>
            <w:r>
              <w:rPr>
                <w:lang w:val="vi-VN"/>
              </w:rPr>
              <w:t xml:space="preserve"> quan chủ quản</w:t>
            </w:r>
            <w:r>
              <w:t xml:space="preserve"> (địa chỉ, email, số điện thoại); </w:t>
            </w:r>
          </w:p>
          <w:p w14:paraId="6191068F" w14:textId="77777777" w:rsidR="00BA5389" w:rsidRDefault="00BA5389" w:rsidP="00EE413A">
            <w:pPr>
              <w:spacing w:before="120"/>
              <w:jc w:val="both"/>
            </w:pPr>
            <w:r>
              <w:t>Hồ sơ pháp lý (Giấy chứng nhận đăng ký kinh doanh; Giấy chứng nhận KHCN; Quyết định thành lập văn phòng/ chi nhành);</w:t>
            </w:r>
          </w:p>
          <w:p w14:paraId="13B58AFF" w14:textId="77777777" w:rsidR="000B4CDF" w:rsidRDefault="0025249E" w:rsidP="00EE413A">
            <w:pPr>
              <w:spacing w:before="120"/>
              <w:jc w:val="both"/>
              <w:rPr>
                <w:lang w:val="vi-VN"/>
              </w:rPr>
            </w:pPr>
            <w:r>
              <w:t>Số lần công bố/ thông báo, điều chỉnh, tạm dừng, khôi phục, hủy bỏ, công khai phạm vi năng lực và bằng chứng tiếp nhận hoặc công khai theo quy định</w:t>
            </w:r>
            <w:r>
              <w:rPr>
                <w:lang w:val="vi-VN"/>
              </w:rPr>
              <w:t>;</w:t>
            </w:r>
            <w:r>
              <w:t xml:space="preserve"> </w:t>
            </w:r>
          </w:p>
          <w:p w14:paraId="36A21375" w14:textId="77777777" w:rsidR="00EE413A" w:rsidRPr="00E37F83" w:rsidRDefault="0025249E" w:rsidP="00EE413A">
            <w:pPr>
              <w:spacing w:before="120"/>
              <w:jc w:val="both"/>
            </w:pPr>
            <w:r>
              <w:t>Cơ quan tiếp nhận công bố/ thông báo.</w:t>
            </w:r>
          </w:p>
        </w:tc>
      </w:tr>
    </w:tbl>
    <w:p w14:paraId="2F9901EE" w14:textId="77777777" w:rsidR="00EE413A" w:rsidRPr="00E37F83" w:rsidRDefault="00EE413A" w:rsidP="00EE413A">
      <w:pPr>
        <w:pStyle w:val="NormalWeb"/>
        <w:rPr>
          <w:lang w:val="vi-VN"/>
        </w:rPr>
      </w:pPr>
      <w:r>
        <w:lastRenderedPageBreak/>
        <w:t>Thủ tục này được sử dụng để kiểm soát ba nhóm trạng thái chính trên ManLab:</w:t>
      </w:r>
    </w:p>
    <w:tbl>
      <w:tblPr>
        <w:tblStyle w:val="TableGrid"/>
        <w:tblW w:w="0" w:type="auto"/>
        <w:tblLook w:val="04A0" w:firstRow="1" w:lastRow="0" w:firstColumn="1" w:lastColumn="0" w:noHBand="0" w:noVBand="1"/>
      </w:tblPr>
      <w:tblGrid>
        <w:gridCol w:w="2695"/>
        <w:gridCol w:w="6650"/>
      </w:tblGrid>
      <w:tr w:rsidR="00EE413A" w:rsidRPr="00E37F83" w14:paraId="45948CFB" w14:textId="77777777" w:rsidTr="000B4CDF">
        <w:tc>
          <w:tcPr>
            <w:tcW w:w="2695" w:type="dxa"/>
            <w:vAlign w:val="center"/>
          </w:tcPr>
          <w:p w14:paraId="1BEBD40B" w14:textId="77777777" w:rsidR="00EE413A" w:rsidRPr="00E37F83" w:rsidRDefault="00EE413A" w:rsidP="001C6097">
            <w:pPr>
              <w:pStyle w:val="NormalWeb"/>
              <w:jc w:val="center"/>
              <w:rPr>
                <w:lang w:val="vi-VN"/>
              </w:rPr>
            </w:pPr>
            <w:r>
              <w:rPr>
                <w:b/>
                <w:bCs/>
              </w:rPr>
              <w:t>Nhóm trạng thái</w:t>
            </w:r>
          </w:p>
        </w:tc>
        <w:tc>
          <w:tcPr>
            <w:tcW w:w="6650" w:type="dxa"/>
            <w:vAlign w:val="center"/>
          </w:tcPr>
          <w:p w14:paraId="4132668A" w14:textId="77777777" w:rsidR="00EE413A" w:rsidRPr="00E37F83" w:rsidRDefault="00EE413A" w:rsidP="001C6097">
            <w:pPr>
              <w:pStyle w:val="NormalWeb"/>
              <w:jc w:val="center"/>
              <w:rPr>
                <w:lang w:val="vi-VN"/>
              </w:rPr>
            </w:pPr>
            <w:r>
              <w:rPr>
                <w:b/>
                <w:bCs/>
              </w:rPr>
              <w:t>Mục đích kiểm soát</w:t>
            </w:r>
          </w:p>
        </w:tc>
      </w:tr>
      <w:tr w:rsidR="00C16064" w:rsidRPr="00E37F83" w14:paraId="03B41936" w14:textId="77777777" w:rsidTr="000B4CDF">
        <w:tc>
          <w:tcPr>
            <w:tcW w:w="2695" w:type="dxa"/>
            <w:vAlign w:val="center"/>
          </w:tcPr>
          <w:p w14:paraId="6EF152A5" w14:textId="77777777" w:rsidR="00C16064" w:rsidRPr="00E37F83" w:rsidRDefault="00C16064" w:rsidP="00C16064">
            <w:pPr>
              <w:pStyle w:val="NormalWeb"/>
            </w:pPr>
            <w:r>
              <w:t xml:space="preserve">Trạng thái </w:t>
            </w:r>
            <w:r>
              <w:rPr>
                <w:lang w:val="vi-VN"/>
              </w:rPr>
              <w:t>(PTĐ)</w:t>
            </w:r>
          </w:p>
        </w:tc>
        <w:tc>
          <w:tcPr>
            <w:tcW w:w="6650" w:type="dxa"/>
            <w:vAlign w:val="center"/>
          </w:tcPr>
          <w:p w14:paraId="3AFC7F80" w14:textId="77777777" w:rsidR="00C16064" w:rsidRPr="00E37F83" w:rsidRDefault="00C16064" w:rsidP="00C16064">
            <w:pPr>
              <w:pStyle w:val="NormalWeb"/>
              <w:jc w:val="both"/>
            </w:pPr>
            <w:r>
              <w:t>Kiểm soát việc phương tiện đo, chuẩn đo lường, thông số hoặc phương pháp có đủ điều kiện đưa vào phạm vi năng lực hay không.</w:t>
            </w:r>
          </w:p>
        </w:tc>
      </w:tr>
      <w:tr w:rsidR="00C16064" w:rsidRPr="00E37F83" w14:paraId="591F3B3B" w14:textId="77777777" w:rsidTr="000B4CDF">
        <w:tc>
          <w:tcPr>
            <w:tcW w:w="2695" w:type="dxa"/>
            <w:vAlign w:val="center"/>
          </w:tcPr>
          <w:p w14:paraId="2F37D993" w14:textId="77777777" w:rsidR="00C16064" w:rsidRPr="00E37F83" w:rsidRDefault="00C16064" w:rsidP="00C16064">
            <w:pPr>
              <w:pStyle w:val="NormalWeb"/>
              <w:rPr>
                <w:lang w:val="vi-VN"/>
              </w:rPr>
            </w:pPr>
            <w:r>
              <w:t xml:space="preserve">Trạng thái </w:t>
            </w:r>
            <w:r>
              <w:rPr>
                <w:lang w:val="vi-VN"/>
              </w:rPr>
              <w:t>(H</w:t>
            </w:r>
            <w:r>
              <w:t>ồ sơ</w:t>
            </w:r>
            <w:r>
              <w:rPr>
                <w:lang w:val="vi-VN"/>
              </w:rPr>
              <w:t>)</w:t>
            </w:r>
          </w:p>
        </w:tc>
        <w:tc>
          <w:tcPr>
            <w:tcW w:w="6650" w:type="dxa"/>
            <w:vAlign w:val="center"/>
          </w:tcPr>
          <w:p w14:paraId="0CA2B5A5" w14:textId="77777777" w:rsidR="00C16064" w:rsidRPr="00E37F83" w:rsidRDefault="00C16064" w:rsidP="00C16064">
            <w:pPr>
              <w:pStyle w:val="NormalWeb"/>
              <w:jc w:val="both"/>
              <w:rPr>
                <w:lang w:val="vi-VN"/>
              </w:rPr>
            </w:pPr>
            <w:r>
              <w:t>Theo dõi vòng đời hồ sơ từ tạo mới, lập kế hoạch, đánh giá, phê duyệt đến lưu hành hoặc hủy bỏ.</w:t>
            </w:r>
          </w:p>
        </w:tc>
      </w:tr>
      <w:tr w:rsidR="00C16064" w:rsidRPr="00E37F83" w14:paraId="6A374E5C" w14:textId="77777777" w:rsidTr="000B4CDF">
        <w:tc>
          <w:tcPr>
            <w:tcW w:w="2695" w:type="dxa"/>
            <w:vAlign w:val="center"/>
          </w:tcPr>
          <w:p w14:paraId="1E301A6E" w14:textId="77777777" w:rsidR="00C16064" w:rsidRPr="00E37F83" w:rsidRDefault="00C16064" w:rsidP="00C16064">
            <w:pPr>
              <w:pStyle w:val="NormalWeb"/>
              <w:rPr>
                <w:lang w:val="vi-VN"/>
              </w:rPr>
            </w:pPr>
            <w:r>
              <w:t xml:space="preserve">Trạng thái </w:t>
            </w:r>
            <w:r>
              <w:rPr>
                <w:lang w:val="vi-VN"/>
              </w:rPr>
              <w:t>(Công bố)</w:t>
            </w:r>
          </w:p>
        </w:tc>
        <w:tc>
          <w:tcPr>
            <w:tcW w:w="6650" w:type="dxa"/>
            <w:vAlign w:val="center"/>
          </w:tcPr>
          <w:p w14:paraId="3672B931" w14:textId="77777777" w:rsidR="00C16064" w:rsidRPr="00E37F83" w:rsidRDefault="00C16064" w:rsidP="00C16064">
            <w:pPr>
              <w:pStyle w:val="NormalWeb"/>
              <w:jc w:val="both"/>
              <w:rPr>
                <w:lang w:val="vi-VN"/>
              </w:rPr>
            </w:pPr>
            <w:r>
              <w:t>Kiểm soát hiệu lực công bố/ thông báo: Công khai</w:t>
            </w:r>
            <w:r>
              <w:rPr>
                <w:lang w:val="vi-VN"/>
              </w:rPr>
              <w:t>;</w:t>
            </w:r>
            <w:r>
              <w:t xml:space="preserve"> Điều chỉnh</w:t>
            </w:r>
            <w:r>
              <w:rPr>
                <w:lang w:val="vi-VN"/>
              </w:rPr>
              <w:t>; T</w:t>
            </w:r>
            <w:r>
              <w:t>ạm dừng</w:t>
            </w:r>
            <w:r>
              <w:rPr>
                <w:lang w:val="vi-VN"/>
              </w:rPr>
              <w:t>; K</w:t>
            </w:r>
            <w:r>
              <w:t>hôi phục hoặc Hủy bỏ phạm vi năng lực.</w:t>
            </w:r>
          </w:p>
        </w:tc>
      </w:tr>
    </w:tbl>
    <w:p w14:paraId="66C61D26" w14:textId="77777777" w:rsidR="00EE413A" w:rsidRPr="00E37F83" w:rsidRDefault="00EE413A" w:rsidP="00EE413A">
      <w:pPr>
        <w:spacing w:before="120"/>
        <w:jc w:val="both"/>
      </w:pPr>
      <w:r>
        <w:t>Thủ tục không thay thế các quy trình kỹ thuật kiểm định, hiệu chuẩn, thử nghiệm, quan trắc môi trường hoặc các thủ tục đánh giá nội bộ khác, nhưng là căn cứ để tổng hợp, đánh giá và công khai năng lực đã được Viện phê duyệt.</w:t>
      </w:r>
    </w:p>
    <w:p w14:paraId="59593310" w14:textId="77777777" w:rsidR="00C01D06" w:rsidRPr="00E37F83" w:rsidRDefault="00C01D06" w:rsidP="00DB2F6F">
      <w:pPr>
        <w:pStyle w:val="Heading1"/>
        <w:spacing w:before="120"/>
        <w:jc w:val="both"/>
        <w:rPr>
          <w:bCs/>
          <w:sz w:val="24"/>
          <w:szCs w:val="24"/>
        </w:rPr>
      </w:pPr>
      <w:r>
        <w:rPr>
          <w:rFonts w:eastAsia="Times New Roman"/>
          <w:bCs/>
          <w:i w:val="0"/>
          <w:sz w:val="24"/>
          <w:szCs w:val="24"/>
        </w:rPr>
        <w:t>2. Căn cứ và tài liệu viện dẫn</w:t>
      </w:r>
    </w:p>
    <w:p w14:paraId="4E08DB1B"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Nghị quyết 66.18/ 2026/ NQ-CP về phân quyền, cắt giảm, đơn giản hóa thủ tục hành chính, điều kiện kinh doanh thuộc phạm vi quản lý của Bộ Khoa học và Công nghệ.</w:t>
      </w:r>
    </w:p>
    <w:p w14:paraId="44CA830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Nghị quyết 66.19/ 2026/ NQ-CP về cắt giảm, phân quyền, đơn giản hóa thủ tục hành chính và điều kiện kinh doanh thuộc phạm vi quản lý của Bộ Nông nghiệp và Môi trường.</w:t>
      </w:r>
    </w:p>
    <w:p w14:paraId="2811BD2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Nghị định 105/ 2016/ NĐ-CP; Nghị định 36/ 2026/ NĐ-CP sửa đổi, bổ sung quy định liên quan đến hoạt động kiểm định, hiệu chuẩn, thử nghiệm phương tiện đo, chuẩn đo lường.</w:t>
      </w:r>
    </w:p>
    <w:p w14:paraId="4B921C3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Nghị định 107/ 2016/ NĐ-CP về điều kiện kinh doanh dịch vụ đánh giá sự phù hợp; các văn bản sửa đổi, bổ sung và thay thế nếu có.</w:t>
      </w:r>
    </w:p>
    <w:p w14:paraId="3F5159C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Thông tư 24/ 2013/ TT-BKHCN về hoạt động kiểm định, hiệu chuẩn, thử nghiệm phương tiện đo, chuẩn đo lường; các văn bản sửa đổi, bổ sung và thay thế nếu có.</w:t>
      </w:r>
    </w:p>
    <w:p w14:paraId="2EEDDB12"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Luật Bảo vệ môi trường 2020; Nghị định 08/ 2022/ NĐ-CP; Nghị định 48/ 2026/ NĐ-CP; Thông tư 02/ 2022/ TT-BTNMT và các văn bản sửa đổi, bổ sung liên quan đến hoạt động quan trắc môi trường.</w:t>
      </w:r>
    </w:p>
    <w:p w14:paraId="75FA08B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Luật Giao dịch điện tử 2023; Luật Dữ liệu 2024; Nghị định 45/ 2020/ NĐ-CP về thực hiện thủ tục hành chính trên môi trường điện tử; Nghị định 42/ 2022/ NĐ-CP về cung cấp thông tin và dịch vụ công trực tuyến; Nghị định 47/ 2020/ NĐ-CP về quản lý, kết nối và chia sẻ dữ liệu số; Nghị định 13/ 2023/ NĐ-CP về bảo vệ dữ liệu cá nhân; các quy định hiện hành về định danh điện tử, chữ ký số, an toàn thông tin và dữ liệu số.</w:t>
      </w:r>
    </w:p>
    <w:p w14:paraId="142D6A1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TCVN ISO/ IEC 17025:2017; TCVN ISO/ IEC 17000; TCVN 6165/ VIM; ISO/ IEC Guide 99; TCVN 6910/ ISO 5725; GUM; ILAC P14 và các hướng dẫn công nhận áp dụng.</w:t>
      </w:r>
    </w:p>
    <w:p w14:paraId="2D4CAA5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Sổ tay chất lượng ETV.QM; các thủ tục ETV.P/ ETV.MP liên quan đến kiểm soát tài liệu, hồ sơ, rủi ro, bảo mật, nhân sự, thiết bị, phương pháp, đảm bảo giá trị sử dụng kết quả, công việc không phù hợp, hành động khắc phục, đánh giá nội bộ và xem xét lãnh đạo.</w:t>
      </w:r>
    </w:p>
    <w:p w14:paraId="712F69E0" w14:textId="77777777" w:rsidR="00C01D06" w:rsidRPr="00E37F83" w:rsidRDefault="00C01D06" w:rsidP="00DB2F6F">
      <w:pPr>
        <w:pStyle w:val="ListBullet"/>
        <w:tabs>
          <w:tab w:val="num" w:pos="360"/>
        </w:tabs>
        <w:spacing w:before="120" w:after="0" w:line="240" w:lineRule="auto"/>
        <w:ind w:left="360" w:hanging="360"/>
        <w:jc w:val="both"/>
        <w:rPr>
          <w:sz w:val="24"/>
          <w:szCs w:val="24"/>
        </w:rPr>
      </w:pPr>
      <w:del w:id="3" w:author="Claude" w:date="2026-06-26T00:00:00Z">
        <w:r>
          <w:rPr>
            <w:sz w:val="24"/>
            <w:szCs w:val="24"/>
          </w:rPr>
          <w:delText>Quy định cấu hình và phân quyền ManLab, quy định chữ ký số, QR, chứng chỉ đo lường số/ DMC nếu áp dụng.</w:delText>
        </w:r>
      </w:del>
      <w:ins w:id="4" w:author="Claude" w:date="2026-06-26T00:00:00Z">
        <w:r>
          <w:rPr>
            <w:sz w:val="24"/>
            <w:szCs w:val="24"/>
          </w:rPr>
          <w:t>Quy định cấu hình và phân quyền ManLab, quy định chữ ký số và QR tra cứu năng lực.</w:t>
        </w:r>
      </w:ins>
    </w:p>
    <w:p w14:paraId="42FD9EE6" w14:textId="77777777" w:rsidR="00C01D06" w:rsidRPr="00E37F83" w:rsidRDefault="00C01D06" w:rsidP="001C6097">
      <w:pPr>
        <w:pStyle w:val="Heading1"/>
        <w:spacing w:before="120" w:after="120"/>
        <w:jc w:val="both"/>
        <w:rPr>
          <w:bCs/>
          <w:sz w:val="24"/>
          <w:szCs w:val="24"/>
        </w:rPr>
      </w:pPr>
      <w:r>
        <w:rPr>
          <w:rFonts w:eastAsia="Times New Roman"/>
          <w:bCs/>
          <w:i w:val="0"/>
          <w:sz w:val="24"/>
          <w:szCs w:val="24"/>
        </w:rPr>
        <w:t>3. Thuật ngữ, định nghĩa và chữ viết tắt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7280"/>
      </w:tblGrid>
      <w:tr w:rsidR="00C01D06" w:rsidRPr="00E37F83" w14:paraId="23D4D64F" w14:textId="77777777" w:rsidTr="00DB2F6F">
        <w:trPr>
          <w:jc w:val="center"/>
        </w:trPr>
        <w:tc>
          <w:tcPr>
            <w:tcW w:w="2065" w:type="dxa"/>
            <w:shd w:val="clear" w:color="auto" w:fill="D9EAF7"/>
            <w:tcMar>
              <w:top w:w="70" w:type="dxa"/>
              <w:left w:w="70" w:type="dxa"/>
              <w:bottom w:w="70" w:type="dxa"/>
              <w:right w:w="70" w:type="dxa"/>
            </w:tcMar>
            <w:vAlign w:val="center"/>
          </w:tcPr>
          <w:p w14:paraId="16C5C662" w14:textId="77777777" w:rsidR="00C01D06" w:rsidRPr="00E37F83" w:rsidRDefault="002C0806" w:rsidP="00CF7D79">
            <w:pPr>
              <w:jc w:val="center"/>
            </w:pPr>
            <w:r>
              <w:rPr>
                <w:b/>
              </w:rPr>
              <w:t>Danh mục</w:t>
            </w:r>
          </w:p>
        </w:tc>
        <w:tc>
          <w:tcPr>
            <w:tcW w:w="7280" w:type="dxa"/>
            <w:shd w:val="clear" w:color="auto" w:fill="D9EAF7"/>
            <w:tcMar>
              <w:top w:w="70" w:type="dxa"/>
              <w:left w:w="70" w:type="dxa"/>
              <w:bottom w:w="70" w:type="dxa"/>
              <w:right w:w="70" w:type="dxa"/>
            </w:tcMar>
            <w:vAlign w:val="center"/>
          </w:tcPr>
          <w:p w14:paraId="3C585580" w14:textId="77777777" w:rsidR="00C01D06" w:rsidRPr="00E37F83" w:rsidRDefault="00C01D06" w:rsidP="00CF7D79">
            <w:pPr>
              <w:jc w:val="center"/>
            </w:pPr>
            <w:r>
              <w:rPr>
                <w:b/>
              </w:rPr>
              <w:t>Diễn giải</w:t>
            </w:r>
          </w:p>
        </w:tc>
      </w:tr>
      <w:tr w:rsidR="00C01D06" w:rsidRPr="00E37F83" w14:paraId="009F2ECD" w14:textId="77777777" w:rsidTr="00DB2F6F">
        <w:trPr>
          <w:jc w:val="center"/>
        </w:trPr>
        <w:tc>
          <w:tcPr>
            <w:tcW w:w="2065" w:type="dxa"/>
            <w:tcMar>
              <w:top w:w="70" w:type="dxa"/>
              <w:left w:w="70" w:type="dxa"/>
              <w:bottom w:w="70" w:type="dxa"/>
              <w:right w:w="70" w:type="dxa"/>
            </w:tcMar>
            <w:vAlign w:val="center"/>
          </w:tcPr>
          <w:p w14:paraId="372E6120" w14:textId="77777777" w:rsidR="00C01D06" w:rsidRPr="00E37F83" w:rsidRDefault="00C01D06" w:rsidP="00CF7D79">
            <w:pPr>
              <w:jc w:val="both"/>
            </w:pPr>
            <w:r>
              <w:t>P21 – Kiểm soát sự phù hợp</w:t>
            </w:r>
          </w:p>
        </w:tc>
        <w:tc>
          <w:tcPr>
            <w:tcW w:w="7280" w:type="dxa"/>
            <w:tcMar>
              <w:top w:w="70" w:type="dxa"/>
              <w:left w:w="70" w:type="dxa"/>
              <w:bottom w:w="70" w:type="dxa"/>
              <w:right w:w="70" w:type="dxa"/>
            </w:tcMar>
            <w:vAlign w:val="center"/>
          </w:tcPr>
          <w:p w14:paraId="0950ECF5" w14:textId="77777777" w:rsidR="00C01D06" w:rsidRPr="00E37F83" w:rsidRDefault="00C01D06" w:rsidP="00CF7D79">
            <w:pPr>
              <w:jc w:val="both"/>
            </w:pPr>
            <w:r>
              <w:t>Menu độc lập trên ManLab để quản lý toàn bộ vòng đời công bố/ thông báo năng lực, bao gồm tạo mới đối tượng năng lực, lập kế hoạch, đánh giá, phê duyệt, công khai, duy trì, tạm dừng, điều chỉnh, hủy bỏ và lưu trữ.</w:t>
            </w:r>
          </w:p>
        </w:tc>
      </w:tr>
      <w:tr w:rsidR="00C01D06" w:rsidRPr="00E37F83" w14:paraId="18D0E60D" w14:textId="77777777" w:rsidTr="00DB2F6F">
        <w:trPr>
          <w:jc w:val="center"/>
        </w:trPr>
        <w:tc>
          <w:tcPr>
            <w:tcW w:w="2065" w:type="dxa"/>
            <w:tcMar>
              <w:top w:w="70" w:type="dxa"/>
              <w:left w:w="70" w:type="dxa"/>
              <w:bottom w:w="70" w:type="dxa"/>
              <w:right w:w="70" w:type="dxa"/>
            </w:tcMar>
            <w:vAlign w:val="center"/>
          </w:tcPr>
          <w:p w14:paraId="75D31FFF" w14:textId="77777777" w:rsidR="00C01D06" w:rsidRPr="00E37F83" w:rsidRDefault="001C6097" w:rsidP="00CF7D79">
            <w:pPr>
              <w:jc w:val="both"/>
              <w:rPr>
                <w:lang w:val="vi-VN"/>
              </w:rPr>
            </w:pPr>
            <w:r>
              <w:rPr>
                <w:lang w:val="vi-VN"/>
              </w:rPr>
              <w:t>Đối tượng (PTĐ)</w:t>
            </w:r>
          </w:p>
        </w:tc>
        <w:tc>
          <w:tcPr>
            <w:tcW w:w="7280" w:type="dxa"/>
            <w:tcMar>
              <w:top w:w="70" w:type="dxa"/>
              <w:left w:w="70" w:type="dxa"/>
              <w:bottom w:w="70" w:type="dxa"/>
              <w:right w:w="70" w:type="dxa"/>
            </w:tcMar>
            <w:vAlign w:val="center"/>
          </w:tcPr>
          <w:p w14:paraId="3F7F7C50" w14:textId="77777777" w:rsidR="00C01D06" w:rsidRPr="00E37F83" w:rsidRDefault="001C6097" w:rsidP="00CF7D79">
            <w:pPr>
              <w:jc w:val="both"/>
            </w:pPr>
            <w:r>
              <w:t>Là</w:t>
            </w:r>
            <w:r>
              <w:rPr>
                <w:lang w:val="vi-VN"/>
              </w:rPr>
              <w:t xml:space="preserve"> đ</w:t>
            </w:r>
            <w:r>
              <w:t>ối tượng năng lực dự kiến hoặc đã được công bố/ thông báo; có thể liên kết với Danh mục Phương tiện đo nhưng được quản lý trạng thái độc lập theo thủ tục này.</w:t>
            </w:r>
          </w:p>
        </w:tc>
      </w:tr>
      <w:tr w:rsidR="00C01D06" w:rsidRPr="00E37F83" w14:paraId="7CEBD3C8" w14:textId="77777777" w:rsidTr="00DB2F6F">
        <w:trPr>
          <w:jc w:val="center"/>
        </w:trPr>
        <w:tc>
          <w:tcPr>
            <w:tcW w:w="2065" w:type="dxa"/>
            <w:tcMar>
              <w:top w:w="70" w:type="dxa"/>
              <w:left w:w="70" w:type="dxa"/>
              <w:bottom w:w="70" w:type="dxa"/>
              <w:right w:w="70" w:type="dxa"/>
            </w:tcMar>
            <w:vAlign w:val="center"/>
          </w:tcPr>
          <w:p w14:paraId="21164429" w14:textId="77777777" w:rsidR="00C01D06" w:rsidRPr="00E37F83" w:rsidRDefault="00C01D06" w:rsidP="00CF7D79">
            <w:pPr>
              <w:jc w:val="both"/>
            </w:pPr>
            <w:r>
              <w:lastRenderedPageBreak/>
              <w:t>Danh mục Phương tiện đo</w:t>
            </w:r>
          </w:p>
        </w:tc>
        <w:tc>
          <w:tcPr>
            <w:tcW w:w="7280" w:type="dxa"/>
            <w:tcMar>
              <w:top w:w="70" w:type="dxa"/>
              <w:left w:w="70" w:type="dxa"/>
              <w:bottom w:w="70" w:type="dxa"/>
              <w:right w:w="70" w:type="dxa"/>
            </w:tcMar>
            <w:vAlign w:val="center"/>
          </w:tcPr>
          <w:p w14:paraId="6E419EA6" w14:textId="77777777" w:rsidR="001C6097" w:rsidRPr="00E37F83" w:rsidRDefault="00C01D06" w:rsidP="00CF7D79">
            <w:pPr>
              <w:jc w:val="both"/>
              <w:rPr>
                <w:lang w:val="vi-VN"/>
              </w:rPr>
            </w:pPr>
            <w:r>
              <w:t>Danh mục nghiệp vụ/ asset/ master data phục vụ hoạt động đo lường, kiểm định, hiệu chuẩn, thử nghiệm</w:t>
            </w:r>
            <w:r>
              <w:rPr>
                <w:lang w:val="vi-VN"/>
              </w:rPr>
              <w:t>, quan trắc môi trường</w:t>
            </w:r>
            <w:r>
              <w:t xml:space="preserve">. </w:t>
            </w:r>
          </w:p>
          <w:p w14:paraId="66704AA0" w14:textId="77777777" w:rsidR="00C01D06" w:rsidRPr="00E37F83" w:rsidRDefault="00C01D06" w:rsidP="00CF7D79">
            <w:pPr>
              <w:jc w:val="both"/>
            </w:pPr>
            <w:r>
              <w:t>Danh mục này không quyết định trạng thái công bố của P21.</w:t>
            </w:r>
          </w:p>
        </w:tc>
      </w:tr>
      <w:tr w:rsidR="00C01D06" w:rsidRPr="00E37F83" w14:paraId="1C2A7234" w14:textId="77777777" w:rsidTr="00DB2F6F">
        <w:trPr>
          <w:jc w:val="center"/>
        </w:trPr>
        <w:tc>
          <w:tcPr>
            <w:tcW w:w="2065" w:type="dxa"/>
            <w:tcMar>
              <w:top w:w="70" w:type="dxa"/>
              <w:left w:w="70" w:type="dxa"/>
              <w:bottom w:w="70" w:type="dxa"/>
              <w:right w:w="70" w:type="dxa"/>
            </w:tcMar>
            <w:vAlign w:val="center"/>
          </w:tcPr>
          <w:p w14:paraId="7E28A2ED" w14:textId="77777777" w:rsidR="00C01D06" w:rsidRPr="00E37F83" w:rsidRDefault="00C01D06" w:rsidP="00CF7D79">
            <w:pPr>
              <w:jc w:val="both"/>
            </w:pPr>
            <w:r>
              <w:t>Hồ sơ P21</w:t>
            </w:r>
          </w:p>
        </w:tc>
        <w:tc>
          <w:tcPr>
            <w:tcW w:w="7280" w:type="dxa"/>
            <w:tcMar>
              <w:top w:w="70" w:type="dxa"/>
              <w:left w:w="70" w:type="dxa"/>
              <w:bottom w:w="70" w:type="dxa"/>
              <w:right w:w="70" w:type="dxa"/>
            </w:tcMar>
            <w:vAlign w:val="center"/>
          </w:tcPr>
          <w:p w14:paraId="77FF674A" w14:textId="77777777" w:rsidR="00C01D06" w:rsidRPr="00E37F83" w:rsidRDefault="00C01D06" w:rsidP="00CF7D79">
            <w:pPr>
              <w:jc w:val="both"/>
            </w:pPr>
            <w:r>
              <w:t>Bộ hồ sơ điện tử trên ManLab gồm Lập</w:t>
            </w:r>
            <w:r>
              <w:rPr>
                <w:lang w:val="vi-VN"/>
              </w:rPr>
              <w:t xml:space="preserve"> </w:t>
            </w:r>
            <w:r>
              <w:t>kế hoạch</w:t>
            </w:r>
            <w:r>
              <w:rPr>
                <w:lang w:val="vi-VN"/>
              </w:rPr>
              <w:t>; Đánh giá; Báo cáo; Công bố/ Thông báo;</w:t>
            </w:r>
            <w:r>
              <w:t xml:space="preserve"> Checklist đánh giá</w:t>
            </w:r>
            <w:r>
              <w:rPr>
                <w:lang w:val="vi-VN"/>
              </w:rPr>
              <w:t>;</w:t>
            </w:r>
            <w:r>
              <w:t xml:space="preserve"> Bằng chứng</w:t>
            </w:r>
            <w:r>
              <w:rPr>
                <w:lang w:val="vi-VN"/>
              </w:rPr>
              <w:t>;</w:t>
            </w:r>
            <w:r>
              <w:t xml:space="preserve"> Phê duyệt</w:t>
            </w:r>
            <w:r>
              <w:rPr>
                <w:lang w:val="vi-VN"/>
              </w:rPr>
              <w:t>;</w:t>
            </w:r>
            <w:r>
              <w:t xml:space="preserve"> Bản công bố/ thông báo</w:t>
            </w:r>
            <w:r>
              <w:rPr>
                <w:lang w:val="vi-VN"/>
              </w:rPr>
              <w:t>;</w:t>
            </w:r>
            <w:r>
              <w:t xml:space="preserve"> Bằng chứng gửi/ tiếp nhận</w:t>
            </w:r>
            <w:r>
              <w:rPr>
                <w:lang w:val="vi-VN"/>
              </w:rPr>
              <w:t>;</w:t>
            </w:r>
            <w:r>
              <w:t xml:space="preserve"> Thông tin công khai và nhật ký thay đổi.</w:t>
            </w:r>
          </w:p>
        </w:tc>
      </w:tr>
      <w:tr w:rsidR="00C01D06" w:rsidRPr="00E37F83" w14:paraId="0BD8F4F0" w14:textId="77777777" w:rsidTr="00DB2F6F">
        <w:trPr>
          <w:jc w:val="center"/>
        </w:trPr>
        <w:tc>
          <w:tcPr>
            <w:tcW w:w="2065" w:type="dxa"/>
            <w:tcMar>
              <w:top w:w="70" w:type="dxa"/>
              <w:left w:w="70" w:type="dxa"/>
              <w:bottom w:w="70" w:type="dxa"/>
              <w:right w:w="70" w:type="dxa"/>
            </w:tcMar>
            <w:vAlign w:val="center"/>
          </w:tcPr>
          <w:p w14:paraId="236BF328" w14:textId="77777777" w:rsidR="00C01D06" w:rsidRPr="00E37F83" w:rsidRDefault="001C6097" w:rsidP="00CF7D79">
            <w:pPr>
              <w:jc w:val="both"/>
            </w:pPr>
            <w:r>
              <w:rPr>
                <w:lang w:val="vi-VN"/>
              </w:rPr>
              <w:t>C</w:t>
            </w:r>
            <w:r>
              <w:t>ông bố năng lực</w:t>
            </w:r>
          </w:p>
        </w:tc>
        <w:tc>
          <w:tcPr>
            <w:tcW w:w="7280" w:type="dxa"/>
            <w:tcMar>
              <w:top w:w="70" w:type="dxa"/>
              <w:left w:w="70" w:type="dxa"/>
              <w:bottom w:w="70" w:type="dxa"/>
              <w:right w:w="70" w:type="dxa"/>
            </w:tcMar>
            <w:vAlign w:val="center"/>
          </w:tcPr>
          <w:p w14:paraId="7F5C1D32" w14:textId="77777777" w:rsidR="00C01D06" w:rsidRPr="00E37F83" w:rsidRDefault="00C01D06" w:rsidP="00CF7D79">
            <w:pPr>
              <w:jc w:val="both"/>
            </w:pPr>
            <w:r>
              <w:t>Văn bản công bố năng lực theo mẫu của Nghị quyết 66.18, bao gồm danh mục phạm vi, phương tiện đo/ chuẩn đo lường, phạm vi đo, cấp/ độ chính xác, sai số cho phép, độ không đảm bảo đo, quy trình thực hiện và ghi chú</w:t>
            </w:r>
          </w:p>
        </w:tc>
      </w:tr>
      <w:tr w:rsidR="00C01D06" w:rsidRPr="00E37F83" w14:paraId="5C972872" w14:textId="77777777" w:rsidTr="00DB2F6F">
        <w:trPr>
          <w:jc w:val="center"/>
        </w:trPr>
        <w:tc>
          <w:tcPr>
            <w:tcW w:w="2065" w:type="dxa"/>
            <w:tcMar>
              <w:top w:w="70" w:type="dxa"/>
              <w:left w:w="70" w:type="dxa"/>
              <w:bottom w:w="70" w:type="dxa"/>
              <w:right w:w="70" w:type="dxa"/>
            </w:tcMar>
            <w:vAlign w:val="center"/>
          </w:tcPr>
          <w:p w14:paraId="1D3952B6" w14:textId="77777777" w:rsidR="00C01D06" w:rsidRPr="00E37F83" w:rsidRDefault="00C01D06" w:rsidP="00CF7D79">
            <w:pPr>
              <w:jc w:val="both"/>
              <w:rPr>
                <w:lang w:val="vi-VN"/>
              </w:rPr>
            </w:pPr>
            <w:r>
              <w:t>Thông báo năng lự</w:t>
            </w:r>
            <w:r>
              <w:rPr>
                <w:lang w:val="vi-VN"/>
              </w:rPr>
              <w:t>c</w:t>
            </w:r>
          </w:p>
        </w:tc>
        <w:tc>
          <w:tcPr>
            <w:tcW w:w="7280" w:type="dxa"/>
            <w:tcMar>
              <w:top w:w="70" w:type="dxa"/>
              <w:left w:w="70" w:type="dxa"/>
              <w:bottom w:w="70" w:type="dxa"/>
              <w:right w:w="70" w:type="dxa"/>
            </w:tcMar>
            <w:vAlign w:val="center"/>
          </w:tcPr>
          <w:p w14:paraId="3B26DA72" w14:textId="77777777" w:rsidR="004D740B" w:rsidRPr="00E37F83" w:rsidRDefault="002C0806" w:rsidP="004D740B">
            <w:pPr>
              <w:jc w:val="both"/>
            </w:pPr>
            <w:r>
              <w:t>Văn bản thông báo năng lực theo mẫu của Nghị quyết 66.19, phạm vi công bố hoạt động (nước; không khí; đất; trầm tích; chất thải rắn; bùn thải, nền mẫu khác); Thông số quan trắc, phương pháp, phạm vi đo, LOD/ LOQ, thiết bị, nhân sự, điều kiện thực hiện và hồ sơ phê duyệt phương pháp.</w:t>
            </w:r>
          </w:p>
        </w:tc>
      </w:tr>
      <w:tr w:rsidR="00C01D06" w:rsidRPr="00E37F83" w14:paraId="684CBD55" w14:textId="77777777" w:rsidTr="00DB2F6F">
        <w:trPr>
          <w:jc w:val="center"/>
        </w:trPr>
        <w:tc>
          <w:tcPr>
            <w:tcW w:w="2065" w:type="dxa"/>
            <w:tcMar>
              <w:top w:w="70" w:type="dxa"/>
              <w:left w:w="70" w:type="dxa"/>
              <w:bottom w:w="70" w:type="dxa"/>
              <w:right w:w="70" w:type="dxa"/>
            </w:tcMar>
            <w:vAlign w:val="center"/>
          </w:tcPr>
          <w:p w14:paraId="2DF77FDF" w14:textId="77777777" w:rsidR="00C01D06" w:rsidRPr="00E37F83" w:rsidRDefault="00C01D06" w:rsidP="00CF7D79">
            <w:pPr>
              <w:jc w:val="both"/>
            </w:pPr>
            <w:r>
              <w:t>Công khai</w:t>
            </w:r>
          </w:p>
        </w:tc>
        <w:tc>
          <w:tcPr>
            <w:tcW w:w="7280" w:type="dxa"/>
            <w:tcMar>
              <w:top w:w="70" w:type="dxa"/>
              <w:left w:w="70" w:type="dxa"/>
              <w:bottom w:w="70" w:type="dxa"/>
              <w:right w:w="70" w:type="dxa"/>
            </w:tcMar>
            <w:vAlign w:val="center"/>
          </w:tcPr>
          <w:p w14:paraId="0AF15B6B" w14:textId="77777777" w:rsidR="00C01D06" w:rsidRPr="00E37F83" w:rsidRDefault="00C01D06" w:rsidP="00CF7D79">
            <w:pPr>
              <w:jc w:val="both"/>
            </w:pPr>
            <w:r>
              <w:t>Việc đưa phạm vi năng lực đã được phê duyệt, gửi/ tiếp nhận hoặc thông báo hợp lệ lên cổng nội bộ, website, QR tra cứu hoặc danh mục áp dụng để các bộ phận chỉ sử dụng đúng phạm vi còn hiệu lực.</w:t>
            </w:r>
          </w:p>
        </w:tc>
      </w:tr>
      <w:tr w:rsidR="002C0806" w:rsidRPr="00E37F83" w14:paraId="3C27266C" w14:textId="77777777" w:rsidTr="00DB2F6F">
        <w:trPr>
          <w:jc w:val="center"/>
        </w:trPr>
        <w:tc>
          <w:tcPr>
            <w:tcW w:w="2065" w:type="dxa"/>
            <w:tcMar>
              <w:top w:w="70" w:type="dxa"/>
              <w:left w:w="70" w:type="dxa"/>
              <w:bottom w:w="70" w:type="dxa"/>
              <w:right w:w="70" w:type="dxa"/>
            </w:tcMar>
            <w:vAlign w:val="center"/>
          </w:tcPr>
          <w:p w14:paraId="63085F30" w14:textId="77777777" w:rsidR="002C0806" w:rsidRPr="00E37F83" w:rsidRDefault="002C0806" w:rsidP="00CF7D79">
            <w:pPr>
              <w:jc w:val="both"/>
            </w:pPr>
            <w:r>
              <w:t>Điều chỉnh</w:t>
            </w:r>
          </w:p>
        </w:tc>
        <w:tc>
          <w:tcPr>
            <w:tcW w:w="7280" w:type="dxa"/>
            <w:tcMar>
              <w:top w:w="70" w:type="dxa"/>
              <w:left w:w="70" w:type="dxa"/>
              <w:bottom w:w="70" w:type="dxa"/>
              <w:right w:w="70" w:type="dxa"/>
            </w:tcMar>
            <w:vAlign w:val="center"/>
          </w:tcPr>
          <w:p w14:paraId="53389133" w14:textId="77777777" w:rsidR="002C0806" w:rsidRPr="00E37F83" w:rsidRDefault="002C0806" w:rsidP="00CF7D79">
            <w:pPr>
              <w:jc w:val="both"/>
            </w:pPr>
            <w:ins w:id="5" w:author="Claude" w:date="2026-06-26T00:00:00Z">
              <w:r>
                <w:t>Việc thay đổi một phần nội dung công bố/ thông báo năng lực đã công khai (bổ sung, thu hẹp hoặc cập nhật phạm vi, phương pháp, thiết bị, nhân sự) mà không hủy bỏ toàn bộ; phải được đánh giá, phê duyệt nội bộ và công khai phiên bản mới trước khi áp dụng. Phiên bản cũ chỉ tiếp tục có hiệu lực nếu không bị tạm dừng.</w:t>
              </w:r>
            </w:ins>
          </w:p>
        </w:tc>
      </w:tr>
      <w:tr w:rsidR="00C01D06" w:rsidRPr="00E37F83" w14:paraId="699FD70D" w14:textId="77777777" w:rsidTr="00DB2F6F">
        <w:trPr>
          <w:jc w:val="center"/>
        </w:trPr>
        <w:tc>
          <w:tcPr>
            <w:tcW w:w="2065" w:type="dxa"/>
            <w:tcMar>
              <w:top w:w="70" w:type="dxa"/>
              <w:left w:w="70" w:type="dxa"/>
              <w:bottom w:w="70" w:type="dxa"/>
              <w:right w:w="70" w:type="dxa"/>
            </w:tcMar>
            <w:vAlign w:val="center"/>
          </w:tcPr>
          <w:p w14:paraId="44F9CF5B" w14:textId="77777777" w:rsidR="00C01D06" w:rsidRPr="00E37F83" w:rsidRDefault="00C01D06" w:rsidP="00CF7D79">
            <w:pPr>
              <w:jc w:val="both"/>
            </w:pPr>
            <w:r>
              <w:t>Tạm dừng</w:t>
            </w:r>
          </w:p>
        </w:tc>
        <w:tc>
          <w:tcPr>
            <w:tcW w:w="7280" w:type="dxa"/>
            <w:tcMar>
              <w:top w:w="70" w:type="dxa"/>
              <w:left w:w="70" w:type="dxa"/>
              <w:bottom w:w="70" w:type="dxa"/>
              <w:right w:w="70" w:type="dxa"/>
            </w:tcMar>
            <w:vAlign w:val="center"/>
          </w:tcPr>
          <w:p w14:paraId="3E94B2E5" w14:textId="77777777" w:rsidR="00C01D06" w:rsidRPr="00E37F83" w:rsidRDefault="00C01D06" w:rsidP="00CF7D79">
            <w:pPr>
              <w:jc w:val="both"/>
            </w:pPr>
            <w:r>
              <w:t>Trạng thái kiểm soát nội bộ nhằm ngăn sử dụng một phần/ toàn bộ phạm vi khi chưa đủ điều kiện duy trì, chưa hoàn tất khắc phục hoặc đang chờ điều chỉnh/ hủy bỏ.</w:t>
            </w:r>
          </w:p>
        </w:tc>
      </w:tr>
      <w:tr w:rsidR="00C01D06" w:rsidRPr="00E37F83" w14:paraId="427E2944" w14:textId="77777777" w:rsidTr="00DB2F6F">
        <w:trPr>
          <w:jc w:val="center"/>
        </w:trPr>
        <w:tc>
          <w:tcPr>
            <w:tcW w:w="2065" w:type="dxa"/>
            <w:tcMar>
              <w:top w:w="70" w:type="dxa"/>
              <w:left w:w="70" w:type="dxa"/>
              <w:bottom w:w="70" w:type="dxa"/>
              <w:right w:w="70" w:type="dxa"/>
            </w:tcMar>
            <w:vAlign w:val="center"/>
          </w:tcPr>
          <w:p w14:paraId="340A0216" w14:textId="77777777" w:rsidR="00C01D06" w:rsidRPr="00E37F83" w:rsidRDefault="00C01D06" w:rsidP="00CF7D79">
            <w:pPr>
              <w:jc w:val="both"/>
            </w:pPr>
            <w:r>
              <w:t>Hủy bỏ</w:t>
            </w:r>
          </w:p>
        </w:tc>
        <w:tc>
          <w:tcPr>
            <w:tcW w:w="7280" w:type="dxa"/>
            <w:tcMar>
              <w:top w:w="70" w:type="dxa"/>
              <w:left w:w="70" w:type="dxa"/>
              <w:bottom w:w="70" w:type="dxa"/>
              <w:right w:w="70" w:type="dxa"/>
            </w:tcMar>
            <w:vAlign w:val="center"/>
          </w:tcPr>
          <w:p w14:paraId="7EFEE333" w14:textId="77777777" w:rsidR="001C6097" w:rsidRPr="00E37F83" w:rsidRDefault="00C01D06" w:rsidP="00CF7D79">
            <w:pPr>
              <w:jc w:val="both"/>
              <w:rPr>
                <w:lang w:val="vi-VN"/>
              </w:rPr>
            </w:pPr>
            <w:r>
              <w:t xml:space="preserve">Chấm dứt áp dụng một phần/ toàn bộ phạm vi năng lực đã công bố/ thông báo; </w:t>
            </w:r>
          </w:p>
          <w:p w14:paraId="135F1A3C" w14:textId="77777777" w:rsidR="00C01D06" w:rsidRPr="00E37F83" w:rsidRDefault="001C6097" w:rsidP="00CF7D79">
            <w:pPr>
              <w:jc w:val="both"/>
            </w:pPr>
            <w:r>
              <w:rPr>
                <w:lang w:val="vi-VN"/>
              </w:rPr>
              <w:t>P</w:t>
            </w:r>
            <w:r>
              <w:t>hạm vi hủy bỏ không được sử dụng trong báo giá, hợp đồng, kết quả, chứng chỉ, báo cáo, hồ sơ marketing hoặc thông tin công khai.</w:t>
            </w:r>
          </w:p>
        </w:tc>
      </w:tr>
      <w:tr w:rsidR="00C01D06" w:rsidRPr="00E37F83" w14:paraId="10BDAC44" w14:textId="77777777" w:rsidTr="00DB2F6F">
        <w:trPr>
          <w:jc w:val="center"/>
        </w:trPr>
        <w:tc>
          <w:tcPr>
            <w:tcW w:w="2065" w:type="dxa"/>
            <w:tcMar>
              <w:top w:w="70" w:type="dxa"/>
              <w:left w:w="70" w:type="dxa"/>
              <w:bottom w:w="70" w:type="dxa"/>
              <w:right w:w="70" w:type="dxa"/>
            </w:tcMar>
            <w:vAlign w:val="center"/>
          </w:tcPr>
          <w:p w14:paraId="7D01FBC1" w14:textId="77777777" w:rsidR="00C01D06" w:rsidRPr="00E37F83" w:rsidRDefault="00C01D06" w:rsidP="00CF7D79">
            <w:pPr>
              <w:jc w:val="both"/>
            </w:pPr>
            <w:r>
              <w:t>Hậu kiểm</w:t>
            </w:r>
          </w:p>
        </w:tc>
        <w:tc>
          <w:tcPr>
            <w:tcW w:w="7280" w:type="dxa"/>
            <w:tcMar>
              <w:top w:w="70" w:type="dxa"/>
              <w:left w:w="70" w:type="dxa"/>
              <w:bottom w:w="70" w:type="dxa"/>
              <w:right w:w="70" w:type="dxa"/>
            </w:tcMar>
            <w:vAlign w:val="center"/>
          </w:tcPr>
          <w:p w14:paraId="50240416" w14:textId="77777777" w:rsidR="00C01D06" w:rsidRPr="00E37F83" w:rsidRDefault="00C01D06" w:rsidP="00CF7D79">
            <w:pPr>
              <w:jc w:val="both"/>
            </w:pPr>
            <w:r>
              <w:t>Hoạt động kiểm tra, giám sát sau công bố của cơ quan có thẩm quyền hoặc hoạt động tự kiểm soát nội bộ nhằm bảo đảm năng lực đã công bố/ thông báo tiếp tục được duy trì.</w:t>
            </w:r>
          </w:p>
        </w:tc>
      </w:tr>
      <w:tr w:rsidR="00C01D06" w:rsidRPr="00E37F83" w14:paraId="3BF3B6A4" w14:textId="77777777" w:rsidTr="00DB2F6F">
        <w:trPr>
          <w:jc w:val="center"/>
        </w:trPr>
        <w:tc>
          <w:tcPr>
            <w:tcW w:w="2065" w:type="dxa"/>
            <w:tcMar>
              <w:top w:w="70" w:type="dxa"/>
              <w:left w:w="70" w:type="dxa"/>
              <w:bottom w:w="70" w:type="dxa"/>
              <w:right w:w="70" w:type="dxa"/>
            </w:tcMar>
            <w:vAlign w:val="center"/>
          </w:tcPr>
          <w:p w14:paraId="5786723C" w14:textId="77777777" w:rsidR="00C01D06" w:rsidRPr="00E37F83" w:rsidRDefault="00C01D06" w:rsidP="00CF7D79">
            <w:pPr>
              <w:jc w:val="both"/>
            </w:pPr>
            <w:r>
              <w:t>QA/ QC</w:t>
            </w:r>
          </w:p>
        </w:tc>
        <w:tc>
          <w:tcPr>
            <w:tcW w:w="7280" w:type="dxa"/>
            <w:tcMar>
              <w:top w:w="70" w:type="dxa"/>
              <w:left w:w="70" w:type="dxa"/>
              <w:bottom w:w="70" w:type="dxa"/>
              <w:right w:w="70" w:type="dxa"/>
            </w:tcMar>
            <w:vAlign w:val="center"/>
          </w:tcPr>
          <w:p w14:paraId="5BD95737" w14:textId="77777777" w:rsidR="00C01D06" w:rsidRPr="00E37F83" w:rsidRDefault="00C01D06" w:rsidP="00CF7D79">
            <w:pPr>
              <w:jc w:val="both"/>
            </w:pPr>
            <w:r>
              <w:t>Bảo đảm chất lượng và kiểm soát chất lượng trong lấy mẫu, quan trắc, thử nghiệm, hiệu chuẩn, kiểm định, tính toán và phát hành kết quả.</w:t>
            </w:r>
          </w:p>
        </w:tc>
      </w:tr>
      <w:tr w:rsidR="00C01D06" w:rsidRPr="00E37F83" w14:paraId="48EDC40B" w14:textId="77777777" w:rsidTr="00DB2F6F">
        <w:trPr>
          <w:jc w:val="center"/>
        </w:trPr>
        <w:tc>
          <w:tcPr>
            <w:tcW w:w="2065" w:type="dxa"/>
            <w:tcMar>
              <w:top w:w="70" w:type="dxa"/>
              <w:left w:w="70" w:type="dxa"/>
              <w:bottom w:w="70" w:type="dxa"/>
              <w:right w:w="70" w:type="dxa"/>
            </w:tcMar>
            <w:vAlign w:val="center"/>
          </w:tcPr>
          <w:p w14:paraId="0FB28D5E" w14:textId="77777777" w:rsidR="00C01D06" w:rsidRPr="00E37F83" w:rsidRDefault="00C01D06" w:rsidP="00CF7D79">
            <w:pPr>
              <w:jc w:val="both"/>
            </w:pPr>
            <w:r>
              <w:t>LOD/ LOQ</w:t>
            </w:r>
          </w:p>
        </w:tc>
        <w:tc>
          <w:tcPr>
            <w:tcW w:w="7280" w:type="dxa"/>
            <w:tcMar>
              <w:top w:w="70" w:type="dxa"/>
              <w:left w:w="70" w:type="dxa"/>
              <w:bottom w:w="70" w:type="dxa"/>
              <w:right w:w="70" w:type="dxa"/>
            </w:tcMar>
            <w:vAlign w:val="center"/>
          </w:tcPr>
          <w:p w14:paraId="4FE6162E" w14:textId="77777777" w:rsidR="00C01D06" w:rsidRPr="00E37F83" w:rsidRDefault="00C01D06" w:rsidP="00CF7D79">
            <w:pPr>
              <w:jc w:val="both"/>
            </w:pPr>
            <w:r>
              <w:t xml:space="preserve">Giới hạn phát hiện/ </w:t>
            </w:r>
            <w:r>
              <w:rPr>
                <w:lang w:val="vi-VN"/>
              </w:rPr>
              <w:t>G</w:t>
            </w:r>
            <w:r>
              <w:t>iới hạn định lượng của phương pháp phân tích hoặc thông số quan trắc môi trường.</w:t>
            </w:r>
          </w:p>
        </w:tc>
      </w:tr>
      <w:tr w:rsidR="00C01D06" w:rsidRPr="00E37F83" w14:paraId="4C2666A1" w14:textId="77777777" w:rsidTr="00DB2F6F">
        <w:trPr>
          <w:jc w:val="center"/>
        </w:trPr>
        <w:tc>
          <w:tcPr>
            <w:tcW w:w="2065" w:type="dxa"/>
            <w:tcMar>
              <w:top w:w="70" w:type="dxa"/>
              <w:left w:w="70" w:type="dxa"/>
              <w:bottom w:w="70" w:type="dxa"/>
              <w:right w:w="70" w:type="dxa"/>
            </w:tcMar>
            <w:vAlign w:val="center"/>
          </w:tcPr>
          <w:p w14:paraId="6486B1F6" w14:textId="77777777" w:rsidR="00C01D06" w:rsidRPr="00E37F83" w:rsidRDefault="00C01D06" w:rsidP="00CF7D79">
            <w:pPr>
              <w:jc w:val="both"/>
            </w:pPr>
            <w:r>
              <w:t>U</w:t>
            </w:r>
          </w:p>
        </w:tc>
        <w:tc>
          <w:tcPr>
            <w:tcW w:w="7280" w:type="dxa"/>
            <w:tcMar>
              <w:top w:w="70" w:type="dxa"/>
              <w:left w:w="70" w:type="dxa"/>
              <w:bottom w:w="70" w:type="dxa"/>
              <w:right w:w="70" w:type="dxa"/>
            </w:tcMar>
            <w:vAlign w:val="center"/>
          </w:tcPr>
          <w:p w14:paraId="1E660DA6" w14:textId="77777777" w:rsidR="00C01D06" w:rsidRPr="00E37F83" w:rsidRDefault="00C01D06" w:rsidP="00CF7D79">
            <w:pPr>
              <w:jc w:val="both"/>
            </w:pPr>
            <w:r>
              <w:t>Độ không đảm bảo đo mở rộng hoặc độ không đảm bảo đo được công bố theo mô hình đo, quy trình và phạm vi áp dụng.</w:t>
            </w:r>
          </w:p>
        </w:tc>
      </w:tr>
    </w:tbl>
    <w:p w14:paraId="783C19B5" w14:textId="77777777" w:rsidR="00C01D06" w:rsidRPr="00E37F83" w:rsidRDefault="00C01D06" w:rsidP="00DB2F6F">
      <w:pPr>
        <w:pStyle w:val="Heading1"/>
        <w:spacing w:before="120"/>
        <w:jc w:val="both"/>
        <w:rPr>
          <w:bCs/>
          <w:sz w:val="24"/>
          <w:szCs w:val="24"/>
        </w:rPr>
      </w:pPr>
      <w:r>
        <w:rPr>
          <w:rFonts w:eastAsia="Times New Roman"/>
          <w:bCs/>
          <w:i w:val="0"/>
          <w:sz w:val="24"/>
          <w:szCs w:val="24"/>
        </w:rPr>
        <w:t>4. Nguyên tắc kiểm soát và số hóa</w:t>
      </w:r>
    </w:p>
    <w:p w14:paraId="34B3322F"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Chỉ công bố/ thông báo năng lực đúng năng lực thực tế đã được đánh giá đạt, có bằng chứng và được phê duyệt nội bộ.</w:t>
      </w:r>
    </w:p>
    <w:p w14:paraId="5999117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Mọi phạm vi công bố/ thông báo phải có trạng thái rõ ràng trên ManLab; không được thực hiện dịch vụ ngoài phạm vi đã công khai/ còn hiệu lực.</w:t>
      </w:r>
    </w:p>
    <w:p w14:paraId="603FB44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Menu P21 – Kiểm soát sự phù hợp là nguồn kiểm soát trạng thái pháp lý và trạng thái công bố. Danh mục Phương tiện đo chỉ là nguồn tham chiếu kỹ thuật/ vận hành.</w:t>
      </w:r>
    </w:p>
    <w:p w14:paraId="06F414E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lastRenderedPageBreak/>
        <w:t>Mọi dữ liệu tại thời điểm đánh giá và thời điểm công khai, bao gồm nhân sự, thiết bị, chuẩn, phương pháp, điều kiện môi trường, hiệu lực chứng chỉ, kết quả QA/ QC và phê duyệt.</w:t>
      </w:r>
    </w:p>
    <w:p w14:paraId="5CD1FD10"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Mọi hành động tạo mới, sửa, gửi duyệt, đánh giá, phê duyệt, công khai, điều chỉnh, tạm dừng, hủy bỏ phải có nhật ký thao tác, người thực hiện, thời điểm, lý do và tài liệu đính kèm.</w:t>
      </w:r>
    </w:p>
    <w:p w14:paraId="7EE63C4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Hồ sơ điện tử có giá trị kiểm soát nội bộ khi được tạo trên tài khoản được phân quyền, ký số hoặc xác thực theo quy định nội bộ; bản xuất PDF/ Word chỉ là bản thể hiện tại thời điểm xuất.</w:t>
      </w:r>
    </w:p>
    <w:p w14:paraId="61A37E7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Dữ liệu cá nhân, dữ liệu khách hàng, dữ liệu kỹ thuật và hồ sơ pháp lý phải được phân quyền, bảo mật, kiểm soát truy cập, sao lưu và chống sửa đổi trái phép.</w:t>
      </w:r>
    </w:p>
    <w:p w14:paraId="5837225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Trường hợp văn bản pháp luật thay đổi, Quản lý chất lượng phải mở hồ sơ rà soát P21, đánh giá tác động và cập nhật thủ tục/ cấu hình trước khi áp dụng.</w:t>
      </w:r>
    </w:p>
    <w:p w14:paraId="562D93FC" w14:textId="77777777" w:rsidR="00C01D06" w:rsidRPr="00E37F83" w:rsidRDefault="00C01D06" w:rsidP="005A232C">
      <w:pPr>
        <w:pStyle w:val="Heading1"/>
        <w:spacing w:before="120" w:after="120"/>
        <w:jc w:val="both"/>
        <w:rPr>
          <w:bCs/>
          <w:sz w:val="24"/>
          <w:szCs w:val="24"/>
        </w:rPr>
      </w:pPr>
      <w:r>
        <w:rPr>
          <w:rFonts w:eastAsia="Times New Roman"/>
          <w:bCs/>
          <w:i w:val="0"/>
          <w:sz w:val="24"/>
          <w:szCs w:val="24"/>
        </w:rPr>
        <w:t>5. Mục tiêu nghiệp vụ, actor, đầu vào, đầu ra</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7370"/>
      </w:tblGrid>
      <w:tr w:rsidR="005A232C" w:rsidRPr="00E37F83" w14:paraId="3B545906" w14:textId="77777777" w:rsidTr="005A232C">
        <w:trPr>
          <w:jc w:val="center"/>
        </w:trPr>
        <w:tc>
          <w:tcPr>
            <w:tcW w:w="1975" w:type="dxa"/>
            <w:shd w:val="clear" w:color="auto" w:fill="D9EAF7"/>
            <w:tcMar>
              <w:top w:w="70" w:type="dxa"/>
              <w:left w:w="70" w:type="dxa"/>
              <w:bottom w:w="70" w:type="dxa"/>
              <w:right w:w="70" w:type="dxa"/>
            </w:tcMar>
            <w:vAlign w:val="center"/>
          </w:tcPr>
          <w:p w14:paraId="2D931AB7" w14:textId="77777777" w:rsidR="005A232C" w:rsidRPr="00E37F83" w:rsidRDefault="005A232C" w:rsidP="005A232C">
            <w:pPr>
              <w:jc w:val="center"/>
              <w:rPr>
                <w:b/>
                <w:bCs/>
                <w:lang w:val="vi-VN"/>
              </w:rPr>
            </w:pPr>
            <w:r>
              <w:rPr>
                <w:b/>
                <w:bCs/>
              </w:rPr>
              <w:t>Nhóm</w:t>
            </w:r>
          </w:p>
        </w:tc>
        <w:tc>
          <w:tcPr>
            <w:tcW w:w="7370" w:type="dxa"/>
            <w:shd w:val="clear" w:color="auto" w:fill="D9EAF7"/>
            <w:tcMar>
              <w:top w:w="70" w:type="dxa"/>
              <w:left w:w="70" w:type="dxa"/>
              <w:bottom w:w="70" w:type="dxa"/>
              <w:right w:w="70" w:type="dxa"/>
            </w:tcMar>
            <w:vAlign w:val="center"/>
          </w:tcPr>
          <w:p w14:paraId="7F74B518" w14:textId="77777777" w:rsidR="005A232C" w:rsidRPr="00E37F83" w:rsidRDefault="005A232C" w:rsidP="005A232C">
            <w:pPr>
              <w:jc w:val="center"/>
            </w:pPr>
            <w:r>
              <w:rPr>
                <w:b/>
                <w:bCs/>
              </w:rPr>
              <w:t>Nội dung áp dụng</w:t>
            </w:r>
          </w:p>
        </w:tc>
      </w:tr>
      <w:tr w:rsidR="005A232C" w:rsidRPr="00E37F83" w14:paraId="594A04AA" w14:textId="77777777" w:rsidTr="005A232C">
        <w:trPr>
          <w:jc w:val="center"/>
        </w:trPr>
        <w:tc>
          <w:tcPr>
            <w:tcW w:w="1975" w:type="dxa"/>
            <w:tcMar>
              <w:top w:w="70" w:type="dxa"/>
              <w:left w:w="70" w:type="dxa"/>
              <w:bottom w:w="70" w:type="dxa"/>
              <w:right w:w="70" w:type="dxa"/>
            </w:tcMar>
            <w:vAlign w:val="center"/>
          </w:tcPr>
          <w:p w14:paraId="2DE80609" w14:textId="77777777" w:rsidR="005A232C" w:rsidRPr="00E37F83" w:rsidRDefault="005A232C" w:rsidP="005A232C">
            <w:pPr>
              <w:jc w:val="both"/>
            </w:pPr>
            <w:r>
              <w:t>Mục tiêu nghiệp vụ</w:t>
            </w:r>
          </w:p>
        </w:tc>
        <w:tc>
          <w:tcPr>
            <w:tcW w:w="7370" w:type="dxa"/>
            <w:tcMar>
              <w:top w:w="70" w:type="dxa"/>
              <w:left w:w="70" w:type="dxa"/>
              <w:bottom w:w="70" w:type="dxa"/>
              <w:right w:w="70" w:type="dxa"/>
            </w:tcMar>
            <w:vAlign w:val="center"/>
          </w:tcPr>
          <w:p w14:paraId="393C4C5B" w14:textId="77777777" w:rsidR="005A232C" w:rsidRPr="00E37F83" w:rsidRDefault="005A232C" w:rsidP="005A232C">
            <w:pPr>
              <w:jc w:val="both"/>
            </w:pPr>
            <w:r>
              <w:t>Thiết lập chu trình khép kín để kiểm soát năng lực đo lường và quan trắc môi trường trên ManLab, bao gồm: tạo mới đối tượng năng lực/phương tiện đo, lập kế hoạch, đánh giá, phê duyệt, công bố/thông báo, công khai, duy trì, điều chỉnh, tạm dừng, khôi phục và hủy bỏ. Quy trình bảo đảm truy xuất nguồn gốc, kiểm soát trạng thái, hậu kiểm và ngăn ngừa việc sử dụng nhầm phạm vi chưa có hiệu lực, đã tạm dừng, đã hủy bỏ hoặc đã hết hiệu lực.</w:t>
            </w:r>
          </w:p>
        </w:tc>
      </w:tr>
      <w:tr w:rsidR="005A232C" w:rsidRPr="00E37F83" w14:paraId="4B28D158" w14:textId="77777777" w:rsidTr="005A232C">
        <w:trPr>
          <w:jc w:val="center"/>
        </w:trPr>
        <w:tc>
          <w:tcPr>
            <w:tcW w:w="1975" w:type="dxa"/>
            <w:tcMar>
              <w:top w:w="70" w:type="dxa"/>
              <w:left w:w="70" w:type="dxa"/>
              <w:bottom w:w="70" w:type="dxa"/>
              <w:right w:w="70" w:type="dxa"/>
            </w:tcMar>
            <w:vAlign w:val="center"/>
          </w:tcPr>
          <w:p w14:paraId="07A1E426" w14:textId="77777777" w:rsidR="005A232C" w:rsidRPr="00E37F83" w:rsidRDefault="005A232C" w:rsidP="005A232C">
            <w:pPr>
              <w:jc w:val="both"/>
            </w:pPr>
            <w:r>
              <w:t>Actor chính trên ManLab</w:t>
            </w:r>
          </w:p>
        </w:tc>
        <w:tc>
          <w:tcPr>
            <w:tcW w:w="7370" w:type="dxa"/>
            <w:tcMar>
              <w:top w:w="70" w:type="dxa"/>
              <w:left w:w="70" w:type="dxa"/>
              <w:bottom w:w="70" w:type="dxa"/>
              <w:right w:w="70" w:type="dxa"/>
            </w:tcMar>
            <w:vAlign w:val="center"/>
          </w:tcPr>
          <w:p w14:paraId="68BA38FB" w14:textId="77777777" w:rsidR="005A232C" w:rsidRPr="00E37F83" w:rsidRDefault="005A232C" w:rsidP="005A232C">
            <w:pPr>
              <w:jc w:val="both"/>
              <w:rPr>
                <w:b/>
                <w:bCs/>
              </w:rPr>
            </w:pPr>
            <w:r>
              <w:rPr>
                <w:rStyle w:val="Strong"/>
                <w:b w:val="0"/>
                <w:bCs w:val="0"/>
              </w:rPr>
              <w:t>Super Admin; Lãnh đạo Viện; Lãnh đạo phòng; Người thực hiện</w:t>
            </w:r>
          </w:p>
        </w:tc>
      </w:tr>
      <w:tr w:rsidR="005A232C" w:rsidRPr="00E37F83" w14:paraId="7FE5AD00" w14:textId="77777777" w:rsidTr="005A232C">
        <w:trPr>
          <w:jc w:val="center"/>
        </w:trPr>
        <w:tc>
          <w:tcPr>
            <w:tcW w:w="1975" w:type="dxa"/>
            <w:tcMar>
              <w:top w:w="70" w:type="dxa"/>
              <w:left w:w="70" w:type="dxa"/>
              <w:bottom w:w="70" w:type="dxa"/>
              <w:right w:w="70" w:type="dxa"/>
            </w:tcMar>
            <w:vAlign w:val="center"/>
          </w:tcPr>
          <w:p w14:paraId="77F406D7" w14:textId="77777777" w:rsidR="005A232C" w:rsidRPr="00E37F83" w:rsidRDefault="005A232C" w:rsidP="005A232C">
            <w:pPr>
              <w:jc w:val="both"/>
            </w:pPr>
            <w:r>
              <w:t>Đầu vào</w:t>
            </w:r>
          </w:p>
        </w:tc>
        <w:tc>
          <w:tcPr>
            <w:tcW w:w="7370" w:type="dxa"/>
            <w:tcMar>
              <w:top w:w="70" w:type="dxa"/>
              <w:left w:w="70" w:type="dxa"/>
              <w:bottom w:w="70" w:type="dxa"/>
              <w:right w:w="70" w:type="dxa"/>
            </w:tcMar>
            <w:vAlign w:val="center"/>
          </w:tcPr>
          <w:p w14:paraId="67B75931" w14:textId="77777777" w:rsidR="005A232C" w:rsidRPr="00E37F83" w:rsidRDefault="005A232C" w:rsidP="005A232C">
            <w:pPr>
              <w:jc w:val="both"/>
            </w:pPr>
            <w:r>
              <w:t>Nhu cầu công bố/thông báo, điều chỉnh, tạm dừng, khôi phục hoặc hủy bỏ năng lực; dữ liệu phương tiện đo/chuẩn đo lường; nền mẫu, thông số quan trắc; phạm vi đo; quy trình/phương pháp; thiết bị; nhân sự; điều kiện môi trường; hồ sơ hiệu chuẩn/kiểm định; hồ sơ QA/QC; độ không đảm bảo đo; LOD/LOQ; căn cứ pháp lý; biểu mẫu áp dụng; dữ liệu liên kết từ Danh mục Phương tiện đo nếu có.</w:t>
            </w:r>
          </w:p>
        </w:tc>
      </w:tr>
      <w:tr w:rsidR="005A232C" w:rsidRPr="00E37F83" w14:paraId="68A5649E" w14:textId="77777777" w:rsidTr="005A232C">
        <w:trPr>
          <w:jc w:val="center"/>
        </w:trPr>
        <w:tc>
          <w:tcPr>
            <w:tcW w:w="1975" w:type="dxa"/>
            <w:tcMar>
              <w:top w:w="70" w:type="dxa"/>
              <w:left w:w="70" w:type="dxa"/>
              <w:bottom w:w="70" w:type="dxa"/>
              <w:right w:w="70" w:type="dxa"/>
            </w:tcMar>
            <w:vAlign w:val="center"/>
          </w:tcPr>
          <w:p w14:paraId="292AD109" w14:textId="77777777" w:rsidR="005A232C" w:rsidRPr="00E37F83" w:rsidRDefault="005A232C" w:rsidP="005A232C">
            <w:pPr>
              <w:jc w:val="both"/>
            </w:pPr>
            <w:r>
              <w:t>Đầu ra</w:t>
            </w:r>
          </w:p>
        </w:tc>
        <w:tc>
          <w:tcPr>
            <w:tcW w:w="7370" w:type="dxa"/>
            <w:tcMar>
              <w:top w:w="70" w:type="dxa"/>
              <w:left w:w="70" w:type="dxa"/>
              <w:bottom w:w="70" w:type="dxa"/>
              <w:right w:w="70" w:type="dxa"/>
            </w:tcMar>
            <w:vAlign w:val="center"/>
          </w:tcPr>
          <w:p w14:paraId="6AA21FA8" w14:textId="77777777" w:rsidR="005A232C" w:rsidRPr="00E37F83" w:rsidRDefault="005A232C" w:rsidP="005A232C">
            <w:pPr>
              <w:jc w:val="both"/>
            </w:pPr>
            <w:r>
              <w:t>Kế hoạch đánh giá; checklist đánh giá; biên bản/kết luận đánh giá; bản công bố/thông báo; hồ sơ gửi và bằng chứng tiếp nhận; danh mục năng lực được công khai; quyết định/phiếu điều chỉnh, tạm dừng, khôi phục, hủy bỏ; nhật ký thay đổi; cảnh báo hiệu lực; báo cáo hậu kiểm.</w:t>
            </w:r>
          </w:p>
        </w:tc>
      </w:tr>
      <w:tr w:rsidR="005A232C" w:rsidRPr="00E37F83" w14:paraId="7356BD57" w14:textId="77777777" w:rsidTr="005A232C">
        <w:trPr>
          <w:jc w:val="center"/>
        </w:trPr>
        <w:tc>
          <w:tcPr>
            <w:tcW w:w="1975" w:type="dxa"/>
            <w:tcMar>
              <w:top w:w="70" w:type="dxa"/>
              <w:left w:w="70" w:type="dxa"/>
              <w:bottom w:w="70" w:type="dxa"/>
              <w:right w:w="70" w:type="dxa"/>
            </w:tcMar>
            <w:vAlign w:val="center"/>
          </w:tcPr>
          <w:p w14:paraId="2C11F384" w14:textId="77777777" w:rsidR="005A232C" w:rsidRPr="00E37F83" w:rsidRDefault="005A232C" w:rsidP="005A232C">
            <w:pPr>
              <w:jc w:val="both"/>
            </w:pPr>
            <w:r>
              <w:t>Hồ sơ liên quan</w:t>
            </w:r>
          </w:p>
        </w:tc>
        <w:tc>
          <w:tcPr>
            <w:tcW w:w="7370" w:type="dxa"/>
            <w:tcMar>
              <w:top w:w="70" w:type="dxa"/>
              <w:left w:w="70" w:type="dxa"/>
              <w:bottom w:w="70" w:type="dxa"/>
              <w:right w:w="70" w:type="dxa"/>
            </w:tcMar>
            <w:vAlign w:val="center"/>
          </w:tcPr>
          <w:p w14:paraId="47B7DAEE" w14:textId="77777777" w:rsidR="005A232C" w:rsidRPr="00E37F83" w:rsidRDefault="005A232C" w:rsidP="005A232C">
            <w:pPr>
              <w:jc w:val="both"/>
            </w:pPr>
            <w:r>
              <w:t>Biểu mẫu ETV.MP F21.01 đến F21.12; hồ sơ nhân sự; hồ sơ thiết bị/chuẩn; hồ sơ phương pháp; hồ sơ độ không đảm bảo đo; hồ sơ QA/QC; hồ sơ đánh giá nội bộ; hồ sơ công bố/thông báo; bằng chứng công khai; nhật ký thao tác trên ManLab.</w:t>
            </w:r>
          </w:p>
        </w:tc>
      </w:tr>
      <w:tr w:rsidR="005A232C" w:rsidRPr="00E37F83" w14:paraId="44A7333F" w14:textId="77777777" w:rsidTr="005A232C">
        <w:trPr>
          <w:jc w:val="center"/>
        </w:trPr>
        <w:tc>
          <w:tcPr>
            <w:tcW w:w="1975" w:type="dxa"/>
            <w:tcMar>
              <w:top w:w="70" w:type="dxa"/>
              <w:left w:w="70" w:type="dxa"/>
              <w:bottom w:w="70" w:type="dxa"/>
              <w:right w:w="70" w:type="dxa"/>
            </w:tcMar>
            <w:vAlign w:val="center"/>
          </w:tcPr>
          <w:p w14:paraId="61AAAD7C" w14:textId="77777777" w:rsidR="005A232C" w:rsidRPr="00E37F83" w:rsidRDefault="005A232C" w:rsidP="005A232C">
            <w:pPr>
              <w:jc w:val="both"/>
            </w:pPr>
            <w:r>
              <w:t>Điều khoản ISO liên quan</w:t>
            </w:r>
          </w:p>
        </w:tc>
        <w:tc>
          <w:tcPr>
            <w:tcW w:w="7370" w:type="dxa"/>
            <w:tcMar>
              <w:top w:w="70" w:type="dxa"/>
              <w:left w:w="70" w:type="dxa"/>
              <w:bottom w:w="70" w:type="dxa"/>
              <w:right w:w="70" w:type="dxa"/>
            </w:tcMar>
            <w:vAlign w:val="center"/>
          </w:tcPr>
          <w:p w14:paraId="6BCE6A0D" w14:textId="77777777" w:rsidR="00C16064" w:rsidRDefault="005A232C" w:rsidP="005A232C">
            <w:pPr>
              <w:jc w:val="both"/>
              <w:rPr>
                <w:lang w:val="vi-VN"/>
              </w:rPr>
            </w:pPr>
            <w:r>
              <w:t xml:space="preserve">ISO/IEC 17025:2017: 4.1, 4.2, 5, 6.1–6.6, 7.2, 7.5, 7.6, 7.7, 7.8, 7.10, 7.11, 8.3, 8.4, 8.5, 8.6, 8.7, 8.8, 8.9. </w:t>
            </w:r>
          </w:p>
          <w:p w14:paraId="68C76629" w14:textId="77777777" w:rsidR="005A232C" w:rsidRPr="00E37F83" w:rsidRDefault="005A232C" w:rsidP="005A232C">
            <w:pPr>
              <w:jc w:val="both"/>
            </w:pPr>
            <w:r>
              <w:t>ISO 9001:2015 nếu áp dụng: 6.1, 7.5, 8.1, 9.1, 10.2.</w:t>
            </w:r>
          </w:p>
        </w:tc>
      </w:tr>
      <w:tr w:rsidR="005A232C" w:rsidRPr="00E37F83" w14:paraId="4745C3D9" w14:textId="77777777" w:rsidTr="005A232C">
        <w:trPr>
          <w:jc w:val="center"/>
        </w:trPr>
        <w:tc>
          <w:tcPr>
            <w:tcW w:w="1975" w:type="dxa"/>
            <w:tcMar>
              <w:top w:w="70" w:type="dxa"/>
              <w:left w:w="70" w:type="dxa"/>
              <w:bottom w:w="70" w:type="dxa"/>
              <w:right w:w="70" w:type="dxa"/>
            </w:tcMar>
            <w:vAlign w:val="center"/>
          </w:tcPr>
          <w:p w14:paraId="5D65D77E" w14:textId="77777777" w:rsidR="005A232C" w:rsidRPr="00E37F83" w:rsidRDefault="005A232C" w:rsidP="005A232C">
            <w:pPr>
              <w:jc w:val="both"/>
            </w:pPr>
            <w:r>
              <w:t>Triển khai ManLab</w:t>
            </w:r>
          </w:p>
        </w:tc>
        <w:tc>
          <w:tcPr>
            <w:tcW w:w="7370" w:type="dxa"/>
            <w:tcMar>
              <w:top w:w="70" w:type="dxa"/>
              <w:left w:w="70" w:type="dxa"/>
              <w:bottom w:w="70" w:type="dxa"/>
              <w:right w:w="70" w:type="dxa"/>
            </w:tcMar>
            <w:vAlign w:val="center"/>
          </w:tcPr>
          <w:p w14:paraId="2708F449" w14:textId="77777777" w:rsidR="004B0FD7" w:rsidRDefault="005A232C" w:rsidP="005A232C">
            <w:pPr>
              <w:jc w:val="both"/>
              <w:rPr>
                <w:lang w:val="vi-VN"/>
              </w:rPr>
            </w:pPr>
            <w:r>
              <w:t xml:space="preserve">Menu P21 – Kiểm soát sự phù hợp được thiết kế độc lập với menu Danh mục Phương tiện đo, có liên kết dữ liệu khi cần. </w:t>
            </w:r>
          </w:p>
          <w:p w14:paraId="1D90637F" w14:textId="77777777" w:rsidR="005A232C" w:rsidRPr="00E37F83" w:rsidRDefault="005A232C" w:rsidP="005A232C">
            <w:pPr>
              <w:jc w:val="both"/>
            </w:pPr>
            <w:r>
              <w:t>ManLab kiểm soát workflow trạng thái, phân quyền theo 4 vai trò, checklist điện tử, phê duyệt nhiều cấp, snapshot dữ liệu, QR công khai, cảnh báo hiệu lực, API/đồng bộ dữ liệu một chiều có kiểm soát với Danh mục Phương tiện đo và website công khai nếu được phê duyệt.</w:t>
            </w:r>
          </w:p>
        </w:tc>
      </w:tr>
    </w:tbl>
    <w:p w14:paraId="5A7724F6" w14:textId="77777777" w:rsidR="00C01D06" w:rsidRPr="00E37F83" w:rsidRDefault="00C01D06" w:rsidP="005A232C">
      <w:pPr>
        <w:pStyle w:val="Heading1"/>
        <w:spacing w:before="120" w:after="120"/>
        <w:jc w:val="both"/>
        <w:rPr>
          <w:rFonts w:eastAsia="Times New Roman"/>
          <w:bCs/>
          <w:i w:val="0"/>
          <w:sz w:val="24"/>
          <w:szCs w:val="24"/>
          <w:lang w:val="vi-VN"/>
        </w:rPr>
      </w:pPr>
      <w:r>
        <w:rPr>
          <w:rFonts w:eastAsia="Times New Roman"/>
          <w:bCs/>
          <w:i w:val="0"/>
          <w:sz w:val="24"/>
          <w:szCs w:val="24"/>
        </w:rPr>
        <w:lastRenderedPageBreak/>
        <w:t>6. Trách nhiệm</w:t>
      </w:r>
    </w:p>
    <w:tbl>
      <w:tblPr>
        <w:tblStyle w:val="TableGrid"/>
        <w:tblW w:w="0" w:type="auto"/>
        <w:tblLook w:val="04A0" w:firstRow="1" w:lastRow="0" w:firstColumn="1" w:lastColumn="0" w:noHBand="0" w:noVBand="1"/>
      </w:tblPr>
      <w:tblGrid>
        <w:gridCol w:w="1705"/>
        <w:gridCol w:w="1800"/>
        <w:gridCol w:w="5840"/>
      </w:tblGrid>
      <w:tr w:rsidR="008A3C7D" w:rsidRPr="00E37F83" w14:paraId="57A3B8D5" w14:textId="77777777" w:rsidTr="008A3C7D">
        <w:tc>
          <w:tcPr>
            <w:tcW w:w="1705" w:type="dxa"/>
            <w:vAlign w:val="center"/>
          </w:tcPr>
          <w:p w14:paraId="27D1D5FF" w14:textId="77777777" w:rsidR="008A3C7D" w:rsidRPr="00E37F83" w:rsidRDefault="008A3C7D" w:rsidP="008A3C7D">
            <w:pPr>
              <w:jc w:val="center"/>
              <w:rPr>
                <w:lang w:val="vi-VN"/>
              </w:rPr>
            </w:pPr>
            <w:r>
              <w:rPr>
                <w:b/>
                <w:bCs/>
              </w:rPr>
              <w:t>Vai trò trên ManLab</w:t>
            </w:r>
          </w:p>
        </w:tc>
        <w:tc>
          <w:tcPr>
            <w:tcW w:w="1800" w:type="dxa"/>
            <w:vAlign w:val="center"/>
          </w:tcPr>
          <w:p w14:paraId="380B6F4E" w14:textId="77777777" w:rsidR="008A3C7D" w:rsidRPr="00E37F83" w:rsidRDefault="008A3C7D" w:rsidP="008A3C7D">
            <w:pPr>
              <w:jc w:val="center"/>
              <w:rPr>
                <w:lang w:val="vi-VN"/>
              </w:rPr>
            </w:pPr>
            <w:r>
              <w:rPr>
                <w:b/>
                <w:bCs/>
              </w:rPr>
              <w:t>Vai trò nghiệp vụ trong P21</w:t>
            </w:r>
          </w:p>
        </w:tc>
        <w:tc>
          <w:tcPr>
            <w:tcW w:w="5840" w:type="dxa"/>
            <w:vAlign w:val="center"/>
          </w:tcPr>
          <w:p w14:paraId="29B9CABF" w14:textId="77777777" w:rsidR="008A3C7D" w:rsidRPr="00E37F83" w:rsidRDefault="008A3C7D" w:rsidP="008A3C7D">
            <w:pPr>
              <w:jc w:val="center"/>
              <w:rPr>
                <w:lang w:val="vi-VN"/>
              </w:rPr>
            </w:pPr>
            <w:r>
              <w:rPr>
                <w:b/>
                <w:bCs/>
              </w:rPr>
              <w:t>Trách nhiệm chính</w:t>
            </w:r>
          </w:p>
        </w:tc>
      </w:tr>
      <w:tr w:rsidR="008A3C7D" w:rsidRPr="00E37F83" w14:paraId="2C2C78AF" w14:textId="77777777" w:rsidTr="008A3C7D">
        <w:tc>
          <w:tcPr>
            <w:tcW w:w="1705" w:type="dxa"/>
            <w:vAlign w:val="center"/>
          </w:tcPr>
          <w:p w14:paraId="3EF6AD1A" w14:textId="77777777" w:rsidR="008A3C7D" w:rsidRPr="00E37F83" w:rsidRDefault="008A3C7D" w:rsidP="008A3C7D">
            <w:pPr>
              <w:jc w:val="center"/>
              <w:rPr>
                <w:b/>
                <w:bCs/>
                <w:lang w:val="vi-VN"/>
              </w:rPr>
            </w:pPr>
            <w:r>
              <w:rPr>
                <w:rStyle w:val="Strong"/>
                <w:b w:val="0"/>
                <w:bCs w:val="0"/>
              </w:rPr>
              <w:t>Super Admin</w:t>
            </w:r>
          </w:p>
        </w:tc>
        <w:tc>
          <w:tcPr>
            <w:tcW w:w="1800" w:type="dxa"/>
            <w:vAlign w:val="center"/>
          </w:tcPr>
          <w:p w14:paraId="185BA39A" w14:textId="77777777" w:rsidR="008A3C7D" w:rsidRPr="00E37F83" w:rsidRDefault="008A3C7D" w:rsidP="008A3C7D">
            <w:pPr>
              <w:jc w:val="center"/>
              <w:rPr>
                <w:lang w:val="vi-VN"/>
              </w:rPr>
            </w:pPr>
            <w:r>
              <w:t>Quản trị hệ thống ManLab</w:t>
            </w:r>
          </w:p>
        </w:tc>
        <w:tc>
          <w:tcPr>
            <w:tcW w:w="5840" w:type="dxa"/>
            <w:vAlign w:val="center"/>
          </w:tcPr>
          <w:p w14:paraId="0EA006AB" w14:textId="77777777" w:rsidR="008A3C7D" w:rsidRPr="00E37F83" w:rsidRDefault="008A3C7D" w:rsidP="008A3C7D">
            <w:pPr>
              <w:jc w:val="both"/>
              <w:rPr>
                <w:lang w:val="vi-VN"/>
              </w:rPr>
            </w:pPr>
            <w:r>
              <w:t>Cấu hình menu P21, workflow, phân quyền, biểu mẫu, trạng thái, cảnh báo, QR, chữ ký số, API, sao lưu, bảo mật và nhật ký hệ thống. Không phê duyệt nội dung chuyên môn và không thay thế trách nhiệm của Lãnh đạo Viện hoặc Lãnh đạo phòng.</w:t>
            </w:r>
          </w:p>
        </w:tc>
      </w:tr>
      <w:tr w:rsidR="008A3C7D" w:rsidRPr="00E37F83" w14:paraId="5BAA8EB2" w14:textId="77777777" w:rsidTr="008A3C7D">
        <w:tc>
          <w:tcPr>
            <w:tcW w:w="1705" w:type="dxa"/>
            <w:vAlign w:val="center"/>
          </w:tcPr>
          <w:p w14:paraId="411E8BA5" w14:textId="77777777" w:rsidR="008A3C7D" w:rsidRPr="00E37F83" w:rsidRDefault="008A3C7D" w:rsidP="008A3C7D">
            <w:pPr>
              <w:jc w:val="center"/>
              <w:rPr>
                <w:b/>
                <w:bCs/>
                <w:lang w:val="vi-VN"/>
              </w:rPr>
            </w:pPr>
            <w:r>
              <w:rPr>
                <w:rStyle w:val="Strong"/>
                <w:b w:val="0"/>
                <w:bCs w:val="0"/>
              </w:rPr>
              <w:t>Lãnh đạo Viện</w:t>
            </w:r>
          </w:p>
        </w:tc>
        <w:tc>
          <w:tcPr>
            <w:tcW w:w="1800" w:type="dxa"/>
            <w:vAlign w:val="center"/>
          </w:tcPr>
          <w:p w14:paraId="4BE00A03" w14:textId="77777777" w:rsidR="008A3C7D" w:rsidRPr="00E37F83" w:rsidRDefault="008A3C7D" w:rsidP="008A3C7D">
            <w:pPr>
              <w:jc w:val="center"/>
              <w:rPr>
                <w:lang w:val="vi-VN"/>
              </w:rPr>
            </w:pPr>
            <w:r>
              <w:t>Người phê duyệt cuối cùng</w:t>
            </w:r>
          </w:p>
        </w:tc>
        <w:tc>
          <w:tcPr>
            <w:tcW w:w="5840" w:type="dxa"/>
            <w:vAlign w:val="center"/>
          </w:tcPr>
          <w:p w14:paraId="6CED0375" w14:textId="77777777" w:rsidR="008A3C7D" w:rsidRPr="00E37F83" w:rsidRDefault="008A3C7D" w:rsidP="008A3C7D">
            <w:pPr>
              <w:jc w:val="both"/>
              <w:rPr>
                <w:lang w:val="vi-VN"/>
              </w:rPr>
            </w:pPr>
            <w:r>
              <w:t>Phê duyệt chủ trương công bố/thông báo; phê duyệt nội bộ bản công bố/thông báo, điều chỉnh, tạm dừng, khôi phục, hủy bỏ; chịu trách nhiệm cuối cùng về việc công bố đúng năng lực, đúng phạm vi và duy trì nguồn lực phù hợp.</w:t>
            </w:r>
          </w:p>
        </w:tc>
      </w:tr>
      <w:tr w:rsidR="008A3C7D" w:rsidRPr="00E37F83" w14:paraId="05638BB6" w14:textId="77777777" w:rsidTr="008A3C7D">
        <w:tc>
          <w:tcPr>
            <w:tcW w:w="1705" w:type="dxa"/>
            <w:vAlign w:val="center"/>
          </w:tcPr>
          <w:p w14:paraId="393131C9" w14:textId="77777777" w:rsidR="008A3C7D" w:rsidRPr="00E37F83" w:rsidRDefault="008A3C7D" w:rsidP="008A3C7D">
            <w:pPr>
              <w:jc w:val="center"/>
              <w:rPr>
                <w:b/>
                <w:bCs/>
                <w:lang w:val="vi-VN"/>
              </w:rPr>
            </w:pPr>
            <w:r>
              <w:rPr>
                <w:rStyle w:val="Strong"/>
                <w:b w:val="0"/>
                <w:bCs w:val="0"/>
              </w:rPr>
              <w:t>Lãnh đạo phòng</w:t>
            </w:r>
          </w:p>
        </w:tc>
        <w:tc>
          <w:tcPr>
            <w:tcW w:w="1800" w:type="dxa"/>
            <w:vAlign w:val="center"/>
          </w:tcPr>
          <w:p w14:paraId="2F4FADCF" w14:textId="77777777" w:rsidR="008A3C7D" w:rsidRPr="00E37F83" w:rsidRDefault="008A3C7D" w:rsidP="008A3C7D">
            <w:pPr>
              <w:jc w:val="center"/>
              <w:rPr>
                <w:lang w:val="vi-VN"/>
              </w:rPr>
            </w:pPr>
            <w:r>
              <w:t>Người soát xét/đánh giá chuyên môn</w:t>
            </w:r>
          </w:p>
        </w:tc>
        <w:tc>
          <w:tcPr>
            <w:tcW w:w="5840" w:type="dxa"/>
            <w:vAlign w:val="center"/>
          </w:tcPr>
          <w:p w14:paraId="1ECBA41C" w14:textId="77777777" w:rsidR="008A3C7D" w:rsidRPr="00E37F83" w:rsidRDefault="008A3C7D" w:rsidP="008A3C7D">
            <w:pPr>
              <w:jc w:val="both"/>
              <w:rPr>
                <w:lang w:val="vi-VN"/>
              </w:rPr>
            </w:pPr>
            <w:r>
              <w:t>Xem xét đề xuất phạm vi; phê duyệt hoặc phân công kế hoạch đánh giá; kiểm tra sự phù hợp của phương pháp, nhân sự, thiết bị, chuẩn, điều kiện môi trường, độ không đảm bảo đo, LOD/LOQ, QA/QC; kết luận đủ/không đủ điều kiện trước khi trình Lãnh đạo Viện.</w:t>
            </w:r>
          </w:p>
        </w:tc>
      </w:tr>
      <w:tr w:rsidR="008A3C7D" w:rsidRPr="00E37F83" w14:paraId="61A72926" w14:textId="77777777" w:rsidTr="008A3C7D">
        <w:tc>
          <w:tcPr>
            <w:tcW w:w="1705" w:type="dxa"/>
            <w:vAlign w:val="center"/>
          </w:tcPr>
          <w:p w14:paraId="56F367CF" w14:textId="77777777" w:rsidR="008A3C7D" w:rsidRPr="00E37F83" w:rsidRDefault="008A3C7D" w:rsidP="008A3C7D">
            <w:pPr>
              <w:jc w:val="center"/>
              <w:rPr>
                <w:b/>
                <w:bCs/>
                <w:lang w:val="vi-VN"/>
              </w:rPr>
            </w:pPr>
            <w:r>
              <w:rPr>
                <w:rStyle w:val="Strong"/>
                <w:b w:val="0"/>
                <w:bCs w:val="0"/>
              </w:rPr>
              <w:t>Người thực hiện / Public user</w:t>
            </w:r>
          </w:p>
        </w:tc>
        <w:tc>
          <w:tcPr>
            <w:tcW w:w="1800" w:type="dxa"/>
            <w:vAlign w:val="center"/>
          </w:tcPr>
          <w:p w14:paraId="52E24DDC" w14:textId="77777777" w:rsidR="008A3C7D" w:rsidRPr="00E37F83" w:rsidRDefault="008A3C7D" w:rsidP="008A3C7D">
            <w:pPr>
              <w:jc w:val="center"/>
              <w:rPr>
                <w:lang w:val="vi-VN"/>
              </w:rPr>
            </w:pPr>
            <w:r>
              <w:t>Người lập hồ sơ, cập nhật dữ liệu, thực hiện đánh giá theo phân công</w:t>
            </w:r>
          </w:p>
        </w:tc>
        <w:tc>
          <w:tcPr>
            <w:tcW w:w="5840" w:type="dxa"/>
            <w:vAlign w:val="center"/>
          </w:tcPr>
          <w:p w14:paraId="4ED1CCB5" w14:textId="77777777" w:rsidR="008A3C7D" w:rsidRPr="00E37F83" w:rsidRDefault="008A3C7D" w:rsidP="008A3C7D">
            <w:pPr>
              <w:jc w:val="both"/>
              <w:rPr>
                <w:lang w:val="vi-VN"/>
              </w:rPr>
            </w:pPr>
            <w:r>
              <w:t>Tạo mới hồ sơ P21; nhập dữ liệu năng lực; liên kết phương tiện đo/chuẩn đo lường nếu có; chuẩn bị bằng chứng; lập checklist; cập nhật kết quả đánh giá; lập bản công bố/thông báo theo mẫu; chuẩn bị hồ sơ gửi; cập nhật bằng chứng tiếp nhận, công khai, điều chỉnh, tạm dừng, khôi phục hoặc hủy bỏ theo phân công.</w:t>
            </w:r>
          </w:p>
        </w:tc>
      </w:tr>
    </w:tbl>
    <w:p w14:paraId="64E27822" w14:textId="77777777" w:rsidR="005A232C" w:rsidRPr="00E37F83" w:rsidRDefault="005A232C" w:rsidP="008A3C7D">
      <w:pPr>
        <w:pStyle w:val="Heading2"/>
        <w:spacing w:before="120" w:after="120"/>
        <w:rPr>
          <w:rFonts w:ascii="Times New Roman" w:hAnsi="Times New Roman" w:cs="Times New Roman"/>
          <w:b/>
          <w:bCs/>
          <w:i/>
          <w:iCs/>
          <w:sz w:val="24"/>
          <w:szCs w:val="24"/>
          <w:lang w:val="vi-VN"/>
        </w:rPr>
      </w:pPr>
      <w:r>
        <w:rPr>
          <w:rFonts w:ascii="Times New Roman" w:hAnsi="Times New Roman" w:cs="Times New Roman"/>
          <w:b/>
          <w:bCs/>
          <w:i/>
          <w:iCs/>
          <w:sz w:val="24"/>
          <w:szCs w:val="24"/>
        </w:rPr>
        <w:t>6.1. Ma trận quyền thao tác trên ManLab P21</w:t>
      </w:r>
    </w:p>
    <w:tbl>
      <w:tblPr>
        <w:tblStyle w:val="TableGrid"/>
        <w:tblW w:w="0" w:type="auto"/>
        <w:tblLook w:val="04A0" w:firstRow="1" w:lastRow="0" w:firstColumn="1" w:lastColumn="0" w:noHBand="0" w:noVBand="1"/>
      </w:tblPr>
      <w:tblGrid>
        <w:gridCol w:w="2065"/>
        <w:gridCol w:w="1890"/>
        <w:gridCol w:w="1980"/>
        <w:gridCol w:w="1800"/>
        <w:gridCol w:w="1610"/>
      </w:tblGrid>
      <w:tr w:rsidR="008A3C7D" w:rsidRPr="00E37F83" w14:paraId="174A27CF" w14:textId="77777777" w:rsidTr="008A3C7D">
        <w:trPr>
          <w:trHeight w:val="341"/>
          <w:tblHeader/>
        </w:trPr>
        <w:tc>
          <w:tcPr>
            <w:tcW w:w="2065" w:type="dxa"/>
            <w:vAlign w:val="center"/>
          </w:tcPr>
          <w:p w14:paraId="5F27AEAE" w14:textId="77777777" w:rsidR="008A3C7D" w:rsidRPr="00E37F83" w:rsidRDefault="008A3C7D" w:rsidP="008A3C7D">
            <w:pPr>
              <w:jc w:val="center"/>
              <w:rPr>
                <w:lang w:val="vi-VN"/>
              </w:rPr>
            </w:pPr>
            <w:r>
              <w:rPr>
                <w:b/>
                <w:bCs/>
              </w:rPr>
              <w:t>Chức năng P21</w:t>
            </w:r>
          </w:p>
        </w:tc>
        <w:tc>
          <w:tcPr>
            <w:tcW w:w="1890" w:type="dxa"/>
            <w:vAlign w:val="center"/>
          </w:tcPr>
          <w:p w14:paraId="10652C7F" w14:textId="77777777" w:rsidR="008A3C7D" w:rsidRPr="00E37F83" w:rsidRDefault="008A3C7D" w:rsidP="008A3C7D">
            <w:pPr>
              <w:jc w:val="center"/>
              <w:rPr>
                <w:lang w:val="vi-VN"/>
              </w:rPr>
            </w:pPr>
            <w:r>
              <w:rPr>
                <w:b/>
                <w:bCs/>
              </w:rPr>
              <w:t>Người thực hiện</w:t>
            </w:r>
          </w:p>
        </w:tc>
        <w:tc>
          <w:tcPr>
            <w:tcW w:w="1980" w:type="dxa"/>
            <w:vAlign w:val="center"/>
          </w:tcPr>
          <w:p w14:paraId="1468AB1A" w14:textId="77777777" w:rsidR="008A3C7D" w:rsidRPr="00E37F83" w:rsidRDefault="008A3C7D" w:rsidP="008A3C7D">
            <w:pPr>
              <w:jc w:val="center"/>
              <w:rPr>
                <w:lang w:val="vi-VN"/>
              </w:rPr>
            </w:pPr>
            <w:r>
              <w:rPr>
                <w:b/>
                <w:bCs/>
              </w:rPr>
              <w:t>Lãnh đạo phòng</w:t>
            </w:r>
          </w:p>
        </w:tc>
        <w:tc>
          <w:tcPr>
            <w:tcW w:w="1800" w:type="dxa"/>
            <w:vAlign w:val="center"/>
          </w:tcPr>
          <w:p w14:paraId="0E78C94F" w14:textId="77777777" w:rsidR="008A3C7D" w:rsidRPr="00E37F83" w:rsidRDefault="008A3C7D" w:rsidP="008A3C7D">
            <w:pPr>
              <w:jc w:val="center"/>
              <w:rPr>
                <w:lang w:val="vi-VN"/>
              </w:rPr>
            </w:pPr>
            <w:r>
              <w:rPr>
                <w:b/>
                <w:bCs/>
              </w:rPr>
              <w:t>Lãnh đạo Viện</w:t>
            </w:r>
          </w:p>
        </w:tc>
        <w:tc>
          <w:tcPr>
            <w:tcW w:w="1610" w:type="dxa"/>
            <w:vAlign w:val="center"/>
          </w:tcPr>
          <w:p w14:paraId="4ACF8C67" w14:textId="77777777" w:rsidR="008A3C7D" w:rsidRPr="00E37F83" w:rsidRDefault="008A3C7D" w:rsidP="008A3C7D">
            <w:pPr>
              <w:jc w:val="center"/>
              <w:rPr>
                <w:lang w:val="vi-VN"/>
              </w:rPr>
            </w:pPr>
            <w:r>
              <w:rPr>
                <w:b/>
                <w:bCs/>
              </w:rPr>
              <w:t>Super Admin</w:t>
            </w:r>
          </w:p>
        </w:tc>
      </w:tr>
      <w:tr w:rsidR="008A3C7D" w:rsidRPr="00E37F83" w14:paraId="7C64B0CF" w14:textId="77777777" w:rsidTr="008A3C7D">
        <w:tc>
          <w:tcPr>
            <w:tcW w:w="2065" w:type="dxa"/>
            <w:vAlign w:val="center"/>
          </w:tcPr>
          <w:p w14:paraId="12E5E241" w14:textId="77777777" w:rsidR="008A3C7D" w:rsidRPr="00E37F83" w:rsidRDefault="008A3C7D" w:rsidP="008A3C7D">
            <w:pPr>
              <w:rPr>
                <w:lang w:val="vi-VN"/>
              </w:rPr>
            </w:pPr>
            <w:r>
              <w:t>Tạo mới hồ sơ P21</w:t>
            </w:r>
          </w:p>
        </w:tc>
        <w:tc>
          <w:tcPr>
            <w:tcW w:w="1890" w:type="dxa"/>
            <w:vAlign w:val="center"/>
          </w:tcPr>
          <w:p w14:paraId="182597FB" w14:textId="77777777" w:rsidR="008A3C7D" w:rsidRPr="00E37F83" w:rsidRDefault="008A3C7D" w:rsidP="008A3C7D">
            <w:pPr>
              <w:jc w:val="center"/>
              <w:rPr>
                <w:lang w:val="vi-VN"/>
              </w:rPr>
            </w:pPr>
            <w:r>
              <w:t>Có</w:t>
            </w:r>
          </w:p>
        </w:tc>
        <w:tc>
          <w:tcPr>
            <w:tcW w:w="1980" w:type="dxa"/>
            <w:vAlign w:val="center"/>
          </w:tcPr>
          <w:p w14:paraId="75442CC8" w14:textId="77777777" w:rsidR="008A3C7D" w:rsidRPr="00E37F83" w:rsidRDefault="008A3C7D" w:rsidP="008A3C7D">
            <w:pPr>
              <w:jc w:val="center"/>
              <w:rPr>
                <w:lang w:val="vi-VN"/>
              </w:rPr>
            </w:pPr>
            <w:r>
              <w:t>Có</w:t>
            </w:r>
          </w:p>
        </w:tc>
        <w:tc>
          <w:tcPr>
            <w:tcW w:w="1800" w:type="dxa"/>
            <w:vAlign w:val="center"/>
          </w:tcPr>
          <w:p w14:paraId="5376E220" w14:textId="77777777" w:rsidR="008A3C7D" w:rsidRPr="00E37F83" w:rsidRDefault="008A3C7D" w:rsidP="008A3C7D">
            <w:pPr>
              <w:jc w:val="center"/>
              <w:rPr>
                <w:lang w:val="vi-VN"/>
              </w:rPr>
            </w:pPr>
            <w:r>
              <w:t>Xem</w:t>
            </w:r>
          </w:p>
        </w:tc>
        <w:tc>
          <w:tcPr>
            <w:tcW w:w="1610" w:type="dxa"/>
            <w:vAlign w:val="center"/>
          </w:tcPr>
          <w:p w14:paraId="12CDCE01" w14:textId="77777777" w:rsidR="008A3C7D" w:rsidRPr="00E37F83" w:rsidRDefault="008A3C7D" w:rsidP="008A3C7D">
            <w:pPr>
              <w:jc w:val="center"/>
              <w:rPr>
                <w:lang w:val="vi-VN"/>
              </w:rPr>
            </w:pPr>
            <w:r>
              <w:t>Không áp dụng</w:t>
            </w:r>
          </w:p>
        </w:tc>
      </w:tr>
      <w:tr w:rsidR="008A3C7D" w:rsidRPr="00E37F83" w14:paraId="15E87D9F" w14:textId="77777777" w:rsidTr="008A3C7D">
        <w:tc>
          <w:tcPr>
            <w:tcW w:w="2065" w:type="dxa"/>
            <w:vAlign w:val="center"/>
          </w:tcPr>
          <w:p w14:paraId="3DDFFB19" w14:textId="77777777" w:rsidR="008A3C7D" w:rsidRPr="00E37F83" w:rsidRDefault="008A3C7D" w:rsidP="008A3C7D">
            <w:pPr>
              <w:rPr>
                <w:lang w:val="vi-VN"/>
              </w:rPr>
            </w:pPr>
            <w:r>
              <w:t>Nhập/cập nhật dữ liệu dự thảo</w:t>
            </w:r>
          </w:p>
        </w:tc>
        <w:tc>
          <w:tcPr>
            <w:tcW w:w="1890" w:type="dxa"/>
            <w:vAlign w:val="center"/>
          </w:tcPr>
          <w:p w14:paraId="54B0B856" w14:textId="77777777" w:rsidR="008A3C7D" w:rsidRPr="00E37F83" w:rsidRDefault="008A3C7D" w:rsidP="008A3C7D">
            <w:pPr>
              <w:jc w:val="center"/>
              <w:rPr>
                <w:lang w:val="vi-VN"/>
              </w:rPr>
            </w:pPr>
            <w:r>
              <w:t>Có</w:t>
            </w:r>
          </w:p>
        </w:tc>
        <w:tc>
          <w:tcPr>
            <w:tcW w:w="1980" w:type="dxa"/>
            <w:vAlign w:val="center"/>
          </w:tcPr>
          <w:p w14:paraId="1A9C954F" w14:textId="77777777" w:rsidR="008A3C7D" w:rsidRPr="00E37F83" w:rsidRDefault="008A3C7D" w:rsidP="008A3C7D">
            <w:pPr>
              <w:jc w:val="center"/>
              <w:rPr>
                <w:lang w:val="vi-VN"/>
              </w:rPr>
            </w:pPr>
            <w:r>
              <w:t>Có</w:t>
            </w:r>
          </w:p>
        </w:tc>
        <w:tc>
          <w:tcPr>
            <w:tcW w:w="1800" w:type="dxa"/>
            <w:vAlign w:val="center"/>
          </w:tcPr>
          <w:p w14:paraId="0418B7EB" w14:textId="77777777" w:rsidR="008A3C7D" w:rsidRPr="00E37F83" w:rsidRDefault="008A3C7D" w:rsidP="008A3C7D">
            <w:pPr>
              <w:jc w:val="center"/>
              <w:rPr>
                <w:lang w:val="vi-VN"/>
              </w:rPr>
            </w:pPr>
            <w:r>
              <w:t>Xem</w:t>
            </w:r>
          </w:p>
        </w:tc>
        <w:tc>
          <w:tcPr>
            <w:tcW w:w="1610" w:type="dxa"/>
            <w:vAlign w:val="center"/>
          </w:tcPr>
          <w:p w14:paraId="43545909" w14:textId="77777777" w:rsidR="008A3C7D" w:rsidRPr="00E37F83" w:rsidRDefault="008A3C7D" w:rsidP="008A3C7D">
            <w:pPr>
              <w:jc w:val="center"/>
              <w:rPr>
                <w:lang w:val="vi-VN"/>
              </w:rPr>
            </w:pPr>
            <w:r>
              <w:t>Không áp dụng</w:t>
            </w:r>
          </w:p>
        </w:tc>
      </w:tr>
      <w:tr w:rsidR="008A3C7D" w:rsidRPr="00E37F83" w14:paraId="7779E486" w14:textId="77777777" w:rsidTr="008A3C7D">
        <w:tc>
          <w:tcPr>
            <w:tcW w:w="2065" w:type="dxa"/>
            <w:vAlign w:val="center"/>
          </w:tcPr>
          <w:p w14:paraId="1327FDF4" w14:textId="77777777" w:rsidR="008A3C7D" w:rsidRPr="00E37F83" w:rsidRDefault="008A3C7D" w:rsidP="008A3C7D">
            <w:pPr>
              <w:rPr>
                <w:lang w:val="vi-VN"/>
              </w:rPr>
            </w:pPr>
            <w:r>
              <w:t>Liên kết dữ liệu từ Danh mục Phương tiện đo</w:t>
            </w:r>
          </w:p>
        </w:tc>
        <w:tc>
          <w:tcPr>
            <w:tcW w:w="1890" w:type="dxa"/>
            <w:vAlign w:val="center"/>
          </w:tcPr>
          <w:p w14:paraId="00462E2B" w14:textId="77777777" w:rsidR="008A3C7D" w:rsidRPr="00E37F83" w:rsidRDefault="008A3C7D" w:rsidP="008A3C7D">
            <w:pPr>
              <w:jc w:val="center"/>
              <w:rPr>
                <w:lang w:val="vi-VN"/>
              </w:rPr>
            </w:pPr>
            <w:r>
              <w:t>Có</w:t>
            </w:r>
          </w:p>
        </w:tc>
        <w:tc>
          <w:tcPr>
            <w:tcW w:w="1980" w:type="dxa"/>
            <w:vAlign w:val="center"/>
          </w:tcPr>
          <w:p w14:paraId="1F65E7C3" w14:textId="77777777" w:rsidR="008A3C7D" w:rsidRPr="00E37F83" w:rsidRDefault="008A3C7D" w:rsidP="008A3C7D">
            <w:pPr>
              <w:jc w:val="center"/>
              <w:rPr>
                <w:lang w:val="vi-VN"/>
              </w:rPr>
            </w:pPr>
            <w:r>
              <w:t>Có</w:t>
            </w:r>
          </w:p>
        </w:tc>
        <w:tc>
          <w:tcPr>
            <w:tcW w:w="1800" w:type="dxa"/>
            <w:vAlign w:val="center"/>
          </w:tcPr>
          <w:p w14:paraId="2378E9E7" w14:textId="77777777" w:rsidR="008A3C7D" w:rsidRPr="00E37F83" w:rsidRDefault="008A3C7D" w:rsidP="008A3C7D">
            <w:pPr>
              <w:jc w:val="center"/>
              <w:rPr>
                <w:lang w:val="vi-VN"/>
              </w:rPr>
            </w:pPr>
            <w:r>
              <w:t>Xem</w:t>
            </w:r>
          </w:p>
        </w:tc>
        <w:tc>
          <w:tcPr>
            <w:tcW w:w="1610" w:type="dxa"/>
            <w:vAlign w:val="center"/>
          </w:tcPr>
          <w:p w14:paraId="70B1FE69" w14:textId="77777777" w:rsidR="008A3C7D" w:rsidRPr="00E37F83" w:rsidRDefault="008A3C7D" w:rsidP="008A3C7D">
            <w:pPr>
              <w:jc w:val="center"/>
              <w:rPr>
                <w:lang w:val="vi-VN"/>
              </w:rPr>
            </w:pPr>
            <w:r>
              <w:t>Cấu hình</w:t>
            </w:r>
          </w:p>
        </w:tc>
      </w:tr>
      <w:tr w:rsidR="008A3C7D" w:rsidRPr="00E37F83" w14:paraId="11A6EFBE" w14:textId="77777777" w:rsidTr="008A3C7D">
        <w:tc>
          <w:tcPr>
            <w:tcW w:w="2065" w:type="dxa"/>
            <w:vAlign w:val="center"/>
          </w:tcPr>
          <w:p w14:paraId="1A40D58E" w14:textId="77777777" w:rsidR="008A3C7D" w:rsidRPr="00E37F83" w:rsidRDefault="008A3C7D" w:rsidP="008A3C7D">
            <w:pPr>
              <w:rPr>
                <w:lang w:val="vi-VN"/>
              </w:rPr>
            </w:pPr>
            <w:r>
              <w:t>Lập kế hoạch đánh giá</w:t>
            </w:r>
          </w:p>
        </w:tc>
        <w:tc>
          <w:tcPr>
            <w:tcW w:w="1890" w:type="dxa"/>
            <w:vAlign w:val="center"/>
          </w:tcPr>
          <w:p w14:paraId="444D5937" w14:textId="77777777" w:rsidR="008A3C7D" w:rsidRPr="00E37F83" w:rsidRDefault="008A3C7D" w:rsidP="008A3C7D">
            <w:pPr>
              <w:jc w:val="center"/>
              <w:rPr>
                <w:lang w:val="vi-VN"/>
              </w:rPr>
            </w:pPr>
            <w:r>
              <w:t>Đề xuất</w:t>
            </w:r>
          </w:p>
        </w:tc>
        <w:tc>
          <w:tcPr>
            <w:tcW w:w="1980" w:type="dxa"/>
            <w:vAlign w:val="center"/>
          </w:tcPr>
          <w:p w14:paraId="66646866" w14:textId="77777777" w:rsidR="008A3C7D" w:rsidRPr="00E37F83" w:rsidRDefault="008A3C7D" w:rsidP="008A3C7D">
            <w:pPr>
              <w:jc w:val="center"/>
              <w:rPr>
                <w:lang w:val="vi-VN"/>
              </w:rPr>
            </w:pPr>
            <w:r>
              <w:t>Phê duyệt/</w:t>
            </w:r>
            <w:r>
              <w:rPr>
                <w:lang w:val="vi-VN"/>
              </w:rPr>
              <w:t xml:space="preserve"> </w:t>
            </w:r>
            <w:r>
              <w:t>Phân công</w:t>
            </w:r>
          </w:p>
        </w:tc>
        <w:tc>
          <w:tcPr>
            <w:tcW w:w="1800" w:type="dxa"/>
            <w:vAlign w:val="center"/>
          </w:tcPr>
          <w:p w14:paraId="3505ED98" w14:textId="77777777" w:rsidR="008A3C7D" w:rsidRPr="00E37F83" w:rsidRDefault="008A3C7D" w:rsidP="008A3C7D">
            <w:pPr>
              <w:jc w:val="center"/>
              <w:rPr>
                <w:lang w:val="vi-VN"/>
              </w:rPr>
            </w:pPr>
            <w:r>
              <w:t>Xem</w:t>
            </w:r>
          </w:p>
        </w:tc>
        <w:tc>
          <w:tcPr>
            <w:tcW w:w="1610" w:type="dxa"/>
            <w:vAlign w:val="center"/>
          </w:tcPr>
          <w:p w14:paraId="3F78A035" w14:textId="77777777" w:rsidR="008A3C7D" w:rsidRPr="00E37F83" w:rsidRDefault="008A3C7D" w:rsidP="008A3C7D">
            <w:pPr>
              <w:jc w:val="center"/>
              <w:rPr>
                <w:lang w:val="vi-VN"/>
              </w:rPr>
            </w:pPr>
            <w:r>
              <w:t>Cấu hình</w:t>
            </w:r>
          </w:p>
        </w:tc>
      </w:tr>
      <w:tr w:rsidR="008A3C7D" w:rsidRPr="00E37F83" w14:paraId="1859D375" w14:textId="77777777" w:rsidTr="008A3C7D">
        <w:tc>
          <w:tcPr>
            <w:tcW w:w="2065" w:type="dxa"/>
            <w:vAlign w:val="center"/>
          </w:tcPr>
          <w:p w14:paraId="4C48015F" w14:textId="77777777" w:rsidR="008A3C7D" w:rsidRPr="00E37F83" w:rsidRDefault="008A3C7D" w:rsidP="008A3C7D">
            <w:pPr>
              <w:rPr>
                <w:lang w:val="vi-VN"/>
              </w:rPr>
            </w:pPr>
            <w:r>
              <w:t>Thực hiện checklist đánh giá</w:t>
            </w:r>
          </w:p>
        </w:tc>
        <w:tc>
          <w:tcPr>
            <w:tcW w:w="1890" w:type="dxa"/>
            <w:vAlign w:val="center"/>
          </w:tcPr>
          <w:p w14:paraId="01697FF1" w14:textId="77777777" w:rsidR="008A3C7D" w:rsidRPr="00E37F83" w:rsidRDefault="008A3C7D" w:rsidP="008A3C7D">
            <w:pPr>
              <w:jc w:val="center"/>
              <w:rPr>
                <w:lang w:val="vi-VN"/>
              </w:rPr>
            </w:pPr>
            <w:r>
              <w:t>Có</w:t>
            </w:r>
          </w:p>
        </w:tc>
        <w:tc>
          <w:tcPr>
            <w:tcW w:w="1980" w:type="dxa"/>
            <w:vAlign w:val="center"/>
          </w:tcPr>
          <w:p w14:paraId="475DFFA4" w14:textId="77777777" w:rsidR="008A3C7D" w:rsidRPr="00E37F83" w:rsidRDefault="008A3C7D" w:rsidP="008A3C7D">
            <w:pPr>
              <w:jc w:val="center"/>
              <w:rPr>
                <w:lang w:val="vi-VN"/>
              </w:rPr>
            </w:pPr>
            <w:r>
              <w:t>Có/</w:t>
            </w:r>
            <w:r>
              <w:rPr>
                <w:lang w:val="vi-VN"/>
              </w:rPr>
              <w:t xml:space="preserve"> </w:t>
            </w:r>
            <w:r>
              <w:t>Soát xét</w:t>
            </w:r>
          </w:p>
        </w:tc>
        <w:tc>
          <w:tcPr>
            <w:tcW w:w="1800" w:type="dxa"/>
            <w:vAlign w:val="center"/>
          </w:tcPr>
          <w:p w14:paraId="7C250E2B" w14:textId="77777777" w:rsidR="008A3C7D" w:rsidRPr="00E37F83" w:rsidRDefault="008A3C7D" w:rsidP="008A3C7D">
            <w:pPr>
              <w:jc w:val="center"/>
              <w:rPr>
                <w:lang w:val="vi-VN"/>
              </w:rPr>
            </w:pPr>
            <w:r>
              <w:t>Xem</w:t>
            </w:r>
          </w:p>
        </w:tc>
        <w:tc>
          <w:tcPr>
            <w:tcW w:w="1610" w:type="dxa"/>
            <w:vAlign w:val="center"/>
          </w:tcPr>
          <w:p w14:paraId="349D79E3" w14:textId="77777777" w:rsidR="008A3C7D" w:rsidRPr="00E37F83" w:rsidRDefault="008A3C7D" w:rsidP="008A3C7D">
            <w:pPr>
              <w:jc w:val="center"/>
              <w:rPr>
                <w:lang w:val="vi-VN"/>
              </w:rPr>
            </w:pPr>
            <w:r>
              <w:t>Không áp dụng</w:t>
            </w:r>
          </w:p>
        </w:tc>
      </w:tr>
      <w:tr w:rsidR="008A3C7D" w:rsidRPr="00E37F83" w14:paraId="6DF78B2B" w14:textId="77777777" w:rsidTr="008A3C7D">
        <w:tc>
          <w:tcPr>
            <w:tcW w:w="2065" w:type="dxa"/>
            <w:vAlign w:val="center"/>
          </w:tcPr>
          <w:p w14:paraId="4911E8C0" w14:textId="77777777" w:rsidR="008A3C7D" w:rsidRPr="00E37F83" w:rsidRDefault="008A3C7D" w:rsidP="008A3C7D">
            <w:pPr>
              <w:rPr>
                <w:lang w:val="vi-VN"/>
              </w:rPr>
            </w:pPr>
            <w:r>
              <w:t>Kết luận đủ/không đủ điều kiện</w:t>
            </w:r>
          </w:p>
        </w:tc>
        <w:tc>
          <w:tcPr>
            <w:tcW w:w="1890" w:type="dxa"/>
            <w:vAlign w:val="center"/>
          </w:tcPr>
          <w:p w14:paraId="4F1ADEE6" w14:textId="77777777" w:rsidR="008A3C7D" w:rsidRPr="00E37F83" w:rsidRDefault="008A3C7D" w:rsidP="008A3C7D">
            <w:pPr>
              <w:jc w:val="center"/>
              <w:rPr>
                <w:lang w:val="vi-VN"/>
              </w:rPr>
            </w:pPr>
            <w:r>
              <w:t>Đề xuất</w:t>
            </w:r>
          </w:p>
        </w:tc>
        <w:tc>
          <w:tcPr>
            <w:tcW w:w="1980" w:type="dxa"/>
            <w:vAlign w:val="center"/>
          </w:tcPr>
          <w:p w14:paraId="54E5EC87" w14:textId="77777777" w:rsidR="008A3C7D" w:rsidRPr="00E37F83" w:rsidRDefault="008A3C7D" w:rsidP="008A3C7D">
            <w:pPr>
              <w:jc w:val="center"/>
              <w:rPr>
                <w:lang w:val="vi-VN"/>
              </w:rPr>
            </w:pPr>
            <w:r>
              <w:t>Có</w:t>
            </w:r>
          </w:p>
        </w:tc>
        <w:tc>
          <w:tcPr>
            <w:tcW w:w="1800" w:type="dxa"/>
            <w:vAlign w:val="center"/>
          </w:tcPr>
          <w:p w14:paraId="13AFE21E" w14:textId="77777777" w:rsidR="008A3C7D" w:rsidRPr="00E37F83" w:rsidRDefault="008A3C7D" w:rsidP="008A3C7D">
            <w:pPr>
              <w:jc w:val="center"/>
              <w:rPr>
                <w:lang w:val="vi-VN"/>
              </w:rPr>
            </w:pPr>
            <w:r>
              <w:t>Xem/</w:t>
            </w:r>
            <w:r>
              <w:rPr>
                <w:lang w:val="vi-VN"/>
              </w:rPr>
              <w:t xml:space="preserve"> </w:t>
            </w:r>
            <w:r>
              <w:t>Phê duyệt khi cần</w:t>
            </w:r>
          </w:p>
        </w:tc>
        <w:tc>
          <w:tcPr>
            <w:tcW w:w="1610" w:type="dxa"/>
            <w:vAlign w:val="center"/>
          </w:tcPr>
          <w:p w14:paraId="5D826207" w14:textId="77777777" w:rsidR="008A3C7D" w:rsidRPr="00E37F83" w:rsidRDefault="008A3C7D" w:rsidP="008A3C7D">
            <w:pPr>
              <w:jc w:val="center"/>
              <w:rPr>
                <w:lang w:val="vi-VN"/>
              </w:rPr>
            </w:pPr>
            <w:r>
              <w:t>Không áp dụng</w:t>
            </w:r>
          </w:p>
        </w:tc>
      </w:tr>
      <w:tr w:rsidR="008A3C7D" w:rsidRPr="00E37F83" w14:paraId="07E44810" w14:textId="77777777" w:rsidTr="008A3C7D">
        <w:tc>
          <w:tcPr>
            <w:tcW w:w="2065" w:type="dxa"/>
            <w:vAlign w:val="center"/>
          </w:tcPr>
          <w:p w14:paraId="4CA2EEA6" w14:textId="77777777" w:rsidR="008A3C7D" w:rsidRPr="00E37F83" w:rsidRDefault="008A3C7D" w:rsidP="008A3C7D">
            <w:pPr>
              <w:rPr>
                <w:lang w:val="vi-VN"/>
              </w:rPr>
            </w:pPr>
            <w:r>
              <w:t>Trình công bố/thông báo</w:t>
            </w:r>
          </w:p>
        </w:tc>
        <w:tc>
          <w:tcPr>
            <w:tcW w:w="1890" w:type="dxa"/>
            <w:vAlign w:val="center"/>
          </w:tcPr>
          <w:p w14:paraId="21AA4414" w14:textId="77777777" w:rsidR="008A3C7D" w:rsidRPr="00E37F83" w:rsidRDefault="008A3C7D" w:rsidP="008A3C7D">
            <w:pPr>
              <w:jc w:val="center"/>
              <w:rPr>
                <w:lang w:val="vi-VN"/>
              </w:rPr>
            </w:pPr>
            <w:r>
              <w:t>Có</w:t>
            </w:r>
          </w:p>
        </w:tc>
        <w:tc>
          <w:tcPr>
            <w:tcW w:w="1980" w:type="dxa"/>
            <w:vAlign w:val="center"/>
          </w:tcPr>
          <w:p w14:paraId="1C026AB7" w14:textId="77777777" w:rsidR="008A3C7D" w:rsidRPr="00E37F83" w:rsidRDefault="008A3C7D" w:rsidP="008A3C7D">
            <w:pPr>
              <w:jc w:val="center"/>
              <w:rPr>
                <w:lang w:val="vi-VN"/>
              </w:rPr>
            </w:pPr>
            <w:r>
              <w:t>Soát xét</w:t>
            </w:r>
          </w:p>
        </w:tc>
        <w:tc>
          <w:tcPr>
            <w:tcW w:w="1800" w:type="dxa"/>
            <w:vAlign w:val="center"/>
          </w:tcPr>
          <w:p w14:paraId="23C4B1D8" w14:textId="77777777" w:rsidR="008A3C7D" w:rsidRPr="00E37F83" w:rsidRDefault="008A3C7D" w:rsidP="008A3C7D">
            <w:pPr>
              <w:jc w:val="center"/>
              <w:rPr>
                <w:lang w:val="vi-VN"/>
              </w:rPr>
            </w:pPr>
            <w:r>
              <w:t>Phê duyệt</w:t>
            </w:r>
          </w:p>
        </w:tc>
        <w:tc>
          <w:tcPr>
            <w:tcW w:w="1610" w:type="dxa"/>
            <w:vAlign w:val="center"/>
          </w:tcPr>
          <w:p w14:paraId="4BE76A42" w14:textId="77777777" w:rsidR="008A3C7D" w:rsidRPr="00E37F83" w:rsidRDefault="008A3C7D" w:rsidP="008A3C7D">
            <w:pPr>
              <w:jc w:val="center"/>
              <w:rPr>
                <w:lang w:val="vi-VN"/>
              </w:rPr>
            </w:pPr>
            <w:r>
              <w:t>Không áp dụng</w:t>
            </w:r>
          </w:p>
        </w:tc>
      </w:tr>
      <w:tr w:rsidR="008A3C7D" w:rsidRPr="00E37F83" w14:paraId="7B76A4A5" w14:textId="77777777" w:rsidTr="008A3C7D">
        <w:tc>
          <w:tcPr>
            <w:tcW w:w="2065" w:type="dxa"/>
            <w:vAlign w:val="center"/>
          </w:tcPr>
          <w:p w14:paraId="5BAD385F" w14:textId="77777777" w:rsidR="008A3C7D" w:rsidRPr="00E37F83" w:rsidRDefault="008A3C7D" w:rsidP="008A3C7D">
            <w:pPr>
              <w:rPr>
                <w:lang w:val="vi-VN"/>
              </w:rPr>
            </w:pPr>
            <w:r>
              <w:t>Phê duyệt công bố/thông báo</w:t>
            </w:r>
          </w:p>
        </w:tc>
        <w:tc>
          <w:tcPr>
            <w:tcW w:w="1890" w:type="dxa"/>
            <w:vAlign w:val="center"/>
          </w:tcPr>
          <w:p w14:paraId="1F5874F2" w14:textId="77777777" w:rsidR="008A3C7D" w:rsidRPr="00E37F83" w:rsidRDefault="008A3C7D" w:rsidP="008A3C7D">
            <w:pPr>
              <w:jc w:val="center"/>
              <w:rPr>
                <w:lang w:val="vi-VN"/>
              </w:rPr>
            </w:pPr>
            <w:r>
              <w:t>Không</w:t>
            </w:r>
          </w:p>
        </w:tc>
        <w:tc>
          <w:tcPr>
            <w:tcW w:w="1980" w:type="dxa"/>
            <w:vAlign w:val="center"/>
          </w:tcPr>
          <w:p w14:paraId="1F8B38FD" w14:textId="77777777" w:rsidR="008A3C7D" w:rsidRPr="00E37F83" w:rsidRDefault="008A3C7D" w:rsidP="008A3C7D">
            <w:pPr>
              <w:jc w:val="center"/>
              <w:rPr>
                <w:lang w:val="vi-VN"/>
              </w:rPr>
            </w:pPr>
            <w:r>
              <w:t>Trình duyệt</w:t>
            </w:r>
          </w:p>
        </w:tc>
        <w:tc>
          <w:tcPr>
            <w:tcW w:w="1800" w:type="dxa"/>
            <w:vAlign w:val="center"/>
          </w:tcPr>
          <w:p w14:paraId="3B1609EB" w14:textId="77777777" w:rsidR="008A3C7D" w:rsidRPr="00E37F83" w:rsidRDefault="008A3C7D" w:rsidP="008A3C7D">
            <w:pPr>
              <w:jc w:val="center"/>
              <w:rPr>
                <w:lang w:val="vi-VN"/>
              </w:rPr>
            </w:pPr>
            <w:r>
              <w:t>Có</w:t>
            </w:r>
          </w:p>
        </w:tc>
        <w:tc>
          <w:tcPr>
            <w:tcW w:w="1610" w:type="dxa"/>
            <w:vAlign w:val="center"/>
          </w:tcPr>
          <w:p w14:paraId="57874533" w14:textId="77777777" w:rsidR="008A3C7D" w:rsidRPr="00E37F83" w:rsidRDefault="008A3C7D" w:rsidP="008A3C7D">
            <w:pPr>
              <w:jc w:val="center"/>
              <w:rPr>
                <w:lang w:val="vi-VN"/>
              </w:rPr>
            </w:pPr>
            <w:r>
              <w:t>Không áp dụng</w:t>
            </w:r>
          </w:p>
        </w:tc>
      </w:tr>
      <w:tr w:rsidR="008A3C7D" w:rsidRPr="00E37F83" w14:paraId="7DBE944A" w14:textId="77777777" w:rsidTr="008A3C7D">
        <w:tc>
          <w:tcPr>
            <w:tcW w:w="2065" w:type="dxa"/>
            <w:vAlign w:val="center"/>
          </w:tcPr>
          <w:p w14:paraId="11973618" w14:textId="77777777" w:rsidR="008A3C7D" w:rsidRPr="00E37F83" w:rsidRDefault="008A3C7D" w:rsidP="008A3C7D">
            <w:pPr>
              <w:rPr>
                <w:lang w:val="vi-VN"/>
              </w:rPr>
            </w:pPr>
            <w:r>
              <w:t>Công khai phạm vi năng lực</w:t>
            </w:r>
          </w:p>
        </w:tc>
        <w:tc>
          <w:tcPr>
            <w:tcW w:w="1890" w:type="dxa"/>
            <w:vAlign w:val="center"/>
          </w:tcPr>
          <w:p w14:paraId="7102FCA0" w14:textId="77777777" w:rsidR="008A3C7D" w:rsidRPr="00E37F83" w:rsidRDefault="008A3C7D" w:rsidP="008A3C7D">
            <w:pPr>
              <w:jc w:val="center"/>
              <w:rPr>
                <w:lang w:val="vi-VN"/>
              </w:rPr>
            </w:pPr>
            <w:r>
              <w:t>Cập nhật theo phân công</w:t>
            </w:r>
          </w:p>
        </w:tc>
        <w:tc>
          <w:tcPr>
            <w:tcW w:w="1980" w:type="dxa"/>
            <w:vAlign w:val="center"/>
          </w:tcPr>
          <w:p w14:paraId="1AA27206" w14:textId="77777777" w:rsidR="008A3C7D" w:rsidRPr="00E37F83" w:rsidRDefault="008A3C7D" w:rsidP="008A3C7D">
            <w:pPr>
              <w:jc w:val="center"/>
              <w:rPr>
                <w:lang w:val="vi-VN"/>
              </w:rPr>
            </w:pPr>
            <w:r>
              <w:t>Kiểm tra</w:t>
            </w:r>
          </w:p>
        </w:tc>
        <w:tc>
          <w:tcPr>
            <w:tcW w:w="1800" w:type="dxa"/>
            <w:vAlign w:val="center"/>
          </w:tcPr>
          <w:p w14:paraId="64FD193C" w14:textId="77777777" w:rsidR="008A3C7D" w:rsidRPr="00E37F83" w:rsidRDefault="008A3C7D" w:rsidP="008A3C7D">
            <w:pPr>
              <w:jc w:val="center"/>
              <w:rPr>
                <w:lang w:val="vi-VN"/>
              </w:rPr>
            </w:pPr>
            <w:r>
              <w:t>Phê duyệt</w:t>
            </w:r>
          </w:p>
        </w:tc>
        <w:tc>
          <w:tcPr>
            <w:tcW w:w="1610" w:type="dxa"/>
            <w:vAlign w:val="center"/>
          </w:tcPr>
          <w:p w14:paraId="5CBDF075" w14:textId="77777777" w:rsidR="008A3C7D" w:rsidRPr="00E37F83" w:rsidRDefault="008A3C7D" w:rsidP="008A3C7D">
            <w:pPr>
              <w:jc w:val="center"/>
              <w:rPr>
                <w:lang w:val="vi-VN"/>
              </w:rPr>
            </w:pPr>
            <w:r>
              <w:t>Cấu hình kênh công khai</w:t>
            </w:r>
          </w:p>
        </w:tc>
      </w:tr>
      <w:tr w:rsidR="008A3C7D" w:rsidRPr="00E37F83" w14:paraId="722A56DA" w14:textId="77777777" w:rsidTr="008A3C7D">
        <w:tc>
          <w:tcPr>
            <w:tcW w:w="2065" w:type="dxa"/>
            <w:vAlign w:val="center"/>
          </w:tcPr>
          <w:p w14:paraId="134BC848" w14:textId="77777777" w:rsidR="008A3C7D" w:rsidRPr="00E37F83" w:rsidRDefault="008A3C7D" w:rsidP="008A3C7D">
            <w:pPr>
              <w:rPr>
                <w:lang w:val="vi-VN"/>
              </w:rPr>
            </w:pPr>
            <w:r>
              <w:t>Điều chỉnh phạm vi</w:t>
            </w:r>
          </w:p>
        </w:tc>
        <w:tc>
          <w:tcPr>
            <w:tcW w:w="1890" w:type="dxa"/>
            <w:vAlign w:val="center"/>
          </w:tcPr>
          <w:p w14:paraId="5D4F2D20" w14:textId="77777777" w:rsidR="008A3C7D" w:rsidRPr="00E37F83" w:rsidRDefault="008A3C7D" w:rsidP="008A3C7D">
            <w:pPr>
              <w:jc w:val="center"/>
              <w:rPr>
                <w:lang w:val="vi-VN"/>
              </w:rPr>
            </w:pPr>
            <w:r>
              <w:t>Lập hồ sơ</w:t>
            </w:r>
          </w:p>
        </w:tc>
        <w:tc>
          <w:tcPr>
            <w:tcW w:w="1980" w:type="dxa"/>
            <w:vAlign w:val="center"/>
          </w:tcPr>
          <w:p w14:paraId="4182FC97" w14:textId="77777777" w:rsidR="008A3C7D" w:rsidRPr="00E37F83" w:rsidRDefault="008A3C7D" w:rsidP="008A3C7D">
            <w:pPr>
              <w:jc w:val="center"/>
              <w:rPr>
                <w:lang w:val="vi-VN"/>
              </w:rPr>
            </w:pPr>
            <w:r>
              <w:t>Soát xét</w:t>
            </w:r>
          </w:p>
        </w:tc>
        <w:tc>
          <w:tcPr>
            <w:tcW w:w="1800" w:type="dxa"/>
            <w:vAlign w:val="center"/>
          </w:tcPr>
          <w:p w14:paraId="59211022" w14:textId="77777777" w:rsidR="008A3C7D" w:rsidRPr="00E37F83" w:rsidRDefault="008A3C7D" w:rsidP="008A3C7D">
            <w:pPr>
              <w:jc w:val="center"/>
              <w:rPr>
                <w:lang w:val="vi-VN"/>
              </w:rPr>
            </w:pPr>
            <w:r>
              <w:t>Phê duyệt</w:t>
            </w:r>
          </w:p>
        </w:tc>
        <w:tc>
          <w:tcPr>
            <w:tcW w:w="1610" w:type="dxa"/>
            <w:vAlign w:val="center"/>
          </w:tcPr>
          <w:p w14:paraId="6474DC0A" w14:textId="77777777" w:rsidR="008A3C7D" w:rsidRPr="00E37F83" w:rsidRDefault="008A3C7D" w:rsidP="008A3C7D">
            <w:pPr>
              <w:jc w:val="center"/>
              <w:rPr>
                <w:lang w:val="vi-VN"/>
              </w:rPr>
            </w:pPr>
            <w:r>
              <w:t>Cấu hình</w:t>
            </w:r>
          </w:p>
        </w:tc>
      </w:tr>
      <w:tr w:rsidR="008A3C7D" w:rsidRPr="00E37F83" w14:paraId="39115BE6" w14:textId="77777777" w:rsidTr="008A3C7D">
        <w:tc>
          <w:tcPr>
            <w:tcW w:w="2065" w:type="dxa"/>
            <w:vAlign w:val="center"/>
          </w:tcPr>
          <w:p w14:paraId="5D52E6A0" w14:textId="77777777" w:rsidR="008A3C7D" w:rsidRPr="00E37F83" w:rsidRDefault="008A3C7D" w:rsidP="008A3C7D">
            <w:pPr>
              <w:rPr>
                <w:lang w:val="vi-VN"/>
              </w:rPr>
            </w:pPr>
            <w:r>
              <w:t>Tạm dừng/</w:t>
            </w:r>
            <w:r>
              <w:rPr>
                <w:lang w:val="vi-VN"/>
              </w:rPr>
              <w:t xml:space="preserve"> </w:t>
            </w:r>
            <w:r>
              <w:t>khôi phục/</w:t>
            </w:r>
            <w:r>
              <w:rPr>
                <w:lang w:val="vi-VN"/>
              </w:rPr>
              <w:t xml:space="preserve"> </w:t>
            </w:r>
            <w:r>
              <w:t>hủy bỏ</w:t>
            </w:r>
          </w:p>
        </w:tc>
        <w:tc>
          <w:tcPr>
            <w:tcW w:w="1890" w:type="dxa"/>
            <w:vAlign w:val="center"/>
          </w:tcPr>
          <w:p w14:paraId="50666483" w14:textId="77777777" w:rsidR="008A3C7D" w:rsidRPr="00E37F83" w:rsidRDefault="008A3C7D" w:rsidP="008A3C7D">
            <w:pPr>
              <w:jc w:val="center"/>
              <w:rPr>
                <w:lang w:val="vi-VN"/>
              </w:rPr>
            </w:pPr>
            <w:r>
              <w:t>Lập hồ sơ</w:t>
            </w:r>
          </w:p>
        </w:tc>
        <w:tc>
          <w:tcPr>
            <w:tcW w:w="1980" w:type="dxa"/>
            <w:vAlign w:val="center"/>
          </w:tcPr>
          <w:p w14:paraId="032ACE02" w14:textId="77777777" w:rsidR="008A3C7D" w:rsidRPr="00E37F83" w:rsidRDefault="008A3C7D" w:rsidP="008A3C7D">
            <w:pPr>
              <w:jc w:val="center"/>
              <w:rPr>
                <w:lang w:val="vi-VN"/>
              </w:rPr>
            </w:pPr>
            <w:r>
              <w:t>Đề xuất/Soát xét</w:t>
            </w:r>
          </w:p>
        </w:tc>
        <w:tc>
          <w:tcPr>
            <w:tcW w:w="1800" w:type="dxa"/>
            <w:vAlign w:val="center"/>
          </w:tcPr>
          <w:p w14:paraId="1C2DE318" w14:textId="77777777" w:rsidR="008A3C7D" w:rsidRPr="00E37F83" w:rsidRDefault="008A3C7D" w:rsidP="008A3C7D">
            <w:pPr>
              <w:jc w:val="center"/>
              <w:rPr>
                <w:lang w:val="vi-VN"/>
              </w:rPr>
            </w:pPr>
            <w:r>
              <w:t>Phê duyệt</w:t>
            </w:r>
          </w:p>
        </w:tc>
        <w:tc>
          <w:tcPr>
            <w:tcW w:w="1610" w:type="dxa"/>
            <w:vAlign w:val="center"/>
          </w:tcPr>
          <w:p w14:paraId="276DC453" w14:textId="77777777" w:rsidR="008A3C7D" w:rsidRPr="00E37F83" w:rsidRDefault="008A3C7D" w:rsidP="008A3C7D">
            <w:pPr>
              <w:jc w:val="center"/>
              <w:rPr>
                <w:lang w:val="vi-VN"/>
              </w:rPr>
            </w:pPr>
            <w:r>
              <w:t>Cấu hình</w:t>
            </w:r>
          </w:p>
        </w:tc>
      </w:tr>
      <w:tr w:rsidR="008A3C7D" w:rsidRPr="00E37F83" w14:paraId="0FFB46C5" w14:textId="77777777" w:rsidTr="008A3C7D">
        <w:tc>
          <w:tcPr>
            <w:tcW w:w="2065" w:type="dxa"/>
            <w:vAlign w:val="center"/>
          </w:tcPr>
          <w:p w14:paraId="69FF65C9" w14:textId="77777777" w:rsidR="008A3C7D" w:rsidRPr="00E37F83" w:rsidRDefault="008A3C7D" w:rsidP="008A3C7D">
            <w:pPr>
              <w:rPr>
                <w:lang w:val="vi-VN"/>
              </w:rPr>
            </w:pPr>
            <w:r>
              <w:lastRenderedPageBreak/>
              <w:t>Khóa hồ sơ sau phê duyệt</w:t>
            </w:r>
          </w:p>
        </w:tc>
        <w:tc>
          <w:tcPr>
            <w:tcW w:w="1890" w:type="dxa"/>
            <w:vAlign w:val="center"/>
          </w:tcPr>
          <w:p w14:paraId="05F0CB0E" w14:textId="77777777" w:rsidR="008A3C7D" w:rsidRPr="00E37F83" w:rsidRDefault="008A3C7D" w:rsidP="008A3C7D">
            <w:pPr>
              <w:jc w:val="center"/>
              <w:rPr>
                <w:lang w:val="vi-VN"/>
              </w:rPr>
            </w:pPr>
            <w:r>
              <w:t>Không</w:t>
            </w:r>
          </w:p>
        </w:tc>
        <w:tc>
          <w:tcPr>
            <w:tcW w:w="1980" w:type="dxa"/>
            <w:vAlign w:val="center"/>
          </w:tcPr>
          <w:p w14:paraId="01AA954E" w14:textId="77777777" w:rsidR="008A3C7D" w:rsidRPr="00E37F83" w:rsidRDefault="008A3C7D" w:rsidP="008A3C7D">
            <w:pPr>
              <w:jc w:val="center"/>
              <w:rPr>
                <w:lang w:val="vi-VN"/>
              </w:rPr>
            </w:pPr>
            <w:r>
              <w:t>Đề xuất</w:t>
            </w:r>
          </w:p>
        </w:tc>
        <w:tc>
          <w:tcPr>
            <w:tcW w:w="1800" w:type="dxa"/>
            <w:vAlign w:val="center"/>
          </w:tcPr>
          <w:p w14:paraId="082E942D" w14:textId="77777777" w:rsidR="008A3C7D" w:rsidRPr="00E37F83" w:rsidRDefault="008A3C7D" w:rsidP="008A3C7D">
            <w:pPr>
              <w:jc w:val="center"/>
              <w:rPr>
                <w:lang w:val="vi-VN"/>
              </w:rPr>
            </w:pPr>
            <w:r>
              <w:t>Phê duyệt</w:t>
            </w:r>
          </w:p>
        </w:tc>
        <w:tc>
          <w:tcPr>
            <w:tcW w:w="1610" w:type="dxa"/>
            <w:vAlign w:val="center"/>
          </w:tcPr>
          <w:p w14:paraId="7DF736B9" w14:textId="77777777" w:rsidR="008A3C7D" w:rsidRPr="00E37F83" w:rsidRDefault="008A3C7D" w:rsidP="008A3C7D">
            <w:pPr>
              <w:jc w:val="center"/>
              <w:rPr>
                <w:lang w:val="vi-VN"/>
              </w:rPr>
            </w:pPr>
            <w:r>
              <w:t>Thiết lập cơ chế khóa</w:t>
            </w:r>
          </w:p>
        </w:tc>
      </w:tr>
      <w:tr w:rsidR="008A3C7D" w:rsidRPr="00E37F83" w14:paraId="49CF9102" w14:textId="77777777" w:rsidTr="008A3C7D">
        <w:tc>
          <w:tcPr>
            <w:tcW w:w="2065" w:type="dxa"/>
            <w:vAlign w:val="center"/>
          </w:tcPr>
          <w:p w14:paraId="35D6A997" w14:textId="77777777" w:rsidR="008A3C7D" w:rsidRPr="00E37F83" w:rsidRDefault="008A3C7D" w:rsidP="008A3C7D">
            <w:pPr>
              <w:rPr>
                <w:lang w:val="vi-VN"/>
              </w:rPr>
            </w:pPr>
            <w:r>
              <w:t>Xem nhật ký thao tác</w:t>
            </w:r>
          </w:p>
        </w:tc>
        <w:tc>
          <w:tcPr>
            <w:tcW w:w="1890" w:type="dxa"/>
            <w:vAlign w:val="center"/>
          </w:tcPr>
          <w:p w14:paraId="0734DE46" w14:textId="77777777" w:rsidR="008A3C7D" w:rsidRPr="00E37F83" w:rsidRDefault="008A3C7D" w:rsidP="008A3C7D">
            <w:pPr>
              <w:jc w:val="center"/>
              <w:rPr>
                <w:lang w:val="vi-VN"/>
              </w:rPr>
            </w:pPr>
            <w:r>
              <w:t>Theo quyền</w:t>
            </w:r>
          </w:p>
        </w:tc>
        <w:tc>
          <w:tcPr>
            <w:tcW w:w="1980" w:type="dxa"/>
            <w:vAlign w:val="center"/>
          </w:tcPr>
          <w:p w14:paraId="123FE3CC" w14:textId="77777777" w:rsidR="008A3C7D" w:rsidRPr="00E37F83" w:rsidRDefault="008A3C7D" w:rsidP="008A3C7D">
            <w:pPr>
              <w:jc w:val="center"/>
              <w:rPr>
                <w:lang w:val="vi-VN"/>
              </w:rPr>
            </w:pPr>
            <w:r>
              <w:t>Theo quyền</w:t>
            </w:r>
          </w:p>
        </w:tc>
        <w:tc>
          <w:tcPr>
            <w:tcW w:w="1800" w:type="dxa"/>
            <w:vAlign w:val="center"/>
          </w:tcPr>
          <w:p w14:paraId="3812BDB6" w14:textId="77777777" w:rsidR="008A3C7D" w:rsidRPr="00E37F83" w:rsidRDefault="008A3C7D" w:rsidP="008A3C7D">
            <w:pPr>
              <w:jc w:val="center"/>
              <w:rPr>
                <w:lang w:val="vi-VN"/>
              </w:rPr>
            </w:pPr>
            <w:r>
              <w:t>Có</w:t>
            </w:r>
          </w:p>
        </w:tc>
        <w:tc>
          <w:tcPr>
            <w:tcW w:w="1610" w:type="dxa"/>
            <w:vAlign w:val="center"/>
          </w:tcPr>
          <w:p w14:paraId="4204B639" w14:textId="77777777" w:rsidR="008A3C7D" w:rsidRPr="00E37F83" w:rsidRDefault="008A3C7D" w:rsidP="008A3C7D">
            <w:pPr>
              <w:jc w:val="center"/>
              <w:rPr>
                <w:lang w:val="vi-VN"/>
              </w:rPr>
            </w:pPr>
            <w:r>
              <w:t>Có</w:t>
            </w:r>
          </w:p>
        </w:tc>
      </w:tr>
      <w:tr w:rsidR="008A3C7D" w:rsidRPr="00E37F83" w14:paraId="288965BB" w14:textId="77777777" w:rsidTr="008A3C7D">
        <w:tc>
          <w:tcPr>
            <w:tcW w:w="2065" w:type="dxa"/>
            <w:vAlign w:val="center"/>
          </w:tcPr>
          <w:p w14:paraId="3AFACD92" w14:textId="77777777" w:rsidR="008A3C7D" w:rsidRPr="00E37F83" w:rsidRDefault="008A3C7D" w:rsidP="008A3C7D">
            <w:pPr>
              <w:rPr>
                <w:lang w:val="vi-VN"/>
              </w:rPr>
            </w:pPr>
            <w:r>
              <w:t>Sửa dữ liệu đã phê duyệt</w:t>
            </w:r>
          </w:p>
        </w:tc>
        <w:tc>
          <w:tcPr>
            <w:tcW w:w="1890" w:type="dxa"/>
            <w:vAlign w:val="center"/>
          </w:tcPr>
          <w:p w14:paraId="42AD3DB2" w14:textId="77777777" w:rsidR="008A3C7D" w:rsidRPr="00E37F83" w:rsidRDefault="008A3C7D" w:rsidP="008A3C7D">
            <w:pPr>
              <w:jc w:val="center"/>
              <w:rPr>
                <w:lang w:val="vi-VN"/>
              </w:rPr>
            </w:pPr>
            <w:r>
              <w:t>Không</w:t>
            </w:r>
          </w:p>
        </w:tc>
        <w:tc>
          <w:tcPr>
            <w:tcW w:w="1980" w:type="dxa"/>
            <w:vAlign w:val="center"/>
          </w:tcPr>
          <w:p w14:paraId="0B249F79" w14:textId="77777777" w:rsidR="008A3C7D" w:rsidRPr="00E37F83" w:rsidRDefault="008A3C7D" w:rsidP="008A3C7D">
            <w:pPr>
              <w:jc w:val="center"/>
              <w:rPr>
                <w:lang w:val="vi-VN"/>
              </w:rPr>
            </w:pPr>
            <w:r>
              <w:t>Không, trừ khi mở phiên bản điều chỉnh</w:t>
            </w:r>
          </w:p>
        </w:tc>
        <w:tc>
          <w:tcPr>
            <w:tcW w:w="1800" w:type="dxa"/>
            <w:vAlign w:val="center"/>
          </w:tcPr>
          <w:p w14:paraId="17069537" w14:textId="77777777" w:rsidR="008A3C7D" w:rsidRPr="00E37F83" w:rsidRDefault="008A3C7D" w:rsidP="008A3C7D">
            <w:pPr>
              <w:jc w:val="center"/>
              <w:rPr>
                <w:lang w:val="vi-VN"/>
              </w:rPr>
            </w:pPr>
            <w:r>
              <w:t>Không sửa trực tiếp, chỉ phê duyệt phiên bản điều chỉnh</w:t>
            </w:r>
          </w:p>
        </w:tc>
        <w:tc>
          <w:tcPr>
            <w:tcW w:w="1610" w:type="dxa"/>
            <w:vAlign w:val="center"/>
          </w:tcPr>
          <w:p w14:paraId="7297118E" w14:textId="77777777" w:rsidR="008A3C7D" w:rsidRPr="00E37F83" w:rsidRDefault="008A3C7D" w:rsidP="008A3C7D">
            <w:pPr>
              <w:jc w:val="center"/>
              <w:rPr>
                <w:lang w:val="vi-VN"/>
              </w:rPr>
            </w:pPr>
            <w:r>
              <w:t>Không sửa nội dung, chỉ hỗ trợ kỹ thuật</w:t>
            </w:r>
          </w:p>
        </w:tc>
      </w:tr>
    </w:tbl>
    <w:p w14:paraId="3A10750D" w14:textId="77777777" w:rsidR="008A3C7D" w:rsidRPr="00E37F83" w:rsidRDefault="008A3C7D" w:rsidP="008A3C7D">
      <w:pPr>
        <w:pStyle w:val="Heading2"/>
        <w:rPr>
          <w:rFonts w:ascii="Times New Roman" w:hAnsi="Times New Roman" w:cs="Times New Roman"/>
          <w:b/>
          <w:bCs/>
          <w:i/>
          <w:iCs/>
          <w:sz w:val="24"/>
          <w:szCs w:val="24"/>
        </w:rPr>
      </w:pPr>
      <w:r>
        <w:rPr>
          <w:rFonts w:ascii="Times New Roman" w:hAnsi="Times New Roman" w:cs="Times New Roman"/>
          <w:b/>
          <w:bCs/>
          <w:i/>
          <w:iCs/>
          <w:sz w:val="24"/>
          <w:szCs w:val="24"/>
        </w:rPr>
        <w:t>6.2. Nguyên tắc phân quyền</w:t>
      </w:r>
    </w:p>
    <w:p w14:paraId="24673D74" w14:textId="77777777" w:rsidR="008A3C7D" w:rsidRPr="00E37F83" w:rsidRDefault="008A3C7D" w:rsidP="008A3C7D">
      <w:pPr>
        <w:spacing w:before="120"/>
        <w:jc w:val="both"/>
      </w:pPr>
      <w:r>
        <w:t>Trên ManLab, vai trò hệ thống chỉ gồm: Super Admin, Lãnh đạo Viện, Lãnh đạo phòng, Người thực hiện. Các chức danh như quản lý chất lượng, cán bộ kỹ thuật, cán bộ hồ sơ/pháp chế, người công khai thông tin là nhiệm vụ nghiệp vụ, được Lãnh đạo phòng hoặc Lãnh đạo Viện phân công cho người dùng thuộc một trong bốn vai trò nêu trên.</w:t>
      </w:r>
    </w:p>
    <w:p w14:paraId="27AD5ACB" w14:textId="77777777" w:rsidR="008A3C7D" w:rsidRPr="00E37F83" w:rsidRDefault="008A3C7D" w:rsidP="008A3C7D">
      <w:pPr>
        <w:spacing w:before="120"/>
        <w:jc w:val="both"/>
        <w:rPr>
          <w:lang w:val="vi-VN"/>
        </w:rPr>
      </w:pPr>
      <w:r>
        <w:t>Super Admin chỉ quản trị hệ thống, không quyết định nội dung chuyên môn.</w:t>
      </w:r>
    </w:p>
    <w:p w14:paraId="4080D472" w14:textId="77777777" w:rsidR="008A3C7D" w:rsidRPr="00E37F83" w:rsidRDefault="008A3C7D" w:rsidP="008A3C7D">
      <w:pPr>
        <w:spacing w:before="120"/>
        <w:jc w:val="both"/>
        <w:rPr>
          <w:lang w:val="vi-VN"/>
        </w:rPr>
      </w:pPr>
      <w:r>
        <w:t>Lãnh đạo Viện là cấp phê duyệt cuối cùng.</w:t>
      </w:r>
    </w:p>
    <w:p w14:paraId="2962E3D2" w14:textId="77777777" w:rsidR="008A3C7D" w:rsidRPr="00E37F83" w:rsidRDefault="008A3C7D" w:rsidP="008A3C7D">
      <w:pPr>
        <w:spacing w:before="120"/>
        <w:jc w:val="both"/>
        <w:rPr>
          <w:lang w:val="vi-VN"/>
        </w:rPr>
      </w:pPr>
      <w:r>
        <w:t>Lãnh đạo phòng là cấp soát xét, đánh giá và xác nhận chuyên môn.</w:t>
      </w:r>
    </w:p>
    <w:p w14:paraId="51CAB0ED" w14:textId="77777777" w:rsidR="008A3C7D" w:rsidRPr="00E37F83" w:rsidRDefault="008A3C7D" w:rsidP="00E37F83">
      <w:pPr>
        <w:spacing w:before="120"/>
        <w:jc w:val="both"/>
        <w:rPr>
          <w:lang w:val="vi-VN"/>
        </w:rPr>
      </w:pPr>
      <w:r>
        <w:t>Người thực hiện là người lập hồ sơ, nhập dữ liệu, chuẩn bị bằng chứng và thực hiện các thao tác theo phân công.</w:t>
      </w:r>
    </w:p>
    <w:p w14:paraId="67F2526E" w14:textId="77777777" w:rsidR="00C01D06" w:rsidRPr="00E37F83" w:rsidRDefault="00C01D06" w:rsidP="00DB2F6F">
      <w:pPr>
        <w:pStyle w:val="Heading1"/>
        <w:spacing w:before="120"/>
        <w:jc w:val="both"/>
        <w:rPr>
          <w:bCs/>
          <w:sz w:val="24"/>
          <w:szCs w:val="24"/>
        </w:rPr>
      </w:pPr>
      <w:r>
        <w:rPr>
          <w:rFonts w:eastAsia="Times New Roman"/>
          <w:bCs/>
          <w:i w:val="0"/>
          <w:sz w:val="24"/>
          <w:szCs w:val="24"/>
        </w:rPr>
        <w:t>7. Quy trình tổng quát trên ManLab</w:t>
      </w:r>
    </w:p>
    <w:p w14:paraId="56513A19" w14:textId="77777777" w:rsidR="00B54B1B" w:rsidRPr="00E37F83" w:rsidRDefault="003200D3" w:rsidP="003200D3">
      <w:pPr>
        <w:pStyle w:val="Heading2"/>
        <w:rPr>
          <w:rFonts w:ascii="Times New Roman" w:hAnsi="Times New Roman" w:cs="Times New Roman"/>
          <w:b/>
          <w:bCs/>
          <w:i/>
          <w:iCs/>
          <w:sz w:val="24"/>
          <w:szCs w:val="24"/>
        </w:rPr>
      </w:pPr>
      <w:r>
        <w:rPr>
          <w:rFonts w:ascii="Times New Roman" w:hAnsi="Times New Roman" w:cs="Times New Roman"/>
          <w:b/>
          <w:bCs/>
          <w:i/>
          <w:iCs/>
          <w:sz w:val="24"/>
          <w:szCs w:val="24"/>
          <w:lang w:val="vi-VN"/>
        </w:rPr>
        <w:t xml:space="preserve">7.1. Nguyên tắc </w:t>
      </w:r>
      <w:r>
        <w:rPr>
          <w:rFonts w:ascii="Times New Roman" w:hAnsi="Times New Roman" w:cs="Times New Roman"/>
          <w:b/>
          <w:bCs/>
          <w:i/>
          <w:iCs/>
          <w:sz w:val="24"/>
          <w:szCs w:val="24"/>
        </w:rPr>
        <w:t xml:space="preserve">vận hành trên Menu P21 – Kiểm soát sự phù hợp </w:t>
      </w:r>
    </w:p>
    <w:p w14:paraId="052EBFC1" w14:textId="77777777" w:rsidR="00B54B1B" w:rsidRPr="00416B1D" w:rsidRDefault="00B54B1B" w:rsidP="008A3C7D">
      <w:pPr>
        <w:pStyle w:val="ListParagraph"/>
        <w:numPr>
          <w:ilvl w:val="0"/>
          <w:numId w:val="30"/>
        </w:numPr>
        <w:jc w:val="both"/>
        <w:rPr>
          <w:sz w:val="24"/>
          <w:szCs w:val="24"/>
        </w:rPr>
      </w:pPr>
      <w:del w:id="6" w:author="Claude" w:date="2026-06-26T00:00:00Z">
        <w:r>
          <w:rPr>
            <w:sz w:val="24"/>
            <w:szCs w:val="24"/>
          </w:rPr>
          <w:delText>Tạo hồ sơ → lập kế hoạch → đánh giá → báo</w:delText>
        </w:r>
        <w:r>
          <w:rPr>
            <w:sz w:val="24"/>
            <w:szCs w:val="24"/>
            <w:lang w:val="vi-VN"/>
          </w:rPr>
          <w:delText xml:space="preserve"> cáo</w:delText>
        </w:r>
        <w:r>
          <w:rPr>
            <w:sz w:val="24"/>
            <w:szCs w:val="24"/>
          </w:rPr>
          <w:delText xml:space="preserve"> → gửi/công khai → duy trì → điều chỉnh/tạm dừng/khôi phục/hủy bỏ → lưu trữ.</w:delText>
        </w:r>
      </w:del>
      <w:ins w:id="7" w:author="Claude" w:date="2026-06-26T00:00:00Z">
        <w:r>
          <w:rPr>
            <w:sz w:val="24"/>
            <w:szCs w:val="24"/>
          </w:rPr>
          <w:t>Danh mục PTĐ (nguồn) → Lập kế hoạch → Đánh giá năng lực → Kết quả → Công bố/ Thông báo → duy trì → điều chỉnh/ tạm dừng/ khôi phục/ hủy bỏ → lưu trữ.</w:t>
        </w:r>
      </w:ins>
    </w:p>
    <w:p w14:paraId="6D7F0D74" w14:textId="77777777" w:rsidR="00416B1D" w:rsidRPr="00416B1D" w:rsidRDefault="00416B1D" w:rsidP="00416B1D">
      <w:pPr>
        <w:pStyle w:val="ListParagraph"/>
        <w:numPr>
          <w:ilvl w:val="0"/>
          <w:numId w:val="30"/>
        </w:numPr>
        <w:jc w:val="both"/>
        <w:rPr>
          <w:sz w:val="24"/>
          <w:szCs w:val="24"/>
        </w:rPr>
      </w:pPr>
      <w:r>
        <w:rPr>
          <w:sz w:val="24"/>
          <w:szCs w:val="24"/>
          <w:lang w:val="vi-VN"/>
        </w:rPr>
        <w:t>Mỗi menu có 3 trạng thái (nháp/ soát xét/ phê duyệt)</w:t>
      </w:r>
    </w:p>
    <w:p w14:paraId="3E33F9C7" w14:textId="77777777" w:rsidR="008A3C7D" w:rsidRPr="00E37F83" w:rsidRDefault="008A3C7D" w:rsidP="00416B1D">
      <w:pPr>
        <w:pStyle w:val="ListParagraph"/>
        <w:numPr>
          <w:ilvl w:val="0"/>
          <w:numId w:val="30"/>
        </w:numPr>
        <w:jc w:val="both"/>
        <w:rPr>
          <w:sz w:val="24"/>
          <w:szCs w:val="24"/>
        </w:rPr>
      </w:pPr>
      <w:r>
        <w:rPr>
          <w:sz w:val="24"/>
          <w:szCs w:val="24"/>
        </w:rPr>
        <w:t>Việc thay đổi trạng thái chỉ được thực hiện theo đúng phân quyền trên ManLab và phải có nhật ký thao tác.</w:t>
      </w:r>
    </w:p>
    <w:tbl>
      <w:tblPr>
        <w:tblStyle w:val="TableGrid"/>
        <w:tblW w:w="0" w:type="auto"/>
        <w:tblLook w:val="04A0" w:firstRow="1" w:lastRow="0" w:firstColumn="1" w:lastColumn="0" w:noHBand="0" w:noVBand="1"/>
      </w:tblPr>
      <w:tblGrid>
        <w:gridCol w:w="805"/>
        <w:gridCol w:w="2880"/>
        <w:gridCol w:w="2160"/>
        <w:gridCol w:w="3500"/>
      </w:tblGrid>
      <w:tr w:rsidR="008A3C7D" w:rsidRPr="00E37F83" w14:paraId="7929A6C1" w14:textId="77777777" w:rsidTr="003200D3">
        <w:trPr>
          <w:tblHeader/>
        </w:trPr>
        <w:tc>
          <w:tcPr>
            <w:tcW w:w="805" w:type="dxa"/>
            <w:vAlign w:val="center"/>
          </w:tcPr>
          <w:p w14:paraId="6B020AA7" w14:textId="77777777" w:rsidR="008A3C7D" w:rsidRPr="00E37F83" w:rsidRDefault="008A3C7D" w:rsidP="008A3C7D">
            <w:pPr>
              <w:jc w:val="center"/>
              <w:rPr>
                <w:lang w:val="vi-VN"/>
              </w:rPr>
            </w:pPr>
            <w:r>
              <w:rPr>
                <w:b/>
                <w:bCs/>
              </w:rPr>
              <w:t>Bước</w:t>
            </w:r>
          </w:p>
        </w:tc>
        <w:tc>
          <w:tcPr>
            <w:tcW w:w="2880" w:type="dxa"/>
            <w:vAlign w:val="center"/>
          </w:tcPr>
          <w:p w14:paraId="485F8DD2" w14:textId="77777777" w:rsidR="008A3C7D" w:rsidRPr="00E37F83" w:rsidRDefault="008A3C7D" w:rsidP="008A3C7D">
            <w:pPr>
              <w:jc w:val="center"/>
              <w:rPr>
                <w:lang w:val="vi-VN"/>
              </w:rPr>
            </w:pPr>
            <w:r>
              <w:rPr>
                <w:b/>
                <w:bCs/>
              </w:rPr>
              <w:t>Tên công việc</w:t>
            </w:r>
          </w:p>
        </w:tc>
        <w:tc>
          <w:tcPr>
            <w:tcW w:w="2160" w:type="dxa"/>
            <w:vAlign w:val="center"/>
          </w:tcPr>
          <w:p w14:paraId="14D09360" w14:textId="77777777" w:rsidR="008A3C7D" w:rsidRPr="00E37F83" w:rsidRDefault="008A3C7D" w:rsidP="008A3C7D">
            <w:pPr>
              <w:jc w:val="center"/>
              <w:rPr>
                <w:lang w:val="vi-VN"/>
              </w:rPr>
            </w:pPr>
            <w:r>
              <w:rPr>
                <w:b/>
                <w:bCs/>
              </w:rPr>
              <w:t>Actor chính</w:t>
            </w:r>
          </w:p>
        </w:tc>
        <w:tc>
          <w:tcPr>
            <w:tcW w:w="3500" w:type="dxa"/>
            <w:vAlign w:val="center"/>
          </w:tcPr>
          <w:p w14:paraId="20B27470" w14:textId="77777777" w:rsidR="008A3C7D" w:rsidRPr="00E37F83" w:rsidRDefault="008A3C7D" w:rsidP="008A3C7D">
            <w:pPr>
              <w:jc w:val="center"/>
              <w:rPr>
                <w:lang w:val="vi-VN"/>
              </w:rPr>
            </w:pPr>
            <w:r>
              <w:rPr>
                <w:b/>
                <w:bCs/>
              </w:rPr>
              <w:t>Kết quả/trạng thái đầu ra</w:t>
            </w:r>
          </w:p>
        </w:tc>
      </w:tr>
      <w:tr w:rsidR="008A3C7D" w:rsidRPr="00E37F83" w14:paraId="043713A9" w14:textId="77777777" w:rsidTr="008A3C7D">
        <w:tc>
          <w:tcPr>
            <w:tcW w:w="805" w:type="dxa"/>
            <w:vAlign w:val="center"/>
          </w:tcPr>
          <w:p w14:paraId="4DEF318C" w14:textId="77777777" w:rsidR="008A3C7D" w:rsidRPr="00E37F83" w:rsidRDefault="008A3C7D" w:rsidP="008A3C7D">
            <w:pPr>
              <w:jc w:val="center"/>
              <w:rPr>
                <w:lang w:val="vi-VN"/>
              </w:rPr>
            </w:pPr>
            <w:r>
              <w:t>0</w:t>
            </w:r>
          </w:p>
        </w:tc>
        <w:tc>
          <w:tcPr>
            <w:tcW w:w="2880" w:type="dxa"/>
            <w:vAlign w:val="center"/>
          </w:tcPr>
          <w:p w14:paraId="6C4CB63A" w14:textId="77777777" w:rsidR="008A3C7D" w:rsidRPr="00E37F83" w:rsidRDefault="008A3C7D" w:rsidP="008A3C7D">
            <w:pPr>
              <w:jc w:val="both"/>
              <w:rPr>
                <w:lang w:val="vi-VN"/>
              </w:rPr>
            </w:pPr>
            <w:r>
              <w:t>Cấu hình menu P21, biểu mẫu, workflow, phân quyền, trạng thái và cảnh báo</w:t>
            </w:r>
          </w:p>
        </w:tc>
        <w:tc>
          <w:tcPr>
            <w:tcW w:w="2160" w:type="dxa"/>
            <w:vAlign w:val="center"/>
          </w:tcPr>
          <w:p w14:paraId="55F7BE43" w14:textId="77777777" w:rsidR="008A3C7D" w:rsidRPr="00E37F83" w:rsidRDefault="008A3C7D" w:rsidP="008A3C7D">
            <w:pPr>
              <w:jc w:val="center"/>
              <w:rPr>
                <w:lang w:val="vi-VN"/>
              </w:rPr>
            </w:pPr>
            <w:r>
              <w:t>Super Admin</w:t>
            </w:r>
          </w:p>
        </w:tc>
        <w:tc>
          <w:tcPr>
            <w:tcW w:w="3500" w:type="dxa"/>
            <w:vAlign w:val="center"/>
          </w:tcPr>
          <w:p w14:paraId="1C4AFF76" w14:textId="77777777" w:rsidR="008A3C7D" w:rsidRPr="00E37F83" w:rsidRDefault="008A3C7D" w:rsidP="008A3C7D">
            <w:pPr>
              <w:jc w:val="both"/>
              <w:rPr>
                <w:lang w:val="vi-VN"/>
              </w:rPr>
            </w:pPr>
            <w:r>
              <w:t>Menu P21 sẵn sàng vận hành; biểu mẫu, trạng thái, phân quyền và nhật ký được thiết lập.</w:t>
            </w:r>
          </w:p>
        </w:tc>
      </w:tr>
      <w:tr w:rsidR="008A3C7D" w:rsidRPr="00E37F83" w14:paraId="2A54729B" w14:textId="77777777" w:rsidTr="008A3C7D">
        <w:tc>
          <w:tcPr>
            <w:tcW w:w="805" w:type="dxa"/>
            <w:vAlign w:val="center"/>
          </w:tcPr>
          <w:p w14:paraId="4FF9D9F0" w14:textId="77777777" w:rsidR="008A3C7D" w:rsidRPr="00E37F83" w:rsidRDefault="008A3C7D" w:rsidP="008A3C7D">
            <w:pPr>
              <w:jc w:val="center"/>
              <w:rPr>
                <w:lang w:val="vi-VN"/>
              </w:rPr>
            </w:pPr>
            <w:r>
              <w:t>1</w:t>
            </w:r>
          </w:p>
        </w:tc>
        <w:tc>
          <w:tcPr>
            <w:tcW w:w="2880" w:type="dxa"/>
            <w:vAlign w:val="center"/>
          </w:tcPr>
          <w:p w14:paraId="3F2AB816" w14:textId="77777777" w:rsidR="008A3C7D" w:rsidRPr="00E37F83" w:rsidRDefault="008A3C7D" w:rsidP="008A3C7D">
            <w:pPr>
              <w:jc w:val="both"/>
              <w:rPr>
                <w:lang w:val="vi-VN"/>
              </w:rPr>
            </w:pPr>
            <w:r>
              <w:t>Tạo mới hồ sơ P21 và nhập thông tin đối tượng năng lực/phương tiện đo/thông số quan trắc</w:t>
            </w:r>
          </w:p>
        </w:tc>
        <w:tc>
          <w:tcPr>
            <w:tcW w:w="2160" w:type="dxa"/>
            <w:vAlign w:val="center"/>
          </w:tcPr>
          <w:p w14:paraId="64E4ED0C" w14:textId="77777777" w:rsidR="008A3C7D" w:rsidRPr="00E37F83" w:rsidRDefault="008A3C7D" w:rsidP="008A3C7D">
            <w:pPr>
              <w:jc w:val="center"/>
              <w:rPr>
                <w:lang w:val="vi-VN"/>
              </w:rPr>
            </w:pPr>
            <w:r>
              <w:t>Người thực hiện/Public user</w:t>
            </w:r>
          </w:p>
        </w:tc>
        <w:tc>
          <w:tcPr>
            <w:tcW w:w="3500" w:type="dxa"/>
            <w:vAlign w:val="center"/>
          </w:tcPr>
          <w:p w14:paraId="3D66C305" w14:textId="77777777" w:rsidR="008A3C7D" w:rsidRPr="00E37F83" w:rsidRDefault="008A3C7D" w:rsidP="008A3C7D">
            <w:pPr>
              <w:jc w:val="both"/>
              <w:rPr>
                <w:lang w:val="vi-VN"/>
              </w:rPr>
            </w:pPr>
            <w:r>
              <w:t>Hồ sơ: Nháp; Đối tượng: Mới tạo/Đề xuất.</w:t>
            </w:r>
          </w:p>
        </w:tc>
      </w:tr>
      <w:tr w:rsidR="008A3C7D" w:rsidRPr="00E37F83" w14:paraId="24D66C1B" w14:textId="77777777" w:rsidTr="008A3C7D">
        <w:tc>
          <w:tcPr>
            <w:tcW w:w="805" w:type="dxa"/>
            <w:vAlign w:val="center"/>
          </w:tcPr>
          <w:p w14:paraId="04BD6B58" w14:textId="77777777" w:rsidR="008A3C7D" w:rsidRPr="00E37F83" w:rsidRDefault="008A3C7D" w:rsidP="008A3C7D">
            <w:pPr>
              <w:jc w:val="center"/>
              <w:rPr>
                <w:lang w:val="vi-VN"/>
              </w:rPr>
            </w:pPr>
            <w:r>
              <w:t>2</w:t>
            </w:r>
          </w:p>
        </w:tc>
        <w:tc>
          <w:tcPr>
            <w:tcW w:w="2880" w:type="dxa"/>
            <w:vAlign w:val="center"/>
          </w:tcPr>
          <w:p w14:paraId="71CBC9EF" w14:textId="77777777" w:rsidR="008A3C7D" w:rsidRPr="00E37F83" w:rsidRDefault="008A3C7D" w:rsidP="008A3C7D">
            <w:pPr>
              <w:jc w:val="both"/>
              <w:rPr>
                <w:lang w:val="vi-VN"/>
              </w:rPr>
            </w:pPr>
            <w:r>
              <w:t>Chuẩn bị dữ liệu và bằng chứng năng lực</w:t>
            </w:r>
          </w:p>
        </w:tc>
        <w:tc>
          <w:tcPr>
            <w:tcW w:w="2160" w:type="dxa"/>
            <w:vAlign w:val="center"/>
          </w:tcPr>
          <w:p w14:paraId="320ED428" w14:textId="77777777" w:rsidR="008A3C7D" w:rsidRPr="00E37F83" w:rsidRDefault="008A3C7D" w:rsidP="008A3C7D">
            <w:pPr>
              <w:jc w:val="center"/>
              <w:rPr>
                <w:lang w:val="vi-VN"/>
              </w:rPr>
            </w:pPr>
            <w:r>
              <w:t>Người thực hiện/Public user</w:t>
            </w:r>
          </w:p>
        </w:tc>
        <w:tc>
          <w:tcPr>
            <w:tcW w:w="3500" w:type="dxa"/>
            <w:vAlign w:val="center"/>
          </w:tcPr>
          <w:p w14:paraId="7DEDBF72" w14:textId="77777777" w:rsidR="008A3C7D" w:rsidRPr="00E37F83" w:rsidRDefault="008A3C7D" w:rsidP="008A3C7D">
            <w:pPr>
              <w:jc w:val="both"/>
              <w:rPr>
                <w:lang w:val="vi-VN"/>
              </w:rPr>
            </w:pPr>
            <w:r>
              <w:t>Hồ sơ có dữ liệu về phương pháp, thiết bị/chuẩn, nhân sự, điều kiện môi trường, QA/QC, độ không đảm bảo đo, LOD/LOQ nếu áp dụng; Hồ sơ: Chờ lập kế hoạch.</w:t>
            </w:r>
          </w:p>
        </w:tc>
      </w:tr>
      <w:tr w:rsidR="008A3C7D" w:rsidRPr="00E37F83" w14:paraId="572C01E7" w14:textId="77777777" w:rsidTr="008A3C7D">
        <w:tc>
          <w:tcPr>
            <w:tcW w:w="805" w:type="dxa"/>
            <w:vAlign w:val="center"/>
          </w:tcPr>
          <w:p w14:paraId="50FE0CAB" w14:textId="77777777" w:rsidR="008A3C7D" w:rsidRPr="00E37F83" w:rsidRDefault="008A3C7D" w:rsidP="008A3C7D">
            <w:pPr>
              <w:jc w:val="center"/>
              <w:rPr>
                <w:lang w:val="vi-VN"/>
              </w:rPr>
            </w:pPr>
            <w:r>
              <w:t>3</w:t>
            </w:r>
          </w:p>
        </w:tc>
        <w:tc>
          <w:tcPr>
            <w:tcW w:w="2880" w:type="dxa"/>
            <w:vAlign w:val="center"/>
          </w:tcPr>
          <w:p w14:paraId="3D38D330" w14:textId="77777777" w:rsidR="008A3C7D" w:rsidRPr="00E37F83" w:rsidRDefault="008A3C7D" w:rsidP="008A3C7D">
            <w:pPr>
              <w:jc w:val="both"/>
              <w:rPr>
                <w:lang w:val="vi-VN"/>
              </w:rPr>
            </w:pPr>
            <w:r>
              <w:t>Lập, soát xét và phê duyệt kế hoạch đánh giá</w:t>
            </w:r>
          </w:p>
        </w:tc>
        <w:tc>
          <w:tcPr>
            <w:tcW w:w="2160" w:type="dxa"/>
            <w:vAlign w:val="center"/>
          </w:tcPr>
          <w:p w14:paraId="480AB4D3" w14:textId="77777777" w:rsidR="008A3C7D" w:rsidRPr="00E37F83" w:rsidRDefault="008A3C7D" w:rsidP="008A3C7D">
            <w:pPr>
              <w:jc w:val="center"/>
              <w:rPr>
                <w:lang w:val="vi-VN"/>
              </w:rPr>
            </w:pPr>
            <w:r>
              <w:t>Lãnh đạo phòng</w:t>
            </w:r>
          </w:p>
        </w:tc>
        <w:tc>
          <w:tcPr>
            <w:tcW w:w="3500" w:type="dxa"/>
            <w:vAlign w:val="center"/>
          </w:tcPr>
          <w:p w14:paraId="5DC7DB11" w14:textId="77777777" w:rsidR="008A3C7D" w:rsidRPr="00E37F83" w:rsidRDefault="008A3C7D" w:rsidP="008A3C7D">
            <w:pPr>
              <w:jc w:val="both"/>
              <w:rPr>
                <w:lang w:val="vi-VN"/>
              </w:rPr>
            </w:pPr>
            <w:r>
              <w:t>Hồ sơ: Đã lập kế hoạch; có người được phân công đánh giá, checklist và thời hạn thực hiện.</w:t>
            </w:r>
          </w:p>
        </w:tc>
      </w:tr>
      <w:tr w:rsidR="008A3C7D" w:rsidRPr="00E37F83" w14:paraId="0A69AD9F" w14:textId="77777777" w:rsidTr="008A3C7D">
        <w:tc>
          <w:tcPr>
            <w:tcW w:w="805" w:type="dxa"/>
            <w:vAlign w:val="center"/>
          </w:tcPr>
          <w:p w14:paraId="4E51D5E1" w14:textId="77777777" w:rsidR="008A3C7D" w:rsidRPr="00E37F83" w:rsidRDefault="008A3C7D" w:rsidP="008A3C7D">
            <w:pPr>
              <w:jc w:val="center"/>
              <w:rPr>
                <w:lang w:val="vi-VN"/>
              </w:rPr>
            </w:pPr>
            <w:r>
              <w:t>4</w:t>
            </w:r>
          </w:p>
        </w:tc>
        <w:tc>
          <w:tcPr>
            <w:tcW w:w="2880" w:type="dxa"/>
            <w:vAlign w:val="center"/>
          </w:tcPr>
          <w:p w14:paraId="34870636" w14:textId="77777777" w:rsidR="008A3C7D" w:rsidRPr="00E37F83" w:rsidRDefault="008A3C7D" w:rsidP="008A3C7D">
            <w:pPr>
              <w:jc w:val="both"/>
              <w:rPr>
                <w:lang w:val="vi-VN"/>
              </w:rPr>
            </w:pPr>
            <w:r>
              <w:t>Thực hiện đánh giá hồ sơ, kỹ thuật, đo lường/QTMT và rủi ro</w:t>
            </w:r>
          </w:p>
        </w:tc>
        <w:tc>
          <w:tcPr>
            <w:tcW w:w="2160" w:type="dxa"/>
            <w:vAlign w:val="center"/>
          </w:tcPr>
          <w:p w14:paraId="3B06078E" w14:textId="77777777" w:rsidR="008A3C7D" w:rsidRPr="00E37F83" w:rsidRDefault="008A3C7D" w:rsidP="008A3C7D">
            <w:pPr>
              <w:jc w:val="center"/>
              <w:rPr>
                <w:lang w:val="vi-VN"/>
              </w:rPr>
            </w:pPr>
            <w:r>
              <w:t>Người thực hiện/Public user</w:t>
            </w:r>
          </w:p>
        </w:tc>
        <w:tc>
          <w:tcPr>
            <w:tcW w:w="3500" w:type="dxa"/>
            <w:vAlign w:val="center"/>
          </w:tcPr>
          <w:p w14:paraId="715CA66E" w14:textId="77777777" w:rsidR="008A3C7D" w:rsidRPr="00E37F83" w:rsidRDefault="008A3C7D" w:rsidP="008A3C7D">
            <w:pPr>
              <w:jc w:val="both"/>
              <w:rPr>
                <w:lang w:val="vi-VN"/>
              </w:rPr>
            </w:pPr>
            <w:r>
              <w:t>Hồ sơ: Đang đánh giá; kết quả checklist được cập nhật; có thể chuyển sang Yêu cầu bổ sung hoặc Chờ soát xét.</w:t>
            </w:r>
          </w:p>
        </w:tc>
      </w:tr>
      <w:tr w:rsidR="008A3C7D" w:rsidRPr="00E37F83" w14:paraId="041D628A" w14:textId="77777777" w:rsidTr="008A3C7D">
        <w:tc>
          <w:tcPr>
            <w:tcW w:w="805" w:type="dxa"/>
            <w:vAlign w:val="center"/>
          </w:tcPr>
          <w:p w14:paraId="13365035" w14:textId="77777777" w:rsidR="008A3C7D" w:rsidRPr="00E37F83" w:rsidRDefault="008A3C7D" w:rsidP="008A3C7D">
            <w:pPr>
              <w:jc w:val="center"/>
              <w:rPr>
                <w:lang w:val="vi-VN"/>
              </w:rPr>
            </w:pPr>
            <w:r>
              <w:lastRenderedPageBreak/>
              <w:t>5</w:t>
            </w:r>
          </w:p>
        </w:tc>
        <w:tc>
          <w:tcPr>
            <w:tcW w:w="2880" w:type="dxa"/>
            <w:vAlign w:val="center"/>
          </w:tcPr>
          <w:p w14:paraId="25AFB182" w14:textId="77777777" w:rsidR="008A3C7D" w:rsidRPr="00E37F83" w:rsidRDefault="008A3C7D" w:rsidP="008A3C7D">
            <w:pPr>
              <w:jc w:val="both"/>
              <w:rPr>
                <w:lang w:val="vi-VN"/>
              </w:rPr>
            </w:pPr>
            <w:r>
              <w:t>Soát xét kết quả đánh giá và kết luận chuyên môn</w:t>
            </w:r>
          </w:p>
        </w:tc>
        <w:tc>
          <w:tcPr>
            <w:tcW w:w="2160" w:type="dxa"/>
            <w:vAlign w:val="center"/>
          </w:tcPr>
          <w:p w14:paraId="6039A12A" w14:textId="77777777" w:rsidR="008A3C7D" w:rsidRPr="00E37F83" w:rsidRDefault="008A3C7D" w:rsidP="008A3C7D">
            <w:pPr>
              <w:jc w:val="center"/>
              <w:rPr>
                <w:lang w:val="vi-VN"/>
              </w:rPr>
            </w:pPr>
            <w:r>
              <w:t>Lãnh đạo phòng</w:t>
            </w:r>
          </w:p>
        </w:tc>
        <w:tc>
          <w:tcPr>
            <w:tcW w:w="3500" w:type="dxa"/>
            <w:vAlign w:val="center"/>
          </w:tcPr>
          <w:p w14:paraId="1DE8B967" w14:textId="77777777" w:rsidR="008A3C7D" w:rsidRPr="00E37F83" w:rsidRDefault="008A3C7D" w:rsidP="008A3C7D">
            <w:pPr>
              <w:jc w:val="both"/>
              <w:rPr>
                <w:lang w:val="vi-VN"/>
              </w:rPr>
            </w:pPr>
            <w:r>
              <w:t>Kết luận: Đánh giá đạt, Không đạt hoặc Yêu cầu bổ sung/khắc phục; Đối tượng: Đủ điều kiện nội bộ hoặc Chưa đủ điều kiện.</w:t>
            </w:r>
          </w:p>
        </w:tc>
      </w:tr>
      <w:tr w:rsidR="008A3C7D" w:rsidRPr="00E37F83" w14:paraId="32BAE67C" w14:textId="77777777" w:rsidTr="008A3C7D">
        <w:tc>
          <w:tcPr>
            <w:tcW w:w="805" w:type="dxa"/>
            <w:vAlign w:val="center"/>
          </w:tcPr>
          <w:p w14:paraId="7659EB7F" w14:textId="77777777" w:rsidR="008A3C7D" w:rsidRPr="00E37F83" w:rsidRDefault="008A3C7D" w:rsidP="008A3C7D">
            <w:pPr>
              <w:jc w:val="center"/>
              <w:rPr>
                <w:lang w:val="vi-VN"/>
              </w:rPr>
            </w:pPr>
            <w:r>
              <w:t>6</w:t>
            </w:r>
          </w:p>
        </w:tc>
        <w:tc>
          <w:tcPr>
            <w:tcW w:w="2880" w:type="dxa"/>
            <w:vAlign w:val="center"/>
          </w:tcPr>
          <w:p w14:paraId="72AC5D25" w14:textId="77777777" w:rsidR="008A3C7D" w:rsidRPr="00E37F83" w:rsidRDefault="008A3C7D" w:rsidP="008A3C7D">
            <w:pPr>
              <w:jc w:val="both"/>
              <w:rPr>
                <w:lang w:val="vi-VN"/>
              </w:rPr>
            </w:pPr>
            <w:r>
              <w:t>Bổ sung, khắc phục và đánh giá lại nếu cần</w:t>
            </w:r>
          </w:p>
        </w:tc>
        <w:tc>
          <w:tcPr>
            <w:tcW w:w="2160" w:type="dxa"/>
            <w:vAlign w:val="center"/>
          </w:tcPr>
          <w:p w14:paraId="597E57F0" w14:textId="77777777" w:rsidR="008A3C7D" w:rsidRPr="00E37F83" w:rsidRDefault="008A3C7D" w:rsidP="008A3C7D">
            <w:pPr>
              <w:jc w:val="center"/>
              <w:rPr>
                <w:lang w:val="vi-VN"/>
              </w:rPr>
            </w:pPr>
            <w:r>
              <w:t>Người thực hiện/Public user</w:t>
            </w:r>
          </w:p>
        </w:tc>
        <w:tc>
          <w:tcPr>
            <w:tcW w:w="3500" w:type="dxa"/>
            <w:vAlign w:val="center"/>
          </w:tcPr>
          <w:p w14:paraId="5F0089FF" w14:textId="77777777" w:rsidR="008A3C7D" w:rsidRPr="00E37F83" w:rsidRDefault="008A3C7D" w:rsidP="008A3C7D">
            <w:pPr>
              <w:jc w:val="both"/>
              <w:rPr>
                <w:lang w:val="vi-VN"/>
              </w:rPr>
            </w:pPr>
            <w:r>
              <w:t>Bằng chứng bổ sung/khắc phục được lưu vết; hồ sơ quay lại bước soát xét hoặc kết thúc nếu không đạt.</w:t>
            </w:r>
          </w:p>
        </w:tc>
      </w:tr>
      <w:tr w:rsidR="008A3C7D" w:rsidRPr="00E37F83" w14:paraId="4EB282B6" w14:textId="77777777" w:rsidTr="008A3C7D">
        <w:tc>
          <w:tcPr>
            <w:tcW w:w="805" w:type="dxa"/>
            <w:vAlign w:val="center"/>
          </w:tcPr>
          <w:p w14:paraId="4728FDA3" w14:textId="77777777" w:rsidR="008A3C7D" w:rsidRPr="00E37F83" w:rsidRDefault="008A3C7D" w:rsidP="008A3C7D">
            <w:pPr>
              <w:jc w:val="center"/>
              <w:rPr>
                <w:lang w:val="vi-VN"/>
              </w:rPr>
            </w:pPr>
            <w:r>
              <w:t>7</w:t>
            </w:r>
          </w:p>
        </w:tc>
        <w:tc>
          <w:tcPr>
            <w:tcW w:w="2880" w:type="dxa"/>
            <w:vAlign w:val="center"/>
          </w:tcPr>
          <w:p w14:paraId="0A9720D9" w14:textId="77777777" w:rsidR="008A3C7D" w:rsidRPr="00E37F83" w:rsidRDefault="008A3C7D" w:rsidP="008A3C7D">
            <w:pPr>
              <w:jc w:val="both"/>
              <w:rPr>
                <w:lang w:val="vi-VN"/>
              </w:rPr>
            </w:pPr>
            <w:r>
              <w:t>Phê duyệt nội bộ phạm vi năng lực</w:t>
            </w:r>
          </w:p>
        </w:tc>
        <w:tc>
          <w:tcPr>
            <w:tcW w:w="2160" w:type="dxa"/>
            <w:vAlign w:val="center"/>
          </w:tcPr>
          <w:p w14:paraId="62D3D502" w14:textId="77777777" w:rsidR="008A3C7D" w:rsidRPr="00E37F83" w:rsidRDefault="008A3C7D" w:rsidP="008A3C7D">
            <w:pPr>
              <w:jc w:val="center"/>
              <w:rPr>
                <w:lang w:val="vi-VN"/>
              </w:rPr>
            </w:pPr>
            <w:r>
              <w:t>Lãnh đạo Viện</w:t>
            </w:r>
          </w:p>
        </w:tc>
        <w:tc>
          <w:tcPr>
            <w:tcW w:w="3500" w:type="dxa"/>
            <w:vAlign w:val="center"/>
          </w:tcPr>
          <w:p w14:paraId="739FA60F" w14:textId="77777777" w:rsidR="008A3C7D" w:rsidRPr="00E37F83" w:rsidRDefault="008A3C7D" w:rsidP="008A3C7D">
            <w:pPr>
              <w:jc w:val="both"/>
              <w:rPr>
                <w:lang w:val="vi-VN"/>
              </w:rPr>
            </w:pPr>
            <w:r>
              <w:t>Hồ sơ: Đã phê duyệt nội bộ; Công bố/thông báo: Chờ lập/Chờ gửi.</w:t>
            </w:r>
          </w:p>
        </w:tc>
      </w:tr>
      <w:tr w:rsidR="008A3C7D" w:rsidRPr="00E37F83" w14:paraId="4380772E" w14:textId="77777777" w:rsidTr="008A3C7D">
        <w:tc>
          <w:tcPr>
            <w:tcW w:w="805" w:type="dxa"/>
            <w:vAlign w:val="center"/>
          </w:tcPr>
          <w:p w14:paraId="314D644C" w14:textId="77777777" w:rsidR="008A3C7D" w:rsidRPr="00E37F83" w:rsidRDefault="008A3C7D" w:rsidP="008A3C7D">
            <w:pPr>
              <w:jc w:val="center"/>
              <w:rPr>
                <w:lang w:val="vi-VN"/>
              </w:rPr>
            </w:pPr>
            <w:r>
              <w:t>8</w:t>
            </w:r>
          </w:p>
        </w:tc>
        <w:tc>
          <w:tcPr>
            <w:tcW w:w="2880" w:type="dxa"/>
            <w:vAlign w:val="center"/>
          </w:tcPr>
          <w:p w14:paraId="010D8BD5" w14:textId="77777777" w:rsidR="008A3C7D" w:rsidRPr="00E37F83" w:rsidRDefault="008A3C7D" w:rsidP="008A3C7D">
            <w:pPr>
              <w:jc w:val="both"/>
              <w:rPr>
                <w:lang w:val="vi-VN"/>
              </w:rPr>
            </w:pPr>
            <w:r>
              <w:t>Lập, ký và gửi bản công bố/thông báo theo mẫu áp dụng</w:t>
            </w:r>
          </w:p>
        </w:tc>
        <w:tc>
          <w:tcPr>
            <w:tcW w:w="2160" w:type="dxa"/>
            <w:vAlign w:val="center"/>
          </w:tcPr>
          <w:p w14:paraId="7FBA2425" w14:textId="77777777" w:rsidR="008A3C7D" w:rsidRPr="00E37F83" w:rsidRDefault="008A3C7D" w:rsidP="008A3C7D">
            <w:pPr>
              <w:jc w:val="center"/>
              <w:rPr>
                <w:lang w:val="vi-VN"/>
              </w:rPr>
            </w:pPr>
            <w:r>
              <w:t>Người thực hiện/Public user</w:t>
            </w:r>
          </w:p>
        </w:tc>
        <w:tc>
          <w:tcPr>
            <w:tcW w:w="3500" w:type="dxa"/>
            <w:vAlign w:val="center"/>
          </w:tcPr>
          <w:p w14:paraId="2309A15F" w14:textId="77777777" w:rsidR="008A3C7D" w:rsidRPr="00E37F83" w:rsidRDefault="008A3C7D" w:rsidP="008A3C7D">
            <w:pPr>
              <w:jc w:val="both"/>
              <w:rPr>
                <w:lang w:val="vi-VN"/>
              </w:rPr>
            </w:pPr>
            <w:r>
              <w:t>Công bố/thông báo: Đã gửi/Chờ tiếp nhận; hồ sơ gửi và bằng chứng gửi được lưu trên ManLab.</w:t>
            </w:r>
          </w:p>
        </w:tc>
      </w:tr>
      <w:tr w:rsidR="008A3C7D" w:rsidRPr="00E37F83" w14:paraId="72943293" w14:textId="77777777" w:rsidTr="008A3C7D">
        <w:tc>
          <w:tcPr>
            <w:tcW w:w="805" w:type="dxa"/>
            <w:vAlign w:val="center"/>
          </w:tcPr>
          <w:p w14:paraId="3268E5FF" w14:textId="77777777" w:rsidR="008A3C7D" w:rsidRPr="00E37F83" w:rsidRDefault="008A3C7D" w:rsidP="008A3C7D">
            <w:pPr>
              <w:jc w:val="center"/>
              <w:rPr>
                <w:lang w:val="vi-VN"/>
              </w:rPr>
            </w:pPr>
            <w:r>
              <w:t>9</w:t>
            </w:r>
          </w:p>
        </w:tc>
        <w:tc>
          <w:tcPr>
            <w:tcW w:w="2880" w:type="dxa"/>
            <w:vAlign w:val="center"/>
          </w:tcPr>
          <w:p w14:paraId="7D4C29A5" w14:textId="77777777" w:rsidR="008A3C7D" w:rsidRPr="00E37F83" w:rsidRDefault="008A3C7D" w:rsidP="008A3C7D">
            <w:pPr>
              <w:jc w:val="both"/>
              <w:rPr>
                <w:lang w:val="vi-VN"/>
              </w:rPr>
            </w:pPr>
            <w:r>
              <w:t>Cập nhật bằng chứng tiếp nhận/ghi nhận và công khai phạm vi năng lực</w:t>
            </w:r>
          </w:p>
        </w:tc>
        <w:tc>
          <w:tcPr>
            <w:tcW w:w="2160" w:type="dxa"/>
            <w:vAlign w:val="center"/>
          </w:tcPr>
          <w:p w14:paraId="6DE6A01E" w14:textId="77777777" w:rsidR="008A3C7D" w:rsidRPr="00E37F83" w:rsidRDefault="008A3C7D" w:rsidP="008A3C7D">
            <w:pPr>
              <w:jc w:val="center"/>
              <w:rPr>
                <w:lang w:val="vi-VN"/>
              </w:rPr>
            </w:pPr>
            <w:r>
              <w:t>Người thực hiện/Public user</w:t>
            </w:r>
          </w:p>
        </w:tc>
        <w:tc>
          <w:tcPr>
            <w:tcW w:w="3500" w:type="dxa"/>
            <w:vAlign w:val="center"/>
          </w:tcPr>
          <w:p w14:paraId="43997E6F" w14:textId="77777777" w:rsidR="008A3C7D" w:rsidRPr="00E37F83" w:rsidRDefault="008A3C7D" w:rsidP="008A3C7D">
            <w:pPr>
              <w:jc w:val="both"/>
              <w:rPr>
                <w:lang w:val="vi-VN"/>
              </w:rPr>
            </w:pPr>
            <w:r>
              <w:t>Công bố/thông báo: Đã tiếp nhận/Đã công khai/Còn hiệu lực; phạm vi được phép sử dụng.</w:t>
            </w:r>
          </w:p>
        </w:tc>
      </w:tr>
      <w:tr w:rsidR="008A3C7D" w:rsidRPr="00E37F83" w14:paraId="20A9B15A" w14:textId="77777777" w:rsidTr="008A3C7D">
        <w:tc>
          <w:tcPr>
            <w:tcW w:w="805" w:type="dxa"/>
            <w:vAlign w:val="center"/>
          </w:tcPr>
          <w:p w14:paraId="3A6531D5" w14:textId="77777777" w:rsidR="008A3C7D" w:rsidRPr="00E37F83" w:rsidRDefault="008A3C7D" w:rsidP="008A3C7D">
            <w:pPr>
              <w:jc w:val="center"/>
              <w:rPr>
                <w:lang w:val="vi-VN"/>
              </w:rPr>
            </w:pPr>
            <w:r>
              <w:t>10</w:t>
            </w:r>
          </w:p>
        </w:tc>
        <w:tc>
          <w:tcPr>
            <w:tcW w:w="2880" w:type="dxa"/>
            <w:vAlign w:val="center"/>
          </w:tcPr>
          <w:p w14:paraId="57357897" w14:textId="77777777" w:rsidR="008A3C7D" w:rsidRPr="00E37F83" w:rsidRDefault="008A3C7D" w:rsidP="008A3C7D">
            <w:pPr>
              <w:jc w:val="both"/>
              <w:rPr>
                <w:lang w:val="vi-VN"/>
              </w:rPr>
            </w:pPr>
            <w:r>
              <w:t>Kiểm tra nội dung công khai và khóa phiên bản áp dụng</w:t>
            </w:r>
          </w:p>
        </w:tc>
        <w:tc>
          <w:tcPr>
            <w:tcW w:w="2160" w:type="dxa"/>
            <w:vAlign w:val="center"/>
          </w:tcPr>
          <w:p w14:paraId="39602C3F" w14:textId="77777777" w:rsidR="008A3C7D" w:rsidRPr="00E37F83" w:rsidRDefault="008A3C7D" w:rsidP="008A3C7D">
            <w:pPr>
              <w:jc w:val="center"/>
              <w:rPr>
                <w:lang w:val="vi-VN"/>
              </w:rPr>
            </w:pPr>
            <w:r>
              <w:t>Lãnh đạo phòng</w:t>
            </w:r>
          </w:p>
        </w:tc>
        <w:tc>
          <w:tcPr>
            <w:tcW w:w="3500" w:type="dxa"/>
            <w:vAlign w:val="center"/>
          </w:tcPr>
          <w:p w14:paraId="398E3C3D" w14:textId="77777777" w:rsidR="008A3C7D" w:rsidRPr="00E37F83" w:rsidRDefault="008A3C7D" w:rsidP="008A3C7D">
            <w:pPr>
              <w:jc w:val="both"/>
              <w:rPr>
                <w:lang w:val="vi-VN"/>
              </w:rPr>
            </w:pPr>
            <w:r>
              <w:t>Nội dung công khai phù hợp với bản đã phê duyệt; hồ sơ được đề xuất khóa phiên bản.</w:t>
            </w:r>
          </w:p>
        </w:tc>
      </w:tr>
      <w:tr w:rsidR="008A3C7D" w:rsidRPr="00E37F83" w14:paraId="0B77FACA" w14:textId="77777777" w:rsidTr="008A3C7D">
        <w:tc>
          <w:tcPr>
            <w:tcW w:w="805" w:type="dxa"/>
            <w:vAlign w:val="center"/>
          </w:tcPr>
          <w:p w14:paraId="29057E39" w14:textId="77777777" w:rsidR="008A3C7D" w:rsidRPr="00E37F83" w:rsidRDefault="008A3C7D" w:rsidP="008A3C7D">
            <w:pPr>
              <w:jc w:val="center"/>
              <w:rPr>
                <w:lang w:val="vi-VN"/>
              </w:rPr>
            </w:pPr>
            <w:r>
              <w:t>11</w:t>
            </w:r>
          </w:p>
        </w:tc>
        <w:tc>
          <w:tcPr>
            <w:tcW w:w="2880" w:type="dxa"/>
            <w:vAlign w:val="center"/>
          </w:tcPr>
          <w:p w14:paraId="52C810D8" w14:textId="77777777" w:rsidR="008A3C7D" w:rsidRPr="00E37F83" w:rsidRDefault="008A3C7D" w:rsidP="008A3C7D">
            <w:pPr>
              <w:jc w:val="both"/>
              <w:rPr>
                <w:lang w:val="vi-VN"/>
              </w:rPr>
            </w:pPr>
            <w:r>
              <w:t>Phê duyệt khóa phiên bản, duy trì hiệu lực và hậu kiểm</w:t>
            </w:r>
          </w:p>
        </w:tc>
        <w:tc>
          <w:tcPr>
            <w:tcW w:w="2160" w:type="dxa"/>
            <w:vAlign w:val="center"/>
          </w:tcPr>
          <w:p w14:paraId="603B1AE3" w14:textId="77777777" w:rsidR="008A3C7D" w:rsidRPr="00E37F83" w:rsidRDefault="008A3C7D" w:rsidP="008A3C7D">
            <w:pPr>
              <w:jc w:val="center"/>
              <w:rPr>
                <w:lang w:val="vi-VN"/>
              </w:rPr>
            </w:pPr>
            <w:r>
              <w:t>Lãnh đạo Viện</w:t>
            </w:r>
          </w:p>
        </w:tc>
        <w:tc>
          <w:tcPr>
            <w:tcW w:w="3500" w:type="dxa"/>
            <w:vAlign w:val="center"/>
          </w:tcPr>
          <w:p w14:paraId="5683704C" w14:textId="77777777" w:rsidR="008A3C7D" w:rsidRPr="00E37F83" w:rsidRDefault="008A3C7D" w:rsidP="008A3C7D">
            <w:pPr>
              <w:jc w:val="both"/>
              <w:rPr>
                <w:lang w:val="vi-VN"/>
              </w:rPr>
            </w:pPr>
            <w:r>
              <w:t>Hồ sơ được khóa phiên bản; ManLab theo dõi cảnh báo hiệu lực, đánh giá định kỳ và báo cáo hậu kiểm.</w:t>
            </w:r>
          </w:p>
        </w:tc>
      </w:tr>
      <w:tr w:rsidR="008A3C7D" w:rsidRPr="00E37F83" w14:paraId="7C07C1D0" w14:textId="77777777" w:rsidTr="008A3C7D">
        <w:tc>
          <w:tcPr>
            <w:tcW w:w="805" w:type="dxa"/>
            <w:vAlign w:val="center"/>
          </w:tcPr>
          <w:p w14:paraId="14DCCF6F" w14:textId="77777777" w:rsidR="008A3C7D" w:rsidRPr="00E37F83" w:rsidRDefault="008A3C7D" w:rsidP="008A3C7D">
            <w:pPr>
              <w:jc w:val="center"/>
              <w:rPr>
                <w:lang w:val="vi-VN"/>
              </w:rPr>
            </w:pPr>
            <w:r>
              <w:t>12</w:t>
            </w:r>
          </w:p>
        </w:tc>
        <w:tc>
          <w:tcPr>
            <w:tcW w:w="2880" w:type="dxa"/>
            <w:vAlign w:val="center"/>
          </w:tcPr>
          <w:p w14:paraId="760E83B4" w14:textId="77777777" w:rsidR="008A3C7D" w:rsidRPr="00E37F83" w:rsidRDefault="008A3C7D" w:rsidP="008A3C7D">
            <w:pPr>
              <w:jc w:val="both"/>
              <w:rPr>
                <w:lang w:val="vi-VN"/>
              </w:rPr>
            </w:pPr>
            <w:r>
              <w:t>Điều chỉnh phạm vi năng lực</w:t>
            </w:r>
          </w:p>
        </w:tc>
        <w:tc>
          <w:tcPr>
            <w:tcW w:w="2160" w:type="dxa"/>
            <w:vAlign w:val="center"/>
          </w:tcPr>
          <w:p w14:paraId="25DF7AF1" w14:textId="77777777" w:rsidR="008A3C7D" w:rsidRPr="00E37F83" w:rsidRDefault="008A3C7D" w:rsidP="008A3C7D">
            <w:pPr>
              <w:jc w:val="center"/>
              <w:rPr>
                <w:lang w:val="vi-VN"/>
              </w:rPr>
            </w:pPr>
            <w:r>
              <w:t>Người thực hiện/Public user</w:t>
            </w:r>
          </w:p>
        </w:tc>
        <w:tc>
          <w:tcPr>
            <w:tcW w:w="3500" w:type="dxa"/>
            <w:vAlign w:val="center"/>
          </w:tcPr>
          <w:p w14:paraId="097C2E45" w14:textId="77777777" w:rsidR="008A3C7D" w:rsidRPr="00E37F83" w:rsidRDefault="008A3C7D" w:rsidP="008A3C7D">
            <w:pPr>
              <w:jc w:val="both"/>
              <w:rPr>
                <w:lang w:val="vi-VN"/>
              </w:rPr>
            </w:pPr>
            <w:r>
              <w:t>Tạo hồ sơ điều chỉnh; sau khi được Lãnh đạo phòng soát xét và Lãnh đạo Viện phê duyệt, Công bố/thông báo: Đã điều chỉnh/Còn hiệu lực.</w:t>
            </w:r>
          </w:p>
        </w:tc>
      </w:tr>
      <w:tr w:rsidR="008A3C7D" w:rsidRPr="00E37F83" w14:paraId="5D800B4D" w14:textId="77777777" w:rsidTr="008A3C7D">
        <w:tc>
          <w:tcPr>
            <w:tcW w:w="805" w:type="dxa"/>
            <w:vAlign w:val="center"/>
          </w:tcPr>
          <w:p w14:paraId="50A343F8" w14:textId="77777777" w:rsidR="008A3C7D" w:rsidRPr="00E37F83" w:rsidRDefault="008A3C7D" w:rsidP="008A3C7D">
            <w:pPr>
              <w:jc w:val="center"/>
              <w:rPr>
                <w:lang w:val="vi-VN"/>
              </w:rPr>
            </w:pPr>
            <w:r>
              <w:t>13</w:t>
            </w:r>
          </w:p>
        </w:tc>
        <w:tc>
          <w:tcPr>
            <w:tcW w:w="2880" w:type="dxa"/>
            <w:vAlign w:val="center"/>
          </w:tcPr>
          <w:p w14:paraId="2273613B" w14:textId="77777777" w:rsidR="008A3C7D" w:rsidRPr="00E37F83" w:rsidRDefault="008A3C7D" w:rsidP="008A3C7D">
            <w:pPr>
              <w:jc w:val="both"/>
              <w:rPr>
                <w:lang w:val="vi-VN"/>
              </w:rPr>
            </w:pPr>
            <w:r>
              <w:t>Tạm dừng phạm vi năng lực khi phát hiện rủi ro hoặc không còn đủ điều kiện</w:t>
            </w:r>
          </w:p>
        </w:tc>
        <w:tc>
          <w:tcPr>
            <w:tcW w:w="2160" w:type="dxa"/>
            <w:vAlign w:val="center"/>
          </w:tcPr>
          <w:p w14:paraId="3F65C9A2" w14:textId="77777777" w:rsidR="008A3C7D" w:rsidRPr="00E37F83" w:rsidRDefault="008A3C7D" w:rsidP="008A3C7D">
            <w:pPr>
              <w:jc w:val="center"/>
              <w:rPr>
                <w:lang w:val="vi-VN"/>
              </w:rPr>
            </w:pPr>
            <w:r>
              <w:t>Lãnh đạo phòng</w:t>
            </w:r>
          </w:p>
        </w:tc>
        <w:tc>
          <w:tcPr>
            <w:tcW w:w="3500" w:type="dxa"/>
            <w:vAlign w:val="center"/>
          </w:tcPr>
          <w:p w14:paraId="3EF52458" w14:textId="77777777" w:rsidR="008A3C7D" w:rsidRPr="00E37F83" w:rsidRDefault="008A3C7D" w:rsidP="008A3C7D">
            <w:pPr>
              <w:jc w:val="both"/>
              <w:rPr>
                <w:lang w:val="vi-VN"/>
              </w:rPr>
            </w:pPr>
            <w:r>
              <w:t>Công bố/thông báo: Đề xuất tạm dừng; sau phê duyệt của Lãnh đạo Viện, Đối tượng: Tạm dừng/Không được sử dụng.</w:t>
            </w:r>
          </w:p>
        </w:tc>
      </w:tr>
      <w:tr w:rsidR="008A3C7D" w:rsidRPr="00E37F83" w14:paraId="79E303BF" w14:textId="77777777" w:rsidTr="008A3C7D">
        <w:tc>
          <w:tcPr>
            <w:tcW w:w="805" w:type="dxa"/>
            <w:vAlign w:val="center"/>
          </w:tcPr>
          <w:p w14:paraId="143E5FD1" w14:textId="77777777" w:rsidR="008A3C7D" w:rsidRPr="00E37F83" w:rsidRDefault="008A3C7D" w:rsidP="008A3C7D">
            <w:pPr>
              <w:jc w:val="center"/>
              <w:rPr>
                <w:lang w:val="vi-VN"/>
              </w:rPr>
            </w:pPr>
            <w:r>
              <w:t>14</w:t>
            </w:r>
          </w:p>
        </w:tc>
        <w:tc>
          <w:tcPr>
            <w:tcW w:w="2880" w:type="dxa"/>
            <w:vAlign w:val="center"/>
          </w:tcPr>
          <w:p w14:paraId="37EE9C68" w14:textId="77777777" w:rsidR="008A3C7D" w:rsidRPr="00E37F83" w:rsidRDefault="008A3C7D" w:rsidP="008A3C7D">
            <w:pPr>
              <w:jc w:val="both"/>
              <w:rPr>
                <w:lang w:val="vi-VN"/>
              </w:rPr>
            </w:pPr>
            <w:r>
              <w:t>Khôi phục phạm vi sau khi đã khắc phục và đánh giá lại</w:t>
            </w:r>
          </w:p>
        </w:tc>
        <w:tc>
          <w:tcPr>
            <w:tcW w:w="2160" w:type="dxa"/>
            <w:vAlign w:val="center"/>
          </w:tcPr>
          <w:p w14:paraId="57F3268F" w14:textId="77777777" w:rsidR="008A3C7D" w:rsidRPr="00E37F83" w:rsidRDefault="008A3C7D" w:rsidP="008A3C7D">
            <w:pPr>
              <w:jc w:val="center"/>
              <w:rPr>
                <w:lang w:val="vi-VN"/>
              </w:rPr>
            </w:pPr>
            <w:r>
              <w:t>Lãnh đạo phòng</w:t>
            </w:r>
          </w:p>
        </w:tc>
        <w:tc>
          <w:tcPr>
            <w:tcW w:w="3500" w:type="dxa"/>
            <w:vAlign w:val="center"/>
          </w:tcPr>
          <w:p w14:paraId="261B218E" w14:textId="77777777" w:rsidR="008A3C7D" w:rsidRPr="00E37F83" w:rsidRDefault="008A3C7D" w:rsidP="008A3C7D">
            <w:pPr>
              <w:jc w:val="both"/>
              <w:rPr>
                <w:lang w:val="vi-VN"/>
              </w:rPr>
            </w:pPr>
            <w:r>
              <w:t>Kết luận đủ điều kiện khôi phục; sau phê duyệt của Lãnh đạo Viện, Công bố/thông báo: Khôi phục/Còn hiệu lực.</w:t>
            </w:r>
          </w:p>
        </w:tc>
      </w:tr>
      <w:tr w:rsidR="008A3C7D" w:rsidRPr="00E37F83" w14:paraId="2BD82139" w14:textId="77777777" w:rsidTr="008A3C7D">
        <w:tc>
          <w:tcPr>
            <w:tcW w:w="805" w:type="dxa"/>
            <w:vAlign w:val="center"/>
          </w:tcPr>
          <w:p w14:paraId="1513BB50" w14:textId="77777777" w:rsidR="008A3C7D" w:rsidRPr="00E37F83" w:rsidRDefault="008A3C7D" w:rsidP="008A3C7D">
            <w:pPr>
              <w:jc w:val="center"/>
              <w:rPr>
                <w:lang w:val="vi-VN"/>
              </w:rPr>
            </w:pPr>
            <w:r>
              <w:t>15</w:t>
            </w:r>
          </w:p>
        </w:tc>
        <w:tc>
          <w:tcPr>
            <w:tcW w:w="2880" w:type="dxa"/>
            <w:vAlign w:val="center"/>
          </w:tcPr>
          <w:p w14:paraId="3105A862" w14:textId="77777777" w:rsidR="008A3C7D" w:rsidRPr="00E37F83" w:rsidRDefault="008A3C7D" w:rsidP="008A3C7D">
            <w:pPr>
              <w:jc w:val="both"/>
              <w:rPr>
                <w:lang w:val="vi-VN"/>
              </w:rPr>
            </w:pPr>
            <w:r>
              <w:t>Hủy bỏ phạm vi năng lực</w:t>
            </w:r>
          </w:p>
        </w:tc>
        <w:tc>
          <w:tcPr>
            <w:tcW w:w="2160" w:type="dxa"/>
            <w:vAlign w:val="center"/>
          </w:tcPr>
          <w:p w14:paraId="4119738B" w14:textId="77777777" w:rsidR="008A3C7D" w:rsidRPr="00E37F83" w:rsidRDefault="008A3C7D" w:rsidP="008A3C7D">
            <w:pPr>
              <w:jc w:val="center"/>
              <w:rPr>
                <w:lang w:val="vi-VN"/>
              </w:rPr>
            </w:pPr>
            <w:r>
              <w:t>Lãnh đạo Viện</w:t>
            </w:r>
          </w:p>
        </w:tc>
        <w:tc>
          <w:tcPr>
            <w:tcW w:w="3500" w:type="dxa"/>
            <w:vAlign w:val="center"/>
          </w:tcPr>
          <w:p w14:paraId="08728154" w14:textId="77777777" w:rsidR="008A3C7D" w:rsidRPr="00E37F83" w:rsidRDefault="008A3C7D" w:rsidP="008A3C7D">
            <w:pPr>
              <w:jc w:val="both"/>
              <w:rPr>
                <w:lang w:val="vi-VN"/>
              </w:rPr>
            </w:pPr>
            <w:r>
              <w:t>Công bố/thông báo: Đã hủy bỏ; Đối tượng: Hết hiệu lực/Không được sử dụng; nội dung công khai được thu hồi hoặc đánh dấu hết hiệu lực.</w:t>
            </w:r>
          </w:p>
        </w:tc>
      </w:tr>
      <w:tr w:rsidR="008A3C7D" w:rsidRPr="00E37F83" w14:paraId="68FC765B" w14:textId="77777777" w:rsidTr="008A3C7D">
        <w:tc>
          <w:tcPr>
            <w:tcW w:w="805" w:type="dxa"/>
            <w:vAlign w:val="center"/>
          </w:tcPr>
          <w:p w14:paraId="1D7F59E8" w14:textId="77777777" w:rsidR="008A3C7D" w:rsidRPr="00E37F83" w:rsidRDefault="008A3C7D" w:rsidP="008A3C7D">
            <w:pPr>
              <w:jc w:val="center"/>
              <w:rPr>
                <w:lang w:val="vi-VN"/>
              </w:rPr>
            </w:pPr>
            <w:r>
              <w:t>16</w:t>
            </w:r>
          </w:p>
        </w:tc>
        <w:tc>
          <w:tcPr>
            <w:tcW w:w="2880" w:type="dxa"/>
            <w:vAlign w:val="center"/>
          </w:tcPr>
          <w:p w14:paraId="39A8D6B9" w14:textId="77777777" w:rsidR="008A3C7D" w:rsidRPr="00E37F83" w:rsidRDefault="008A3C7D" w:rsidP="008A3C7D">
            <w:pPr>
              <w:jc w:val="both"/>
              <w:rPr>
                <w:lang w:val="vi-VN"/>
              </w:rPr>
            </w:pPr>
            <w:r>
              <w:t>Lưu trữ hồ sơ, nhật ký và báo cáo tổng hợp</w:t>
            </w:r>
          </w:p>
        </w:tc>
        <w:tc>
          <w:tcPr>
            <w:tcW w:w="2160" w:type="dxa"/>
            <w:vAlign w:val="center"/>
          </w:tcPr>
          <w:p w14:paraId="1D424EF3" w14:textId="77777777" w:rsidR="008A3C7D" w:rsidRPr="00E37F83" w:rsidRDefault="008A3C7D" w:rsidP="008A3C7D">
            <w:pPr>
              <w:jc w:val="center"/>
              <w:rPr>
                <w:lang w:val="vi-VN"/>
              </w:rPr>
            </w:pPr>
            <w:r>
              <w:t>Người thực hiện/Public user</w:t>
            </w:r>
          </w:p>
        </w:tc>
        <w:tc>
          <w:tcPr>
            <w:tcW w:w="3500" w:type="dxa"/>
            <w:vAlign w:val="center"/>
          </w:tcPr>
          <w:p w14:paraId="13DB8EA8" w14:textId="77777777" w:rsidR="008A3C7D" w:rsidRPr="00E37F83" w:rsidRDefault="008A3C7D" w:rsidP="008A3C7D">
            <w:pPr>
              <w:jc w:val="both"/>
              <w:rPr>
                <w:lang w:val="vi-VN"/>
              </w:rPr>
            </w:pPr>
            <w:r>
              <w:t>Hồ sơ: Lưu trữ; truy xuất được toàn bộ phiên bản, bằng chứng, quyết định và nhật ký thao tác.</w:t>
            </w:r>
          </w:p>
        </w:tc>
      </w:tr>
    </w:tbl>
    <w:p w14:paraId="38556B28" w14:textId="77777777" w:rsidR="00C01D06" w:rsidRPr="00E37F83" w:rsidRDefault="00386B26" w:rsidP="00386B26">
      <w:pPr>
        <w:pStyle w:val="Heading2"/>
        <w:rPr>
          <w:rFonts w:ascii="Times New Roman" w:hAnsi="Times New Roman" w:cs="Times New Roman"/>
          <w:b/>
          <w:bCs/>
          <w:i/>
          <w:iCs/>
          <w:sz w:val="24"/>
          <w:szCs w:val="24"/>
          <w:lang w:val="vi-VN"/>
        </w:rPr>
      </w:pPr>
      <w:r>
        <w:rPr>
          <w:rFonts w:ascii="Times New Roman" w:hAnsi="Times New Roman" w:cs="Times New Roman"/>
          <w:b/>
          <w:bCs/>
          <w:i/>
          <w:iCs/>
          <w:sz w:val="24"/>
          <w:szCs w:val="24"/>
          <w:lang w:val="vi-VN"/>
        </w:rPr>
        <w:t>7.2. Sơ đồ luồng trạng thái tóm tắt</w:t>
      </w:r>
    </w:p>
    <w:p w14:paraId="3FFCBF2A" w14:textId="77777777" w:rsidR="002C22C1" w:rsidRPr="00E37F83" w:rsidRDefault="008A3C7D" w:rsidP="002C22C1">
      <w:pPr>
        <w:spacing w:before="120"/>
        <w:jc w:val="both"/>
        <w:rPr>
          <w:b/>
          <w:bCs/>
          <w:i/>
          <w:iCs/>
          <w:lang w:val="vi-VN"/>
        </w:rPr>
      </w:pPr>
      <w:r>
        <w:rPr>
          <w:b/>
          <w:bCs/>
          <w:i/>
          <w:iCs/>
        </w:rPr>
        <w:t>Hồ sơ:</w:t>
      </w:r>
    </w:p>
    <w:p w14:paraId="5E3E7BBB" w14:textId="77777777" w:rsidR="008A3C7D" w:rsidRPr="00E37F83" w:rsidRDefault="008A3C7D" w:rsidP="002C22C1">
      <w:pPr>
        <w:spacing w:before="120"/>
        <w:jc w:val="both"/>
      </w:pPr>
      <w:r>
        <w:t>Nháp → Chờ lập kế hoạch → Đã lập kế hoạch → Đang đánh giá → Yêu cầu bổ sung/Chờ soát xét → Đánh giá đạt/Không đạt → Chờ phê duyệt → Đã phê duyệt nội bộ → Đã gửi/Đã tiếp nhận → Đã công khai → Khóa phiên bản → Lưu trữ.</w:t>
      </w:r>
    </w:p>
    <w:p w14:paraId="1E1DAE18" w14:textId="77777777" w:rsidR="002C22C1" w:rsidRPr="00E37F83" w:rsidRDefault="008A3C7D" w:rsidP="002C22C1">
      <w:pPr>
        <w:spacing w:before="120"/>
        <w:jc w:val="both"/>
        <w:rPr>
          <w:b/>
          <w:bCs/>
          <w:i/>
          <w:iCs/>
          <w:lang w:val="vi-VN"/>
        </w:rPr>
      </w:pPr>
      <w:r>
        <w:rPr>
          <w:b/>
          <w:bCs/>
          <w:i/>
          <w:iCs/>
        </w:rPr>
        <w:lastRenderedPageBreak/>
        <w:t>Đối tượng năng lực/phương tiện đo:</w:t>
      </w:r>
    </w:p>
    <w:p w14:paraId="73AC9D8A" w14:textId="77777777" w:rsidR="008A3C7D" w:rsidRPr="00E37F83" w:rsidRDefault="008A3C7D" w:rsidP="002C22C1">
      <w:pPr>
        <w:spacing w:before="120"/>
        <w:jc w:val="both"/>
      </w:pPr>
      <w:r>
        <w:t>Mới tạo/Đề xuất → Chờ đánh giá → Đủ điều kiện nội bộ → Được công khai/Còn hiệu lực → Đang điều chỉnh/Tạm dừng/Khôi phục/Hết hiệu lực.</w:t>
      </w:r>
    </w:p>
    <w:p w14:paraId="4024BAA2" w14:textId="77777777" w:rsidR="002C22C1" w:rsidRPr="00E37F83" w:rsidRDefault="008A3C7D" w:rsidP="002C22C1">
      <w:pPr>
        <w:spacing w:before="120"/>
        <w:jc w:val="both"/>
        <w:rPr>
          <w:b/>
          <w:bCs/>
          <w:i/>
          <w:iCs/>
          <w:lang w:val="vi-VN"/>
        </w:rPr>
      </w:pPr>
      <w:r>
        <w:rPr>
          <w:b/>
          <w:bCs/>
          <w:i/>
          <w:iCs/>
        </w:rPr>
        <w:t>Công bố/</w:t>
      </w:r>
      <w:r>
        <w:rPr>
          <w:b/>
          <w:bCs/>
          <w:i/>
          <w:iCs/>
          <w:lang w:val="vi-VN"/>
        </w:rPr>
        <w:t xml:space="preserve"> T</w:t>
      </w:r>
      <w:r>
        <w:rPr>
          <w:b/>
          <w:bCs/>
          <w:i/>
          <w:iCs/>
        </w:rPr>
        <w:t>hông báo:</w:t>
      </w:r>
    </w:p>
    <w:p w14:paraId="5C18AA4C" w14:textId="77777777" w:rsidR="008A3C7D" w:rsidRPr="00E37F83" w:rsidRDefault="008A3C7D" w:rsidP="002C22C1">
      <w:pPr>
        <w:spacing w:before="120"/>
        <w:jc w:val="both"/>
      </w:pPr>
      <w:r>
        <w:t>Chờ lập → Chờ gửi → Đã gửi → Đã tiếp nhận/ghi nhận → Đã công khai/Còn hiệu lực → Điều chỉnh/Tạm dừng/Khôi phục/Hủy bỏ.</w:t>
      </w:r>
    </w:p>
    <w:p w14:paraId="394A1075" w14:textId="77777777" w:rsidR="002C22C1" w:rsidRPr="00E37F83" w:rsidRDefault="008A3C7D" w:rsidP="002C22C1">
      <w:pPr>
        <w:spacing w:before="120"/>
        <w:jc w:val="both"/>
        <w:rPr>
          <w:b/>
          <w:bCs/>
          <w:i/>
          <w:iCs/>
          <w:lang w:val="vi-VN"/>
        </w:rPr>
      </w:pPr>
      <w:r>
        <w:rPr>
          <w:b/>
          <w:bCs/>
          <w:i/>
          <w:iCs/>
        </w:rPr>
        <w:t>Nguyên tắc kiểm soát trạng thái</w:t>
      </w:r>
    </w:p>
    <w:p w14:paraId="69663317" w14:textId="77777777" w:rsidR="008A3C7D" w:rsidRPr="00E37F83" w:rsidRDefault="008A3C7D" w:rsidP="002C22C1">
      <w:pPr>
        <w:spacing w:before="120"/>
        <w:jc w:val="both"/>
        <w:rPr>
          <w:b/>
          <w:bCs/>
          <w:i/>
          <w:iCs/>
        </w:rPr>
      </w:pPr>
      <w:r>
        <w:t>Không có bước nào được bỏ qua bằng thao tác sửa trực tiếp trạng thái. Mọi chuyển trạng thái phải phát sinh từ phiếu thao tác, quyết định, kết quả đánh giá hoặc hành động phê duyệt và được lưu trên nhật ký ManLab.</w:t>
      </w:r>
    </w:p>
    <w:p w14:paraId="10C2EA5A" w14:textId="77777777" w:rsidR="002C22C1" w:rsidRPr="00E37F83" w:rsidRDefault="008A3C7D" w:rsidP="002C22C1">
      <w:pPr>
        <w:spacing w:before="120"/>
        <w:jc w:val="both"/>
        <w:rPr>
          <w:lang w:val="vi-VN"/>
        </w:rPr>
      </w:pPr>
      <w:r>
        <w:t>Super Admin chỉ cấu hình hệ thống, không phê duyệt nội dung chuyên môn.</w:t>
      </w:r>
    </w:p>
    <w:p w14:paraId="20A52EE0" w14:textId="77777777" w:rsidR="002C22C1" w:rsidRPr="00E37F83" w:rsidRDefault="008A3C7D" w:rsidP="002C22C1">
      <w:pPr>
        <w:spacing w:before="120"/>
        <w:jc w:val="both"/>
        <w:rPr>
          <w:lang w:val="vi-VN"/>
        </w:rPr>
      </w:pPr>
      <w:r>
        <w:t>Lãnh đạo Viện là cấp phê duyệt cuối cùng.</w:t>
      </w:r>
    </w:p>
    <w:p w14:paraId="7C041958" w14:textId="77777777" w:rsidR="002C22C1" w:rsidRPr="00E37F83" w:rsidRDefault="008A3C7D" w:rsidP="002C22C1">
      <w:pPr>
        <w:spacing w:before="120"/>
        <w:jc w:val="both"/>
        <w:rPr>
          <w:lang w:val="vi-VN"/>
        </w:rPr>
      </w:pPr>
      <w:r>
        <w:t>Lãnh đạo phòng là cấp soát xét, đánh giá và đề xuất kết luận chuyên môn.</w:t>
      </w:r>
    </w:p>
    <w:p w14:paraId="444D3A3B" w14:textId="77777777" w:rsidR="008A3C7D" w:rsidRPr="00E37F83" w:rsidRDefault="008A3C7D" w:rsidP="00DB2F6F">
      <w:pPr>
        <w:spacing w:before="120"/>
        <w:jc w:val="both"/>
        <w:rPr>
          <w:lang w:val="vi-VN"/>
        </w:rPr>
      </w:pPr>
      <w:r>
        <w:t>Người thực hiện là người tạo hồ sơ, nhập dữ liệu, cập nhật bằng chứng và thực hiện thao tác nghiệp vụ theo phân công.</w:t>
      </w:r>
    </w:p>
    <w:p w14:paraId="61BFCD9C" w14:textId="77777777" w:rsidR="00C01D06" w:rsidRDefault="00C01D06" w:rsidP="00DB2F6F">
      <w:pPr>
        <w:pStyle w:val="Heading2"/>
        <w:spacing w:before="120"/>
        <w:jc w:val="both"/>
        <w:rPr>
          <w:ins w:id="8" w:author="Claude" w:date="2026-06-26T00:00:00Z"/>
        </w:rPr>
      </w:pPr>
      <w:ins w:id="9" w:author="Claude" w:date="2026-06-26T00:00:00Z">
        <w:r>
          <w:t>7.3. Kiến trúc Menu P21 và ánh xạ trạng thái</w:t>
        </w:r>
      </w:ins>
    </w:p>
    <w:p w14:paraId="163FD442" w14:textId="77777777" w:rsidR="00C01D06" w:rsidRDefault="00C01D06" w:rsidP="00DB2F6F">
      <w:pPr>
        <w:spacing w:before="120"/>
        <w:jc w:val="both"/>
        <w:rPr>
          <w:ins w:id="10" w:author="Claude" w:date="2026-06-26T00:00:00Z"/>
        </w:rPr>
      </w:pPr>
      <w:ins w:id="11" w:author="Claude" w:date="2026-06-26T00:00:00Z">
        <w:r>
          <w:t>Module P21 được tổ chức thành chuỗi menu nghiệp vụ trên ManLab. Mỗi menu điều khiển một lớp trạng thái độc lập; ba lớp trạng thái vận hành song song và không ghi đè lẫn nhau:</w:t>
        </w:r>
      </w:ins>
    </w:p>
    <w:p w14:paraId="29BEA1BF" w14:textId="085F396C" w:rsidR="00C01D06" w:rsidRDefault="00C01D06" w:rsidP="00DB2F6F">
      <w:pPr>
        <w:pStyle w:val="ListBullet"/>
        <w:spacing w:before="120" w:after="0" w:line="240" w:lineRule="auto"/>
        <w:ind w:left="360" w:hanging="360"/>
        <w:jc w:val="both"/>
        <w:rPr>
          <w:ins w:id="12" w:author="Claude" w:date="2026-06-26T00:00:00Z"/>
          <w:sz w:val="24"/>
          <w:szCs w:val="24"/>
        </w:rPr>
      </w:pPr>
      <w:ins w:id="13" w:author="Claude" w:date="2026-06-26T00:00:00Z">
        <w:r>
          <w:rPr>
            <w:sz w:val="24"/>
            <w:szCs w:val="24"/>
          </w:rPr>
          <w:t xml:space="preserve">Trạng thái PTĐ </w:t>
        </w:r>
      </w:ins>
      <w:r>
        <w:rPr>
          <w:sz w:val="24"/>
          <w:szCs w:val="24"/>
          <w:lang w:val="vi-VN"/>
        </w:rPr>
        <w:t>-</w:t>
      </w:r>
      <w:ins w:id="14" w:author="Claude" w:date="2026-06-26T00:00:00Z">
        <w:r>
          <w:rPr>
            <w:sz w:val="24"/>
            <w:szCs w:val="24"/>
          </w:rPr>
          <w:t xml:space="preserve"> </w:t>
        </w:r>
      </w:ins>
      <w:r>
        <w:rPr>
          <w:sz w:val="24"/>
          <w:szCs w:val="24"/>
        </w:rPr>
        <w:t>do</w:t>
      </w:r>
      <w:ins w:id="15" w:author="Claude" w:date="2026-06-26T00:00:00Z">
        <w:r>
          <w:rPr>
            <w:sz w:val="24"/>
            <w:szCs w:val="24"/>
          </w:rPr>
          <w:t xml:space="preserve"> menu Danh mục PTĐ (đã có sẵn). P21 chỉ đọc dữ liệu PTĐ, không tạo mới và không sửa trạng thái PTĐ.</w:t>
        </w:r>
      </w:ins>
    </w:p>
    <w:p w14:paraId="114FF7F4" w14:textId="3F963E4D" w:rsidR="00C01D06" w:rsidRDefault="00C01D06" w:rsidP="00DB2F6F">
      <w:pPr>
        <w:pStyle w:val="ListBullet"/>
        <w:spacing w:before="120" w:after="0" w:line="240" w:lineRule="auto"/>
        <w:ind w:left="360" w:hanging="360"/>
        <w:jc w:val="both"/>
        <w:rPr>
          <w:ins w:id="16" w:author="Claude" w:date="2026-06-26T00:00:00Z"/>
          <w:sz w:val="24"/>
          <w:szCs w:val="24"/>
        </w:rPr>
      </w:pPr>
      <w:ins w:id="17" w:author="Claude" w:date="2026-06-26T00:00:00Z">
        <w:r>
          <w:rPr>
            <w:sz w:val="24"/>
            <w:szCs w:val="24"/>
          </w:rPr>
          <w:t xml:space="preserve">Trạng thái Hồ sơ </w:t>
        </w:r>
      </w:ins>
      <w:r>
        <w:rPr>
          <w:sz w:val="24"/>
          <w:szCs w:val="24"/>
          <w:lang w:val="vi-VN"/>
        </w:rPr>
        <w:t>-</w:t>
      </w:r>
      <w:ins w:id="18" w:author="Claude" w:date="2026-06-26T00:00:00Z">
        <w:r>
          <w:rPr>
            <w:sz w:val="24"/>
            <w:szCs w:val="24"/>
          </w:rPr>
          <w:t xml:space="preserve"> do </w:t>
        </w:r>
      </w:ins>
      <w:r>
        <w:rPr>
          <w:sz w:val="24"/>
          <w:szCs w:val="24"/>
          <w:lang w:val="vi-VN"/>
        </w:rPr>
        <w:t>03</w:t>
      </w:r>
      <w:ins w:id="19" w:author="Claude" w:date="2026-06-26T00:00:00Z">
        <w:r>
          <w:rPr>
            <w:sz w:val="24"/>
            <w:szCs w:val="24"/>
          </w:rPr>
          <w:t xml:space="preserve"> menu Lập kế hoạch, Đánh giá năng lực và Kết quả </w:t>
        </w:r>
      </w:ins>
      <w:r>
        <w:rPr>
          <w:sz w:val="24"/>
          <w:szCs w:val="24"/>
        </w:rPr>
        <w:t>đánh</w:t>
      </w:r>
      <w:r>
        <w:rPr>
          <w:sz w:val="24"/>
          <w:szCs w:val="24"/>
          <w:lang w:val="vi-VN"/>
        </w:rPr>
        <w:t xml:space="preserve"> giá</w:t>
      </w:r>
      <w:ins w:id="20" w:author="Claude" w:date="2026-06-26T00:00:00Z">
        <w:r>
          <w:rPr>
            <w:sz w:val="24"/>
            <w:szCs w:val="24"/>
          </w:rPr>
          <w:t xml:space="preserve">: khởi tạo hồ sơ và lập/ duyệt kế hoạch (Lập kế hoạch); </w:t>
        </w:r>
      </w:ins>
      <w:r>
        <w:rPr>
          <w:sz w:val="24"/>
          <w:szCs w:val="24"/>
        </w:rPr>
        <w:t>T</w:t>
      </w:r>
      <w:ins w:id="21" w:author="Claude" w:date="2026-06-26T00:00:00Z">
        <w:r>
          <w:rPr>
            <w:sz w:val="24"/>
            <w:szCs w:val="24"/>
          </w:rPr>
          <w:t xml:space="preserve">hực hiện checklist đánh giá hồ sơ, kỹ thuật, đo lường/ QTMT (Đánh giá năng lực); </w:t>
        </w:r>
      </w:ins>
      <w:r>
        <w:rPr>
          <w:sz w:val="24"/>
          <w:szCs w:val="24"/>
        </w:rPr>
        <w:t>K</w:t>
      </w:r>
      <w:ins w:id="22" w:author="Claude" w:date="2026-06-26T00:00:00Z">
        <w:r>
          <w:rPr>
            <w:sz w:val="24"/>
            <w:szCs w:val="24"/>
          </w:rPr>
          <w:t>ết luận đạt/ không đạt và phê duyệt nội bộ (Kết quả).</w:t>
        </w:r>
      </w:ins>
    </w:p>
    <w:p w14:paraId="43E7FDC5" w14:textId="3D46D3A1" w:rsidR="00C01D06" w:rsidRDefault="00C01D06" w:rsidP="00DB2F6F">
      <w:pPr>
        <w:pStyle w:val="ListBullet"/>
        <w:spacing w:before="120" w:after="0" w:line="240" w:lineRule="auto"/>
        <w:ind w:left="360" w:hanging="360"/>
        <w:jc w:val="both"/>
        <w:rPr>
          <w:ins w:id="23" w:author="Claude" w:date="2026-06-26T00:00:00Z"/>
          <w:sz w:val="24"/>
          <w:szCs w:val="24"/>
        </w:rPr>
      </w:pPr>
      <w:ins w:id="24" w:author="Claude" w:date="2026-06-26T00:00:00Z">
        <w:r>
          <w:rPr>
            <w:sz w:val="24"/>
            <w:szCs w:val="24"/>
          </w:rPr>
          <w:t xml:space="preserve">Trạng thái Công khai </w:t>
        </w:r>
      </w:ins>
      <w:r>
        <w:rPr>
          <w:sz w:val="24"/>
          <w:szCs w:val="24"/>
          <w:lang w:val="vi-VN"/>
        </w:rPr>
        <w:t>-</w:t>
      </w:r>
      <w:ins w:id="25" w:author="Claude" w:date="2026-06-26T00:00:00Z">
        <w:r>
          <w:rPr>
            <w:sz w:val="24"/>
            <w:szCs w:val="24"/>
          </w:rPr>
          <w:t xml:space="preserve"> do menu Công bố/ Thông báo điều khiển: lập bản công bố/ thông báo, ký số, gửi cơ quan tiếp nhận và công khai năng lực kèm mã QR tra cứu.</w:t>
        </w:r>
      </w:ins>
    </w:p>
    <w:p w14:paraId="35FF35E6" w14:textId="77777777" w:rsidR="00C01D06" w:rsidRDefault="00C01D06" w:rsidP="00DB2F6F">
      <w:pPr>
        <w:spacing w:before="120"/>
        <w:jc w:val="both"/>
        <w:rPr>
          <w:ins w:id="26" w:author="Claude" w:date="2026-06-26T00:00:00Z"/>
        </w:rPr>
      </w:pPr>
      <w:ins w:id="27" w:author="Claude" w:date="2026-06-26T00:00:00Z">
        <w:r>
          <w:t>Luồng vận hành: Danh mục PTĐ (nguồn) → Lập kế hoạch → Đánh giá năng lực → Kết quả → Công bố/ Thông báo. Ký số, gửi cơ quan tiếp nhận (UBND tỉnh cho đo lường; Bộ NN&amp;MT cho quan trắc môi trường) và tạo QR là các thao tác nội bộ trong menu Công bố/ Thông báo, không phải các menu riêng.</w:t>
        </w:r>
      </w:ins>
    </w:p>
    <w:p w14:paraId="1AC38F66" w14:textId="77777777" w:rsidR="00C01D06" w:rsidRPr="00E37F83" w:rsidRDefault="00C01D06" w:rsidP="00DB2F6F">
      <w:pPr>
        <w:pStyle w:val="Heading1"/>
        <w:spacing w:before="120"/>
        <w:jc w:val="both"/>
        <w:rPr>
          <w:bCs/>
          <w:sz w:val="24"/>
          <w:szCs w:val="24"/>
          <w:lang w:val="vi-VN"/>
        </w:rPr>
      </w:pPr>
      <w:r>
        <w:rPr>
          <w:rFonts w:eastAsia="Times New Roman"/>
          <w:bCs/>
          <w:i w:val="0"/>
          <w:sz w:val="24"/>
          <w:szCs w:val="24"/>
        </w:rPr>
        <w:t>8. Chuẩn bị và tạo mới đối</w:t>
      </w:r>
      <w:r>
        <w:rPr>
          <w:rFonts w:eastAsia="Times New Roman"/>
          <w:bCs/>
          <w:i w:val="0"/>
          <w:sz w:val="24"/>
          <w:szCs w:val="24"/>
          <w:lang w:val="vi-VN"/>
        </w:rPr>
        <w:t xml:space="preserve"> tượng (phương tiện đo/ mẫu/ thông số)</w:t>
      </w:r>
    </w:p>
    <w:p w14:paraId="5B610389"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8.1. Xác định nhu cầu và loại hồ sơ</w:t>
      </w:r>
    </w:p>
    <w:p w14:paraId="33D1838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Xác định loại hồ sơ: công bố/ thông báo lần đầu, bổ sung phạm vi, điều chỉnh, tạm dừng, khôi phục sau tạm dừng, hủy bỏ một phần, hủy bỏ toàn bộ hoặc báo cáo duy trì.</w:t>
      </w:r>
    </w:p>
    <w:p w14:paraId="07B0777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Xác định lĩnh vực: đo lường pháp định, kiểm định/ hiệu chuẩn/ thử nghiệm phương tiện đo hoặc chuẩn đo lường, quan trắc môi trường hoặc phạm vi phối hợp.</w:t>
      </w:r>
    </w:p>
    <w:p w14:paraId="17E3CF6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Xác định căn cứ pháp lý, tiêu chuẩn, quy trình/ phương pháp, tiêu chí chấp nhận và yêu cầu hồ sơ cần chứng minh.</w:t>
      </w:r>
    </w:p>
    <w:p w14:paraId="19983441"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Chỉ định người phụ trách hồ sơ, người đánh giá kỹ thuật, người đánh giá hệ thống và thời hạn hoàn thành.</w:t>
      </w:r>
    </w:p>
    <w:p w14:paraId="7F195DE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Đối chiếu phạm vi dự kiến với năng lực thực tế; loại bỏ hoặc đánh dấu “Chưa đủ điều kiện” đối với nội dung chưa có đủ bằng chứng.</w:t>
      </w:r>
    </w:p>
    <w:p w14:paraId="0B3555C5"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8.2. Tạo mới trên ManLab</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6920"/>
      </w:tblGrid>
      <w:tr w:rsidR="00C01D06" w:rsidRPr="00E37F83" w14:paraId="79C24D03" w14:textId="77777777" w:rsidTr="00C16064">
        <w:trPr>
          <w:tblHeader/>
          <w:jc w:val="center"/>
        </w:trPr>
        <w:tc>
          <w:tcPr>
            <w:tcW w:w="2425" w:type="dxa"/>
            <w:shd w:val="clear" w:color="auto" w:fill="D9EAF7"/>
            <w:tcMar>
              <w:top w:w="70" w:type="dxa"/>
              <w:left w:w="70" w:type="dxa"/>
              <w:bottom w:w="70" w:type="dxa"/>
              <w:right w:w="70" w:type="dxa"/>
            </w:tcMar>
            <w:vAlign w:val="center"/>
          </w:tcPr>
          <w:p w14:paraId="18282609" w14:textId="77777777" w:rsidR="00C01D06" w:rsidRPr="00E37F83" w:rsidRDefault="00C01D06" w:rsidP="00DB2F6F">
            <w:pPr>
              <w:spacing w:before="120"/>
              <w:jc w:val="center"/>
            </w:pPr>
            <w:r>
              <w:rPr>
                <w:b/>
              </w:rPr>
              <w:t>Nhóm trường</w:t>
            </w:r>
          </w:p>
        </w:tc>
        <w:tc>
          <w:tcPr>
            <w:tcW w:w="6920" w:type="dxa"/>
            <w:shd w:val="clear" w:color="auto" w:fill="D9EAF7"/>
            <w:tcMar>
              <w:top w:w="70" w:type="dxa"/>
              <w:left w:w="70" w:type="dxa"/>
              <w:bottom w:w="70" w:type="dxa"/>
              <w:right w:w="70" w:type="dxa"/>
            </w:tcMar>
            <w:vAlign w:val="center"/>
          </w:tcPr>
          <w:p w14:paraId="5747D4FA" w14:textId="77777777" w:rsidR="00C01D06" w:rsidRPr="00E37F83" w:rsidRDefault="00C01D06" w:rsidP="00DB2F6F">
            <w:pPr>
              <w:spacing w:before="120"/>
              <w:jc w:val="center"/>
            </w:pPr>
            <w:r>
              <w:rPr>
                <w:b/>
              </w:rPr>
              <w:t>Trường dữ liệu tối thiểu</w:t>
            </w:r>
          </w:p>
        </w:tc>
      </w:tr>
      <w:tr w:rsidR="00C01D06" w:rsidRPr="00E37F83" w14:paraId="6BFFF637" w14:textId="77777777" w:rsidTr="00DB2F6F">
        <w:trPr>
          <w:jc w:val="center"/>
        </w:trPr>
        <w:tc>
          <w:tcPr>
            <w:tcW w:w="2425" w:type="dxa"/>
            <w:tcMar>
              <w:top w:w="70" w:type="dxa"/>
              <w:left w:w="70" w:type="dxa"/>
              <w:bottom w:w="70" w:type="dxa"/>
              <w:right w:w="70" w:type="dxa"/>
            </w:tcMar>
            <w:vAlign w:val="center"/>
          </w:tcPr>
          <w:p w14:paraId="2E117642" w14:textId="77777777" w:rsidR="00C01D06" w:rsidRPr="00E37F83" w:rsidRDefault="00C01D06" w:rsidP="00DB2F6F">
            <w:pPr>
              <w:spacing w:before="120"/>
              <w:jc w:val="both"/>
            </w:pPr>
            <w:r>
              <w:t>Thông tin hồ sơ</w:t>
            </w:r>
          </w:p>
        </w:tc>
        <w:tc>
          <w:tcPr>
            <w:tcW w:w="6920" w:type="dxa"/>
            <w:tcMar>
              <w:top w:w="70" w:type="dxa"/>
              <w:left w:w="70" w:type="dxa"/>
              <w:bottom w:w="70" w:type="dxa"/>
              <w:right w:w="70" w:type="dxa"/>
            </w:tcMar>
            <w:vAlign w:val="center"/>
          </w:tcPr>
          <w:p w14:paraId="6EF299B7" w14:textId="77777777" w:rsidR="00C01D06" w:rsidRPr="00E37F83" w:rsidRDefault="00C01D06" w:rsidP="00DB2F6F">
            <w:pPr>
              <w:spacing w:before="120"/>
              <w:jc w:val="both"/>
            </w:pPr>
            <w:r>
              <w:t>Mã hồ sơ P21, loại hồ sơ, lĩnh vực, bộ phận đề xuất, ngày tạo, người phụ trách, căn cứ pháp lý, mức độ ưu tiên, hạn hoàn thành.</w:t>
            </w:r>
          </w:p>
        </w:tc>
      </w:tr>
      <w:tr w:rsidR="00C01D06" w:rsidRPr="00E37F83" w14:paraId="1221ECDE" w14:textId="77777777" w:rsidTr="00DB2F6F">
        <w:trPr>
          <w:jc w:val="center"/>
        </w:trPr>
        <w:tc>
          <w:tcPr>
            <w:tcW w:w="2425" w:type="dxa"/>
            <w:tcMar>
              <w:top w:w="70" w:type="dxa"/>
              <w:left w:w="70" w:type="dxa"/>
              <w:bottom w:w="70" w:type="dxa"/>
              <w:right w:w="70" w:type="dxa"/>
            </w:tcMar>
            <w:vAlign w:val="center"/>
          </w:tcPr>
          <w:p w14:paraId="55959C08" w14:textId="77777777" w:rsidR="00C01D06" w:rsidRPr="00E37F83" w:rsidRDefault="00C01D06" w:rsidP="00DB2F6F">
            <w:pPr>
              <w:spacing w:before="120"/>
              <w:jc w:val="both"/>
            </w:pPr>
            <w:r>
              <w:t>Thông tin đối tượng</w:t>
            </w:r>
          </w:p>
        </w:tc>
        <w:tc>
          <w:tcPr>
            <w:tcW w:w="6920" w:type="dxa"/>
            <w:tcMar>
              <w:top w:w="70" w:type="dxa"/>
              <w:left w:w="70" w:type="dxa"/>
              <w:bottom w:w="70" w:type="dxa"/>
              <w:right w:w="70" w:type="dxa"/>
            </w:tcMar>
            <w:vAlign w:val="center"/>
          </w:tcPr>
          <w:p w14:paraId="678FC914" w14:textId="77777777" w:rsidR="00C01D06" w:rsidRPr="00E37F83" w:rsidRDefault="00C01D06" w:rsidP="00DB2F6F">
            <w:pPr>
              <w:spacing w:before="120"/>
              <w:jc w:val="both"/>
            </w:pPr>
            <w:r>
              <w:t>Tên phương tiện đo/ chuẩn đo/ nền mẫu/ thông số, mã nội bộ P21, nhóm/ lĩnh vực, loại dịch vụ, phạm vi đo/ nền mẫu, đơn vị đo, cấp/ độ chính xác, MPE, độ không đảm bảo đo, LOD/ LOQ, quy trình/ phương pháp.</w:t>
            </w:r>
          </w:p>
        </w:tc>
      </w:tr>
      <w:tr w:rsidR="00C01D06" w:rsidRPr="00E37F83" w14:paraId="04566214" w14:textId="77777777" w:rsidTr="00DB2F6F">
        <w:trPr>
          <w:jc w:val="center"/>
        </w:trPr>
        <w:tc>
          <w:tcPr>
            <w:tcW w:w="2425" w:type="dxa"/>
            <w:tcMar>
              <w:top w:w="70" w:type="dxa"/>
              <w:left w:w="70" w:type="dxa"/>
              <w:bottom w:w="70" w:type="dxa"/>
              <w:right w:w="70" w:type="dxa"/>
            </w:tcMar>
            <w:vAlign w:val="center"/>
          </w:tcPr>
          <w:p w14:paraId="3A88CA01" w14:textId="77777777" w:rsidR="00C01D06" w:rsidRPr="00E37F83" w:rsidRDefault="00C01D06" w:rsidP="00DB2F6F">
            <w:pPr>
              <w:spacing w:before="120"/>
              <w:jc w:val="both"/>
            </w:pPr>
            <w:r>
              <w:t>Nguồn lực</w:t>
            </w:r>
          </w:p>
        </w:tc>
        <w:tc>
          <w:tcPr>
            <w:tcW w:w="6920" w:type="dxa"/>
            <w:tcMar>
              <w:top w:w="70" w:type="dxa"/>
              <w:left w:w="70" w:type="dxa"/>
              <w:bottom w:w="70" w:type="dxa"/>
              <w:right w:w="70" w:type="dxa"/>
            </w:tcMar>
            <w:vAlign w:val="center"/>
          </w:tcPr>
          <w:p w14:paraId="2CBA5B89" w14:textId="77777777" w:rsidR="00C01D06" w:rsidRPr="00E37F83" w:rsidRDefault="00C01D06" w:rsidP="00DB2F6F">
            <w:pPr>
              <w:spacing w:before="120"/>
              <w:jc w:val="both"/>
            </w:pPr>
            <w:r>
              <w:t>Nhân sự thực hiện/ soát xét/ phê duyệt, thiết bị/ chuẩn/ vật liệu chuẩn, hồ sơ hiệu chuẩn/ kiểm định, điều kiện môi trường, địa điểm thực hiện, phần mềm tính toán, dữ liệu QA/ QC.</w:t>
            </w:r>
          </w:p>
        </w:tc>
      </w:tr>
      <w:tr w:rsidR="00C01D06" w:rsidRPr="00E37F83" w14:paraId="14968751" w14:textId="77777777" w:rsidTr="00DB2F6F">
        <w:trPr>
          <w:jc w:val="center"/>
        </w:trPr>
        <w:tc>
          <w:tcPr>
            <w:tcW w:w="2425" w:type="dxa"/>
            <w:tcMar>
              <w:top w:w="70" w:type="dxa"/>
              <w:left w:w="70" w:type="dxa"/>
              <w:bottom w:w="70" w:type="dxa"/>
              <w:right w:w="70" w:type="dxa"/>
            </w:tcMar>
            <w:vAlign w:val="center"/>
          </w:tcPr>
          <w:p w14:paraId="00FD3B70" w14:textId="77777777" w:rsidR="00C01D06" w:rsidRPr="00E37F83" w:rsidRDefault="00C01D06" w:rsidP="00DB2F6F">
            <w:pPr>
              <w:spacing w:before="120"/>
              <w:jc w:val="both"/>
            </w:pPr>
            <w:r>
              <w:t>Liên kết tham chiếu</w:t>
            </w:r>
          </w:p>
        </w:tc>
        <w:tc>
          <w:tcPr>
            <w:tcW w:w="6920" w:type="dxa"/>
            <w:tcMar>
              <w:top w:w="70" w:type="dxa"/>
              <w:left w:w="70" w:type="dxa"/>
              <w:bottom w:w="70" w:type="dxa"/>
              <w:right w:w="70" w:type="dxa"/>
            </w:tcMar>
            <w:vAlign w:val="center"/>
          </w:tcPr>
          <w:p w14:paraId="0DDDE493" w14:textId="77777777" w:rsidR="00C01D06" w:rsidRPr="00E37F83" w:rsidRDefault="00C01D06" w:rsidP="00DB2F6F">
            <w:pPr>
              <w:spacing w:before="120"/>
              <w:jc w:val="both"/>
            </w:pPr>
            <w:r>
              <w:t>ID Danh mục Phương tiện đo nếu có; ID thiết bị/ chuẩn; ID nhân sự; ID phương pháp; ID hồ sơ công nhận ISO/ IEC 17025; ID hồ sơ pháp lý.</w:t>
            </w:r>
          </w:p>
        </w:tc>
      </w:tr>
      <w:tr w:rsidR="00C01D06" w:rsidRPr="00E37F83" w14:paraId="7E4DA7C4" w14:textId="77777777" w:rsidTr="00DB2F6F">
        <w:trPr>
          <w:jc w:val="center"/>
        </w:trPr>
        <w:tc>
          <w:tcPr>
            <w:tcW w:w="2425" w:type="dxa"/>
            <w:tcMar>
              <w:top w:w="70" w:type="dxa"/>
              <w:left w:w="70" w:type="dxa"/>
              <w:bottom w:w="70" w:type="dxa"/>
              <w:right w:w="70" w:type="dxa"/>
            </w:tcMar>
            <w:vAlign w:val="center"/>
          </w:tcPr>
          <w:p w14:paraId="6DD1D7F9" w14:textId="77777777" w:rsidR="00C01D06" w:rsidRPr="00E37F83" w:rsidRDefault="00C01D06" w:rsidP="00DB2F6F">
            <w:pPr>
              <w:spacing w:before="120"/>
              <w:jc w:val="both"/>
            </w:pPr>
            <w:r>
              <w:t>Tệp đính kèm</w:t>
            </w:r>
          </w:p>
        </w:tc>
        <w:tc>
          <w:tcPr>
            <w:tcW w:w="6920" w:type="dxa"/>
            <w:tcMar>
              <w:top w:w="70" w:type="dxa"/>
              <w:left w:w="70" w:type="dxa"/>
              <w:bottom w:w="70" w:type="dxa"/>
              <w:right w:w="70" w:type="dxa"/>
            </w:tcMar>
            <w:vAlign w:val="center"/>
          </w:tcPr>
          <w:p w14:paraId="26574DBA" w14:textId="77777777" w:rsidR="00C01D06" w:rsidRPr="00E37F83" w:rsidRDefault="00C01D06" w:rsidP="00DB2F6F">
            <w:pPr>
              <w:spacing w:before="120"/>
              <w:jc w:val="both"/>
            </w:pPr>
            <w:r>
              <w:t>Quy trình, chứng chỉ hiệu chuẩn/ kiểm định, quyết định phân công, bằng chứng đào tạo, tính toán độ không đảm bảo đo, xác nhận giá trị sử dụng phương pháp, kết quả QA/ QC, bản nháp công bố/ thông báo.</w:t>
            </w:r>
          </w:p>
        </w:tc>
      </w:tr>
      <w:tr w:rsidR="00C01D06" w:rsidRPr="00E37F83" w14:paraId="254A42DC" w14:textId="77777777" w:rsidTr="00DB2F6F">
        <w:trPr>
          <w:jc w:val="center"/>
        </w:trPr>
        <w:tc>
          <w:tcPr>
            <w:tcW w:w="2425" w:type="dxa"/>
            <w:tcMar>
              <w:top w:w="70" w:type="dxa"/>
              <w:left w:w="70" w:type="dxa"/>
              <w:bottom w:w="70" w:type="dxa"/>
              <w:right w:w="70" w:type="dxa"/>
            </w:tcMar>
            <w:vAlign w:val="center"/>
          </w:tcPr>
          <w:p w14:paraId="042A0A2F" w14:textId="77777777" w:rsidR="00C01D06" w:rsidRPr="00E37F83" w:rsidRDefault="00C01D06" w:rsidP="00DB2F6F">
            <w:pPr>
              <w:spacing w:before="120"/>
              <w:jc w:val="both"/>
            </w:pPr>
            <w:r>
              <w:t>Cảnh báo tự động</w:t>
            </w:r>
          </w:p>
        </w:tc>
        <w:tc>
          <w:tcPr>
            <w:tcW w:w="6920" w:type="dxa"/>
            <w:tcMar>
              <w:top w:w="70" w:type="dxa"/>
              <w:left w:w="70" w:type="dxa"/>
              <w:bottom w:w="70" w:type="dxa"/>
              <w:right w:w="70" w:type="dxa"/>
            </w:tcMar>
            <w:vAlign w:val="center"/>
          </w:tcPr>
          <w:p w14:paraId="5BD569D7" w14:textId="77777777" w:rsidR="00C01D06" w:rsidRPr="00E37F83" w:rsidRDefault="00C01D06" w:rsidP="00DB2F6F">
            <w:pPr>
              <w:spacing w:before="120"/>
              <w:jc w:val="both"/>
            </w:pPr>
            <w:r>
              <w:t>Thiếu nhân sự, thiếu thiết bị, chứng chỉ hết hạn/ sắp hết hạn, phương pháp chưa phê duyệt, chưa có độ không đảm bảo đo, LOD/ LOQ không đáp ứng, chưa có phân quyền ký.</w:t>
            </w:r>
          </w:p>
        </w:tc>
      </w:tr>
    </w:tbl>
    <w:p w14:paraId="2CF3BF06" w14:textId="77777777" w:rsidR="00C01D06" w:rsidRPr="00E37F83" w:rsidRDefault="00C01D06" w:rsidP="00DB2F6F">
      <w:pPr>
        <w:spacing w:before="120"/>
        <w:jc w:val="both"/>
      </w:pPr>
      <w:r>
        <w:t>P21 cho phép tạo phương tiện đo/ năng lực dự kiến độc lập với Danh mục Phương tiện đo. Trường “Liên kết Danh mục Phương tiện đo” là tùy chọn. Khi có liên kết, P21 chỉ lấy dữ liệu tham chiếu và chụp snapshot; không tự động thay đổi trạng thái công bố khi Danh mục Phương tiện đo thay đổi.</w:t>
      </w:r>
    </w:p>
    <w:p>
      <w:pPr>
        <w:spacing w:before="120"/>
        <w:jc w:val="both"/>
        <w:rPr>
          <w:ins w:id="9201" w:author="Claude" w:date="2026-06-27T00:00:00Z"/>
        </w:rPr>
      </w:pPr>
      <w:ins w:id="9202" w:author="Claude" w:date="2026-06-27T00:00:00Z">
        <w:r>
          <w:t>Cấu trúc cha–con: “Thông tin hồ sơ” là bảng cha; mỗi “Thông tin đối tượng” (phương tiện đo/ chuẩn/ nền mẫu/ thông số) là một dòng bảng con, mang đầy đủ năng lực công bố (phạm vi đo, cấp/ độ chính xác, độ không đảm bảo đo, sai số cho phép/ MPE/ LOD/ LOQ, quy trình…) theo Mẫu 01 (NQ 66.18) hoặc Mẫu 9.01 (NQ 66.19). Một hồ sơ có thể gom nhiều đối tượng. Mọi thay đổi trạng thái của phương tiện đo trong Danh mục Phương tiện đo đều tự sinh/ gợi ý tạo “Lập kế hoạch” mới; người dùng có thể gom nhiều phương tiện đo vào cùng một hồ sơ ở trạng thái Nháp.</w:t>
        </w:r>
      </w:ins>
    </w:p>
    <w:p w14:paraId="1DF41F80" w14:textId="77777777" w:rsidR="00C01D06" w:rsidRPr="00E37F83" w:rsidRDefault="00C01D06" w:rsidP="00DB2F6F">
      <w:pPr>
        <w:pStyle w:val="Heading1"/>
        <w:spacing w:before="120"/>
        <w:jc w:val="both"/>
        <w:rPr>
          <w:bCs/>
          <w:sz w:val="24"/>
          <w:szCs w:val="24"/>
        </w:rPr>
      </w:pPr>
      <w:r>
        <w:rPr>
          <w:rFonts w:eastAsia="Times New Roman"/>
          <w:bCs/>
          <w:i w:val="0"/>
          <w:sz w:val="24"/>
          <w:szCs w:val="24"/>
        </w:rPr>
        <w:t>9. Lập kế hoạch đánh giá năng lực</w:t>
      </w:r>
    </w:p>
    <w:p w14:paraId="39692E91" w14:textId="77777777" w:rsidR="00C01D06" w:rsidRPr="00E37F83" w:rsidRDefault="00C01D06" w:rsidP="00DB2F6F">
      <w:pPr>
        <w:spacing w:before="120"/>
        <w:jc w:val="both"/>
      </w:pPr>
      <w:r>
        <w:t>Kế hoạch đánh giá được lập cho từng hồ sơ hoặc từng nhóm phạm vi tương đồng. Kế hoạch phải thể hiện mục tiêu, phạm vi, tiêu chí, nhân sự đánh giá, tài liệu cần xem xét, lịch thực hiện, đầu ra và điều kiện dừng.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6920"/>
      </w:tblGrid>
      <w:tr w:rsidR="00C01D06" w:rsidRPr="00E37F83" w14:paraId="72545E6F" w14:textId="77777777" w:rsidTr="00CF7D79">
        <w:trPr>
          <w:tblHeader/>
          <w:jc w:val="center"/>
        </w:trPr>
        <w:tc>
          <w:tcPr>
            <w:tcW w:w="2425" w:type="dxa"/>
            <w:shd w:val="clear" w:color="auto" w:fill="D9EAF7"/>
            <w:tcMar>
              <w:top w:w="70" w:type="dxa"/>
              <w:left w:w="70" w:type="dxa"/>
              <w:bottom w:w="70" w:type="dxa"/>
              <w:right w:w="70" w:type="dxa"/>
            </w:tcMar>
            <w:vAlign w:val="center"/>
          </w:tcPr>
          <w:p w14:paraId="132C4BF1" w14:textId="77777777" w:rsidR="00C01D06" w:rsidRPr="00E37F83" w:rsidRDefault="00C01D06" w:rsidP="00DB2F6F">
            <w:pPr>
              <w:spacing w:before="120"/>
              <w:jc w:val="center"/>
            </w:pPr>
            <w:r>
              <w:rPr>
                <w:b/>
              </w:rPr>
              <w:t>Nội dung kế hoạch</w:t>
            </w:r>
          </w:p>
        </w:tc>
        <w:tc>
          <w:tcPr>
            <w:tcW w:w="6920" w:type="dxa"/>
            <w:shd w:val="clear" w:color="auto" w:fill="D9EAF7"/>
            <w:tcMar>
              <w:top w:w="70" w:type="dxa"/>
              <w:left w:w="70" w:type="dxa"/>
              <w:bottom w:w="70" w:type="dxa"/>
              <w:right w:w="70" w:type="dxa"/>
            </w:tcMar>
            <w:vAlign w:val="center"/>
          </w:tcPr>
          <w:p w14:paraId="256A192B" w14:textId="77777777" w:rsidR="00C01D06" w:rsidRPr="00E37F83" w:rsidRDefault="00C01D06" w:rsidP="00DB2F6F">
            <w:pPr>
              <w:spacing w:before="120"/>
              <w:jc w:val="center"/>
            </w:pPr>
            <w:r>
              <w:rPr>
                <w:b/>
              </w:rPr>
              <w:t>Yêu cầu tối thiểu</w:t>
            </w:r>
          </w:p>
        </w:tc>
      </w:tr>
      <w:tr w:rsidR="00C01D06" w:rsidRPr="00E37F83" w14:paraId="2D67B84D" w14:textId="77777777" w:rsidTr="00DB2F6F">
        <w:trPr>
          <w:jc w:val="center"/>
        </w:trPr>
        <w:tc>
          <w:tcPr>
            <w:tcW w:w="2425" w:type="dxa"/>
            <w:tcMar>
              <w:top w:w="70" w:type="dxa"/>
              <w:left w:w="70" w:type="dxa"/>
              <w:bottom w:w="70" w:type="dxa"/>
              <w:right w:w="70" w:type="dxa"/>
            </w:tcMar>
            <w:vAlign w:val="center"/>
          </w:tcPr>
          <w:p w14:paraId="29B7C408" w14:textId="77777777" w:rsidR="00C01D06" w:rsidRPr="00E37F83" w:rsidRDefault="00C01D06" w:rsidP="00DB2F6F">
            <w:pPr>
              <w:spacing w:before="120"/>
              <w:jc w:val="both"/>
            </w:pPr>
            <w:r>
              <w:t>Mục tiêu</w:t>
            </w:r>
          </w:p>
        </w:tc>
        <w:tc>
          <w:tcPr>
            <w:tcW w:w="6920" w:type="dxa"/>
            <w:tcMar>
              <w:top w:w="70" w:type="dxa"/>
              <w:left w:w="70" w:type="dxa"/>
              <w:bottom w:w="70" w:type="dxa"/>
              <w:right w:w="70" w:type="dxa"/>
            </w:tcMar>
            <w:vAlign w:val="center"/>
          </w:tcPr>
          <w:p w14:paraId="09E83C8E" w14:textId="77777777" w:rsidR="00C01D06" w:rsidRPr="00E37F83" w:rsidRDefault="00C01D06" w:rsidP="00DB2F6F">
            <w:pPr>
              <w:spacing w:before="120"/>
              <w:jc w:val="both"/>
            </w:pPr>
            <w:r>
              <w:t>Xác nhận phạm vi dự kiến đủ điều kiện công bố/ thông báo, điều chỉnh, khôi phục hoặc hủy bỏ.</w:t>
            </w:r>
          </w:p>
        </w:tc>
      </w:tr>
      <w:tr w:rsidR="00C01D06" w:rsidRPr="00E37F83" w14:paraId="152EE6F8" w14:textId="77777777" w:rsidTr="00DB2F6F">
        <w:trPr>
          <w:jc w:val="center"/>
        </w:trPr>
        <w:tc>
          <w:tcPr>
            <w:tcW w:w="2425" w:type="dxa"/>
            <w:tcMar>
              <w:top w:w="70" w:type="dxa"/>
              <w:left w:w="70" w:type="dxa"/>
              <w:bottom w:w="70" w:type="dxa"/>
              <w:right w:w="70" w:type="dxa"/>
            </w:tcMar>
            <w:vAlign w:val="center"/>
          </w:tcPr>
          <w:p w14:paraId="7F163BF5" w14:textId="77777777" w:rsidR="00C01D06" w:rsidRPr="00E37F83" w:rsidRDefault="00C01D06" w:rsidP="00DB2F6F">
            <w:pPr>
              <w:spacing w:before="120"/>
              <w:jc w:val="both"/>
            </w:pPr>
            <w:r>
              <w:t>Phạm vi</w:t>
            </w:r>
          </w:p>
        </w:tc>
        <w:tc>
          <w:tcPr>
            <w:tcW w:w="6920" w:type="dxa"/>
            <w:tcMar>
              <w:top w:w="70" w:type="dxa"/>
              <w:left w:w="70" w:type="dxa"/>
              <w:bottom w:w="70" w:type="dxa"/>
              <w:right w:w="70" w:type="dxa"/>
            </w:tcMar>
            <w:vAlign w:val="center"/>
          </w:tcPr>
          <w:p w14:paraId="13072BFB" w14:textId="77777777" w:rsidR="00C01D06" w:rsidRPr="00E37F83" w:rsidRDefault="00C01D06" w:rsidP="00DB2F6F">
            <w:pPr>
              <w:spacing w:before="120"/>
              <w:jc w:val="both"/>
            </w:pPr>
            <w:r>
              <w:t>Danh mục phương tiện đo/ chuẩn/ phép thử/ thông số/ nền mẫu; địa điểm; quy trình; nhân sự; thiết bị/ chuẩn; thời hạn áp dụng.</w:t>
            </w:r>
          </w:p>
        </w:tc>
      </w:tr>
      <w:tr w:rsidR="00C01D06" w:rsidRPr="00E37F83" w14:paraId="6ED15FDD" w14:textId="77777777" w:rsidTr="00DB2F6F">
        <w:trPr>
          <w:jc w:val="center"/>
        </w:trPr>
        <w:tc>
          <w:tcPr>
            <w:tcW w:w="2425" w:type="dxa"/>
            <w:tcMar>
              <w:top w:w="70" w:type="dxa"/>
              <w:left w:w="70" w:type="dxa"/>
              <w:bottom w:w="70" w:type="dxa"/>
              <w:right w:w="70" w:type="dxa"/>
            </w:tcMar>
            <w:vAlign w:val="center"/>
          </w:tcPr>
          <w:p w14:paraId="435F8711" w14:textId="77777777" w:rsidR="00C01D06" w:rsidRPr="00E37F83" w:rsidRDefault="00C01D06" w:rsidP="00DB2F6F">
            <w:pPr>
              <w:spacing w:before="120"/>
              <w:jc w:val="both"/>
            </w:pPr>
            <w:r>
              <w:t>Tiêu chí</w:t>
            </w:r>
          </w:p>
        </w:tc>
        <w:tc>
          <w:tcPr>
            <w:tcW w:w="6920" w:type="dxa"/>
            <w:tcMar>
              <w:top w:w="70" w:type="dxa"/>
              <w:left w:w="70" w:type="dxa"/>
              <w:bottom w:w="70" w:type="dxa"/>
              <w:right w:w="70" w:type="dxa"/>
            </w:tcMar>
            <w:vAlign w:val="center"/>
          </w:tcPr>
          <w:p w14:paraId="42CD8240" w14:textId="77777777" w:rsidR="00003896" w:rsidRPr="00E37F83" w:rsidRDefault="00C01D06" w:rsidP="00DB2F6F">
            <w:pPr>
              <w:spacing w:before="120"/>
              <w:jc w:val="both"/>
              <w:rPr>
                <w:lang w:val="vi-VN"/>
              </w:rPr>
            </w:pPr>
            <w:r>
              <w:t xml:space="preserve">Văn bản pháp luật; ISO/ IEC 17025; ETV.QM; </w:t>
            </w:r>
            <w:r>
              <w:rPr>
                <w:lang w:val="vi-VN"/>
              </w:rPr>
              <w:t>Q</w:t>
            </w:r>
            <w:r>
              <w:t xml:space="preserve">uy trình chuyên môn; </w:t>
            </w:r>
          </w:p>
          <w:p w14:paraId="610A9A61" w14:textId="77777777" w:rsidR="00C01D06" w:rsidRPr="00E37F83" w:rsidRDefault="00003896" w:rsidP="00DB2F6F">
            <w:pPr>
              <w:spacing w:before="120"/>
              <w:jc w:val="both"/>
            </w:pPr>
            <w:r>
              <w:rPr>
                <w:lang w:val="vi-VN"/>
              </w:rPr>
              <w:t>Y</w:t>
            </w:r>
            <w:r>
              <w:t xml:space="preserve">êu cầu kỹ thuật; MPE; </w:t>
            </w:r>
            <w:r>
              <w:rPr>
                <w:lang w:val="vi-VN"/>
              </w:rPr>
              <w:t>Đ</w:t>
            </w:r>
            <w:r>
              <w:t xml:space="preserve">ộ không đảm bảo đo; LOD/ LOQ; QA/ QC; </w:t>
            </w:r>
            <w:r>
              <w:rPr>
                <w:lang w:val="vi-VN"/>
              </w:rPr>
              <w:t>Y</w:t>
            </w:r>
            <w:r>
              <w:t>êu cầu dữ liệu và bảo mật.</w:t>
            </w:r>
          </w:p>
        </w:tc>
      </w:tr>
      <w:tr w:rsidR="00C01D06" w:rsidRPr="00E37F83" w14:paraId="7524A243" w14:textId="77777777" w:rsidTr="00DB2F6F">
        <w:trPr>
          <w:jc w:val="center"/>
        </w:trPr>
        <w:tc>
          <w:tcPr>
            <w:tcW w:w="2425" w:type="dxa"/>
            <w:tcMar>
              <w:top w:w="70" w:type="dxa"/>
              <w:left w:w="70" w:type="dxa"/>
              <w:bottom w:w="70" w:type="dxa"/>
              <w:right w:w="70" w:type="dxa"/>
            </w:tcMar>
            <w:vAlign w:val="center"/>
          </w:tcPr>
          <w:p w14:paraId="71579F50" w14:textId="77777777" w:rsidR="00C01D06" w:rsidRPr="00E37F83" w:rsidRDefault="00C01D06" w:rsidP="00DB2F6F">
            <w:pPr>
              <w:spacing w:before="120"/>
              <w:jc w:val="both"/>
            </w:pPr>
            <w:r>
              <w:t>Đoàn đánh giá</w:t>
            </w:r>
          </w:p>
        </w:tc>
        <w:tc>
          <w:tcPr>
            <w:tcW w:w="6920" w:type="dxa"/>
            <w:tcMar>
              <w:top w:w="70" w:type="dxa"/>
              <w:left w:w="70" w:type="dxa"/>
              <w:bottom w:w="70" w:type="dxa"/>
              <w:right w:w="70" w:type="dxa"/>
            </w:tcMar>
            <w:vAlign w:val="center"/>
          </w:tcPr>
          <w:p w14:paraId="4987ADD5" w14:textId="77777777" w:rsidR="00C01D06" w:rsidRPr="00E37F83" w:rsidRDefault="00C01D06" w:rsidP="00DB2F6F">
            <w:pPr>
              <w:spacing w:before="120"/>
              <w:jc w:val="both"/>
            </w:pPr>
            <w:r>
              <w:t>Ít nhất có người đánh giá kỹ thuật và người đánh giá hệ thống/ hồ sơ; phải kiểm soát khách quan và xung đột lợi ích.</w:t>
            </w:r>
          </w:p>
        </w:tc>
      </w:tr>
      <w:tr w:rsidR="00C01D06" w:rsidRPr="00E37F83" w14:paraId="75C0FDA4" w14:textId="77777777" w:rsidTr="00DB2F6F">
        <w:trPr>
          <w:jc w:val="center"/>
        </w:trPr>
        <w:tc>
          <w:tcPr>
            <w:tcW w:w="2425" w:type="dxa"/>
            <w:tcMar>
              <w:top w:w="70" w:type="dxa"/>
              <w:left w:w="70" w:type="dxa"/>
              <w:bottom w:w="70" w:type="dxa"/>
              <w:right w:w="70" w:type="dxa"/>
            </w:tcMar>
            <w:vAlign w:val="center"/>
          </w:tcPr>
          <w:p w14:paraId="1971D509" w14:textId="77777777" w:rsidR="00C01D06" w:rsidRPr="00E37F83" w:rsidRDefault="00C01D06" w:rsidP="00DB2F6F">
            <w:pPr>
              <w:spacing w:before="120"/>
              <w:jc w:val="both"/>
            </w:pPr>
            <w:r>
              <w:lastRenderedPageBreak/>
              <w:t>Dữ liệu cần chuẩn bị</w:t>
            </w:r>
          </w:p>
        </w:tc>
        <w:tc>
          <w:tcPr>
            <w:tcW w:w="6920" w:type="dxa"/>
            <w:tcMar>
              <w:top w:w="70" w:type="dxa"/>
              <w:left w:w="70" w:type="dxa"/>
              <w:bottom w:w="70" w:type="dxa"/>
              <w:right w:w="70" w:type="dxa"/>
            </w:tcMar>
            <w:vAlign w:val="center"/>
          </w:tcPr>
          <w:p w14:paraId="3F0674F0" w14:textId="77777777" w:rsidR="00C01D06" w:rsidRPr="00E37F83" w:rsidRDefault="00C01D06" w:rsidP="00DB2F6F">
            <w:pPr>
              <w:spacing w:before="120"/>
              <w:jc w:val="both"/>
            </w:pPr>
            <w:r>
              <w:t>Hồ sơ nhân sự, thiết bị/ chuẩn, quy</w:t>
            </w:r>
            <w:r>
              <w:rPr>
                <w:lang w:val="vi-VN"/>
              </w:rPr>
              <w:t xml:space="preserve"> trình</w:t>
            </w:r>
            <w:r>
              <w:t>, môi trường, QA/ QC, tính toán, báo cáo so sánh liên phòng/ thử nghiệm thành thạo nếu áp dụng, hồ sơ công nhận.</w:t>
            </w:r>
          </w:p>
        </w:tc>
      </w:tr>
      <w:tr w:rsidR="00C01D06" w:rsidRPr="00E37F83" w14:paraId="266F63ED" w14:textId="77777777" w:rsidTr="00DB2F6F">
        <w:trPr>
          <w:jc w:val="center"/>
        </w:trPr>
        <w:tc>
          <w:tcPr>
            <w:tcW w:w="2425" w:type="dxa"/>
            <w:tcMar>
              <w:top w:w="70" w:type="dxa"/>
              <w:left w:w="70" w:type="dxa"/>
              <w:bottom w:w="70" w:type="dxa"/>
              <w:right w:w="70" w:type="dxa"/>
            </w:tcMar>
            <w:vAlign w:val="center"/>
          </w:tcPr>
          <w:p w14:paraId="07CF7059" w14:textId="77777777" w:rsidR="00C01D06" w:rsidRPr="00E37F83" w:rsidRDefault="00C01D06" w:rsidP="00DB2F6F">
            <w:pPr>
              <w:spacing w:before="120"/>
              <w:jc w:val="both"/>
            </w:pPr>
            <w:r>
              <w:t>Lịch trình</w:t>
            </w:r>
          </w:p>
        </w:tc>
        <w:tc>
          <w:tcPr>
            <w:tcW w:w="6920" w:type="dxa"/>
            <w:tcMar>
              <w:top w:w="70" w:type="dxa"/>
              <w:left w:w="70" w:type="dxa"/>
              <w:bottom w:w="70" w:type="dxa"/>
              <w:right w:w="70" w:type="dxa"/>
            </w:tcMar>
            <w:vAlign w:val="center"/>
          </w:tcPr>
          <w:p w14:paraId="3C15ABDF" w14:textId="77777777" w:rsidR="00C01D06" w:rsidRPr="00E37F83" w:rsidRDefault="00C01D06" w:rsidP="00DB2F6F">
            <w:pPr>
              <w:spacing w:before="120"/>
              <w:jc w:val="both"/>
            </w:pPr>
            <w:r>
              <w:t>Ngày bắt đầu, ngày kết thúc, thời hạn khắc phục, ngày phê duyệt nội bộ, thời hạn gửi/ công khai.</w:t>
            </w:r>
          </w:p>
        </w:tc>
      </w:tr>
      <w:tr w:rsidR="00C01D06" w:rsidRPr="00E37F83" w14:paraId="2456CF10" w14:textId="77777777" w:rsidTr="00DB2F6F">
        <w:trPr>
          <w:jc w:val="center"/>
        </w:trPr>
        <w:tc>
          <w:tcPr>
            <w:tcW w:w="2425" w:type="dxa"/>
            <w:tcMar>
              <w:top w:w="70" w:type="dxa"/>
              <w:left w:w="70" w:type="dxa"/>
              <w:bottom w:w="70" w:type="dxa"/>
              <w:right w:w="70" w:type="dxa"/>
            </w:tcMar>
            <w:vAlign w:val="center"/>
          </w:tcPr>
          <w:p w14:paraId="1A5953BE" w14:textId="77777777" w:rsidR="00C01D06" w:rsidRPr="00E37F83" w:rsidRDefault="00C01D06" w:rsidP="00DB2F6F">
            <w:pPr>
              <w:spacing w:before="120"/>
              <w:jc w:val="both"/>
            </w:pPr>
            <w:r>
              <w:t>Đầu ra</w:t>
            </w:r>
          </w:p>
        </w:tc>
        <w:tc>
          <w:tcPr>
            <w:tcW w:w="6920" w:type="dxa"/>
            <w:tcMar>
              <w:top w:w="70" w:type="dxa"/>
              <w:left w:w="70" w:type="dxa"/>
              <w:bottom w:w="70" w:type="dxa"/>
              <w:right w:w="70" w:type="dxa"/>
            </w:tcMar>
            <w:vAlign w:val="center"/>
          </w:tcPr>
          <w:p w14:paraId="6FEE4EED" w14:textId="77777777" w:rsidR="00C01D06" w:rsidRPr="00E37F83" w:rsidRDefault="00C01D06" w:rsidP="00DB2F6F">
            <w:pPr>
              <w:spacing w:before="120"/>
              <w:jc w:val="both"/>
            </w:pPr>
            <w:r>
              <w:t>Checklist, biên bản đánh giá, danh mục điểm không phù hợp/ khuyến nghị, kết luận đủ/ không đủ điều kiện, dự thảo bản công bố/ thông báo.</w:t>
            </w:r>
          </w:p>
        </w:tc>
      </w:tr>
    </w:tbl>
    <w:p w14:paraId="3152611F" w14:textId="77777777" w:rsidR="00C01D06" w:rsidRPr="00E37F83" w:rsidRDefault="00C01D06" w:rsidP="00DB2F6F">
      <w:pPr>
        <w:spacing w:before="120"/>
        <w:jc w:val="both"/>
      </w:pPr>
      <w:r>
        <w:t>Trên ManLab, nút “Lập kế hoạch đánh giá” chỉ mở khi hồ sơ có đủ thông tin tối thiểu. Sau khi kế hoạch được phê duyệt, hệ thống khóa danh mục phạm vi đánh giá; mọi bổ sung phạm vi phải tạo phiên bản kế hoạch mới.</w:t>
      </w:r>
    </w:p>
    <w:p>
      <w:pPr>
        <w:spacing w:before="120"/>
        <w:jc w:val="both"/>
        <w:rPr>
          <w:ins w:id="9203" w:author="Claude" w:date="2026-06-27T00:00:00Z"/>
        </w:rPr>
      </w:pPr>
      <w:ins w:id="9204" w:author="Claude" w:date="2026-06-27T00:00:00Z">
        <w:r>
          <w:t>Khi lập kế hoạch, với mỗi dòng đối tượng có liên kết Danh mục Phương tiện đo, ManLab tự kéo toàn bộ trường dữ liệu hiện tại của phương tiện đo vào bảng con và chụp snapshot làm dữ liệu kế hoạch (giá trị dự kiến). Snapshot này là mốc để so sánh với kết quả thực tế ở bước đánh giá.</w:t>
        </w:r>
      </w:ins>
    </w:p>
    <w:p w14:paraId="4064A09A" w14:textId="77777777" w:rsidR="00C01D06" w:rsidRPr="00E37F83" w:rsidRDefault="00C01D06" w:rsidP="00DB2F6F">
      <w:pPr>
        <w:pStyle w:val="Heading1"/>
        <w:spacing w:before="120"/>
        <w:jc w:val="both"/>
        <w:rPr>
          <w:bCs/>
          <w:sz w:val="24"/>
          <w:szCs w:val="24"/>
        </w:rPr>
      </w:pPr>
      <w:r>
        <w:rPr>
          <w:rFonts w:eastAsia="Times New Roman"/>
          <w:bCs/>
          <w:i w:val="0"/>
          <w:sz w:val="24"/>
          <w:szCs w:val="24"/>
        </w:rPr>
        <w:t>10. Đánh giá năng lực</w:t>
      </w:r>
    </w:p>
    <w:p w14:paraId="6F721294"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10.1. Kiểm tra bên ngoài/ hồ sơ</w:t>
      </w:r>
    </w:p>
    <w:p w14:paraId="063FA16B"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Kiểm tra tên tổ chức, địa chỉ, thông tin liên hệ, người đại diện, địa điểm thực hiện hoạt động, mã số hồ sơ, phiên bản và chữ ký.</w:t>
      </w:r>
    </w:p>
    <w:p w14:paraId="52203DB1"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Kiểm tra sự thống nhất giữa bản công bố/ thông báo, danh mục phạm vi, checklist đánh giá và tài liệu kèm theo.</w:t>
      </w:r>
    </w:p>
    <w:p w14:paraId="39EB9581"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Kiểm tra tính đầy đủ của quyết định/ phân công trách nhiệm, danh mục nhân sự, hồ sơ đào tạo/ kinh nghiệm, danh mục thiết bị/ chuẩn, chứng chỉ hiệu chuẩn/ kiểm định, quy trình, hồ sơ kiểm soát chất lượng, hồ sơ công nhận và các bằng chứng liên quan.</w:t>
      </w:r>
    </w:p>
    <w:p w14:paraId="1DD3466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Kiểm tra thuật ngữ phù hợp với cơ chế công bố/ thông báo, điều chỉnh, tạm dừng, hủy bỏ; không sử dụng nhầm thuật ngữ làm phát sinh cơ chế “đăng ký/ cấp giấy chứng nhận” khi thủ tục đã chuyển sang cơ chế công bố/ thông báo.</w:t>
      </w:r>
    </w:p>
    <w:p w14:paraId="4D410E1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Đối với quan trắc môi trường, kiểm tra mẫu thông báo, phạm vi nền mẫu/ thông số, địa điểm thực hiện, người ký có thẩm quyền, danh mục tài liệu chứng minh năng lực kèm theo.</w:t>
      </w:r>
    </w:p>
    <w:p w14:paraId="53C6BAC2"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10.2. Kiểm tra kỹ thuật</w:t>
      </w:r>
    </w:p>
    <w:p w14:paraId="09F790F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hệ thống quản lý với ETV.QM, ISO/ IEC 17025:2017, quy định pháp luật và yêu cầu khách hàng/ cơ quan quản lý nếu có.</w:t>
      </w:r>
    </w:p>
    <w:p w14:paraId="79817AE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năng lực nhân sự: giáo dục, trình độ chuyên môn, đào tạo, kinh nghiệm, phân công nhiệm vụ, thẩm quyền thực hiện/ soát xét/ phê duyệt kết quả và hồ sơ giám sát năng lực.</w:t>
      </w:r>
    </w:p>
    <w:p w14:paraId="7754863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thiết bị, chuẩn đo lường, vật liệu chuẩn và phần mềm: tình trạng sử dụng, quyền sở hữu/ kiểm soát, hiệu lực hiệu chuẩn/ kiểm định, liên kết chuẩn đo lường, bảo trì, kiểm tra trung gian, kiểm soát truy cập và sao lưu dữ liệu.</w:t>
      </w:r>
    </w:p>
    <w:p w14:paraId="00AEFDA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quy trình/ phương pháp: phê duyệt phương pháp, xác nhận giá trị sử dụng hoặc kiểm tra xác nhận phương pháp, phiên bản, điều kiện áp dụng, tiêu chí chấp nhận và hướng dẫn tính toán.</w:t>
      </w:r>
    </w:p>
    <w:p w14:paraId="544680C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điều kiện môi trường, cơ sở vật chất, an toàn, bảo mật, tính khách quan và kiểm soát xung đột lợi ích.</w:t>
      </w:r>
    </w:p>
    <w:p w14:paraId="2FC75592"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Đánh giá đảm bảo hiệu lực kết quả: QC nội bộ, thử nghiệm thành thạo/ so sánh liên phòng khi áp dụng, mẫu chuẩn/ chuẩn kiểm tra, biểu đồ kiểm soát, xử lý công việc không phù hợp và hành động khắc phục.</w:t>
      </w:r>
    </w:p>
    <w:p w14:paraId="0D2A89F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Kết luận từng nội dung theo trạng thái Đạt/ Không đạt/ Không áp dụng; mọi điểm Không đạt phải có mức độ ảnh hưởng, yêu cầu khắc phục và thời hạn.</w:t>
      </w:r>
    </w:p>
    <w:p>
      <w:pPr>
        <w:spacing w:before="120"/>
        <w:jc w:val="both"/>
        <w:rPr>
          <w:ins w:id="9205" w:author="Claude" w:date="2026-06-27T00:00:00Z"/>
          <w:sz w:val="24"/>
          <w:szCs w:val="24"/>
        </w:rPr>
      </w:pPr>
      <w:ins w:id="9206" w:author="Claude" w:date="2026-06-27T00:00:00Z">
        <w:r>
          <w:rPr>
            <w:sz w:val="24"/>
            <w:szCs w:val="24"/>
          </w:rPr>
          <w:t>Đánh giá theo kế hoạch (so sánh kế hoạch – thực tế): với từng dòng đối tượng của bảng con, đoàn đánh giá đối chiếu giá trị thực tế với snapshot kế hoạch và kết luận theo checklist: Đáp ứng/ Không đáp ứng/ Điều chỉnh. Trường hợp Không đáp ứng hoặc Điều chỉnh phải ghi lý do và đính kèm bằng chứng (ảnh chụp màn hình/ hồ sơ). Bước này tự lấy dữ liệu từ các danh mục sẵn có của ManLab để đối chiếu: Danh mục Phương tiện đo, Danh mục Quy trình, Danh mục Chuẩn đo lường, Danh mục Nhân sự và Danh mục Chứng chỉ đo lường.</w:t>
        </w:r>
      </w:ins>
    </w:p>
    <w:p w14:paraId="33FBD752"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10.3. Kiểm tra đo lường</w:t>
      </w:r>
    </w:p>
    <w:p w14:paraId="5F8031A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Tên phương tiện đo/ chuẩn đo lường, phạm vi đo, đơn vị đo, cấp/ độ chính xác, sai số cho phép, độ không đảm bảo đo và quy trình thực hiện phải thống nhất giữa hồ sơ công bố, danh mục năng lực và quy trình chuyên môn.</w:t>
      </w:r>
    </w:p>
    <w:p w14:paraId="53FE2E8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Chuẩn đo lường và thiết bị chính phải có liên kết chuẩn phù hợp, còn hiệu lực và đáp ứng yêu cầu kỹ thuật của phạm vi công bố.</w:t>
      </w:r>
    </w:p>
    <w:p w14:paraId="594C073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Kết quả tính toán độ không đảm bảo đo, giới hạn phát hiện/ giới hạn định lượng hoặc năng lực đo hiệu chuẩn phải được xem xét, phê duyệt và lưu hồ sơ khi áp dụng.</w:t>
      </w:r>
    </w:p>
    <w:p w14:paraId="54BD09A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Đối với kiểm định, hiệu chuẩn, thử nghiệm phương tiện đo nhóm 1 hoặc chuẩn đo lường không dùng trực tiếp để kiểm định phương tiện đo nhóm 2, hồ sơ công bố phải thể hiện đúng năng lực thực tế, không vượt quá năng lực đã được chứng minh.</w:t>
      </w:r>
    </w:p>
    <w:p w14:paraId="7328AC4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Khi phát hiện phạm vi không còn đáp ứng yêu cầu, đánh dấu Tạm dừng trong P21 và thực hiện điều chỉnh/ hủy bỏ nếu không khắc phục trong thời hạn được phê duyệt.</w:t>
      </w:r>
    </w:p>
    <w:p w14:paraId="7A66F53D"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10.4. Kiểm tra năng lực hoạt động dịch vụ quan trắc môi trường</w:t>
      </w:r>
    </w:p>
    <w:p w14:paraId="5ADB1B52"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Tư cách pháp nhân/ chức năng hoạt động phải phù hợp với dịch vụ quan trắc môi trường dự kiến thông báo.</w:t>
      </w:r>
    </w:p>
    <w:p w14:paraId="22B403D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Phạm vi nền mẫu và thông số phải rõ ràng; chỉ thông báo phạm vi có đủ bằng chứng năng lực.</w:t>
      </w:r>
    </w:p>
    <w:p w14:paraId="6F04FE6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Đối với mỗi nền mẫu cung cấp dịch vụ quan trắc, trừ trường hợp pháp luật có quy định khác, phải xem xét năng lực quan trắc/ lấy mẫu tại hiện trường và năng lực phân tích môi trường tương ứng.</w:t>
      </w:r>
    </w:p>
    <w:p w14:paraId="2DA10D2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Nhân sự hiện trường, nhân sự phân tích, người phụ trách kỹ thuật phải đáp ứng yêu cầu đào tạo, kinh nghiệm, giám sát năng lực và phân công nhiệm vụ.</w:t>
      </w:r>
    </w:p>
    <w:p w14:paraId="1681CF75"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Thiết bị hiện trường và thiết bị phòng thí nghiệm phải có hồ sơ kiểm định/ hiệu chuẩn/ kiểm tra phù hợp, quy trình thao tác chuẩn, an toàn lao động và bảo vệ môi trường.</w:t>
      </w:r>
    </w:p>
    <w:p w14:paraId="0D0089E2"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Phòng thí nghiệm phân tích môi trường phải có hệ thống quản lý và năng lực phù hợp ISO/ IEC 17025 trong phạm vi liên quan; danh mục phép thử được công nhận phải được đối chiếu với phạm vi thông báo.</w:t>
      </w:r>
    </w:p>
    <w:p w14:paraId="68B6566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Thông số quan trắc phải có LOD/ LOQ khi áp dụng; LOQ phải đáp ứng yêu cầu quy chuẩn kỹ thuật môi trường tương ứng hoặc được giải trình khi không áp dụng.</w:t>
      </w:r>
    </w:p>
    <w:p w14:paraId="361E7DB2"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Quy trình QA/ QC phải bao trùm lấy mẫu, bảo quản, vận chuyển, phân tích, kiểm tra dữ liệu, phát hành kết quả và lưu trữ dữ liệu gốc.</w:t>
      </w:r>
    </w:p>
    <w:p w14:paraId="4AC8F74C"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Trước khi thực hiện dịch vụ, phải hoàn tất thông báo năng lực/ phạm vi theo mẫu áp dụng và công khai trạng thái trên ManLab.</w:t>
      </w:r>
    </w:p>
    <w:p w14:paraId="1AC3EC16" w14:textId="77777777" w:rsidR="00C01D06" w:rsidRPr="00E37F83" w:rsidRDefault="00C01D06" w:rsidP="00447DD9">
      <w:pPr>
        <w:pStyle w:val="Heading2"/>
        <w:spacing w:before="120" w:after="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10.5. Kết luận đánh giá</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5"/>
        <w:gridCol w:w="4356"/>
        <w:gridCol w:w="3194"/>
      </w:tblGrid>
      <w:tr w:rsidR="00C01D06" w:rsidRPr="00E37F83" w14:paraId="1D7D99B4" w14:textId="77777777" w:rsidTr="00A75BDA">
        <w:trPr>
          <w:jc w:val="center"/>
        </w:trPr>
        <w:tc>
          <w:tcPr>
            <w:tcW w:w="1795" w:type="dxa"/>
            <w:shd w:val="clear" w:color="auto" w:fill="D9EAF7"/>
            <w:tcMar>
              <w:top w:w="70" w:type="dxa"/>
              <w:left w:w="70" w:type="dxa"/>
              <w:bottom w:w="70" w:type="dxa"/>
              <w:right w:w="70" w:type="dxa"/>
            </w:tcMar>
            <w:vAlign w:val="center"/>
          </w:tcPr>
          <w:p w14:paraId="6944DAC9" w14:textId="77777777" w:rsidR="00C01D06" w:rsidRPr="00E37F83" w:rsidRDefault="00C01D06" w:rsidP="00DB2F6F">
            <w:pPr>
              <w:spacing w:before="120"/>
              <w:jc w:val="center"/>
            </w:pPr>
            <w:r>
              <w:rPr>
                <w:b/>
              </w:rPr>
              <w:t>Kết luận</w:t>
            </w:r>
          </w:p>
        </w:tc>
        <w:tc>
          <w:tcPr>
            <w:tcW w:w="4356" w:type="dxa"/>
            <w:shd w:val="clear" w:color="auto" w:fill="D9EAF7"/>
            <w:tcMar>
              <w:top w:w="70" w:type="dxa"/>
              <w:left w:w="70" w:type="dxa"/>
              <w:bottom w:w="70" w:type="dxa"/>
              <w:right w:w="70" w:type="dxa"/>
            </w:tcMar>
            <w:vAlign w:val="center"/>
          </w:tcPr>
          <w:p w14:paraId="118A4636" w14:textId="77777777" w:rsidR="00C01D06" w:rsidRPr="00E37F83" w:rsidRDefault="00C01D06" w:rsidP="00DB2F6F">
            <w:pPr>
              <w:spacing w:before="120"/>
              <w:jc w:val="center"/>
            </w:pPr>
            <w:r>
              <w:rPr>
                <w:b/>
              </w:rPr>
              <w:t>Điều kiện áp dụng</w:t>
            </w:r>
          </w:p>
        </w:tc>
        <w:tc>
          <w:tcPr>
            <w:tcW w:w="3194" w:type="dxa"/>
            <w:shd w:val="clear" w:color="auto" w:fill="D9EAF7"/>
            <w:tcMar>
              <w:top w:w="70" w:type="dxa"/>
              <w:left w:w="70" w:type="dxa"/>
              <w:bottom w:w="70" w:type="dxa"/>
              <w:right w:w="70" w:type="dxa"/>
            </w:tcMar>
            <w:vAlign w:val="center"/>
          </w:tcPr>
          <w:p w14:paraId="00B43C65" w14:textId="77777777" w:rsidR="00C01D06" w:rsidRPr="00E37F83" w:rsidRDefault="00C01D06" w:rsidP="00DB2F6F">
            <w:pPr>
              <w:spacing w:before="120"/>
              <w:jc w:val="center"/>
            </w:pPr>
            <w:r>
              <w:rPr>
                <w:b/>
              </w:rPr>
              <w:t>Hành động trên ManLab</w:t>
            </w:r>
          </w:p>
        </w:tc>
      </w:tr>
      <w:tr w:rsidR="00C01D06" w:rsidRPr="00E37F83" w14:paraId="553FDE42" w14:textId="77777777" w:rsidTr="00A75BDA">
        <w:trPr>
          <w:jc w:val="center"/>
        </w:trPr>
        <w:tc>
          <w:tcPr>
            <w:tcW w:w="1795" w:type="dxa"/>
            <w:tcMar>
              <w:top w:w="70" w:type="dxa"/>
              <w:left w:w="70" w:type="dxa"/>
              <w:bottom w:w="70" w:type="dxa"/>
              <w:right w:w="70" w:type="dxa"/>
            </w:tcMar>
            <w:vAlign w:val="center"/>
          </w:tcPr>
          <w:p w14:paraId="767E4BE8" w14:textId="77777777" w:rsidR="00C01D06" w:rsidRPr="00E37F83" w:rsidRDefault="00C01D06" w:rsidP="00DB2F6F">
            <w:pPr>
              <w:spacing w:before="120"/>
              <w:jc w:val="both"/>
            </w:pPr>
            <w:r>
              <w:t>Đạt</w:t>
            </w:r>
          </w:p>
        </w:tc>
        <w:tc>
          <w:tcPr>
            <w:tcW w:w="4356" w:type="dxa"/>
            <w:tcMar>
              <w:top w:w="70" w:type="dxa"/>
              <w:left w:w="70" w:type="dxa"/>
              <w:bottom w:w="70" w:type="dxa"/>
              <w:right w:w="70" w:type="dxa"/>
            </w:tcMar>
            <w:vAlign w:val="center"/>
          </w:tcPr>
          <w:p w14:paraId="6632ED7D" w14:textId="77777777" w:rsidR="00C01D06" w:rsidRPr="00E37F83" w:rsidRDefault="00C01D06" w:rsidP="00DB2F6F">
            <w:pPr>
              <w:spacing w:before="120"/>
              <w:jc w:val="both"/>
            </w:pPr>
            <w:r>
              <w:t>Tất cả tiêu chí bắt buộc đạt; điểm khuyến nghị không ảnh hưởng đến năng lực công bố</w:t>
            </w:r>
          </w:p>
        </w:tc>
        <w:tc>
          <w:tcPr>
            <w:tcW w:w="3194" w:type="dxa"/>
            <w:tcMar>
              <w:top w:w="70" w:type="dxa"/>
              <w:left w:w="70" w:type="dxa"/>
              <w:bottom w:w="70" w:type="dxa"/>
              <w:right w:w="70" w:type="dxa"/>
            </w:tcMar>
            <w:vAlign w:val="center"/>
          </w:tcPr>
          <w:p w14:paraId="4ACDD3B7" w14:textId="77777777" w:rsidR="00C01D06" w:rsidRPr="00E37F83" w:rsidRDefault="00C01D06" w:rsidP="00DB2F6F">
            <w:pPr>
              <w:spacing w:before="120"/>
              <w:jc w:val="both"/>
            </w:pPr>
            <w:r>
              <w:t>Chuyển hồ sơ sang Đánh giá đạt/ Chờ phê duyệt nội bộ</w:t>
            </w:r>
          </w:p>
        </w:tc>
      </w:tr>
      <w:tr w:rsidR="00C01D06" w:rsidRPr="00E37F83" w14:paraId="40F7F37A" w14:textId="77777777" w:rsidTr="00A75BDA">
        <w:trPr>
          <w:jc w:val="center"/>
        </w:trPr>
        <w:tc>
          <w:tcPr>
            <w:tcW w:w="1795" w:type="dxa"/>
            <w:tcMar>
              <w:top w:w="70" w:type="dxa"/>
              <w:left w:w="70" w:type="dxa"/>
              <w:bottom w:w="70" w:type="dxa"/>
              <w:right w:w="70" w:type="dxa"/>
            </w:tcMar>
            <w:vAlign w:val="center"/>
          </w:tcPr>
          <w:p w14:paraId="0E3E6E75" w14:textId="77777777" w:rsidR="00C01D06" w:rsidRPr="00E37F83" w:rsidRDefault="00C01D06" w:rsidP="00DB2F6F">
            <w:pPr>
              <w:spacing w:before="120"/>
              <w:jc w:val="both"/>
            </w:pPr>
            <w:r>
              <w:t>Đạt có điều kiện</w:t>
            </w:r>
          </w:p>
        </w:tc>
        <w:tc>
          <w:tcPr>
            <w:tcW w:w="4356" w:type="dxa"/>
            <w:tcMar>
              <w:top w:w="70" w:type="dxa"/>
              <w:left w:w="70" w:type="dxa"/>
              <w:bottom w:w="70" w:type="dxa"/>
              <w:right w:w="70" w:type="dxa"/>
            </w:tcMar>
            <w:vAlign w:val="center"/>
          </w:tcPr>
          <w:p w14:paraId="0C20483D" w14:textId="77777777" w:rsidR="00C01D06" w:rsidRPr="00E37F83" w:rsidRDefault="00C01D06" w:rsidP="00DB2F6F">
            <w:pPr>
              <w:spacing w:before="120"/>
              <w:jc w:val="both"/>
            </w:pPr>
            <w:r>
              <w:t>Có điểm cần bổ sung nhưng không ảnh hưởng trực tiếp đến phạm vi công bố hoặc đã có biện pháp kiểm soát</w:t>
            </w:r>
          </w:p>
        </w:tc>
        <w:tc>
          <w:tcPr>
            <w:tcW w:w="3194" w:type="dxa"/>
            <w:tcMar>
              <w:top w:w="70" w:type="dxa"/>
              <w:left w:w="70" w:type="dxa"/>
              <w:bottom w:w="70" w:type="dxa"/>
              <w:right w:w="70" w:type="dxa"/>
            </w:tcMar>
            <w:vAlign w:val="center"/>
          </w:tcPr>
          <w:p w14:paraId="4D7FF572" w14:textId="77777777" w:rsidR="00C01D06" w:rsidRPr="00E37F83" w:rsidRDefault="00C01D06" w:rsidP="00DB2F6F">
            <w:pPr>
              <w:spacing w:before="120"/>
              <w:jc w:val="both"/>
            </w:pPr>
            <w:r>
              <w:t>Tạo yêu cầu theo dõi; chỉ phê duyệt khi lãnh đạo chấp nhận rủi ro</w:t>
            </w:r>
          </w:p>
        </w:tc>
      </w:tr>
      <w:tr w:rsidR="00C01D06" w:rsidRPr="00E37F83" w14:paraId="4A0DDEA2" w14:textId="77777777" w:rsidTr="00A75BDA">
        <w:trPr>
          <w:jc w:val="center"/>
        </w:trPr>
        <w:tc>
          <w:tcPr>
            <w:tcW w:w="1795" w:type="dxa"/>
            <w:tcMar>
              <w:top w:w="70" w:type="dxa"/>
              <w:left w:w="70" w:type="dxa"/>
              <w:bottom w:w="70" w:type="dxa"/>
              <w:right w:w="70" w:type="dxa"/>
            </w:tcMar>
            <w:vAlign w:val="center"/>
          </w:tcPr>
          <w:p w14:paraId="034459BA" w14:textId="77777777" w:rsidR="00C01D06" w:rsidRPr="00E37F83" w:rsidRDefault="00C01D06" w:rsidP="00DB2F6F">
            <w:pPr>
              <w:spacing w:before="120"/>
              <w:jc w:val="both"/>
            </w:pPr>
            <w:r>
              <w:t>Không đạt</w:t>
            </w:r>
          </w:p>
        </w:tc>
        <w:tc>
          <w:tcPr>
            <w:tcW w:w="4356" w:type="dxa"/>
            <w:tcMar>
              <w:top w:w="70" w:type="dxa"/>
              <w:left w:w="70" w:type="dxa"/>
              <w:bottom w:w="70" w:type="dxa"/>
              <w:right w:w="70" w:type="dxa"/>
            </w:tcMar>
            <w:vAlign w:val="center"/>
          </w:tcPr>
          <w:p w14:paraId="7032F634" w14:textId="77777777" w:rsidR="00C01D06" w:rsidRPr="00E37F83" w:rsidRDefault="00C01D06" w:rsidP="00DB2F6F">
            <w:pPr>
              <w:spacing w:before="120"/>
              <w:jc w:val="both"/>
            </w:pPr>
            <w:r>
              <w:t>Thiếu nguồn lực, thiếu bằng chứng, hết hiệu lực thiết bị/ chuẩn, phương pháp chưa phê duyệt, dữ liệu không truy xuất hoặc rủi ro ảnh hưởng kết quả</w:t>
            </w:r>
          </w:p>
        </w:tc>
        <w:tc>
          <w:tcPr>
            <w:tcW w:w="3194" w:type="dxa"/>
            <w:tcMar>
              <w:top w:w="70" w:type="dxa"/>
              <w:left w:w="70" w:type="dxa"/>
              <w:bottom w:w="70" w:type="dxa"/>
              <w:right w:w="70" w:type="dxa"/>
            </w:tcMar>
            <w:vAlign w:val="center"/>
          </w:tcPr>
          <w:p w14:paraId="6E1C2D97" w14:textId="77777777" w:rsidR="00C01D06" w:rsidRPr="00E37F83" w:rsidRDefault="00C01D06" w:rsidP="00DB2F6F">
            <w:pPr>
              <w:spacing w:before="120"/>
              <w:jc w:val="both"/>
            </w:pPr>
            <w:r>
              <w:t>Chuyển YC bổ sung/ khắc phục hoặc Không đủ điều kiện</w:t>
            </w:r>
          </w:p>
        </w:tc>
      </w:tr>
      <w:tr w:rsidR="00C01D06" w:rsidRPr="00E37F83" w14:paraId="7011E52B" w14:textId="77777777" w:rsidTr="00A75BDA">
        <w:trPr>
          <w:jc w:val="center"/>
        </w:trPr>
        <w:tc>
          <w:tcPr>
            <w:tcW w:w="1795" w:type="dxa"/>
            <w:tcMar>
              <w:top w:w="70" w:type="dxa"/>
              <w:left w:w="70" w:type="dxa"/>
              <w:bottom w:w="70" w:type="dxa"/>
              <w:right w:w="70" w:type="dxa"/>
            </w:tcMar>
            <w:vAlign w:val="center"/>
          </w:tcPr>
          <w:p w14:paraId="1122D288" w14:textId="77777777" w:rsidR="00C01D06" w:rsidRPr="00E37F83" w:rsidRDefault="00C01D06" w:rsidP="00DB2F6F">
            <w:pPr>
              <w:spacing w:before="120"/>
              <w:jc w:val="both"/>
            </w:pPr>
            <w:r>
              <w:lastRenderedPageBreak/>
              <w:t>Không áp dụng</w:t>
            </w:r>
          </w:p>
        </w:tc>
        <w:tc>
          <w:tcPr>
            <w:tcW w:w="4356" w:type="dxa"/>
            <w:tcMar>
              <w:top w:w="70" w:type="dxa"/>
              <w:left w:w="70" w:type="dxa"/>
              <w:bottom w:w="70" w:type="dxa"/>
              <w:right w:w="70" w:type="dxa"/>
            </w:tcMar>
            <w:vAlign w:val="center"/>
          </w:tcPr>
          <w:p w14:paraId="7FF37189" w14:textId="77777777" w:rsidR="00C01D06" w:rsidRPr="00E37F83" w:rsidRDefault="00C01D06" w:rsidP="00DB2F6F">
            <w:pPr>
              <w:spacing w:before="120"/>
              <w:jc w:val="both"/>
            </w:pPr>
            <w:r>
              <w:t>Tiêu chí không liên quan phạm vi</w:t>
            </w:r>
          </w:p>
        </w:tc>
        <w:tc>
          <w:tcPr>
            <w:tcW w:w="3194" w:type="dxa"/>
            <w:tcMar>
              <w:top w:w="70" w:type="dxa"/>
              <w:left w:w="70" w:type="dxa"/>
              <w:bottom w:w="70" w:type="dxa"/>
              <w:right w:w="70" w:type="dxa"/>
            </w:tcMar>
            <w:vAlign w:val="center"/>
          </w:tcPr>
          <w:p w14:paraId="39579592" w14:textId="77777777" w:rsidR="00C01D06" w:rsidRPr="00E37F83" w:rsidRDefault="00C01D06" w:rsidP="00DB2F6F">
            <w:pPr>
              <w:spacing w:before="120"/>
              <w:jc w:val="both"/>
            </w:pPr>
            <w:r>
              <w:t>Ghi rõ lý do, người xác nhận và bằng chứng nếu có</w:t>
            </w:r>
          </w:p>
        </w:tc>
      </w:tr>
    </w:tbl>
    <w:p>
      <w:pPr>
        <w:spacing w:before="120"/>
        <w:jc w:val="both"/>
        <w:rPr>
          <w:ins w:id="9209" w:author="Claude" w:date="2026-06-27T00:00:00Z"/>
        </w:rPr>
      </w:pPr>
      <w:ins w:id="9210" w:author="Claude" w:date="2026-06-27T00:00:00Z">
        <w:r>
          <w:t>Kết luận đánh giá áp dụng cho từng dòng đối tượng của bảng con. Trong một hồ sơ có nhiều đối tượng, ManLab cho phép công bố/ thông báo các dòng đạt (công bố phần đạt); các dòng “Không đạt” giữ trạng thái “Yêu cầu bổ sung/ khắc phục” và được xử lý ở phiên bản tiếp theo, không chặn các dòng đã đủ điều kiện. Hồ sơ phải có ít nhất một dòng đạt mới được công bố/ thông báo.</w:t>
        </w:r>
      </w:ins>
    </w:p>
    <w:p w14:paraId="7991885F" w14:textId="77777777" w:rsidR="00C01D06" w:rsidRPr="00E37F83" w:rsidRDefault="00C01D06" w:rsidP="00DB2F6F">
      <w:pPr>
        <w:pStyle w:val="Heading1"/>
        <w:spacing w:before="120"/>
        <w:jc w:val="both"/>
        <w:rPr>
          <w:bCs/>
          <w:sz w:val="24"/>
          <w:szCs w:val="24"/>
        </w:rPr>
      </w:pPr>
      <w:r>
        <w:rPr>
          <w:rFonts w:eastAsia="Times New Roman"/>
          <w:bCs/>
          <w:i w:val="0"/>
          <w:sz w:val="24"/>
          <w:szCs w:val="24"/>
        </w:rPr>
        <w:t>11. Phê duyệt nội bộ, lập và gửi bản công bố/ thông báo</w:t>
      </w:r>
    </w:p>
    <w:p w14:paraId="5F2997FA"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11.1. Phê duyệt nội bộ</w:t>
      </w:r>
    </w:p>
    <w:p w14:paraId="59B8283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Người phụ trách hồ sơ tổng hợp kết quả đánh giá, danh mục phạm vi đạt, danh mục loại trừ, điểm rủi ro và dự thảo bản công bố/ thông báo.</w:t>
      </w:r>
    </w:p>
    <w:p w14:paraId="08EB8A05"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Trưởng bộ phận chuyên môn xác nhận sự phù hợp kỹ thuật; Quản lý chất lượng xác nhận sự phù hợp hệ thống và hồ sơ; Lãnh đạo Viện phê duyệt trước khi nộp/ gửi/ công khai.</w:t>
      </w:r>
    </w:p>
    <w:p w14:paraId="4F1A929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Phiên bản được phê duyệt phải được khóa trên ManLab; mọi sửa đổi sau phê duyệt phải tạo phiên bản điều chỉnh hoặc yêu cầu mở khóa có phê duyệt.</w:t>
      </w:r>
    </w:p>
    <w:p w14:paraId="4976B49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Không lập bản công bố/ thông báo đối với phạm vi chưa đạt hoặc chưa có đủ bằng chứng chứng minh năng lực.</w:t>
      </w:r>
    </w:p>
    <w:p w14:paraId="69FA3FB2"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11.2. Lập, ký, gửi bản công bố/ thông báo</w:t>
      </w:r>
    </w:p>
    <w:p w14:paraId="406A76C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del w:id="28" w:author="Claude" w:date="2026-06-26T00:00:00Z">
        <w:r>
          <w:rPr>
            <w:sz w:val="24"/>
            <w:szCs w:val="24"/>
          </w:rPr>
          <w:delText>Đối với đo lường: lập bản công bố năng lực theo mẫu áp dụng, kèm danh mục phạm vi và hồ sơ chứng minh năng lực.</w:delText>
        </w:r>
      </w:del>
      <w:ins w:id="29" w:author="Claude" w:date="2026-06-26T00:00:00Z">
        <w:r>
          <w:rPr>
            <w:sz w:val="24"/>
            <w:szCs w:val="24"/>
          </w:rPr>
          <w:t>Đối với đo lường: lập bản công bố năng lực theo Mẫu 01 Phụ lục I.3.3 (NQ 66.18), kèm danh mục phạm vi và hồ sơ chứng minh năng lực; gửi đến Trung tâm Phục vụ hành chính công cấp tỉnh — UBND tỉnh ghi nhận trong vòng 03 ngày làm việc.</w:t>
        </w:r>
      </w:ins>
    </w:p>
    <w:p w14:paraId="4F5B14A5" w14:textId="77777777" w:rsidR="00C01D06" w:rsidRPr="00E37F83" w:rsidRDefault="00C01D06" w:rsidP="00DB2F6F">
      <w:pPr>
        <w:pStyle w:val="ListBullet"/>
        <w:tabs>
          <w:tab w:val="num" w:pos="360"/>
        </w:tabs>
        <w:spacing w:before="120" w:after="0" w:line="240" w:lineRule="auto"/>
        <w:ind w:left="360" w:hanging="360"/>
        <w:jc w:val="both"/>
        <w:rPr>
          <w:sz w:val="24"/>
          <w:szCs w:val="24"/>
        </w:rPr>
      </w:pPr>
      <w:del w:id="30" w:author="Claude" w:date="2026-06-26T00:00:00Z">
        <w:r>
          <w:rPr>
            <w:sz w:val="24"/>
            <w:szCs w:val="24"/>
          </w:rPr>
          <w:delText>Đối với quan trắc môi trường: lập văn bản thông báo năng lực, phạm vi hoạt động theo mẫu áp dụng trước khi thực hiện dịch vụ.</w:delText>
        </w:r>
      </w:del>
      <w:ins w:id="31" w:author="Claude" w:date="2026-06-26T00:00:00Z">
        <w:r>
          <w:rPr>
            <w:sz w:val="24"/>
            <w:szCs w:val="24"/>
          </w:rPr>
          <w:t>Đối với quan trắc môi trường: lập văn bản thông báo theo Mẫu 9.01 (NQ 66.19), kèm phạm vi hoạt động và hồ sơ năng lực; gửi đến Bộ Nông nghiệp và Môi trường (Bộ NN&amp;MT) — BẮT BUỘC thực hiện TRƯỚC KHI cung cấp dịch vụ quan trắc môi trường.</w:t>
        </w:r>
      </w:ins>
    </w:p>
    <w:p w14:paraId="7433D6C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Hồ sơ được gửi theo phương thức cơ quan tiếp nhận chấp nhận: trực tiếp, dịch vụ bưu chính hoặc trực tuyến trên cổng dịch vụ công/ hệ thống điện tử.</w:t>
      </w:r>
    </w:p>
    <w:p w14:paraId="03C4870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Bằng chứng nộp/ gửi, mã hồ sơ, biên nhận, thông báo tiếp nhận/ ghi nhận, phản hồi của cơ quan tiếp nhận và bản công bố/ thông báo đã ký phải được tải lên ManLab.</w:t>
      </w:r>
    </w:p>
    <w:p w14:paraId="257C406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Khi hồ sơ bị yêu cầu bổ sung, P21 chuyển trạng thái “Yêu cầu bổ sung từ cơ quan tiếp nhận”, phân công người xử lý, thời hạn và lưu phiên bản bổ sung.</w:t>
      </w:r>
    </w:p>
    <w:p w14:paraId="2ABF7FBE"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11.3. Quy tắc sử dụng chữ ký số</w:t>
      </w:r>
      <w:del w:id="32" w:author="Claude" w:date="2026-06-26T00:00:00Z">
        <w:r>
          <w:rPr>
            <w:rFonts w:ascii="Times New Roman" w:eastAsia="Times New Roman" w:hAnsi="Times New Roman" w:cs="Times New Roman"/>
            <w:b/>
            <w:bCs/>
            <w:i/>
            <w:iCs/>
            <w:sz w:val="24"/>
            <w:szCs w:val="24"/>
          </w:rPr>
          <w:delText>, QR và DMC</w:delText>
        </w:r>
      </w:del>
      <w:ins w:id="33" w:author="Claude" w:date="2026-06-26T00:00:00Z">
        <w:r>
          <w:rPr>
            <w:rFonts w:ascii="Times New Roman" w:eastAsia="Times New Roman" w:hAnsi="Times New Roman" w:cs="Times New Roman"/>
            <w:b/>
            <w:bCs/>
            <w:i/>
            <w:iCs/>
            <w:sz w:val="24"/>
            <w:szCs w:val="24"/>
          </w:rPr>
          <w:t xml:space="preserve"> và QR</w:t>
        </w:r>
      </w:ins>
    </w:p>
    <w:p w14:paraId="0F946B1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Bản công bố/ thông báo phát hành điện tử phải có định danh phiên bản, mã hồ sơ, người ký, thời điểm ký và hàm băm/ QR tra cứu nếu ManLab hỗ trợ.</w:t>
      </w:r>
    </w:p>
    <w:p w14:paraId="4BDC839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QR chỉ dẫn tới trang xác thực trạng thái công bố trên ManLab/ website được phê duyệt; không chỉ dẫn trực tiếp đến tệp chưa kiểm soát phiên bản.</w:t>
      </w:r>
    </w:p>
    <w:p w14:paraId="65B0B02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del w:id="34" w:author="Claude" w:date="2026-06-26T00:00:00Z">
        <w:r>
          <w:rPr>
            <w:sz w:val="24"/>
            <w:szCs w:val="24"/>
          </w:rPr>
          <w:delText>Chứng chỉ đo lường số/ DMC nếu có liên quan phải chỉ cho phép chọn phạm vi có trạng thái Công khai/ Còn hiệu lực trong P21.</w:delText>
        </w:r>
      </w:del>
      <w:ins w:id="35" w:author="Claude" w:date="2026-06-26T00:00:00Z">
        <w:r>
          <w:rPr>
            <w:sz w:val="24"/>
            <w:szCs w:val="24"/>
          </w:rPr>
          <w:t>Mã QR tra cứu phải được ManLab tạo tự động khi hồ sơ chuyển trạng thái Công khai và chỉ dẫn đến phạm vi năng lực có trạng thái Công khai/ Còn hiệu lực.</w:t>
        </w:r>
      </w:ins>
    </w:p>
    <w:p w14:paraId="466213B8" w14:textId="77777777" w:rsidR="00C01D06" w:rsidRPr="00E37F83" w:rsidRDefault="00C01D06" w:rsidP="00DB2F6F">
      <w:pPr>
        <w:pStyle w:val="Heading1"/>
        <w:spacing w:before="120"/>
        <w:jc w:val="both"/>
        <w:rPr>
          <w:bCs/>
          <w:sz w:val="24"/>
          <w:szCs w:val="24"/>
        </w:rPr>
      </w:pPr>
      <w:r>
        <w:rPr>
          <w:rFonts w:eastAsia="Times New Roman"/>
          <w:bCs/>
          <w:i w:val="0"/>
          <w:sz w:val="24"/>
          <w:szCs w:val="24"/>
        </w:rPr>
        <w:t>12. Công khai năng lực và kiểm soát áp dụng</w:t>
      </w:r>
    </w:p>
    <w:p w14:paraId="3B9B4DFD" w14:textId="77777777" w:rsidR="00C01D06" w:rsidRPr="00E37F83" w:rsidRDefault="00C01D06" w:rsidP="00DB2F6F">
      <w:pPr>
        <w:spacing w:before="120"/>
        <w:jc w:val="both"/>
      </w:pPr>
      <w:r>
        <w:t>Công khai là điểm kiểm soát bắt buộc trước khi phạm vi được sử dụng trong báo giá, hợp đồng, kế hoạch kỹ thuật, chứng chỉ, phiếu kết quả hoặc báo cáo. P21 phải cho phép tra cứu trạng thái theo từng dòng phạm vi.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6920"/>
      </w:tblGrid>
      <w:tr w:rsidR="00C01D06" w:rsidRPr="00E37F83" w14:paraId="0C2BC69D" w14:textId="77777777" w:rsidTr="00DB2F6F">
        <w:trPr>
          <w:jc w:val="center"/>
        </w:trPr>
        <w:tc>
          <w:tcPr>
            <w:tcW w:w="2425" w:type="dxa"/>
            <w:shd w:val="clear" w:color="auto" w:fill="D9EAF7"/>
            <w:tcMar>
              <w:top w:w="70" w:type="dxa"/>
              <w:left w:w="70" w:type="dxa"/>
              <w:bottom w:w="70" w:type="dxa"/>
              <w:right w:w="70" w:type="dxa"/>
            </w:tcMar>
            <w:vAlign w:val="center"/>
          </w:tcPr>
          <w:p w14:paraId="500BBC13" w14:textId="77777777" w:rsidR="00C01D06" w:rsidRPr="00E37F83" w:rsidRDefault="00C01D06" w:rsidP="00DB2F6F">
            <w:pPr>
              <w:spacing w:before="120"/>
              <w:jc w:val="center"/>
            </w:pPr>
            <w:r>
              <w:rPr>
                <w:b/>
              </w:rPr>
              <w:t>Nội dung công khai</w:t>
            </w:r>
          </w:p>
        </w:tc>
        <w:tc>
          <w:tcPr>
            <w:tcW w:w="6920" w:type="dxa"/>
            <w:shd w:val="clear" w:color="auto" w:fill="D9EAF7"/>
            <w:tcMar>
              <w:top w:w="70" w:type="dxa"/>
              <w:left w:w="70" w:type="dxa"/>
              <w:bottom w:w="70" w:type="dxa"/>
              <w:right w:w="70" w:type="dxa"/>
            </w:tcMar>
            <w:vAlign w:val="center"/>
          </w:tcPr>
          <w:p w14:paraId="6D3B0495" w14:textId="77777777" w:rsidR="00C01D06" w:rsidRPr="00E37F83" w:rsidRDefault="00C01D06" w:rsidP="00DB2F6F">
            <w:pPr>
              <w:spacing w:before="120"/>
              <w:jc w:val="center"/>
            </w:pPr>
            <w:r>
              <w:rPr>
                <w:b/>
              </w:rPr>
              <w:t>Yêu cầu</w:t>
            </w:r>
          </w:p>
        </w:tc>
      </w:tr>
      <w:tr w:rsidR="00C01D06" w:rsidRPr="00E37F83" w14:paraId="15BE5899" w14:textId="77777777" w:rsidTr="00DB2F6F">
        <w:trPr>
          <w:jc w:val="center"/>
        </w:trPr>
        <w:tc>
          <w:tcPr>
            <w:tcW w:w="2425" w:type="dxa"/>
            <w:tcMar>
              <w:top w:w="70" w:type="dxa"/>
              <w:left w:w="70" w:type="dxa"/>
              <w:bottom w:w="70" w:type="dxa"/>
              <w:right w:w="70" w:type="dxa"/>
            </w:tcMar>
            <w:vAlign w:val="center"/>
          </w:tcPr>
          <w:p w14:paraId="066F1987" w14:textId="77777777" w:rsidR="00C01D06" w:rsidRPr="00E37F83" w:rsidRDefault="00C01D06" w:rsidP="00DB2F6F">
            <w:pPr>
              <w:spacing w:before="120"/>
              <w:jc w:val="both"/>
            </w:pPr>
            <w:r>
              <w:t>Thông tin chung</w:t>
            </w:r>
          </w:p>
        </w:tc>
        <w:tc>
          <w:tcPr>
            <w:tcW w:w="6920" w:type="dxa"/>
            <w:tcMar>
              <w:top w:w="70" w:type="dxa"/>
              <w:left w:w="70" w:type="dxa"/>
              <w:bottom w:w="70" w:type="dxa"/>
              <w:right w:w="70" w:type="dxa"/>
            </w:tcMar>
            <w:vAlign w:val="center"/>
          </w:tcPr>
          <w:p w14:paraId="6F331520" w14:textId="77777777" w:rsidR="00C01D06" w:rsidRPr="00E37F83" w:rsidRDefault="00C01D06" w:rsidP="00DB2F6F">
            <w:pPr>
              <w:spacing w:before="120"/>
              <w:jc w:val="both"/>
            </w:pPr>
            <w:r>
              <w:t>Tên tổ chức, địa chỉ, thông tin liên hệ, lĩnh vực, mã bản công bố/ thông báo, ngày phê duyệt nội bộ, ngày gửi/ tiếp nhận, ngày công khai, phiên bản.</w:t>
            </w:r>
          </w:p>
        </w:tc>
      </w:tr>
      <w:tr w:rsidR="00C01D06" w:rsidRPr="00E37F83" w14:paraId="1E70CEE3" w14:textId="77777777" w:rsidTr="00DB2F6F">
        <w:trPr>
          <w:jc w:val="center"/>
        </w:trPr>
        <w:tc>
          <w:tcPr>
            <w:tcW w:w="2425" w:type="dxa"/>
            <w:tcMar>
              <w:top w:w="70" w:type="dxa"/>
              <w:left w:w="70" w:type="dxa"/>
              <w:bottom w:w="70" w:type="dxa"/>
              <w:right w:w="70" w:type="dxa"/>
            </w:tcMar>
            <w:vAlign w:val="center"/>
          </w:tcPr>
          <w:p w14:paraId="4259B5AE" w14:textId="77777777" w:rsidR="00C01D06" w:rsidRPr="00E37F83" w:rsidRDefault="00C01D06" w:rsidP="00DB2F6F">
            <w:pPr>
              <w:spacing w:before="120"/>
              <w:jc w:val="both"/>
            </w:pPr>
            <w:r>
              <w:t>Danh mục phạm vi</w:t>
            </w:r>
          </w:p>
        </w:tc>
        <w:tc>
          <w:tcPr>
            <w:tcW w:w="6920" w:type="dxa"/>
            <w:tcMar>
              <w:top w:w="70" w:type="dxa"/>
              <w:left w:w="70" w:type="dxa"/>
              <w:bottom w:w="70" w:type="dxa"/>
              <w:right w:w="70" w:type="dxa"/>
            </w:tcMar>
            <w:vAlign w:val="center"/>
          </w:tcPr>
          <w:p w14:paraId="069BB4B9" w14:textId="77777777" w:rsidR="00C01D06" w:rsidRPr="00E37F83" w:rsidRDefault="00C01D06" w:rsidP="00DB2F6F">
            <w:pPr>
              <w:spacing w:before="120"/>
              <w:jc w:val="both"/>
            </w:pPr>
            <w:r>
              <w:t>Tên phương tiện đo/ chuẩn/ nền mẫu/ thông số, phạm vi đo/ nền mẫu, đơn vị, cấp/ độ chính xác, MPE, độ không đảm bảo đo, LOD/ LOQ, quy trình/ phương pháp, địa điểm thực hiện.</w:t>
            </w:r>
          </w:p>
        </w:tc>
      </w:tr>
      <w:tr w:rsidR="00C01D06" w:rsidRPr="00E37F83" w14:paraId="767F8226" w14:textId="77777777" w:rsidTr="00DB2F6F">
        <w:trPr>
          <w:jc w:val="center"/>
        </w:trPr>
        <w:tc>
          <w:tcPr>
            <w:tcW w:w="2425" w:type="dxa"/>
            <w:tcMar>
              <w:top w:w="70" w:type="dxa"/>
              <w:left w:w="70" w:type="dxa"/>
              <w:bottom w:w="70" w:type="dxa"/>
              <w:right w:w="70" w:type="dxa"/>
            </w:tcMar>
            <w:vAlign w:val="center"/>
          </w:tcPr>
          <w:p w14:paraId="68BD9E59" w14:textId="77777777" w:rsidR="00C01D06" w:rsidRPr="00E37F83" w:rsidRDefault="00C01D06" w:rsidP="00DB2F6F">
            <w:pPr>
              <w:spacing w:before="120"/>
              <w:jc w:val="both"/>
            </w:pPr>
            <w:r>
              <w:lastRenderedPageBreak/>
              <w:t>Trạng thái</w:t>
            </w:r>
          </w:p>
        </w:tc>
        <w:tc>
          <w:tcPr>
            <w:tcW w:w="6920" w:type="dxa"/>
            <w:tcMar>
              <w:top w:w="70" w:type="dxa"/>
              <w:left w:w="70" w:type="dxa"/>
              <w:bottom w:w="70" w:type="dxa"/>
              <w:right w:w="70" w:type="dxa"/>
            </w:tcMar>
            <w:vAlign w:val="center"/>
          </w:tcPr>
          <w:p w14:paraId="4D70ABE6" w14:textId="77777777" w:rsidR="00C01D06" w:rsidRPr="00E37F83" w:rsidRDefault="00C01D06" w:rsidP="00DB2F6F">
            <w:pPr>
              <w:spacing w:before="120"/>
              <w:jc w:val="both"/>
            </w:pPr>
            <w:r>
              <w:t>Còn hiệu lực, Tạm dừng, Đang điều chỉnh, Hủy bỏ, Hết hiệu lực; hiển thị lý do và ngày hiệu lực của trạng thái.</w:t>
            </w:r>
          </w:p>
        </w:tc>
      </w:tr>
      <w:tr w:rsidR="00C01D06" w:rsidRPr="00E37F83" w14:paraId="23617580" w14:textId="77777777" w:rsidTr="00DB2F6F">
        <w:trPr>
          <w:jc w:val="center"/>
        </w:trPr>
        <w:tc>
          <w:tcPr>
            <w:tcW w:w="2425" w:type="dxa"/>
            <w:tcMar>
              <w:top w:w="70" w:type="dxa"/>
              <w:left w:w="70" w:type="dxa"/>
              <w:bottom w:w="70" w:type="dxa"/>
              <w:right w:w="70" w:type="dxa"/>
            </w:tcMar>
            <w:vAlign w:val="center"/>
          </w:tcPr>
          <w:p w14:paraId="14B0E5B7" w14:textId="77777777" w:rsidR="00C01D06" w:rsidRPr="00E37F83" w:rsidRDefault="00C01D06" w:rsidP="00DB2F6F">
            <w:pPr>
              <w:spacing w:before="120"/>
              <w:jc w:val="both"/>
            </w:pPr>
            <w:r>
              <w:t>Truy xuất</w:t>
            </w:r>
          </w:p>
        </w:tc>
        <w:tc>
          <w:tcPr>
            <w:tcW w:w="6920" w:type="dxa"/>
            <w:tcMar>
              <w:top w:w="70" w:type="dxa"/>
              <w:left w:w="70" w:type="dxa"/>
              <w:bottom w:w="70" w:type="dxa"/>
              <w:right w:w="70" w:type="dxa"/>
            </w:tcMar>
            <w:vAlign w:val="center"/>
          </w:tcPr>
          <w:p w14:paraId="61696556" w14:textId="77777777" w:rsidR="00C01D06" w:rsidRPr="00E37F83" w:rsidRDefault="00C01D06" w:rsidP="00DB2F6F">
            <w:pPr>
              <w:spacing w:before="120"/>
              <w:jc w:val="both"/>
            </w:pPr>
            <w:r>
              <w:t>QR hoặc đường dẫn nội bộ/ website, mã hồ sơ P21, phiên bản, nhật ký thay đổi công khai.</w:t>
            </w:r>
          </w:p>
        </w:tc>
      </w:tr>
      <w:tr w:rsidR="00C01D06" w:rsidRPr="00E37F83" w14:paraId="22E6CE16" w14:textId="77777777" w:rsidTr="00DB2F6F">
        <w:trPr>
          <w:jc w:val="center"/>
        </w:trPr>
        <w:tc>
          <w:tcPr>
            <w:tcW w:w="2425" w:type="dxa"/>
            <w:tcMar>
              <w:top w:w="70" w:type="dxa"/>
              <w:left w:w="70" w:type="dxa"/>
              <w:bottom w:w="70" w:type="dxa"/>
              <w:right w:w="70" w:type="dxa"/>
            </w:tcMar>
            <w:vAlign w:val="center"/>
          </w:tcPr>
          <w:p w14:paraId="6CE5807F" w14:textId="77777777" w:rsidR="00C01D06" w:rsidRPr="00E37F83" w:rsidRDefault="00C01D06" w:rsidP="00DB2F6F">
            <w:pPr>
              <w:spacing w:before="120"/>
              <w:jc w:val="both"/>
            </w:pPr>
            <w:r>
              <w:t>Giới hạn sử dụng</w:t>
            </w:r>
          </w:p>
        </w:tc>
        <w:tc>
          <w:tcPr>
            <w:tcW w:w="6920" w:type="dxa"/>
            <w:tcMar>
              <w:top w:w="70" w:type="dxa"/>
              <w:left w:w="70" w:type="dxa"/>
              <w:bottom w:w="70" w:type="dxa"/>
              <w:right w:w="70" w:type="dxa"/>
            </w:tcMar>
            <w:vAlign w:val="center"/>
          </w:tcPr>
          <w:p w14:paraId="3B7F6F8A" w14:textId="77777777" w:rsidR="00C01D06" w:rsidRPr="00E37F83" w:rsidRDefault="00C01D06" w:rsidP="00DB2F6F">
            <w:pPr>
              <w:spacing w:before="120"/>
              <w:jc w:val="both"/>
            </w:pPr>
            <w:r>
              <w:t>Ghi rõ phạm vi không áp dụng, phạm vi đang chờ điều chỉnh, điều kiện thực hiện, ghi chú về thầu phụ/ đơn vị phối hợp nếu có.</w:t>
            </w:r>
          </w:p>
        </w:tc>
      </w:tr>
    </w:tbl>
    <w:p w14:paraId="0B7CEA60" w14:textId="77777777" w:rsidR="00C01D06" w:rsidRPr="00E37F83" w:rsidRDefault="00C01D06" w:rsidP="00DB2F6F">
      <w:pPr>
        <w:spacing w:before="120"/>
        <w:jc w:val="both"/>
      </w:pPr>
      <w:r>
        <w:t>Sau công khai, ManLab phải chặn hoặc cảnh báo mạnh khi người dùng chọn phạm vi Tạm dừng/ Đang điều chỉnh/ Hủy bỏ/ Hết hiệu lực trong các module báo giá, hợp đồng, biên bản đo lường, chứng chỉ, phiếu kết quả</w:t>
      </w:r>
      <w:ins w:id="36" w:author="Claude" w:date="2026-06-26T00:00:00Z">
        <w:r>
          <w:t xml:space="preserve"> hoặc báo cáo quan trắc.</w:t>
        </w:r>
      </w:ins>
      <w:del w:id="37" w:author="Claude" w:date="2026-06-26T00:00:00Z">
        <w:r>
          <w:delText>, báo cáo quan trắc hoặc DMC.</w:delText>
        </w:r>
      </w:del>
    </w:p>
    <w:p w14:paraId="52382A2F" w14:textId="77777777" w:rsidR="00C01D06" w:rsidRPr="00E37F83" w:rsidRDefault="00C01D06" w:rsidP="00DB2F6F">
      <w:pPr>
        <w:spacing w:before="120"/>
        <w:jc w:val="both"/>
      </w:pPr>
      <w:r>
        <w:t>Danh mục năng lực công khai phải được rà soát định kỳ tối thiểu 01 lần/ năm, hoặc ngay khi có thay đổi pháp luật, nhân sự, thiết bị/ chuẩn, phương pháp, công nhận ISO/ IEC 17025, địa điểm, LOD/ LOQ, độ không đảm bảo đo hoặc kết quả QA/ QC ảnh hưởng phạm vi.</w:t>
      </w:r>
    </w:p>
    <w:p>
      <w:pPr>
        <w:spacing w:before="120"/>
        <w:jc w:val="both"/>
        <w:rPr>
          <w:ins w:id="9207" w:author="Claude" w:date="2026-06-27T00:00:00Z"/>
        </w:rPr>
      </w:pPr>
      <w:ins w:id="9208" w:author="Claude" w:date="2026-06-27T00:00:00Z">
        <w:r>
          <w:t>Ghi ngược có kiểm soát theo sự kiện: P21 không sửa trực tiếp Danh mục Phương tiện đo. Khi hồ sơ chuyển “Đã công khai/ Còn hiệu lực”, P21 phát sự kiện công khai; Danh mục Phương tiện đo (bên nhận) tự ghi năng lực đã công bố (bảng cha và bảng con) vào đúng phương tiện đo và tự chuyển trạng thái phương tiện đo sang “Đang sử dụng”, ghi nhật ký ở cả hai phía.</w:t>
        </w:r>
      </w:ins>
    </w:p>
    <w:p w14:paraId="4FB72796" w14:textId="77777777" w:rsidR="00C01D06" w:rsidRPr="00E37F83" w:rsidRDefault="00C01D06" w:rsidP="00DB2F6F">
      <w:pPr>
        <w:pStyle w:val="Heading1"/>
        <w:spacing w:before="120"/>
        <w:jc w:val="both"/>
        <w:rPr>
          <w:bCs/>
          <w:sz w:val="24"/>
          <w:szCs w:val="24"/>
        </w:rPr>
      </w:pPr>
      <w:r>
        <w:rPr>
          <w:rFonts w:eastAsia="Times New Roman"/>
          <w:bCs/>
          <w:i w:val="0"/>
          <w:sz w:val="24"/>
          <w:szCs w:val="24"/>
        </w:rPr>
        <w:t>13. Duy trì, giám sát, tạm dừng, điều chỉnh và hủy bỏ</w:t>
      </w:r>
    </w:p>
    <w:p w14:paraId="40768F84"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13.1. Duy trì năng lực sau công khai</w:t>
      </w:r>
    </w:p>
    <w:p w14:paraId="1F6C959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Theo dõi hiệu lực chứng chỉ hiệu chuẩn/ kiểm định của thiết bị/ chuẩn, lịch bảo trì/ kiểm tra trung gian, hồ sơ kiểm soát môi trường và trạng thái phần mềm tính toán.</w:t>
      </w:r>
    </w:p>
    <w:p w14:paraId="23B49FFF"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Theo dõi năng lực nhân sự, đào tạo, giám sát, phân quyền ký và thay đổi vị trí công tác.</w:t>
      </w:r>
    </w:p>
    <w:p w14:paraId="636ACC0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Theo dõi hiệu lực quy trình/ phương pháp, tiêu chuẩn, ĐLVN, quy chuẩn kỹ thuật, phạm vi công nhận ISO/ IEC 17025, LOD/ LOQ và độ không đảm bảo đo.</w:t>
      </w:r>
    </w:p>
    <w:p w14:paraId="13232DCC"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Theo dõi kết quả QA/ QC, thử nghiệm thành thạo/ so sánh liên phòng, khiếu nại, công việc không phù hợp, hành động khắc phục và rủi ro khách quan/ bảo mật.</w:t>
      </w:r>
    </w:p>
    <w:p w14:paraId="47A0B67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del w:id="38" w:author="Claude" w:date="2026-06-26T00:00:00Z">
        <w:r>
          <w:rPr>
            <w:sz w:val="24"/>
            <w:szCs w:val="24"/>
          </w:rPr>
          <w:delText>Gửi báo cáo định kỳ hoặc báo cáo hoạt động theo yêu cầu pháp luật; đối với quan trắc môi trường, quản lý báo cáo hằng năm và lưu trữ dữ liệu gốc tối thiểu theo quy định áp dụng.</w:delText>
        </w:r>
      </w:del>
      <w:ins w:id="39" w:author="Claude" w:date="2026-06-26T00:00:00Z">
        <w:r>
          <w:rPr>
            <w:sz w:val="24"/>
            <w:szCs w:val="24"/>
          </w:rPr>
          <w:t>Gửi báo cáo định kỳ hoặc báo cáo hoạt động theo yêu cầu pháp luật; đối với quan trắc môi trường, lập báo cáo hoạt động hằng năm theo Mẫu 9.02 (NQ 66.19) và gửi Bộ NN&amp;MT trước ngày 30 tháng 01 của năm tiếp theo; lưu trữ dữ liệu gốc tối thiểu theo quy định áp dụng.</w:t>
        </w:r>
      </w:ins>
    </w:p>
    <w:p w14:paraId="7B85A8E8"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13.2. Tạm dừng nội bộ</w:t>
      </w:r>
    </w:p>
    <w:p w14:paraId="51ADC1C5" w14:textId="77777777" w:rsidR="00C01D06" w:rsidRPr="00E37F83" w:rsidRDefault="00C01D06" w:rsidP="00DB2F6F">
      <w:pPr>
        <w:spacing w:before="120"/>
        <w:jc w:val="both"/>
      </w:pPr>
      <w:r>
        <w:t>Tạm dừng là hành động kiểm soát rủi ro, không thay thế nghĩa vụ điều chỉnh/ hủy bỏ theo pháp luật khi có căn cứ. Tạm dừng được áp dụng khi phát hiện một trong các điều kiện sau:</w:t>
      </w:r>
    </w:p>
    <w:p w14:paraId="11EF753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Thiết bị/ chuẩn hết hiệu lực, hỏng, mất liên kết chuẩn, chưa kiểm tra trung gian hoặc không đáp ứng yêu cầu kỹ thuật.</w:t>
      </w:r>
    </w:p>
    <w:p w14:paraId="2A707FDF"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Nhân sự chủ chốt không còn đủ năng lực, không còn được phân công hoặc phân quyền ký không còn hiệu lực.</w:t>
      </w:r>
    </w:p>
    <w:p w14:paraId="38E64D0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Phương pháp/ quy trình thay đổi nhưng chưa xác nhận giá trị sử dụng hoặc chưa phê duyệt phiên bản mới.</w:t>
      </w:r>
    </w:p>
    <w:p w14:paraId="7625D62A"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Điều kiện môi trường/ cơ sở vật chất không đáp ứng, ảnh hưởng kết quả hoặc an toàn.</w:t>
      </w:r>
    </w:p>
    <w:p w14:paraId="2495F42F"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Kết quả QA/ QC, thử nghiệm thành thạo/ so sánh liên phòng, khiếu nại hoặc công việc không phù hợp cho thấy năng lực bị ảnh hưởng.</w:t>
      </w:r>
    </w:p>
    <w:p w14:paraId="27C56A5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Văn bản pháp luật, tiêu chuẩn, ĐLVN, quy chuẩn kỹ thuật thay đổi làm phạm vi đã công khai cần rà soát.</w:t>
      </w:r>
    </w:p>
    <w:p w14:paraId="5B8D7F71"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Có yêu cầu của lãnh đạo Viện hoặc cơ quan có thẩm quyền.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4"/>
        <w:gridCol w:w="7131"/>
      </w:tblGrid>
      <w:tr w:rsidR="00C01D06" w:rsidRPr="00E37F83" w14:paraId="0497FD31" w14:textId="77777777" w:rsidTr="00CF7D79">
        <w:trPr>
          <w:tblHeader/>
          <w:jc w:val="center"/>
        </w:trPr>
        <w:tc>
          <w:tcPr>
            <w:tcW w:w="2268" w:type="dxa"/>
            <w:shd w:val="clear" w:color="auto" w:fill="D9EAF7"/>
            <w:tcMar>
              <w:top w:w="70" w:type="dxa"/>
              <w:left w:w="70" w:type="dxa"/>
              <w:bottom w:w="70" w:type="dxa"/>
              <w:right w:w="70" w:type="dxa"/>
            </w:tcMar>
            <w:vAlign w:val="center"/>
          </w:tcPr>
          <w:p w14:paraId="5E5F0B35" w14:textId="77777777" w:rsidR="00C01D06" w:rsidRPr="00E37F83" w:rsidRDefault="00C01D06" w:rsidP="00DB2F6F">
            <w:pPr>
              <w:spacing w:before="120"/>
              <w:jc w:val="center"/>
            </w:pPr>
            <w:r>
              <w:rPr>
                <w:b/>
              </w:rPr>
              <w:t>Bước tạm dừng</w:t>
            </w:r>
          </w:p>
        </w:tc>
        <w:tc>
          <w:tcPr>
            <w:tcW w:w="7370" w:type="dxa"/>
            <w:shd w:val="clear" w:color="auto" w:fill="D9EAF7"/>
            <w:tcMar>
              <w:top w:w="70" w:type="dxa"/>
              <w:left w:w="70" w:type="dxa"/>
              <w:bottom w:w="70" w:type="dxa"/>
              <w:right w:w="70" w:type="dxa"/>
            </w:tcMar>
            <w:vAlign w:val="center"/>
          </w:tcPr>
          <w:p w14:paraId="7F3DE570" w14:textId="77777777" w:rsidR="00C01D06" w:rsidRPr="00E37F83" w:rsidRDefault="00C01D06" w:rsidP="00DB2F6F">
            <w:pPr>
              <w:spacing w:before="120"/>
              <w:jc w:val="center"/>
            </w:pPr>
            <w:r>
              <w:rPr>
                <w:b/>
              </w:rPr>
              <w:t>Hành động bắt buộc</w:t>
            </w:r>
          </w:p>
        </w:tc>
      </w:tr>
      <w:tr w:rsidR="00C01D06" w:rsidRPr="00E37F83" w14:paraId="4EAF6FDD" w14:textId="77777777" w:rsidTr="009349AB">
        <w:trPr>
          <w:jc w:val="center"/>
        </w:trPr>
        <w:tc>
          <w:tcPr>
            <w:tcW w:w="2268" w:type="dxa"/>
            <w:tcMar>
              <w:top w:w="70" w:type="dxa"/>
              <w:left w:w="70" w:type="dxa"/>
              <w:bottom w:w="70" w:type="dxa"/>
              <w:right w:w="70" w:type="dxa"/>
            </w:tcMar>
            <w:vAlign w:val="center"/>
          </w:tcPr>
          <w:p w14:paraId="55D8EBE2" w14:textId="77777777" w:rsidR="00C01D06" w:rsidRPr="00E37F83" w:rsidRDefault="00C01D06" w:rsidP="00DB2F6F">
            <w:pPr>
              <w:spacing w:before="120"/>
              <w:jc w:val="both"/>
            </w:pPr>
            <w:r>
              <w:t>1. Ghi nhận</w:t>
            </w:r>
          </w:p>
        </w:tc>
        <w:tc>
          <w:tcPr>
            <w:tcW w:w="7370" w:type="dxa"/>
            <w:tcMar>
              <w:top w:w="70" w:type="dxa"/>
              <w:left w:w="70" w:type="dxa"/>
              <w:bottom w:w="70" w:type="dxa"/>
              <w:right w:w="70" w:type="dxa"/>
            </w:tcMar>
            <w:vAlign w:val="center"/>
          </w:tcPr>
          <w:p w14:paraId="7DDE27F2" w14:textId="77777777" w:rsidR="00C01D06" w:rsidRPr="00E37F83" w:rsidRDefault="00C01D06" w:rsidP="00DB2F6F">
            <w:pPr>
              <w:spacing w:before="120"/>
              <w:jc w:val="both"/>
            </w:pPr>
            <w:r>
              <w:t>Tạo phiếu tạm dừng trên ManLab, nêu phạm vi, lý do, bằng chứng, người đề xuất và mức độ ảnh hưởng.</w:t>
            </w:r>
          </w:p>
        </w:tc>
      </w:tr>
      <w:tr w:rsidR="00C01D06" w:rsidRPr="00E37F83" w14:paraId="7B65631A" w14:textId="77777777" w:rsidTr="009349AB">
        <w:trPr>
          <w:jc w:val="center"/>
        </w:trPr>
        <w:tc>
          <w:tcPr>
            <w:tcW w:w="2268" w:type="dxa"/>
            <w:tcMar>
              <w:top w:w="70" w:type="dxa"/>
              <w:left w:w="70" w:type="dxa"/>
              <w:bottom w:w="70" w:type="dxa"/>
              <w:right w:w="70" w:type="dxa"/>
            </w:tcMar>
            <w:vAlign w:val="center"/>
          </w:tcPr>
          <w:p w14:paraId="3B63625A" w14:textId="77777777" w:rsidR="00C01D06" w:rsidRPr="00E37F83" w:rsidRDefault="00C01D06" w:rsidP="00DB2F6F">
            <w:pPr>
              <w:spacing w:before="120"/>
              <w:jc w:val="both"/>
            </w:pPr>
            <w:r>
              <w:lastRenderedPageBreak/>
              <w:t>2. Phê duyệt</w:t>
            </w:r>
          </w:p>
        </w:tc>
        <w:tc>
          <w:tcPr>
            <w:tcW w:w="7370" w:type="dxa"/>
            <w:tcMar>
              <w:top w:w="70" w:type="dxa"/>
              <w:left w:w="70" w:type="dxa"/>
              <w:bottom w:w="70" w:type="dxa"/>
              <w:right w:w="70" w:type="dxa"/>
            </w:tcMar>
            <w:vAlign w:val="center"/>
          </w:tcPr>
          <w:p w14:paraId="6EC0F434" w14:textId="77777777" w:rsidR="00C01D06" w:rsidRPr="00E37F83" w:rsidRDefault="00C01D06" w:rsidP="00DB2F6F">
            <w:pPr>
              <w:spacing w:before="120"/>
              <w:jc w:val="both"/>
            </w:pPr>
            <w:r>
              <w:t>Trưởng bộ phận chuyên môn và QLCL soát xét; Lãnh đạo Viện phê duyệt khi ảnh hưởng phạm vi công khai.</w:t>
            </w:r>
          </w:p>
        </w:tc>
      </w:tr>
      <w:tr w:rsidR="00C01D06" w:rsidRPr="00E37F83" w14:paraId="0D525077" w14:textId="77777777" w:rsidTr="009349AB">
        <w:trPr>
          <w:jc w:val="center"/>
        </w:trPr>
        <w:tc>
          <w:tcPr>
            <w:tcW w:w="2268" w:type="dxa"/>
            <w:tcMar>
              <w:top w:w="70" w:type="dxa"/>
              <w:left w:w="70" w:type="dxa"/>
              <w:bottom w:w="70" w:type="dxa"/>
              <w:right w:w="70" w:type="dxa"/>
            </w:tcMar>
            <w:vAlign w:val="center"/>
          </w:tcPr>
          <w:p w14:paraId="7B97D228" w14:textId="77777777" w:rsidR="00C01D06" w:rsidRPr="00E37F83" w:rsidRDefault="00C01D06" w:rsidP="00DB2F6F">
            <w:pPr>
              <w:spacing w:before="120"/>
              <w:jc w:val="both"/>
            </w:pPr>
            <w:r>
              <w:t>3. Chặn sử dụng</w:t>
            </w:r>
          </w:p>
        </w:tc>
        <w:tc>
          <w:tcPr>
            <w:tcW w:w="7370" w:type="dxa"/>
            <w:tcMar>
              <w:top w:w="70" w:type="dxa"/>
              <w:left w:w="70" w:type="dxa"/>
              <w:bottom w:w="70" w:type="dxa"/>
              <w:right w:w="70" w:type="dxa"/>
            </w:tcMar>
            <w:vAlign w:val="center"/>
          </w:tcPr>
          <w:p w14:paraId="0A663029" w14:textId="77777777" w:rsidR="00C01D06" w:rsidRPr="00E37F83" w:rsidRDefault="00C01D06" w:rsidP="00DB2F6F">
            <w:pPr>
              <w:spacing w:before="120"/>
              <w:jc w:val="both"/>
            </w:pPr>
            <w:r>
              <w:t>ManLab chuyển trạng thái Phương tiện đo/ Công bố sang Tạm dừng; chặn chọn phạm vi trong nghiệp vụ phát hành kết quả.</w:t>
            </w:r>
          </w:p>
        </w:tc>
      </w:tr>
      <w:tr w:rsidR="00C01D06" w:rsidRPr="00E37F83" w14:paraId="5FD1B35A" w14:textId="77777777" w:rsidTr="009349AB">
        <w:trPr>
          <w:jc w:val="center"/>
        </w:trPr>
        <w:tc>
          <w:tcPr>
            <w:tcW w:w="2268" w:type="dxa"/>
            <w:tcMar>
              <w:top w:w="70" w:type="dxa"/>
              <w:left w:w="70" w:type="dxa"/>
              <w:bottom w:w="70" w:type="dxa"/>
              <w:right w:w="70" w:type="dxa"/>
            </w:tcMar>
            <w:vAlign w:val="center"/>
          </w:tcPr>
          <w:p w14:paraId="29E5A838" w14:textId="77777777" w:rsidR="00C01D06" w:rsidRPr="00E37F83" w:rsidRDefault="00C01D06" w:rsidP="00DB2F6F">
            <w:pPr>
              <w:spacing w:before="120"/>
              <w:jc w:val="both"/>
            </w:pPr>
            <w:r>
              <w:t>4. Thông báo</w:t>
            </w:r>
          </w:p>
        </w:tc>
        <w:tc>
          <w:tcPr>
            <w:tcW w:w="7370" w:type="dxa"/>
            <w:tcMar>
              <w:top w:w="70" w:type="dxa"/>
              <w:left w:w="70" w:type="dxa"/>
              <w:bottom w:w="70" w:type="dxa"/>
              <w:right w:w="70" w:type="dxa"/>
            </w:tcMar>
            <w:vAlign w:val="center"/>
          </w:tcPr>
          <w:p w14:paraId="6A732EA7" w14:textId="77777777" w:rsidR="00C01D06" w:rsidRPr="00E37F83" w:rsidRDefault="00C01D06" w:rsidP="00DB2F6F">
            <w:pPr>
              <w:spacing w:before="120"/>
              <w:jc w:val="both"/>
            </w:pPr>
            <w:r>
              <w:t>Thông báo bộ phận liên quan, cập nhật trang công khai/ QR nếu phạm vi đã công khai bên ngoài.</w:t>
            </w:r>
          </w:p>
        </w:tc>
      </w:tr>
      <w:tr w:rsidR="00C01D06" w:rsidRPr="00E37F83" w14:paraId="0DC55A35" w14:textId="77777777" w:rsidTr="009349AB">
        <w:trPr>
          <w:jc w:val="center"/>
        </w:trPr>
        <w:tc>
          <w:tcPr>
            <w:tcW w:w="2268" w:type="dxa"/>
            <w:tcMar>
              <w:top w:w="70" w:type="dxa"/>
              <w:left w:w="70" w:type="dxa"/>
              <w:bottom w:w="70" w:type="dxa"/>
              <w:right w:w="70" w:type="dxa"/>
            </w:tcMar>
            <w:vAlign w:val="center"/>
          </w:tcPr>
          <w:p w14:paraId="0ADA791D" w14:textId="77777777" w:rsidR="00C01D06" w:rsidRPr="00E37F83" w:rsidRDefault="00C01D06" w:rsidP="00DB2F6F">
            <w:pPr>
              <w:spacing w:before="120"/>
              <w:jc w:val="both"/>
            </w:pPr>
            <w:r>
              <w:t>5. Khắc phục</w:t>
            </w:r>
          </w:p>
        </w:tc>
        <w:tc>
          <w:tcPr>
            <w:tcW w:w="7370" w:type="dxa"/>
            <w:tcMar>
              <w:top w:w="70" w:type="dxa"/>
              <w:left w:w="70" w:type="dxa"/>
              <w:bottom w:w="70" w:type="dxa"/>
              <w:right w:w="70" w:type="dxa"/>
            </w:tcMar>
            <w:vAlign w:val="center"/>
          </w:tcPr>
          <w:p w14:paraId="7A64F2D9" w14:textId="77777777" w:rsidR="00C01D06" w:rsidRPr="00E37F83" w:rsidRDefault="00C01D06" w:rsidP="00DB2F6F">
            <w:pPr>
              <w:spacing w:before="120"/>
              <w:jc w:val="both"/>
            </w:pPr>
            <w:r>
              <w:t>Lập kế hoạch khắc phục, đánh giá lại và lưu bằng chứng.</w:t>
            </w:r>
          </w:p>
        </w:tc>
      </w:tr>
      <w:tr w:rsidR="00C01D06" w:rsidRPr="00E37F83" w14:paraId="2399C04D" w14:textId="77777777" w:rsidTr="009349AB">
        <w:trPr>
          <w:jc w:val="center"/>
        </w:trPr>
        <w:tc>
          <w:tcPr>
            <w:tcW w:w="2268" w:type="dxa"/>
            <w:tcMar>
              <w:top w:w="70" w:type="dxa"/>
              <w:left w:w="70" w:type="dxa"/>
              <w:bottom w:w="70" w:type="dxa"/>
              <w:right w:w="70" w:type="dxa"/>
            </w:tcMar>
            <w:vAlign w:val="center"/>
          </w:tcPr>
          <w:p w14:paraId="672261F8" w14:textId="77777777" w:rsidR="00C01D06" w:rsidRPr="00E37F83" w:rsidRDefault="00C01D06" w:rsidP="00DB2F6F">
            <w:pPr>
              <w:spacing w:before="120"/>
              <w:jc w:val="both"/>
            </w:pPr>
            <w:r>
              <w:t>6. Khôi phục hoặc chuyển tiếp</w:t>
            </w:r>
          </w:p>
        </w:tc>
        <w:tc>
          <w:tcPr>
            <w:tcW w:w="7370" w:type="dxa"/>
            <w:tcMar>
              <w:top w:w="70" w:type="dxa"/>
              <w:left w:w="70" w:type="dxa"/>
              <w:bottom w:w="70" w:type="dxa"/>
              <w:right w:w="70" w:type="dxa"/>
            </w:tcMar>
            <w:vAlign w:val="center"/>
          </w:tcPr>
          <w:p w14:paraId="2D154235" w14:textId="77777777" w:rsidR="00C01D06" w:rsidRPr="00E37F83" w:rsidRDefault="00C01D06" w:rsidP="00DB2F6F">
            <w:pPr>
              <w:spacing w:before="120"/>
              <w:jc w:val="both"/>
            </w:pPr>
            <w:r>
              <w:t>Chỉ khôi phục khi đánh giá đạt và được phê duyệt; nếu không khắc phục được, thực hiện điều chỉnh hoặc hủy bỏ.</w:t>
            </w:r>
          </w:p>
        </w:tc>
      </w:tr>
    </w:tbl>
    <w:p w14:paraId="5C7303AB"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13.3. Điều chỉnh công bố/ thông báo năng lực</w:t>
      </w:r>
    </w:p>
    <w:p w14:paraId="43608BB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Điều chỉnh được thực hiện khi có thay đổi ảnh hưởng đến nội dung đã công bố/ thông báo: tên tổ chức, địa chỉ, địa điểm, phương tiện đo/ chuẩn, phạm vi đo, cấp/ độ chính xác, độ không đảm bảo đo, MPE, quy trình/ phương pháp, nhân sự chủ chốt, thiết bị, nền mẫu/ thông số, LOD/ LOQ, phạm vi công nhận hoặc căn cứ pháp lý.</w:t>
      </w:r>
    </w:p>
    <w:p w14:paraId="69DCC817"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Hồ sơ điều chỉnh phải nêu rõ nội dung thay đổi, lý do, bằng chứng năng lực sau điều chỉnh, ngày hiệu lực, phạm vi bị thay thế và kế hoạch công khai lại.</w:t>
      </w:r>
    </w:p>
    <w:p w14:paraId="55F507AD"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Không thực hiện hoạt động ngoài phạm vi đang có hiệu lực hoặc phạm vi đang chờ điều chỉnh nếu chưa có đủ bằng chứng và phê duyệt nội bộ.</w:t>
      </w:r>
    </w:p>
    <w:p w14:paraId="3434523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Trên ManLab, điều chỉnh không ghi đè bản cũ; phải tạo phiên bản mới, liên kết bản cũ, chỉ rõ nội dung tăng/ giảm/ sửa và ngày áp dụng.</w:t>
      </w:r>
    </w:p>
    <w:p w14:paraId="5642BDB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Đối với quan trắc môi trường, thay đổi địa điểm, nhân sự hoặc trang thiết bị phải được quản lý theo thời hạn thông báo áp dụng trong văn bản pháp luật/ nội dung thủ tục hiện hành.</w:t>
      </w:r>
    </w:p>
    <w:p w14:paraId="5974854B"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13.4. Hủy bỏ công bố/ thông báo năng lực</w:t>
      </w:r>
    </w:p>
    <w:p w14:paraId="662A857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Hủy bỏ toàn bộ hoặc một phần khi ETV không còn nhu cầu duy trì, không còn đủ điều kiện hoạt động, không khắc phục được sau tạm dừng hoặc có yêu cầu của cơ quan có thẩm quyền.</w:t>
      </w:r>
    </w:p>
    <w:p w14:paraId="084EB2F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Trước khi hủy bỏ, phải rà soát hợp đồng, hồ sơ đang thực hiện, kết quả đã phát hành, báo giá, chứng chỉ/ phiếu kết quả/ báo cáo, QR, website và tài liệu quảng bá để tránh sử dụng nhầm phạm vi không còn hiệu lực.</w:t>
      </w:r>
    </w:p>
    <w:p w14:paraId="4E34A94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Sau khi hủy bỏ, ManLab chuyển trạng thái Hủy bỏ, cập nhật công khai, thông báo các bộ phận liên quan, lưu hồ sơ và chặn sử dụng trong nghiệp vụ.</w:t>
      </w:r>
    </w:p>
    <w:p w14:paraId="554F438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Không xóa dữ liệu hủy bỏ; chỉ lưu trữ có kiểm soát để phục vụ truy xuất nguồn gốc và hậu kiểm.</w:t>
      </w:r>
    </w:p>
    <w:p w14:paraId="5CDDEB4E" w14:textId="77777777" w:rsidR="00C01D06" w:rsidRPr="00E37F83" w:rsidRDefault="00C01D06" w:rsidP="00DB2F6F">
      <w:pPr>
        <w:pStyle w:val="Heading1"/>
        <w:spacing w:before="120"/>
        <w:jc w:val="both"/>
        <w:rPr>
          <w:bCs/>
          <w:sz w:val="24"/>
          <w:szCs w:val="24"/>
        </w:rPr>
      </w:pPr>
      <w:r>
        <w:rPr>
          <w:rFonts w:eastAsia="Times New Roman"/>
          <w:bCs/>
          <w:i w:val="0"/>
          <w:sz w:val="24"/>
          <w:szCs w:val="24"/>
        </w:rPr>
        <w:t>14. Trạng thái dữ liệu trên ManLab</w:t>
      </w:r>
    </w:p>
    <w:p w14:paraId="4898ECB2" w14:textId="77777777" w:rsidR="00C01D06" w:rsidRDefault="00C01D06" w:rsidP="00DB2F6F">
      <w:pPr>
        <w:spacing w:before="120"/>
        <w:jc w:val="both"/>
        <w:rPr>
          <w:ins w:id="40" w:author="Claude" w:date="2026-06-26T00:00:00Z"/>
        </w:rPr>
      </w:pPr>
      <w:ins w:id="41" w:author="Claude" w:date="2026-06-26T00:00:00Z">
        <w:r>
          <w:t>Ba lớp trạng thái dưới đây độc lập và do menu tương ứng điều khiển: Trạng thái Hồ sơ (14.1) do các menu Lập kế hoạch, Đánh giá năng lực và Kết quả điều khiển; Trạng thái Công bố/ Thông báo (14.2) do menu Công bố/ Thông báo điều khiển; Trạng thái PTĐ (14.3) lấy từ menu Danh mục PTĐ có sẵn, P21 chỉ đọc.</w:t>
        </w:r>
      </w:ins>
    </w:p>
    <w:p w14:paraId="2DBD4EF1" w14:textId="77777777" w:rsidR="00C01D06" w:rsidRPr="0038017A" w:rsidRDefault="00C01D06" w:rsidP="00DB2F6F">
      <w:pPr>
        <w:pStyle w:val="Heading2"/>
        <w:spacing w:before="120"/>
        <w:jc w:val="both"/>
        <w:rPr>
          <w:rFonts w:ascii="Times New Roman" w:eastAsia="Times New Roman" w:hAnsi="Times New Roman" w:cs="Times New Roman"/>
          <w:b/>
          <w:bCs/>
          <w:i/>
          <w:iCs/>
          <w:sz w:val="24"/>
          <w:szCs w:val="24"/>
          <w:lang w:val="vi-VN"/>
        </w:rPr>
      </w:pPr>
      <w:r>
        <w:rPr>
          <w:rFonts w:ascii="Times New Roman" w:eastAsia="Times New Roman" w:hAnsi="Times New Roman" w:cs="Times New Roman"/>
          <w:b/>
          <w:bCs/>
          <w:i/>
          <w:iCs/>
          <w:sz w:val="24"/>
          <w:szCs w:val="24"/>
        </w:rPr>
        <w:t>14.1. Trạng thái Hồ sơ P21</w:t>
      </w:r>
    </w:p>
    <w:p w14:paraId="528A4B11" w14:textId="77777777" w:rsidR="00B933EC" w:rsidRPr="00B933EC" w:rsidRDefault="00B933EC" w:rsidP="00B933EC">
      <w:pPr>
        <w:rPr>
          <w:lang w:val="vi-VN"/>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5"/>
        <w:gridCol w:w="3844"/>
        <w:gridCol w:w="3296"/>
      </w:tblGrid>
      <w:tr w:rsidR="00C01D06" w:rsidRPr="00E37F83" w14:paraId="11D0F07C" w14:textId="77777777" w:rsidTr="00CF7D79">
        <w:trPr>
          <w:tblHeader/>
          <w:jc w:val="center"/>
        </w:trPr>
        <w:tc>
          <w:tcPr>
            <w:tcW w:w="2268" w:type="dxa"/>
            <w:shd w:val="clear" w:color="auto" w:fill="D9EAF7"/>
            <w:tcMar>
              <w:top w:w="70" w:type="dxa"/>
              <w:left w:w="70" w:type="dxa"/>
              <w:bottom w:w="70" w:type="dxa"/>
              <w:right w:w="70" w:type="dxa"/>
            </w:tcMar>
            <w:vAlign w:val="center"/>
          </w:tcPr>
          <w:p w14:paraId="1E6EAB03" w14:textId="77777777" w:rsidR="00DB2F6F" w:rsidRPr="00E37F83" w:rsidRDefault="00C01D06" w:rsidP="00CF7D79">
            <w:pPr>
              <w:jc w:val="center"/>
              <w:rPr>
                <w:b/>
                <w:lang w:val="vi-VN"/>
              </w:rPr>
            </w:pPr>
            <w:r>
              <w:rPr>
                <w:b/>
              </w:rPr>
              <w:lastRenderedPageBreak/>
              <w:t>Trạng thái</w:t>
            </w:r>
          </w:p>
          <w:p w14:paraId="16A351C8" w14:textId="77777777" w:rsidR="00C01D06" w:rsidRPr="00E37F83" w:rsidRDefault="00DB2F6F" w:rsidP="00CF7D79">
            <w:pPr>
              <w:jc w:val="center"/>
              <w:rPr>
                <w:lang w:val="vi-VN"/>
              </w:rPr>
            </w:pPr>
            <w:r>
              <w:rPr>
                <w:b/>
                <w:lang w:val="vi-VN"/>
              </w:rPr>
              <w:t>(</w:t>
            </w:r>
            <w:r>
              <w:rPr>
                <w:b/>
              </w:rPr>
              <w:t>Hồ sơ</w:t>
            </w:r>
            <w:r>
              <w:rPr>
                <w:b/>
                <w:lang w:val="vi-VN"/>
              </w:rPr>
              <w:t>)</w:t>
            </w:r>
          </w:p>
        </w:tc>
        <w:tc>
          <w:tcPr>
            <w:tcW w:w="3969" w:type="dxa"/>
            <w:shd w:val="clear" w:color="auto" w:fill="D9EAF7"/>
            <w:tcMar>
              <w:top w:w="70" w:type="dxa"/>
              <w:left w:w="70" w:type="dxa"/>
              <w:bottom w:w="70" w:type="dxa"/>
              <w:right w:w="70" w:type="dxa"/>
            </w:tcMar>
            <w:vAlign w:val="center"/>
          </w:tcPr>
          <w:p w14:paraId="12852845" w14:textId="77777777" w:rsidR="00C01D06" w:rsidRPr="00E37F83" w:rsidRDefault="00C01D06" w:rsidP="00CF7D79">
            <w:pPr>
              <w:jc w:val="center"/>
            </w:pPr>
            <w:r>
              <w:rPr>
                <w:b/>
              </w:rPr>
              <w:t>Ý nghĩa</w:t>
            </w:r>
          </w:p>
        </w:tc>
        <w:tc>
          <w:tcPr>
            <w:tcW w:w="3402" w:type="dxa"/>
            <w:shd w:val="clear" w:color="auto" w:fill="D9EAF7"/>
            <w:tcMar>
              <w:top w:w="70" w:type="dxa"/>
              <w:left w:w="70" w:type="dxa"/>
              <w:bottom w:w="70" w:type="dxa"/>
              <w:right w:w="70" w:type="dxa"/>
            </w:tcMar>
            <w:vAlign w:val="center"/>
          </w:tcPr>
          <w:p w14:paraId="1966A4E7" w14:textId="77777777" w:rsidR="00C01D06" w:rsidRPr="00E37F83" w:rsidRDefault="00C01D06" w:rsidP="00CF7D79">
            <w:pPr>
              <w:jc w:val="center"/>
            </w:pPr>
            <w:r>
              <w:rPr>
                <w:b/>
              </w:rPr>
              <w:t>Chuyển tiếp hợp lệ</w:t>
            </w:r>
          </w:p>
        </w:tc>
      </w:tr>
      <w:tr w:rsidR="00C01D06" w:rsidRPr="00E37F83" w14:paraId="6447BBC4" w14:textId="77777777" w:rsidTr="009349AB">
        <w:trPr>
          <w:jc w:val="center"/>
        </w:trPr>
        <w:tc>
          <w:tcPr>
            <w:tcW w:w="2268" w:type="dxa"/>
            <w:tcMar>
              <w:top w:w="70" w:type="dxa"/>
              <w:left w:w="70" w:type="dxa"/>
              <w:bottom w:w="70" w:type="dxa"/>
              <w:right w:w="70" w:type="dxa"/>
            </w:tcMar>
            <w:vAlign w:val="center"/>
          </w:tcPr>
          <w:p w14:paraId="17A6923A" w14:textId="77777777" w:rsidR="00C01D06" w:rsidRPr="00E37F83" w:rsidRDefault="00C01D06" w:rsidP="00CF7D79">
            <w:pPr>
              <w:jc w:val="both"/>
            </w:pPr>
            <w:r>
              <w:t>Nháp</w:t>
            </w:r>
          </w:p>
        </w:tc>
        <w:tc>
          <w:tcPr>
            <w:tcW w:w="3969" w:type="dxa"/>
            <w:tcMar>
              <w:top w:w="70" w:type="dxa"/>
              <w:left w:w="70" w:type="dxa"/>
              <w:bottom w:w="70" w:type="dxa"/>
              <w:right w:w="70" w:type="dxa"/>
            </w:tcMar>
            <w:vAlign w:val="center"/>
          </w:tcPr>
          <w:p w14:paraId="6C4471FE" w14:textId="77777777" w:rsidR="00C01D06" w:rsidRPr="00E37F83" w:rsidRDefault="00C01D06" w:rsidP="00CF7D79">
            <w:pPr>
              <w:jc w:val="both"/>
            </w:pPr>
            <w:r>
              <w:t>Mới tạo, chưa đủ thông tin tối thiểu</w:t>
            </w:r>
          </w:p>
        </w:tc>
        <w:tc>
          <w:tcPr>
            <w:tcW w:w="3402" w:type="dxa"/>
            <w:tcMar>
              <w:top w:w="70" w:type="dxa"/>
              <w:left w:w="70" w:type="dxa"/>
              <w:bottom w:w="70" w:type="dxa"/>
              <w:right w:w="70" w:type="dxa"/>
            </w:tcMar>
            <w:vAlign w:val="center"/>
          </w:tcPr>
          <w:p w14:paraId="18D5FC96" w14:textId="77777777" w:rsidR="00C01D06" w:rsidRPr="00E37F83" w:rsidRDefault="00C01D06" w:rsidP="00CF7D79">
            <w:pPr>
              <w:jc w:val="both"/>
            </w:pPr>
            <w:r>
              <w:t>Chờ lập kế hoạch/ Hủy nháp</w:t>
            </w:r>
          </w:p>
        </w:tc>
      </w:tr>
      <w:tr w:rsidR="00C01D06" w:rsidRPr="00E37F83" w14:paraId="74CA1B05" w14:textId="77777777" w:rsidTr="009349AB">
        <w:trPr>
          <w:jc w:val="center"/>
        </w:trPr>
        <w:tc>
          <w:tcPr>
            <w:tcW w:w="2268" w:type="dxa"/>
            <w:tcMar>
              <w:top w:w="70" w:type="dxa"/>
              <w:left w:w="70" w:type="dxa"/>
              <w:bottom w:w="70" w:type="dxa"/>
              <w:right w:w="70" w:type="dxa"/>
            </w:tcMar>
            <w:vAlign w:val="center"/>
          </w:tcPr>
          <w:p w14:paraId="2EFB2DAA" w14:textId="77777777" w:rsidR="00C01D06" w:rsidRPr="00E37F83" w:rsidRDefault="00C01D06" w:rsidP="00CF7D79">
            <w:pPr>
              <w:jc w:val="both"/>
            </w:pPr>
            <w:r>
              <w:t>Chờ lập kế hoạch</w:t>
            </w:r>
          </w:p>
        </w:tc>
        <w:tc>
          <w:tcPr>
            <w:tcW w:w="3969" w:type="dxa"/>
            <w:tcMar>
              <w:top w:w="70" w:type="dxa"/>
              <w:left w:w="70" w:type="dxa"/>
              <w:bottom w:w="70" w:type="dxa"/>
              <w:right w:w="70" w:type="dxa"/>
            </w:tcMar>
            <w:vAlign w:val="center"/>
          </w:tcPr>
          <w:p w14:paraId="751395F7" w14:textId="77777777" w:rsidR="00C01D06" w:rsidRPr="00E37F83" w:rsidRDefault="00C01D06" w:rsidP="00CF7D79">
            <w:pPr>
              <w:jc w:val="both"/>
            </w:pPr>
            <w:r>
              <w:t>Đủ thông tin tối thiểu, chờ phân công đánh giá</w:t>
            </w:r>
          </w:p>
        </w:tc>
        <w:tc>
          <w:tcPr>
            <w:tcW w:w="3402" w:type="dxa"/>
            <w:tcMar>
              <w:top w:w="70" w:type="dxa"/>
              <w:left w:w="70" w:type="dxa"/>
              <w:bottom w:w="70" w:type="dxa"/>
              <w:right w:w="70" w:type="dxa"/>
            </w:tcMar>
            <w:vAlign w:val="center"/>
          </w:tcPr>
          <w:p w14:paraId="0B6D2250" w14:textId="77777777" w:rsidR="00C01D06" w:rsidRPr="00E37F83" w:rsidRDefault="00C01D06" w:rsidP="00CF7D79">
            <w:pPr>
              <w:jc w:val="both"/>
            </w:pPr>
            <w:r>
              <w:t>Đã lập kế hoạch/ Trả lại bổ sung</w:t>
            </w:r>
          </w:p>
        </w:tc>
      </w:tr>
      <w:tr w:rsidR="00C01D06" w:rsidRPr="00E37F83" w14:paraId="7BFD848A" w14:textId="77777777" w:rsidTr="009349AB">
        <w:trPr>
          <w:jc w:val="center"/>
        </w:trPr>
        <w:tc>
          <w:tcPr>
            <w:tcW w:w="2268" w:type="dxa"/>
            <w:tcMar>
              <w:top w:w="70" w:type="dxa"/>
              <w:left w:w="70" w:type="dxa"/>
              <w:bottom w:w="70" w:type="dxa"/>
              <w:right w:w="70" w:type="dxa"/>
            </w:tcMar>
            <w:vAlign w:val="center"/>
          </w:tcPr>
          <w:p w14:paraId="087B855B" w14:textId="77777777" w:rsidR="00C01D06" w:rsidRPr="00E37F83" w:rsidRDefault="00C01D06" w:rsidP="00CF7D79">
            <w:pPr>
              <w:jc w:val="both"/>
            </w:pPr>
            <w:r>
              <w:t>Đã lập kế hoạch</w:t>
            </w:r>
          </w:p>
        </w:tc>
        <w:tc>
          <w:tcPr>
            <w:tcW w:w="3969" w:type="dxa"/>
            <w:tcMar>
              <w:top w:w="70" w:type="dxa"/>
              <w:left w:w="70" w:type="dxa"/>
              <w:bottom w:w="70" w:type="dxa"/>
              <w:right w:w="70" w:type="dxa"/>
            </w:tcMar>
            <w:vAlign w:val="center"/>
          </w:tcPr>
          <w:p w14:paraId="05B7B52D" w14:textId="77777777" w:rsidR="00C01D06" w:rsidRPr="00E37F83" w:rsidRDefault="00C01D06" w:rsidP="00CF7D79">
            <w:pPr>
              <w:jc w:val="both"/>
            </w:pPr>
            <w:r>
              <w:t>Có kế hoạch, checklist, nhân sự đánh giá và thời hạn</w:t>
            </w:r>
          </w:p>
        </w:tc>
        <w:tc>
          <w:tcPr>
            <w:tcW w:w="3402" w:type="dxa"/>
            <w:tcMar>
              <w:top w:w="70" w:type="dxa"/>
              <w:left w:w="70" w:type="dxa"/>
              <w:bottom w:w="70" w:type="dxa"/>
              <w:right w:w="70" w:type="dxa"/>
            </w:tcMar>
            <w:vAlign w:val="center"/>
          </w:tcPr>
          <w:p w14:paraId="73AE2CE7" w14:textId="77777777" w:rsidR="00C01D06" w:rsidRPr="00E37F83" w:rsidRDefault="00C01D06" w:rsidP="00CF7D79">
            <w:pPr>
              <w:jc w:val="both"/>
            </w:pPr>
            <w:r>
              <w:t>Đang đánh giá/ Hủy kế hoạch</w:t>
            </w:r>
          </w:p>
        </w:tc>
      </w:tr>
      <w:tr w:rsidR="00C01D06" w:rsidRPr="00E37F83" w14:paraId="1B620AD5" w14:textId="77777777" w:rsidTr="009349AB">
        <w:trPr>
          <w:jc w:val="center"/>
        </w:trPr>
        <w:tc>
          <w:tcPr>
            <w:tcW w:w="2268" w:type="dxa"/>
            <w:tcMar>
              <w:top w:w="70" w:type="dxa"/>
              <w:left w:w="70" w:type="dxa"/>
              <w:bottom w:w="70" w:type="dxa"/>
              <w:right w:w="70" w:type="dxa"/>
            </w:tcMar>
            <w:vAlign w:val="center"/>
          </w:tcPr>
          <w:p w14:paraId="47D28E41" w14:textId="77777777" w:rsidR="00C01D06" w:rsidRPr="00E37F83" w:rsidRDefault="00C01D06" w:rsidP="00CF7D79">
            <w:pPr>
              <w:jc w:val="both"/>
            </w:pPr>
            <w:r>
              <w:t>Đang đánh giá</w:t>
            </w:r>
          </w:p>
        </w:tc>
        <w:tc>
          <w:tcPr>
            <w:tcW w:w="3969" w:type="dxa"/>
            <w:tcMar>
              <w:top w:w="70" w:type="dxa"/>
              <w:left w:w="70" w:type="dxa"/>
              <w:bottom w:w="70" w:type="dxa"/>
              <w:right w:w="70" w:type="dxa"/>
            </w:tcMar>
            <w:vAlign w:val="center"/>
          </w:tcPr>
          <w:p w14:paraId="73A831A5" w14:textId="77777777" w:rsidR="00C01D06" w:rsidRPr="00E37F83" w:rsidRDefault="00C01D06" w:rsidP="00CF7D79">
            <w:pPr>
              <w:jc w:val="both"/>
            </w:pPr>
            <w:r>
              <w:t>Đoàn đánh giá đang kiểm tra hồ sơ/ kỹ thuật/ đo lường/ QTMT</w:t>
            </w:r>
          </w:p>
        </w:tc>
        <w:tc>
          <w:tcPr>
            <w:tcW w:w="3402" w:type="dxa"/>
            <w:tcMar>
              <w:top w:w="70" w:type="dxa"/>
              <w:left w:w="70" w:type="dxa"/>
              <w:bottom w:w="70" w:type="dxa"/>
              <w:right w:w="70" w:type="dxa"/>
            </w:tcMar>
            <w:vAlign w:val="center"/>
          </w:tcPr>
          <w:p w14:paraId="16858593" w14:textId="77777777" w:rsidR="00C01D06" w:rsidRPr="00E37F83" w:rsidRDefault="00C01D06" w:rsidP="00CF7D79">
            <w:pPr>
              <w:jc w:val="both"/>
            </w:pPr>
            <w:r>
              <w:t>Yêu cầu bổ sung/ Đánh giá đạt/ Không đạt</w:t>
            </w:r>
          </w:p>
        </w:tc>
      </w:tr>
      <w:tr w:rsidR="00C01D06" w:rsidRPr="00E37F83" w14:paraId="15FBC13A" w14:textId="77777777" w:rsidTr="009349AB">
        <w:trPr>
          <w:jc w:val="center"/>
        </w:trPr>
        <w:tc>
          <w:tcPr>
            <w:tcW w:w="2268" w:type="dxa"/>
            <w:tcMar>
              <w:top w:w="70" w:type="dxa"/>
              <w:left w:w="70" w:type="dxa"/>
              <w:bottom w:w="70" w:type="dxa"/>
              <w:right w:w="70" w:type="dxa"/>
            </w:tcMar>
            <w:vAlign w:val="center"/>
          </w:tcPr>
          <w:p w14:paraId="1B464A39" w14:textId="77777777" w:rsidR="00C01D06" w:rsidRPr="00E37F83" w:rsidRDefault="00C01D06" w:rsidP="00CF7D79">
            <w:pPr>
              <w:jc w:val="both"/>
            </w:pPr>
            <w:r>
              <w:t>Yêu cầu bổ sung/ khắc phục</w:t>
            </w:r>
          </w:p>
        </w:tc>
        <w:tc>
          <w:tcPr>
            <w:tcW w:w="3969" w:type="dxa"/>
            <w:tcMar>
              <w:top w:w="70" w:type="dxa"/>
              <w:left w:w="70" w:type="dxa"/>
              <w:bottom w:w="70" w:type="dxa"/>
              <w:right w:w="70" w:type="dxa"/>
            </w:tcMar>
            <w:vAlign w:val="center"/>
          </w:tcPr>
          <w:p w14:paraId="729A3310" w14:textId="77777777" w:rsidR="00C01D06" w:rsidRPr="00E37F83" w:rsidRDefault="00C01D06" w:rsidP="00CF7D79">
            <w:pPr>
              <w:jc w:val="both"/>
            </w:pPr>
            <w:r>
              <w:t>Có điểm chưa phù hợp hoặc thiếu bằng chứng</w:t>
            </w:r>
          </w:p>
        </w:tc>
        <w:tc>
          <w:tcPr>
            <w:tcW w:w="3402" w:type="dxa"/>
            <w:tcMar>
              <w:top w:w="70" w:type="dxa"/>
              <w:left w:w="70" w:type="dxa"/>
              <w:bottom w:w="70" w:type="dxa"/>
              <w:right w:w="70" w:type="dxa"/>
            </w:tcMar>
            <w:vAlign w:val="center"/>
          </w:tcPr>
          <w:p w14:paraId="20A5DC28" w14:textId="77777777" w:rsidR="00C01D06" w:rsidRPr="00E37F83" w:rsidRDefault="00C01D06" w:rsidP="00CF7D79">
            <w:pPr>
              <w:jc w:val="both"/>
            </w:pPr>
            <w:r>
              <w:t>Đang đánh giá/ Không đạt/ Hủy hồ sơ</w:t>
            </w:r>
          </w:p>
        </w:tc>
      </w:tr>
      <w:tr w:rsidR="00C01D06" w:rsidRPr="00E37F83" w14:paraId="6BE163A0" w14:textId="77777777" w:rsidTr="009349AB">
        <w:trPr>
          <w:jc w:val="center"/>
        </w:trPr>
        <w:tc>
          <w:tcPr>
            <w:tcW w:w="2268" w:type="dxa"/>
            <w:tcMar>
              <w:top w:w="70" w:type="dxa"/>
              <w:left w:w="70" w:type="dxa"/>
              <w:bottom w:w="70" w:type="dxa"/>
              <w:right w:w="70" w:type="dxa"/>
            </w:tcMar>
            <w:vAlign w:val="center"/>
          </w:tcPr>
          <w:p w14:paraId="7630879D" w14:textId="77777777" w:rsidR="00C01D06" w:rsidRPr="00E37F83" w:rsidRDefault="00C01D06" w:rsidP="00CF7D79">
            <w:pPr>
              <w:jc w:val="both"/>
            </w:pPr>
            <w:r>
              <w:t>Đánh giá đạt</w:t>
            </w:r>
          </w:p>
        </w:tc>
        <w:tc>
          <w:tcPr>
            <w:tcW w:w="3969" w:type="dxa"/>
            <w:tcMar>
              <w:top w:w="70" w:type="dxa"/>
              <w:left w:w="70" w:type="dxa"/>
              <w:bottom w:w="70" w:type="dxa"/>
              <w:right w:w="70" w:type="dxa"/>
            </w:tcMar>
            <w:vAlign w:val="center"/>
          </w:tcPr>
          <w:p w14:paraId="3ECF7F0E" w14:textId="77777777" w:rsidR="00C01D06" w:rsidRPr="00E37F83" w:rsidRDefault="00C01D06" w:rsidP="00CF7D79">
            <w:pPr>
              <w:jc w:val="both"/>
            </w:pPr>
            <w:r>
              <w:t>Phạm vi đáp ứng tiêu chí</w:t>
            </w:r>
          </w:p>
        </w:tc>
        <w:tc>
          <w:tcPr>
            <w:tcW w:w="3402" w:type="dxa"/>
            <w:tcMar>
              <w:top w:w="70" w:type="dxa"/>
              <w:left w:w="70" w:type="dxa"/>
              <w:bottom w:w="70" w:type="dxa"/>
              <w:right w:w="70" w:type="dxa"/>
            </w:tcMar>
            <w:vAlign w:val="center"/>
          </w:tcPr>
          <w:p w14:paraId="394A2104" w14:textId="77777777" w:rsidR="00C01D06" w:rsidRPr="00E37F83" w:rsidRDefault="00C01D06" w:rsidP="00CF7D79">
            <w:pPr>
              <w:jc w:val="both"/>
            </w:pPr>
            <w:r>
              <w:t>Chờ phê duyệt nội bộ</w:t>
            </w:r>
          </w:p>
        </w:tc>
      </w:tr>
      <w:tr w:rsidR="00C01D06" w:rsidRPr="00E37F83" w14:paraId="2C876576" w14:textId="77777777" w:rsidTr="009349AB">
        <w:trPr>
          <w:jc w:val="center"/>
        </w:trPr>
        <w:tc>
          <w:tcPr>
            <w:tcW w:w="2268" w:type="dxa"/>
            <w:tcMar>
              <w:top w:w="70" w:type="dxa"/>
              <w:left w:w="70" w:type="dxa"/>
              <w:bottom w:w="70" w:type="dxa"/>
              <w:right w:w="70" w:type="dxa"/>
            </w:tcMar>
            <w:vAlign w:val="center"/>
          </w:tcPr>
          <w:p w14:paraId="40B7F4C6" w14:textId="77777777" w:rsidR="00C01D06" w:rsidRPr="00E37F83" w:rsidRDefault="00C01D06" w:rsidP="00CF7D79">
            <w:pPr>
              <w:jc w:val="both"/>
            </w:pPr>
            <w:r>
              <w:t>Không đạt/ Không đủ điều kiện</w:t>
            </w:r>
          </w:p>
        </w:tc>
        <w:tc>
          <w:tcPr>
            <w:tcW w:w="3969" w:type="dxa"/>
            <w:tcMar>
              <w:top w:w="70" w:type="dxa"/>
              <w:left w:w="70" w:type="dxa"/>
              <w:bottom w:w="70" w:type="dxa"/>
              <w:right w:w="70" w:type="dxa"/>
            </w:tcMar>
            <w:vAlign w:val="center"/>
          </w:tcPr>
          <w:p w14:paraId="6C362F50" w14:textId="77777777" w:rsidR="00C01D06" w:rsidRPr="00E37F83" w:rsidRDefault="00C01D06" w:rsidP="00CF7D79">
            <w:pPr>
              <w:jc w:val="both"/>
            </w:pPr>
            <w:r>
              <w:t>Không đáp ứng tiêu chí hoặc không đủ bằng chứng</w:t>
            </w:r>
          </w:p>
        </w:tc>
        <w:tc>
          <w:tcPr>
            <w:tcW w:w="3402" w:type="dxa"/>
            <w:tcMar>
              <w:top w:w="70" w:type="dxa"/>
              <w:left w:w="70" w:type="dxa"/>
              <w:bottom w:w="70" w:type="dxa"/>
              <w:right w:w="70" w:type="dxa"/>
            </w:tcMar>
            <w:vAlign w:val="center"/>
          </w:tcPr>
          <w:p w14:paraId="75C1F2AA" w14:textId="77777777" w:rsidR="00C01D06" w:rsidRPr="00E37F83" w:rsidRDefault="00C01D06" w:rsidP="00CF7D79">
            <w:pPr>
              <w:jc w:val="both"/>
            </w:pPr>
            <w:r>
              <w:t>Yêu cầu bổ sung/ Hủy hồ sơ/ Lưu trữ</w:t>
            </w:r>
          </w:p>
        </w:tc>
      </w:tr>
      <w:tr w:rsidR="00C01D06" w:rsidRPr="00E37F83" w14:paraId="05B2081F" w14:textId="77777777" w:rsidTr="009349AB">
        <w:trPr>
          <w:jc w:val="center"/>
        </w:trPr>
        <w:tc>
          <w:tcPr>
            <w:tcW w:w="2268" w:type="dxa"/>
            <w:tcMar>
              <w:top w:w="70" w:type="dxa"/>
              <w:left w:w="70" w:type="dxa"/>
              <w:bottom w:w="70" w:type="dxa"/>
              <w:right w:w="70" w:type="dxa"/>
            </w:tcMar>
            <w:vAlign w:val="center"/>
          </w:tcPr>
          <w:p w14:paraId="614C2387" w14:textId="77777777" w:rsidR="00C01D06" w:rsidRPr="00E37F83" w:rsidRDefault="00C01D06" w:rsidP="00CF7D79">
            <w:pPr>
              <w:jc w:val="both"/>
            </w:pPr>
            <w:r>
              <w:t>Chờ phê duyệt nội bộ</w:t>
            </w:r>
          </w:p>
        </w:tc>
        <w:tc>
          <w:tcPr>
            <w:tcW w:w="3969" w:type="dxa"/>
            <w:tcMar>
              <w:top w:w="70" w:type="dxa"/>
              <w:left w:w="70" w:type="dxa"/>
              <w:bottom w:w="70" w:type="dxa"/>
              <w:right w:w="70" w:type="dxa"/>
            </w:tcMar>
            <w:vAlign w:val="center"/>
          </w:tcPr>
          <w:p w14:paraId="40FBCCB5" w14:textId="77777777" w:rsidR="00C01D06" w:rsidRPr="00E37F83" w:rsidRDefault="00C01D06" w:rsidP="00CF7D79">
            <w:pPr>
              <w:jc w:val="both"/>
            </w:pPr>
            <w:r>
              <w:t>Đã có kết luận đạt, chờ soát xét và phê duyệt</w:t>
            </w:r>
          </w:p>
        </w:tc>
        <w:tc>
          <w:tcPr>
            <w:tcW w:w="3402" w:type="dxa"/>
            <w:tcMar>
              <w:top w:w="70" w:type="dxa"/>
              <w:left w:w="70" w:type="dxa"/>
              <w:bottom w:w="70" w:type="dxa"/>
              <w:right w:w="70" w:type="dxa"/>
            </w:tcMar>
            <w:vAlign w:val="center"/>
          </w:tcPr>
          <w:p w14:paraId="16E90D5B" w14:textId="77777777" w:rsidR="00C01D06" w:rsidRPr="00E37F83" w:rsidRDefault="00C01D06" w:rsidP="00CF7D79">
            <w:pPr>
              <w:jc w:val="both"/>
            </w:pPr>
            <w:r>
              <w:t>Đã phê duyệt nội bộ/ Trả lại</w:t>
            </w:r>
          </w:p>
        </w:tc>
      </w:tr>
      <w:tr w:rsidR="00C01D06" w:rsidRPr="00E37F83" w14:paraId="685FD303" w14:textId="77777777" w:rsidTr="009349AB">
        <w:trPr>
          <w:jc w:val="center"/>
        </w:trPr>
        <w:tc>
          <w:tcPr>
            <w:tcW w:w="2268" w:type="dxa"/>
            <w:tcMar>
              <w:top w:w="70" w:type="dxa"/>
              <w:left w:w="70" w:type="dxa"/>
              <w:bottom w:w="70" w:type="dxa"/>
              <w:right w:w="70" w:type="dxa"/>
            </w:tcMar>
            <w:vAlign w:val="center"/>
          </w:tcPr>
          <w:p w14:paraId="19EE393F" w14:textId="77777777" w:rsidR="00C01D06" w:rsidRPr="00E37F83" w:rsidRDefault="00C01D06" w:rsidP="00CF7D79">
            <w:pPr>
              <w:jc w:val="both"/>
            </w:pPr>
            <w:r>
              <w:t>Đã phê duyệt nội bộ</w:t>
            </w:r>
          </w:p>
        </w:tc>
        <w:tc>
          <w:tcPr>
            <w:tcW w:w="3969" w:type="dxa"/>
            <w:tcMar>
              <w:top w:w="70" w:type="dxa"/>
              <w:left w:w="70" w:type="dxa"/>
              <w:bottom w:w="70" w:type="dxa"/>
              <w:right w:w="70" w:type="dxa"/>
            </w:tcMar>
            <w:vAlign w:val="center"/>
          </w:tcPr>
          <w:p w14:paraId="6316F143" w14:textId="77777777" w:rsidR="00C01D06" w:rsidRPr="00E37F83" w:rsidRDefault="00C01D06" w:rsidP="00CF7D79">
            <w:pPr>
              <w:jc w:val="both"/>
            </w:pPr>
            <w:r>
              <w:t>Đủ điều kiện lập/ gửi bản công bố/ thông báo</w:t>
            </w:r>
          </w:p>
        </w:tc>
        <w:tc>
          <w:tcPr>
            <w:tcW w:w="3402" w:type="dxa"/>
            <w:tcMar>
              <w:top w:w="70" w:type="dxa"/>
              <w:left w:w="70" w:type="dxa"/>
              <w:bottom w:w="70" w:type="dxa"/>
              <w:right w:w="70" w:type="dxa"/>
            </w:tcMar>
            <w:vAlign w:val="center"/>
          </w:tcPr>
          <w:p w14:paraId="02328D35" w14:textId="77777777" w:rsidR="00C01D06" w:rsidRPr="00E37F83" w:rsidRDefault="00C01D06" w:rsidP="00CF7D79">
            <w:pPr>
              <w:jc w:val="both"/>
            </w:pPr>
            <w:r>
              <w:t>Đã gửi/ Đã công khai nội bộ</w:t>
            </w:r>
          </w:p>
        </w:tc>
      </w:tr>
      <w:tr w:rsidR="00C01D06" w:rsidRPr="00E37F83" w14:paraId="10474009" w14:textId="77777777" w:rsidTr="009349AB">
        <w:trPr>
          <w:jc w:val="center"/>
        </w:trPr>
        <w:tc>
          <w:tcPr>
            <w:tcW w:w="2268" w:type="dxa"/>
            <w:tcMar>
              <w:top w:w="70" w:type="dxa"/>
              <w:left w:w="70" w:type="dxa"/>
              <w:bottom w:w="70" w:type="dxa"/>
              <w:right w:w="70" w:type="dxa"/>
            </w:tcMar>
            <w:vAlign w:val="center"/>
          </w:tcPr>
          <w:p w14:paraId="3F2F131A" w14:textId="77777777" w:rsidR="00C01D06" w:rsidRPr="00E37F83" w:rsidRDefault="00C01D06" w:rsidP="00CF7D79">
            <w:pPr>
              <w:jc w:val="both"/>
            </w:pPr>
            <w:r>
              <w:t>Đã gửi/ đã nộp</w:t>
            </w:r>
          </w:p>
        </w:tc>
        <w:tc>
          <w:tcPr>
            <w:tcW w:w="3969" w:type="dxa"/>
            <w:tcMar>
              <w:top w:w="70" w:type="dxa"/>
              <w:left w:w="70" w:type="dxa"/>
              <w:bottom w:w="70" w:type="dxa"/>
              <w:right w:w="70" w:type="dxa"/>
            </w:tcMar>
            <w:vAlign w:val="center"/>
          </w:tcPr>
          <w:p w14:paraId="0BFCA457" w14:textId="77777777" w:rsidR="00C01D06" w:rsidRPr="00E37F83" w:rsidRDefault="00C01D06" w:rsidP="00CF7D79">
            <w:pPr>
              <w:jc w:val="both"/>
            </w:pPr>
            <w:r>
              <w:t>Hồ sơ đã được gửi cơ quan tiếp nhận hoặc kênh thông báo</w:t>
            </w:r>
          </w:p>
        </w:tc>
        <w:tc>
          <w:tcPr>
            <w:tcW w:w="3402" w:type="dxa"/>
            <w:tcMar>
              <w:top w:w="70" w:type="dxa"/>
              <w:left w:w="70" w:type="dxa"/>
              <w:bottom w:w="70" w:type="dxa"/>
              <w:right w:w="70" w:type="dxa"/>
            </w:tcMar>
            <w:vAlign w:val="center"/>
          </w:tcPr>
          <w:p w14:paraId="7639538D" w14:textId="77777777" w:rsidR="00C01D06" w:rsidRPr="00E37F83" w:rsidRDefault="00C01D06" w:rsidP="00CF7D79">
            <w:pPr>
              <w:jc w:val="both"/>
            </w:pPr>
            <w:r>
              <w:t>Đã tiếp nhận/ YC bổ sung từ cơ quan tiếp nhận</w:t>
            </w:r>
          </w:p>
        </w:tc>
      </w:tr>
      <w:tr w:rsidR="00C01D06" w:rsidRPr="00E37F83" w14:paraId="31B86190" w14:textId="77777777" w:rsidTr="009349AB">
        <w:trPr>
          <w:jc w:val="center"/>
        </w:trPr>
        <w:tc>
          <w:tcPr>
            <w:tcW w:w="2268" w:type="dxa"/>
            <w:tcMar>
              <w:top w:w="70" w:type="dxa"/>
              <w:left w:w="70" w:type="dxa"/>
              <w:bottom w:w="70" w:type="dxa"/>
              <w:right w:w="70" w:type="dxa"/>
            </w:tcMar>
            <w:vAlign w:val="center"/>
          </w:tcPr>
          <w:p w14:paraId="18705DD5" w14:textId="77777777" w:rsidR="00C01D06" w:rsidRPr="00E37F83" w:rsidRDefault="00C01D06" w:rsidP="00CF7D79">
            <w:pPr>
              <w:jc w:val="both"/>
            </w:pPr>
            <w:r>
              <w:t>Đã tiếp nhận/ ghi nhận</w:t>
            </w:r>
          </w:p>
        </w:tc>
        <w:tc>
          <w:tcPr>
            <w:tcW w:w="3969" w:type="dxa"/>
            <w:tcMar>
              <w:top w:w="70" w:type="dxa"/>
              <w:left w:w="70" w:type="dxa"/>
              <w:bottom w:w="70" w:type="dxa"/>
              <w:right w:w="70" w:type="dxa"/>
            </w:tcMar>
            <w:vAlign w:val="center"/>
          </w:tcPr>
          <w:p w14:paraId="29CC6F93" w14:textId="77777777" w:rsidR="00C01D06" w:rsidRPr="00E37F83" w:rsidRDefault="00C01D06" w:rsidP="00CF7D79">
            <w:pPr>
              <w:jc w:val="both"/>
            </w:pPr>
            <w:r>
              <w:t>Có bằng chứng tiếp nhận/ ghi nhận hoặc hoàn tất yêu cầu thông báo</w:t>
            </w:r>
          </w:p>
        </w:tc>
        <w:tc>
          <w:tcPr>
            <w:tcW w:w="3402" w:type="dxa"/>
            <w:tcMar>
              <w:top w:w="70" w:type="dxa"/>
              <w:left w:w="70" w:type="dxa"/>
              <w:bottom w:w="70" w:type="dxa"/>
              <w:right w:w="70" w:type="dxa"/>
            </w:tcMar>
            <w:vAlign w:val="center"/>
          </w:tcPr>
          <w:p w14:paraId="22E120E9" w14:textId="77777777" w:rsidR="00C01D06" w:rsidRPr="00E37F83" w:rsidRDefault="00C01D06" w:rsidP="00CF7D79">
            <w:pPr>
              <w:jc w:val="both"/>
            </w:pPr>
            <w:r>
              <w:t>Đã công khai/ Còn hiệu lực</w:t>
            </w:r>
          </w:p>
        </w:tc>
      </w:tr>
      <w:tr w:rsidR="00C01D06" w:rsidRPr="00E37F83" w14:paraId="534B6C8A" w14:textId="77777777" w:rsidTr="009349AB">
        <w:trPr>
          <w:jc w:val="center"/>
        </w:trPr>
        <w:tc>
          <w:tcPr>
            <w:tcW w:w="2268" w:type="dxa"/>
            <w:tcMar>
              <w:top w:w="70" w:type="dxa"/>
              <w:left w:w="70" w:type="dxa"/>
              <w:bottom w:w="70" w:type="dxa"/>
              <w:right w:w="70" w:type="dxa"/>
            </w:tcMar>
            <w:vAlign w:val="center"/>
          </w:tcPr>
          <w:p w14:paraId="09839FC4" w14:textId="77777777" w:rsidR="00C01D06" w:rsidRPr="00E37F83" w:rsidRDefault="00C01D06" w:rsidP="00CF7D79">
            <w:pPr>
              <w:jc w:val="both"/>
            </w:pPr>
            <w:r>
              <w:t>Đã công khai/ Còn hiệu lực</w:t>
            </w:r>
          </w:p>
        </w:tc>
        <w:tc>
          <w:tcPr>
            <w:tcW w:w="3969" w:type="dxa"/>
            <w:tcMar>
              <w:top w:w="70" w:type="dxa"/>
              <w:left w:w="70" w:type="dxa"/>
              <w:bottom w:w="70" w:type="dxa"/>
              <w:right w:w="70" w:type="dxa"/>
            </w:tcMar>
            <w:vAlign w:val="center"/>
          </w:tcPr>
          <w:p w14:paraId="1994DC80" w14:textId="77777777" w:rsidR="00C01D06" w:rsidRPr="00E37F83" w:rsidRDefault="00C01D06" w:rsidP="00CF7D79">
            <w:pPr>
              <w:jc w:val="both"/>
            </w:pPr>
            <w:r>
              <w:t>Phạm vi được phép sử dụng</w:t>
            </w:r>
          </w:p>
        </w:tc>
        <w:tc>
          <w:tcPr>
            <w:tcW w:w="3402" w:type="dxa"/>
            <w:tcMar>
              <w:top w:w="70" w:type="dxa"/>
              <w:left w:w="70" w:type="dxa"/>
              <w:bottom w:w="70" w:type="dxa"/>
              <w:right w:w="70" w:type="dxa"/>
            </w:tcMar>
            <w:vAlign w:val="center"/>
          </w:tcPr>
          <w:p w14:paraId="7EDBDA1C" w14:textId="77777777" w:rsidR="00C01D06" w:rsidRPr="00E37F83" w:rsidRDefault="00C01D06" w:rsidP="00CF7D79">
            <w:pPr>
              <w:jc w:val="both"/>
            </w:pPr>
            <w:r>
              <w:t>Đang điều chỉnh/ Tạm dừng/ Hủy bỏ/ Hết hiệu lực</w:t>
            </w:r>
          </w:p>
        </w:tc>
      </w:tr>
      <w:tr w:rsidR="00C01D06" w:rsidRPr="00E37F83" w14:paraId="04BF944C" w14:textId="77777777" w:rsidTr="009349AB">
        <w:trPr>
          <w:jc w:val="center"/>
        </w:trPr>
        <w:tc>
          <w:tcPr>
            <w:tcW w:w="2268" w:type="dxa"/>
            <w:tcMar>
              <w:top w:w="70" w:type="dxa"/>
              <w:left w:w="70" w:type="dxa"/>
              <w:bottom w:w="70" w:type="dxa"/>
              <w:right w:w="70" w:type="dxa"/>
            </w:tcMar>
            <w:vAlign w:val="center"/>
          </w:tcPr>
          <w:p w14:paraId="0F8FDA74" w14:textId="77777777" w:rsidR="00C01D06" w:rsidRPr="00E37F83" w:rsidRDefault="00C01D06" w:rsidP="00CF7D79">
            <w:pPr>
              <w:jc w:val="both"/>
            </w:pPr>
            <w:r>
              <w:t>Đang điều chỉnh</w:t>
            </w:r>
          </w:p>
        </w:tc>
        <w:tc>
          <w:tcPr>
            <w:tcW w:w="3969" w:type="dxa"/>
            <w:tcMar>
              <w:top w:w="70" w:type="dxa"/>
              <w:left w:w="70" w:type="dxa"/>
              <w:bottom w:w="70" w:type="dxa"/>
              <w:right w:w="70" w:type="dxa"/>
            </w:tcMar>
            <w:vAlign w:val="center"/>
          </w:tcPr>
          <w:p w14:paraId="1CBC5255" w14:textId="77777777" w:rsidR="00C01D06" w:rsidRPr="00E37F83" w:rsidRDefault="00C01D06" w:rsidP="00CF7D79">
            <w:pPr>
              <w:jc w:val="both"/>
            </w:pPr>
            <w:r>
              <w:t>Đang thay đổi một phần/ toàn bộ phạm vi</w:t>
            </w:r>
          </w:p>
        </w:tc>
        <w:tc>
          <w:tcPr>
            <w:tcW w:w="3402" w:type="dxa"/>
            <w:tcMar>
              <w:top w:w="70" w:type="dxa"/>
              <w:left w:w="70" w:type="dxa"/>
              <w:bottom w:w="70" w:type="dxa"/>
              <w:right w:w="70" w:type="dxa"/>
            </w:tcMar>
            <w:vAlign w:val="center"/>
          </w:tcPr>
          <w:p w14:paraId="7FAF5793" w14:textId="77777777" w:rsidR="00C01D06" w:rsidRPr="00E37F83" w:rsidRDefault="00C01D06" w:rsidP="00CF7D79">
            <w:pPr>
              <w:jc w:val="both"/>
            </w:pPr>
            <w:r>
              <w:t>Đã công khai phiên bản mới/ Tạm dừng/ Hủy bỏ</w:t>
            </w:r>
          </w:p>
        </w:tc>
      </w:tr>
      <w:tr w:rsidR="00C01D06" w:rsidRPr="00E37F83" w14:paraId="5213BCC3" w14:textId="77777777" w:rsidTr="009349AB">
        <w:trPr>
          <w:jc w:val="center"/>
        </w:trPr>
        <w:tc>
          <w:tcPr>
            <w:tcW w:w="2268" w:type="dxa"/>
            <w:tcMar>
              <w:top w:w="70" w:type="dxa"/>
              <w:left w:w="70" w:type="dxa"/>
              <w:bottom w:w="70" w:type="dxa"/>
              <w:right w:w="70" w:type="dxa"/>
            </w:tcMar>
            <w:vAlign w:val="center"/>
          </w:tcPr>
          <w:p w14:paraId="44A8DEAF" w14:textId="77777777" w:rsidR="00C01D06" w:rsidRPr="00E37F83" w:rsidRDefault="00C01D06" w:rsidP="00CF7D79">
            <w:pPr>
              <w:jc w:val="both"/>
            </w:pPr>
            <w:r>
              <w:t>Tạm dừng</w:t>
            </w:r>
          </w:p>
        </w:tc>
        <w:tc>
          <w:tcPr>
            <w:tcW w:w="3969" w:type="dxa"/>
            <w:tcMar>
              <w:top w:w="70" w:type="dxa"/>
              <w:left w:w="70" w:type="dxa"/>
              <w:bottom w:w="70" w:type="dxa"/>
              <w:right w:w="70" w:type="dxa"/>
            </w:tcMar>
            <w:vAlign w:val="center"/>
          </w:tcPr>
          <w:p w14:paraId="1D73A675" w14:textId="77777777" w:rsidR="00C01D06" w:rsidRPr="00E37F83" w:rsidRDefault="00C01D06" w:rsidP="00CF7D79">
            <w:pPr>
              <w:jc w:val="both"/>
            </w:pPr>
            <w:r>
              <w:t>Dừng sử dụng nội bộ do rủi ro hoặc thiếu điều kiện</w:t>
            </w:r>
          </w:p>
        </w:tc>
        <w:tc>
          <w:tcPr>
            <w:tcW w:w="3402" w:type="dxa"/>
            <w:tcMar>
              <w:top w:w="70" w:type="dxa"/>
              <w:left w:w="70" w:type="dxa"/>
              <w:bottom w:w="70" w:type="dxa"/>
              <w:right w:w="70" w:type="dxa"/>
            </w:tcMar>
            <w:vAlign w:val="center"/>
          </w:tcPr>
          <w:p w14:paraId="78C5A9E5" w14:textId="77777777" w:rsidR="00C01D06" w:rsidRPr="00E37F83" w:rsidRDefault="00C01D06" w:rsidP="00CF7D79">
            <w:pPr>
              <w:jc w:val="both"/>
            </w:pPr>
            <w:r>
              <w:t>Khôi phục/ Đang điều chỉnh/ Hủy bỏ</w:t>
            </w:r>
          </w:p>
        </w:tc>
      </w:tr>
      <w:tr w:rsidR="00C01D06" w:rsidRPr="00E37F83" w14:paraId="3B565C85" w14:textId="77777777" w:rsidTr="009349AB">
        <w:trPr>
          <w:jc w:val="center"/>
        </w:trPr>
        <w:tc>
          <w:tcPr>
            <w:tcW w:w="2268" w:type="dxa"/>
            <w:tcMar>
              <w:top w:w="70" w:type="dxa"/>
              <w:left w:w="70" w:type="dxa"/>
              <w:bottom w:w="70" w:type="dxa"/>
              <w:right w:w="70" w:type="dxa"/>
            </w:tcMar>
            <w:vAlign w:val="center"/>
          </w:tcPr>
          <w:p w14:paraId="5A3D675F" w14:textId="77777777" w:rsidR="00C01D06" w:rsidRPr="00E37F83" w:rsidRDefault="00C01D06" w:rsidP="00CF7D79">
            <w:pPr>
              <w:jc w:val="both"/>
            </w:pPr>
            <w:r>
              <w:t>Hủy bỏ</w:t>
            </w:r>
          </w:p>
        </w:tc>
        <w:tc>
          <w:tcPr>
            <w:tcW w:w="3969" w:type="dxa"/>
            <w:tcMar>
              <w:top w:w="70" w:type="dxa"/>
              <w:left w:w="70" w:type="dxa"/>
              <w:bottom w:w="70" w:type="dxa"/>
              <w:right w:w="70" w:type="dxa"/>
            </w:tcMar>
            <w:vAlign w:val="center"/>
          </w:tcPr>
          <w:p w14:paraId="00B37BE3" w14:textId="77777777" w:rsidR="00C01D06" w:rsidRPr="00E37F83" w:rsidRDefault="00C01D06" w:rsidP="00CF7D79">
            <w:pPr>
              <w:jc w:val="both"/>
            </w:pPr>
            <w:r>
              <w:t>Chấm dứt áp dụng một phần/ toàn bộ</w:t>
            </w:r>
          </w:p>
        </w:tc>
        <w:tc>
          <w:tcPr>
            <w:tcW w:w="3402" w:type="dxa"/>
            <w:tcMar>
              <w:top w:w="70" w:type="dxa"/>
              <w:left w:w="70" w:type="dxa"/>
              <w:bottom w:w="70" w:type="dxa"/>
              <w:right w:w="70" w:type="dxa"/>
            </w:tcMar>
            <w:vAlign w:val="center"/>
          </w:tcPr>
          <w:p w14:paraId="00A454D0" w14:textId="77777777" w:rsidR="00C01D06" w:rsidRPr="00E37F83" w:rsidRDefault="00C01D06" w:rsidP="00CF7D79">
            <w:pPr>
              <w:jc w:val="both"/>
            </w:pPr>
            <w:r>
              <w:t>Lưu trữ</w:t>
            </w:r>
          </w:p>
        </w:tc>
      </w:tr>
      <w:tr w:rsidR="00C01D06" w:rsidRPr="00E37F83" w14:paraId="1C422E45" w14:textId="77777777" w:rsidTr="009349AB">
        <w:trPr>
          <w:jc w:val="center"/>
        </w:trPr>
        <w:tc>
          <w:tcPr>
            <w:tcW w:w="2268" w:type="dxa"/>
            <w:tcMar>
              <w:top w:w="70" w:type="dxa"/>
              <w:left w:w="70" w:type="dxa"/>
              <w:bottom w:w="70" w:type="dxa"/>
              <w:right w:w="70" w:type="dxa"/>
            </w:tcMar>
            <w:vAlign w:val="center"/>
          </w:tcPr>
          <w:p w14:paraId="7B283F0D" w14:textId="77777777" w:rsidR="00C01D06" w:rsidRPr="00E37F83" w:rsidRDefault="00C01D06" w:rsidP="00CF7D79">
            <w:pPr>
              <w:jc w:val="both"/>
            </w:pPr>
            <w:r>
              <w:t>Lưu trữ</w:t>
            </w:r>
          </w:p>
        </w:tc>
        <w:tc>
          <w:tcPr>
            <w:tcW w:w="3969" w:type="dxa"/>
            <w:tcMar>
              <w:top w:w="70" w:type="dxa"/>
              <w:left w:w="70" w:type="dxa"/>
              <w:bottom w:w="70" w:type="dxa"/>
              <w:right w:w="70" w:type="dxa"/>
            </w:tcMar>
            <w:vAlign w:val="center"/>
          </w:tcPr>
          <w:p w14:paraId="5207DA6B" w14:textId="77777777" w:rsidR="00C01D06" w:rsidRPr="00E37F83" w:rsidRDefault="00C01D06" w:rsidP="00CF7D79">
            <w:pPr>
              <w:jc w:val="both"/>
            </w:pPr>
            <w:r>
              <w:t>Hồ sơ đã kết thúc, giữ để truy xuất</w:t>
            </w:r>
          </w:p>
        </w:tc>
        <w:tc>
          <w:tcPr>
            <w:tcW w:w="3402" w:type="dxa"/>
            <w:tcMar>
              <w:top w:w="70" w:type="dxa"/>
              <w:left w:w="70" w:type="dxa"/>
              <w:bottom w:w="70" w:type="dxa"/>
              <w:right w:w="70" w:type="dxa"/>
            </w:tcMar>
            <w:vAlign w:val="center"/>
          </w:tcPr>
          <w:p w14:paraId="12532F17" w14:textId="77777777" w:rsidR="00C01D06" w:rsidRPr="00E37F83" w:rsidRDefault="00C01D06" w:rsidP="00CF7D79">
            <w:pPr>
              <w:jc w:val="both"/>
            </w:pPr>
            <w:r>
              <w:t>Không chuyển tiếp, trừ mở lại theo phê duyệt đặc biệt</w:t>
            </w:r>
          </w:p>
        </w:tc>
      </w:tr>
    </w:tbl>
    <w:p w14:paraId="31F5C749" w14:textId="77777777" w:rsidR="00C01D06" w:rsidRPr="00E37F83" w:rsidRDefault="00C01D06" w:rsidP="00543F4A">
      <w:pPr>
        <w:pStyle w:val="Heading2"/>
        <w:spacing w:before="120" w:after="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14.</w:t>
      </w:r>
      <w:r>
        <w:rPr>
          <w:rFonts w:ascii="Times New Roman" w:eastAsia="Times New Roman" w:hAnsi="Times New Roman" w:cs="Times New Roman"/>
          <w:b/>
          <w:bCs/>
          <w:i/>
          <w:iCs/>
          <w:sz w:val="24"/>
          <w:szCs w:val="24"/>
          <w:lang w:val="vi-VN"/>
        </w:rPr>
        <w:t>2</w:t>
      </w:r>
      <w:r>
        <w:rPr>
          <w:rFonts w:ascii="Times New Roman" w:eastAsia="Times New Roman" w:hAnsi="Times New Roman" w:cs="Times New Roman"/>
          <w:b/>
          <w:bCs/>
          <w:i/>
          <w:iCs/>
          <w:sz w:val="24"/>
          <w:szCs w:val="24"/>
        </w:rPr>
        <w:t>. Trạng thái Công bố/ Thông báo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610"/>
        <w:gridCol w:w="3040"/>
      </w:tblGrid>
      <w:tr w:rsidR="00C01D06" w:rsidRPr="00E37F83" w14:paraId="4AC653B8" w14:textId="77777777" w:rsidTr="00543F4A">
        <w:trPr>
          <w:tblHeader/>
          <w:jc w:val="center"/>
        </w:trPr>
        <w:tc>
          <w:tcPr>
            <w:tcW w:w="2695" w:type="dxa"/>
            <w:shd w:val="clear" w:color="auto" w:fill="D9EAF7"/>
            <w:tcMar>
              <w:top w:w="70" w:type="dxa"/>
              <w:left w:w="70" w:type="dxa"/>
              <w:bottom w:w="70" w:type="dxa"/>
              <w:right w:w="70" w:type="dxa"/>
            </w:tcMar>
            <w:vAlign w:val="center"/>
          </w:tcPr>
          <w:p w14:paraId="3CEB1A87" w14:textId="77777777" w:rsidR="00DB2F6F" w:rsidRPr="00E37F83" w:rsidRDefault="00C01D06" w:rsidP="00CF7D79">
            <w:pPr>
              <w:jc w:val="center"/>
              <w:rPr>
                <w:b/>
                <w:lang w:val="vi-VN"/>
              </w:rPr>
            </w:pPr>
            <w:r>
              <w:rPr>
                <w:b/>
              </w:rPr>
              <w:t>Trạng thái</w:t>
            </w:r>
          </w:p>
          <w:p w14:paraId="2265932C" w14:textId="77777777" w:rsidR="00C01D06" w:rsidRPr="00E37F83" w:rsidRDefault="00DB2F6F" w:rsidP="00CF7D79">
            <w:pPr>
              <w:jc w:val="center"/>
              <w:rPr>
                <w:lang w:val="vi-VN"/>
              </w:rPr>
            </w:pPr>
            <w:r>
              <w:rPr>
                <w:b/>
                <w:lang w:val="vi-VN"/>
              </w:rPr>
              <w:t>(</w:t>
            </w:r>
            <w:r>
              <w:rPr>
                <w:b/>
              </w:rPr>
              <w:t>Công bố</w:t>
            </w:r>
            <w:r>
              <w:rPr>
                <w:b/>
                <w:lang w:val="vi-VN"/>
              </w:rPr>
              <w:t>)</w:t>
            </w:r>
          </w:p>
        </w:tc>
        <w:tc>
          <w:tcPr>
            <w:tcW w:w="3610" w:type="dxa"/>
            <w:shd w:val="clear" w:color="auto" w:fill="D9EAF7"/>
            <w:tcMar>
              <w:top w:w="70" w:type="dxa"/>
              <w:left w:w="70" w:type="dxa"/>
              <w:bottom w:w="70" w:type="dxa"/>
              <w:right w:w="70" w:type="dxa"/>
            </w:tcMar>
            <w:vAlign w:val="center"/>
          </w:tcPr>
          <w:p w14:paraId="2DCBC891" w14:textId="77777777" w:rsidR="00C01D06" w:rsidRPr="00E37F83" w:rsidRDefault="00C01D06" w:rsidP="00CF7D79">
            <w:pPr>
              <w:jc w:val="center"/>
            </w:pPr>
            <w:r>
              <w:rPr>
                <w:b/>
              </w:rPr>
              <w:t>Ý nghĩa</w:t>
            </w:r>
          </w:p>
        </w:tc>
        <w:tc>
          <w:tcPr>
            <w:tcW w:w="3040" w:type="dxa"/>
            <w:shd w:val="clear" w:color="auto" w:fill="D9EAF7"/>
            <w:tcMar>
              <w:top w:w="70" w:type="dxa"/>
              <w:left w:w="70" w:type="dxa"/>
              <w:bottom w:w="70" w:type="dxa"/>
              <w:right w:w="70" w:type="dxa"/>
            </w:tcMar>
            <w:vAlign w:val="center"/>
          </w:tcPr>
          <w:p w14:paraId="7DDA2462" w14:textId="77777777" w:rsidR="00DB2F6F" w:rsidRPr="00E37F83" w:rsidRDefault="00C01D06" w:rsidP="00CF7D79">
            <w:pPr>
              <w:jc w:val="center"/>
              <w:rPr>
                <w:b/>
                <w:lang w:val="vi-VN"/>
              </w:rPr>
            </w:pPr>
            <w:r>
              <w:rPr>
                <w:b/>
              </w:rPr>
              <w:t xml:space="preserve">Tài liệu/ </w:t>
            </w:r>
          </w:p>
          <w:p w14:paraId="34B2CF45" w14:textId="77777777" w:rsidR="00C01D06" w:rsidRPr="00E37F83" w:rsidRDefault="00C01D06" w:rsidP="00CF7D79">
            <w:pPr>
              <w:jc w:val="center"/>
            </w:pPr>
            <w:r>
              <w:rPr>
                <w:b/>
              </w:rPr>
              <w:t>bằng chứng bắt buộc</w:t>
            </w:r>
          </w:p>
        </w:tc>
      </w:tr>
      <w:tr w:rsidR="00C01D06" w:rsidRPr="00E37F83" w14:paraId="17C87F67" w14:textId="77777777" w:rsidTr="00CF7D79">
        <w:trPr>
          <w:jc w:val="center"/>
        </w:trPr>
        <w:tc>
          <w:tcPr>
            <w:tcW w:w="2695" w:type="dxa"/>
            <w:tcMar>
              <w:top w:w="70" w:type="dxa"/>
              <w:left w:w="70" w:type="dxa"/>
              <w:bottom w:w="70" w:type="dxa"/>
              <w:right w:w="70" w:type="dxa"/>
            </w:tcMar>
            <w:vAlign w:val="center"/>
          </w:tcPr>
          <w:p w14:paraId="3586A8E3" w14:textId="77777777" w:rsidR="00C01D06" w:rsidRPr="00E37F83" w:rsidRDefault="00C01D06" w:rsidP="00CF7D79">
            <w:pPr>
              <w:jc w:val="both"/>
            </w:pPr>
            <w:r>
              <w:t>Chưa lập</w:t>
            </w:r>
          </w:p>
        </w:tc>
        <w:tc>
          <w:tcPr>
            <w:tcW w:w="3610" w:type="dxa"/>
            <w:tcMar>
              <w:top w:w="70" w:type="dxa"/>
              <w:left w:w="70" w:type="dxa"/>
              <w:bottom w:w="70" w:type="dxa"/>
              <w:right w:w="70" w:type="dxa"/>
            </w:tcMar>
            <w:vAlign w:val="center"/>
          </w:tcPr>
          <w:p w14:paraId="0A09EDA7" w14:textId="77777777" w:rsidR="00C01D06" w:rsidRPr="00E37F83" w:rsidRDefault="00C01D06" w:rsidP="00CF7D79">
            <w:pPr>
              <w:jc w:val="both"/>
            </w:pPr>
            <w:r>
              <w:t>Chưa phát sinh bản công bố/ thông báo</w:t>
            </w:r>
          </w:p>
        </w:tc>
        <w:tc>
          <w:tcPr>
            <w:tcW w:w="3040" w:type="dxa"/>
            <w:tcMar>
              <w:top w:w="70" w:type="dxa"/>
              <w:left w:w="70" w:type="dxa"/>
              <w:bottom w:w="70" w:type="dxa"/>
              <w:right w:w="70" w:type="dxa"/>
            </w:tcMar>
            <w:vAlign w:val="center"/>
          </w:tcPr>
          <w:p w14:paraId="39EEC356" w14:textId="77777777" w:rsidR="00C01D06" w:rsidRPr="00E37F83" w:rsidRDefault="00C01D06" w:rsidP="00CF7D79">
            <w:pPr>
              <w:jc w:val="both"/>
            </w:pPr>
            <w:r>
              <w:t>Kết luận đánh giá hoặc nhu cầu</w:t>
            </w:r>
          </w:p>
        </w:tc>
      </w:tr>
      <w:tr w:rsidR="00C01D06" w:rsidRPr="00E37F83" w14:paraId="1E618C01" w14:textId="77777777" w:rsidTr="00CF7D79">
        <w:trPr>
          <w:jc w:val="center"/>
        </w:trPr>
        <w:tc>
          <w:tcPr>
            <w:tcW w:w="2695" w:type="dxa"/>
            <w:tcMar>
              <w:top w:w="70" w:type="dxa"/>
              <w:left w:w="70" w:type="dxa"/>
              <w:bottom w:w="70" w:type="dxa"/>
              <w:right w:w="70" w:type="dxa"/>
            </w:tcMar>
            <w:vAlign w:val="center"/>
          </w:tcPr>
          <w:p w14:paraId="01CC5F00" w14:textId="77777777" w:rsidR="00C01D06" w:rsidRPr="00E37F83" w:rsidRDefault="00C01D06" w:rsidP="00CF7D79">
            <w:pPr>
              <w:jc w:val="both"/>
            </w:pPr>
            <w:r>
              <w:t>Đang lập</w:t>
            </w:r>
          </w:p>
        </w:tc>
        <w:tc>
          <w:tcPr>
            <w:tcW w:w="3610" w:type="dxa"/>
            <w:tcMar>
              <w:top w:w="70" w:type="dxa"/>
              <w:left w:w="70" w:type="dxa"/>
              <w:bottom w:w="70" w:type="dxa"/>
              <w:right w:w="70" w:type="dxa"/>
            </w:tcMar>
            <w:vAlign w:val="center"/>
          </w:tcPr>
          <w:p w14:paraId="1865288B" w14:textId="77777777" w:rsidR="00C01D06" w:rsidRPr="00E37F83" w:rsidRDefault="00C01D06" w:rsidP="00CF7D79">
            <w:pPr>
              <w:jc w:val="both"/>
            </w:pPr>
            <w:r>
              <w:t>Đang soạn bản công bố/ thông báo</w:t>
            </w:r>
          </w:p>
        </w:tc>
        <w:tc>
          <w:tcPr>
            <w:tcW w:w="3040" w:type="dxa"/>
            <w:tcMar>
              <w:top w:w="70" w:type="dxa"/>
              <w:left w:w="70" w:type="dxa"/>
              <w:bottom w:w="70" w:type="dxa"/>
              <w:right w:w="70" w:type="dxa"/>
            </w:tcMar>
            <w:vAlign w:val="center"/>
          </w:tcPr>
          <w:p w14:paraId="7BD1100C" w14:textId="77777777" w:rsidR="00C01D06" w:rsidRPr="00E37F83" w:rsidRDefault="00C01D06" w:rsidP="00CF7D79">
            <w:pPr>
              <w:jc w:val="both"/>
            </w:pPr>
            <w:r>
              <w:t>Bản nháp, danh mục phạm vi</w:t>
            </w:r>
          </w:p>
        </w:tc>
      </w:tr>
      <w:tr w:rsidR="00C01D06" w:rsidRPr="00E37F83" w14:paraId="552923B6" w14:textId="77777777" w:rsidTr="00CF7D79">
        <w:trPr>
          <w:jc w:val="center"/>
        </w:trPr>
        <w:tc>
          <w:tcPr>
            <w:tcW w:w="2695" w:type="dxa"/>
            <w:tcMar>
              <w:top w:w="70" w:type="dxa"/>
              <w:left w:w="70" w:type="dxa"/>
              <w:bottom w:w="70" w:type="dxa"/>
              <w:right w:w="70" w:type="dxa"/>
            </w:tcMar>
            <w:vAlign w:val="center"/>
          </w:tcPr>
          <w:p w14:paraId="1F44CE91" w14:textId="77777777" w:rsidR="00C01D06" w:rsidRPr="00E37F83" w:rsidRDefault="00C01D06" w:rsidP="00CF7D79">
            <w:pPr>
              <w:jc w:val="both"/>
            </w:pPr>
            <w:r>
              <w:t>Chờ soát xét</w:t>
            </w:r>
          </w:p>
        </w:tc>
        <w:tc>
          <w:tcPr>
            <w:tcW w:w="3610" w:type="dxa"/>
            <w:tcMar>
              <w:top w:w="70" w:type="dxa"/>
              <w:left w:w="70" w:type="dxa"/>
              <w:bottom w:w="70" w:type="dxa"/>
              <w:right w:w="70" w:type="dxa"/>
            </w:tcMar>
            <w:vAlign w:val="center"/>
          </w:tcPr>
          <w:p w14:paraId="2DB5601A" w14:textId="77777777" w:rsidR="00C01D06" w:rsidRPr="00E37F83" w:rsidRDefault="00C01D06" w:rsidP="00CF7D79">
            <w:pPr>
              <w:jc w:val="both"/>
            </w:pPr>
            <w:r>
              <w:t>Chờ chuyên môn/ QLCL soát xét</w:t>
            </w:r>
          </w:p>
        </w:tc>
        <w:tc>
          <w:tcPr>
            <w:tcW w:w="3040" w:type="dxa"/>
            <w:tcMar>
              <w:top w:w="70" w:type="dxa"/>
              <w:left w:w="70" w:type="dxa"/>
              <w:bottom w:w="70" w:type="dxa"/>
              <w:right w:w="70" w:type="dxa"/>
            </w:tcMar>
            <w:vAlign w:val="center"/>
          </w:tcPr>
          <w:p w14:paraId="22348D9A" w14:textId="77777777" w:rsidR="00C01D06" w:rsidRPr="00E37F83" w:rsidRDefault="00C01D06" w:rsidP="00CF7D79">
            <w:pPr>
              <w:jc w:val="both"/>
            </w:pPr>
            <w:r>
              <w:t>Phiếu soát xét</w:t>
            </w:r>
          </w:p>
        </w:tc>
      </w:tr>
      <w:tr w:rsidR="00C01D06" w:rsidRPr="00E37F83" w14:paraId="3B6559AB" w14:textId="77777777" w:rsidTr="00CF7D79">
        <w:trPr>
          <w:jc w:val="center"/>
        </w:trPr>
        <w:tc>
          <w:tcPr>
            <w:tcW w:w="2695" w:type="dxa"/>
            <w:tcMar>
              <w:top w:w="70" w:type="dxa"/>
              <w:left w:w="70" w:type="dxa"/>
              <w:bottom w:w="70" w:type="dxa"/>
              <w:right w:w="70" w:type="dxa"/>
            </w:tcMar>
            <w:vAlign w:val="center"/>
          </w:tcPr>
          <w:p w14:paraId="264BE3FF" w14:textId="77777777" w:rsidR="00C01D06" w:rsidRPr="00E37F83" w:rsidRDefault="00C01D06" w:rsidP="00CF7D79">
            <w:pPr>
              <w:jc w:val="both"/>
            </w:pPr>
            <w:r>
              <w:t>Đã phê duyệt nội bộ</w:t>
            </w:r>
          </w:p>
        </w:tc>
        <w:tc>
          <w:tcPr>
            <w:tcW w:w="3610" w:type="dxa"/>
            <w:tcMar>
              <w:top w:w="70" w:type="dxa"/>
              <w:left w:w="70" w:type="dxa"/>
              <w:bottom w:w="70" w:type="dxa"/>
              <w:right w:w="70" w:type="dxa"/>
            </w:tcMar>
            <w:vAlign w:val="center"/>
          </w:tcPr>
          <w:p w14:paraId="4876702C" w14:textId="77777777" w:rsidR="00C01D06" w:rsidRPr="00E37F83" w:rsidRDefault="00C01D06" w:rsidP="00CF7D79">
            <w:pPr>
              <w:jc w:val="both"/>
            </w:pPr>
            <w:r>
              <w:t>Được lãnh đạo phê duyệt</w:t>
            </w:r>
          </w:p>
        </w:tc>
        <w:tc>
          <w:tcPr>
            <w:tcW w:w="3040" w:type="dxa"/>
            <w:tcMar>
              <w:top w:w="70" w:type="dxa"/>
              <w:left w:w="70" w:type="dxa"/>
              <w:bottom w:w="70" w:type="dxa"/>
              <w:right w:w="70" w:type="dxa"/>
            </w:tcMar>
            <w:vAlign w:val="center"/>
          </w:tcPr>
          <w:p w14:paraId="02BA2D37" w14:textId="77777777" w:rsidR="00C01D06" w:rsidRPr="00E37F83" w:rsidRDefault="00C01D06" w:rsidP="00CF7D79">
            <w:pPr>
              <w:jc w:val="both"/>
            </w:pPr>
            <w:r>
              <w:t>Bản ký/ phê duyệt nội bộ</w:t>
            </w:r>
          </w:p>
        </w:tc>
      </w:tr>
      <w:tr w:rsidR="00C01D06" w:rsidRPr="00E37F83" w14:paraId="6016EF8E" w14:textId="77777777" w:rsidTr="00CF7D79">
        <w:trPr>
          <w:jc w:val="center"/>
        </w:trPr>
        <w:tc>
          <w:tcPr>
            <w:tcW w:w="2695" w:type="dxa"/>
            <w:tcMar>
              <w:top w:w="70" w:type="dxa"/>
              <w:left w:w="70" w:type="dxa"/>
              <w:bottom w:w="70" w:type="dxa"/>
              <w:right w:w="70" w:type="dxa"/>
            </w:tcMar>
            <w:vAlign w:val="center"/>
          </w:tcPr>
          <w:p w14:paraId="3A2DC1ED" w14:textId="77777777" w:rsidR="00C01D06" w:rsidRPr="00E37F83" w:rsidRDefault="00C01D06" w:rsidP="00CF7D79">
            <w:pPr>
              <w:jc w:val="both"/>
            </w:pPr>
            <w:r>
              <w:lastRenderedPageBreak/>
              <w:t>Đã gửi cơ quan tiếp nhận</w:t>
            </w:r>
          </w:p>
        </w:tc>
        <w:tc>
          <w:tcPr>
            <w:tcW w:w="3610" w:type="dxa"/>
            <w:tcMar>
              <w:top w:w="70" w:type="dxa"/>
              <w:left w:w="70" w:type="dxa"/>
              <w:bottom w:w="70" w:type="dxa"/>
              <w:right w:w="70" w:type="dxa"/>
            </w:tcMar>
            <w:vAlign w:val="center"/>
          </w:tcPr>
          <w:p w14:paraId="0875728C" w14:textId="77777777" w:rsidR="00C01D06" w:rsidRPr="00E37F83" w:rsidRDefault="00C01D06" w:rsidP="00CF7D79">
            <w:pPr>
              <w:jc w:val="both"/>
            </w:pPr>
            <w:r>
              <w:t>Đã gửi qua kênh được chấp nhận</w:t>
            </w:r>
          </w:p>
        </w:tc>
        <w:tc>
          <w:tcPr>
            <w:tcW w:w="3040" w:type="dxa"/>
            <w:tcMar>
              <w:top w:w="70" w:type="dxa"/>
              <w:left w:w="70" w:type="dxa"/>
              <w:bottom w:w="70" w:type="dxa"/>
              <w:right w:w="70" w:type="dxa"/>
            </w:tcMar>
            <w:vAlign w:val="center"/>
          </w:tcPr>
          <w:p w14:paraId="1CB82959" w14:textId="77777777" w:rsidR="00C01D06" w:rsidRPr="00E37F83" w:rsidRDefault="00C01D06" w:rsidP="00CF7D79">
            <w:pPr>
              <w:jc w:val="both"/>
            </w:pPr>
            <w:r>
              <w:t>Biên nhận/ mã hồ sơ/ bằng chứng gửi</w:t>
            </w:r>
          </w:p>
        </w:tc>
      </w:tr>
      <w:tr w:rsidR="00C01D06" w:rsidRPr="00E37F83" w14:paraId="38CDD841" w14:textId="77777777" w:rsidTr="00CF7D79">
        <w:trPr>
          <w:jc w:val="center"/>
        </w:trPr>
        <w:tc>
          <w:tcPr>
            <w:tcW w:w="2695" w:type="dxa"/>
            <w:tcMar>
              <w:top w:w="70" w:type="dxa"/>
              <w:left w:w="70" w:type="dxa"/>
              <w:bottom w:w="70" w:type="dxa"/>
              <w:right w:w="70" w:type="dxa"/>
            </w:tcMar>
            <w:vAlign w:val="center"/>
          </w:tcPr>
          <w:p w14:paraId="6AF10B93" w14:textId="77777777" w:rsidR="00C01D06" w:rsidRPr="00E37F83" w:rsidRDefault="00C01D06" w:rsidP="00CF7D79">
            <w:pPr>
              <w:jc w:val="both"/>
            </w:pPr>
            <w:r>
              <w:t>Yêu cầu bổ sung</w:t>
            </w:r>
          </w:p>
        </w:tc>
        <w:tc>
          <w:tcPr>
            <w:tcW w:w="3610" w:type="dxa"/>
            <w:tcMar>
              <w:top w:w="70" w:type="dxa"/>
              <w:left w:w="70" w:type="dxa"/>
              <w:bottom w:w="70" w:type="dxa"/>
              <w:right w:w="70" w:type="dxa"/>
            </w:tcMar>
            <w:vAlign w:val="center"/>
          </w:tcPr>
          <w:p w14:paraId="3C56034F" w14:textId="77777777" w:rsidR="00C01D06" w:rsidRPr="00E37F83" w:rsidRDefault="00C01D06" w:rsidP="00CF7D79">
            <w:pPr>
              <w:jc w:val="both"/>
            </w:pPr>
            <w:r>
              <w:t>Cơ quan tiếp nhận yêu cầu bổ sung hoặc nội bộ phát hiện thiếu</w:t>
            </w:r>
          </w:p>
        </w:tc>
        <w:tc>
          <w:tcPr>
            <w:tcW w:w="3040" w:type="dxa"/>
            <w:tcMar>
              <w:top w:w="70" w:type="dxa"/>
              <w:left w:w="70" w:type="dxa"/>
              <w:bottom w:w="70" w:type="dxa"/>
              <w:right w:w="70" w:type="dxa"/>
            </w:tcMar>
            <w:vAlign w:val="center"/>
          </w:tcPr>
          <w:p w14:paraId="4AC9BFBF" w14:textId="77777777" w:rsidR="00C01D06" w:rsidRPr="00E37F83" w:rsidRDefault="00C01D06" w:rsidP="00CF7D79">
            <w:pPr>
              <w:jc w:val="both"/>
            </w:pPr>
            <w:r>
              <w:t>Văn bản/ ý kiến yêu cầu, phiên bản bổ sung</w:t>
            </w:r>
          </w:p>
        </w:tc>
      </w:tr>
      <w:tr w:rsidR="00C01D06" w:rsidRPr="00E37F83" w14:paraId="08F3D97F" w14:textId="77777777" w:rsidTr="00CF7D79">
        <w:trPr>
          <w:jc w:val="center"/>
        </w:trPr>
        <w:tc>
          <w:tcPr>
            <w:tcW w:w="2695" w:type="dxa"/>
            <w:tcMar>
              <w:top w:w="70" w:type="dxa"/>
              <w:left w:w="70" w:type="dxa"/>
              <w:bottom w:w="70" w:type="dxa"/>
              <w:right w:w="70" w:type="dxa"/>
            </w:tcMar>
            <w:vAlign w:val="center"/>
          </w:tcPr>
          <w:p w14:paraId="4BEE1599" w14:textId="77777777" w:rsidR="00C01D06" w:rsidRPr="00E37F83" w:rsidRDefault="00C01D06" w:rsidP="00CF7D79">
            <w:pPr>
              <w:jc w:val="both"/>
            </w:pPr>
            <w:r>
              <w:t>Đã tiếp nhận/ ghi nhận</w:t>
            </w:r>
          </w:p>
        </w:tc>
        <w:tc>
          <w:tcPr>
            <w:tcW w:w="3610" w:type="dxa"/>
            <w:tcMar>
              <w:top w:w="70" w:type="dxa"/>
              <w:left w:w="70" w:type="dxa"/>
              <w:bottom w:w="70" w:type="dxa"/>
              <w:right w:w="70" w:type="dxa"/>
            </w:tcMar>
            <w:vAlign w:val="center"/>
          </w:tcPr>
          <w:p w14:paraId="07BF5C36" w14:textId="77777777" w:rsidR="00C01D06" w:rsidRPr="00E37F83" w:rsidRDefault="00C01D06" w:rsidP="00CF7D79">
            <w:pPr>
              <w:jc w:val="both"/>
            </w:pPr>
            <w:r>
              <w:t>Có bằng chứng tiếp nhận/ ghi nhận hoặc hết bước thông báo theo quy định</w:t>
            </w:r>
          </w:p>
        </w:tc>
        <w:tc>
          <w:tcPr>
            <w:tcW w:w="3040" w:type="dxa"/>
            <w:tcMar>
              <w:top w:w="70" w:type="dxa"/>
              <w:left w:w="70" w:type="dxa"/>
              <w:bottom w:w="70" w:type="dxa"/>
              <w:right w:w="70" w:type="dxa"/>
            </w:tcMar>
            <w:vAlign w:val="center"/>
          </w:tcPr>
          <w:p w14:paraId="53413DFC" w14:textId="77777777" w:rsidR="00C01D06" w:rsidRPr="00E37F83" w:rsidRDefault="00C01D06" w:rsidP="00CF7D79">
            <w:pPr>
              <w:jc w:val="both"/>
            </w:pPr>
            <w:r>
              <w:t>Biên nhận/ ghi nhận/ nhật ký gửi</w:t>
            </w:r>
          </w:p>
        </w:tc>
      </w:tr>
      <w:tr w:rsidR="00C01D06" w:rsidRPr="00E37F83" w14:paraId="6441A19D" w14:textId="77777777" w:rsidTr="00CF7D79">
        <w:trPr>
          <w:jc w:val="center"/>
        </w:trPr>
        <w:tc>
          <w:tcPr>
            <w:tcW w:w="2695" w:type="dxa"/>
            <w:tcMar>
              <w:top w:w="70" w:type="dxa"/>
              <w:left w:w="70" w:type="dxa"/>
              <w:bottom w:w="70" w:type="dxa"/>
              <w:right w:w="70" w:type="dxa"/>
            </w:tcMar>
            <w:vAlign w:val="center"/>
          </w:tcPr>
          <w:p w14:paraId="0DEB94A9" w14:textId="77777777" w:rsidR="00C01D06" w:rsidRPr="00E37F83" w:rsidRDefault="00C01D06" w:rsidP="00CF7D79">
            <w:pPr>
              <w:jc w:val="both"/>
            </w:pPr>
            <w:r>
              <w:t>Đã công khai</w:t>
            </w:r>
          </w:p>
        </w:tc>
        <w:tc>
          <w:tcPr>
            <w:tcW w:w="3610" w:type="dxa"/>
            <w:tcMar>
              <w:top w:w="70" w:type="dxa"/>
              <w:left w:w="70" w:type="dxa"/>
              <w:bottom w:w="70" w:type="dxa"/>
              <w:right w:w="70" w:type="dxa"/>
            </w:tcMar>
            <w:vAlign w:val="center"/>
          </w:tcPr>
          <w:p w14:paraId="21B2E1BA" w14:textId="77777777" w:rsidR="00C01D06" w:rsidRPr="00E37F83" w:rsidRDefault="00C01D06" w:rsidP="00CF7D79">
            <w:pPr>
              <w:jc w:val="both"/>
            </w:pPr>
            <w:r>
              <w:t>Đã đăng trên kênh công khai được phê duyệt</w:t>
            </w:r>
          </w:p>
        </w:tc>
        <w:tc>
          <w:tcPr>
            <w:tcW w:w="3040" w:type="dxa"/>
            <w:tcMar>
              <w:top w:w="70" w:type="dxa"/>
              <w:left w:w="70" w:type="dxa"/>
              <w:bottom w:w="70" w:type="dxa"/>
              <w:right w:w="70" w:type="dxa"/>
            </w:tcMar>
            <w:vAlign w:val="center"/>
          </w:tcPr>
          <w:p w14:paraId="668A573D" w14:textId="77777777" w:rsidR="00C01D06" w:rsidRPr="00E37F83" w:rsidRDefault="00C01D06" w:rsidP="00CF7D79">
            <w:pPr>
              <w:jc w:val="both"/>
            </w:pPr>
            <w:r>
              <w:t>Ảnh chụp/ QR/ link công khai, phiên bản</w:t>
            </w:r>
          </w:p>
        </w:tc>
      </w:tr>
      <w:tr w:rsidR="00C01D06" w:rsidRPr="00E37F83" w14:paraId="78B1F721" w14:textId="77777777" w:rsidTr="00CF7D79">
        <w:trPr>
          <w:jc w:val="center"/>
        </w:trPr>
        <w:tc>
          <w:tcPr>
            <w:tcW w:w="2695" w:type="dxa"/>
            <w:tcMar>
              <w:top w:w="70" w:type="dxa"/>
              <w:left w:w="70" w:type="dxa"/>
              <w:bottom w:w="70" w:type="dxa"/>
              <w:right w:w="70" w:type="dxa"/>
            </w:tcMar>
            <w:vAlign w:val="center"/>
          </w:tcPr>
          <w:p w14:paraId="44E1F7CD" w14:textId="77777777" w:rsidR="00C01D06" w:rsidRPr="00E37F83" w:rsidRDefault="00C01D06" w:rsidP="00CF7D79">
            <w:pPr>
              <w:jc w:val="both"/>
            </w:pPr>
            <w:r>
              <w:t>Còn hiệu lực</w:t>
            </w:r>
          </w:p>
        </w:tc>
        <w:tc>
          <w:tcPr>
            <w:tcW w:w="3610" w:type="dxa"/>
            <w:tcMar>
              <w:top w:w="70" w:type="dxa"/>
              <w:left w:w="70" w:type="dxa"/>
              <w:bottom w:w="70" w:type="dxa"/>
              <w:right w:w="70" w:type="dxa"/>
            </w:tcMar>
            <w:vAlign w:val="center"/>
          </w:tcPr>
          <w:p w14:paraId="2BEC3F4D" w14:textId="77777777" w:rsidR="00C01D06" w:rsidRPr="00E37F83" w:rsidRDefault="00C01D06" w:rsidP="00CF7D79">
            <w:pPr>
              <w:jc w:val="both"/>
            </w:pPr>
            <w:r>
              <w:t>Được phép sử dụng</w:t>
            </w:r>
          </w:p>
        </w:tc>
        <w:tc>
          <w:tcPr>
            <w:tcW w:w="3040" w:type="dxa"/>
            <w:tcMar>
              <w:top w:w="70" w:type="dxa"/>
              <w:left w:w="70" w:type="dxa"/>
              <w:bottom w:w="70" w:type="dxa"/>
              <w:right w:w="70" w:type="dxa"/>
            </w:tcMar>
            <w:vAlign w:val="center"/>
          </w:tcPr>
          <w:p w14:paraId="21453FEC" w14:textId="77777777" w:rsidR="00C01D06" w:rsidRPr="00E37F83" w:rsidRDefault="00C01D06" w:rsidP="00CF7D79">
            <w:pPr>
              <w:jc w:val="both"/>
            </w:pPr>
            <w:r>
              <w:t>Theo dõi duy trì</w:t>
            </w:r>
          </w:p>
        </w:tc>
      </w:tr>
      <w:tr w:rsidR="00C01D06" w:rsidRPr="00E37F83" w14:paraId="6565A210" w14:textId="77777777" w:rsidTr="00CF7D79">
        <w:trPr>
          <w:jc w:val="center"/>
        </w:trPr>
        <w:tc>
          <w:tcPr>
            <w:tcW w:w="2695" w:type="dxa"/>
            <w:tcMar>
              <w:top w:w="70" w:type="dxa"/>
              <w:left w:w="70" w:type="dxa"/>
              <w:bottom w:w="70" w:type="dxa"/>
              <w:right w:w="70" w:type="dxa"/>
            </w:tcMar>
            <w:vAlign w:val="center"/>
          </w:tcPr>
          <w:p w14:paraId="5E62A83E" w14:textId="77777777" w:rsidR="00C01D06" w:rsidRPr="00E37F83" w:rsidRDefault="00C01D06" w:rsidP="00CF7D79">
            <w:pPr>
              <w:jc w:val="both"/>
            </w:pPr>
            <w:r>
              <w:t>Đang điều chỉnh</w:t>
            </w:r>
          </w:p>
        </w:tc>
        <w:tc>
          <w:tcPr>
            <w:tcW w:w="3610" w:type="dxa"/>
            <w:tcMar>
              <w:top w:w="70" w:type="dxa"/>
              <w:left w:w="70" w:type="dxa"/>
              <w:bottom w:w="70" w:type="dxa"/>
              <w:right w:w="70" w:type="dxa"/>
            </w:tcMar>
            <w:vAlign w:val="center"/>
          </w:tcPr>
          <w:p w14:paraId="09DD4B16" w14:textId="77777777" w:rsidR="00C01D06" w:rsidRPr="00E37F83" w:rsidRDefault="00C01D06" w:rsidP="00CF7D79">
            <w:pPr>
              <w:jc w:val="both"/>
            </w:pPr>
            <w:r>
              <w:t>Có phiên bản điều chỉnh đang xử lý</w:t>
            </w:r>
          </w:p>
        </w:tc>
        <w:tc>
          <w:tcPr>
            <w:tcW w:w="3040" w:type="dxa"/>
            <w:tcMar>
              <w:top w:w="70" w:type="dxa"/>
              <w:left w:w="70" w:type="dxa"/>
              <w:bottom w:w="70" w:type="dxa"/>
              <w:right w:w="70" w:type="dxa"/>
            </w:tcMar>
            <w:vAlign w:val="center"/>
          </w:tcPr>
          <w:p w14:paraId="09964870" w14:textId="77777777" w:rsidR="00C01D06" w:rsidRPr="00E37F83" w:rsidRDefault="00C01D06" w:rsidP="00CF7D79">
            <w:pPr>
              <w:jc w:val="both"/>
            </w:pPr>
            <w:r>
              <w:t>Phiếu điều chỉnh, bản so sánh phiên bản</w:t>
            </w:r>
          </w:p>
        </w:tc>
      </w:tr>
      <w:tr w:rsidR="00C01D06" w:rsidRPr="00E37F83" w14:paraId="1E04ACA8" w14:textId="77777777" w:rsidTr="00CF7D79">
        <w:trPr>
          <w:jc w:val="center"/>
        </w:trPr>
        <w:tc>
          <w:tcPr>
            <w:tcW w:w="2695" w:type="dxa"/>
            <w:tcMar>
              <w:top w:w="70" w:type="dxa"/>
              <w:left w:w="70" w:type="dxa"/>
              <w:bottom w:w="70" w:type="dxa"/>
              <w:right w:w="70" w:type="dxa"/>
            </w:tcMar>
            <w:vAlign w:val="center"/>
          </w:tcPr>
          <w:p w14:paraId="0707348E" w14:textId="77777777" w:rsidR="00C01D06" w:rsidRPr="00E37F83" w:rsidRDefault="00C01D06" w:rsidP="00CF7D79">
            <w:pPr>
              <w:jc w:val="both"/>
            </w:pPr>
            <w:r>
              <w:t>Điều chỉnh đã công khai</w:t>
            </w:r>
          </w:p>
        </w:tc>
        <w:tc>
          <w:tcPr>
            <w:tcW w:w="3610" w:type="dxa"/>
            <w:tcMar>
              <w:top w:w="70" w:type="dxa"/>
              <w:left w:w="70" w:type="dxa"/>
              <w:bottom w:w="70" w:type="dxa"/>
              <w:right w:w="70" w:type="dxa"/>
            </w:tcMar>
            <w:vAlign w:val="center"/>
          </w:tcPr>
          <w:p w14:paraId="3A77DEEA" w14:textId="77777777" w:rsidR="00C01D06" w:rsidRPr="00E37F83" w:rsidRDefault="00C01D06" w:rsidP="00CF7D79">
            <w:pPr>
              <w:jc w:val="both"/>
            </w:pPr>
            <w:r>
              <w:t>Phiên bản điều chỉnh đã thay thế/ bổ sung</w:t>
            </w:r>
          </w:p>
        </w:tc>
        <w:tc>
          <w:tcPr>
            <w:tcW w:w="3040" w:type="dxa"/>
            <w:tcMar>
              <w:top w:w="70" w:type="dxa"/>
              <w:left w:w="70" w:type="dxa"/>
              <w:bottom w:w="70" w:type="dxa"/>
              <w:right w:w="70" w:type="dxa"/>
            </w:tcMar>
            <w:vAlign w:val="center"/>
          </w:tcPr>
          <w:p w14:paraId="23AF7ABF" w14:textId="77777777" w:rsidR="00C01D06" w:rsidRPr="00E37F83" w:rsidRDefault="00C01D06" w:rsidP="00CF7D79">
            <w:pPr>
              <w:jc w:val="both"/>
            </w:pPr>
            <w:r>
              <w:t>Bản công khai mới, ngày hiệu lực</w:t>
            </w:r>
          </w:p>
        </w:tc>
      </w:tr>
      <w:tr w:rsidR="00C01D06" w:rsidRPr="00E37F83" w14:paraId="73EB507F" w14:textId="77777777" w:rsidTr="00CF7D79">
        <w:trPr>
          <w:jc w:val="center"/>
        </w:trPr>
        <w:tc>
          <w:tcPr>
            <w:tcW w:w="2695" w:type="dxa"/>
            <w:tcMar>
              <w:top w:w="70" w:type="dxa"/>
              <w:left w:w="70" w:type="dxa"/>
              <w:bottom w:w="70" w:type="dxa"/>
              <w:right w:w="70" w:type="dxa"/>
            </w:tcMar>
            <w:vAlign w:val="center"/>
          </w:tcPr>
          <w:p w14:paraId="34607682" w14:textId="77777777" w:rsidR="00C01D06" w:rsidRPr="00E37F83" w:rsidRDefault="00C01D06" w:rsidP="00CF7D79">
            <w:pPr>
              <w:jc w:val="both"/>
            </w:pPr>
            <w:r>
              <w:t>Tạm dừng nội bộ</w:t>
            </w:r>
          </w:p>
        </w:tc>
        <w:tc>
          <w:tcPr>
            <w:tcW w:w="3610" w:type="dxa"/>
            <w:tcMar>
              <w:top w:w="70" w:type="dxa"/>
              <w:left w:w="70" w:type="dxa"/>
              <w:bottom w:w="70" w:type="dxa"/>
              <w:right w:w="70" w:type="dxa"/>
            </w:tcMar>
            <w:vAlign w:val="center"/>
          </w:tcPr>
          <w:p w14:paraId="73AF2C05" w14:textId="77777777" w:rsidR="00C01D06" w:rsidRPr="00E37F83" w:rsidRDefault="00C01D06" w:rsidP="00CF7D79">
            <w:pPr>
              <w:jc w:val="both"/>
            </w:pPr>
            <w:r>
              <w:t>Dừng sử dụng tạm thời</w:t>
            </w:r>
          </w:p>
        </w:tc>
        <w:tc>
          <w:tcPr>
            <w:tcW w:w="3040" w:type="dxa"/>
            <w:tcMar>
              <w:top w:w="70" w:type="dxa"/>
              <w:left w:w="70" w:type="dxa"/>
              <w:bottom w:w="70" w:type="dxa"/>
              <w:right w:w="70" w:type="dxa"/>
            </w:tcMar>
            <w:vAlign w:val="center"/>
          </w:tcPr>
          <w:p w14:paraId="2238B102" w14:textId="77777777" w:rsidR="00C01D06" w:rsidRPr="00E37F83" w:rsidRDefault="00C01D06" w:rsidP="00CF7D79">
            <w:pPr>
              <w:jc w:val="both"/>
            </w:pPr>
            <w:r>
              <w:t>Phiếu tạm dừng, phê duyệt, kế hoạch khắc phục</w:t>
            </w:r>
          </w:p>
        </w:tc>
      </w:tr>
      <w:tr w:rsidR="00C01D06" w:rsidRPr="00E37F83" w14:paraId="33A34663" w14:textId="77777777" w:rsidTr="00CF7D79">
        <w:trPr>
          <w:jc w:val="center"/>
        </w:trPr>
        <w:tc>
          <w:tcPr>
            <w:tcW w:w="2695" w:type="dxa"/>
            <w:tcMar>
              <w:top w:w="70" w:type="dxa"/>
              <w:left w:w="70" w:type="dxa"/>
              <w:bottom w:w="70" w:type="dxa"/>
              <w:right w:w="70" w:type="dxa"/>
            </w:tcMar>
            <w:vAlign w:val="center"/>
          </w:tcPr>
          <w:p w14:paraId="257C0FE0" w14:textId="77777777" w:rsidR="00C01D06" w:rsidRPr="00E37F83" w:rsidRDefault="00C01D06" w:rsidP="00CF7D79">
            <w:pPr>
              <w:jc w:val="both"/>
            </w:pPr>
            <w:r>
              <w:t>Hủy bỏ</w:t>
            </w:r>
          </w:p>
        </w:tc>
        <w:tc>
          <w:tcPr>
            <w:tcW w:w="3610" w:type="dxa"/>
            <w:tcMar>
              <w:top w:w="70" w:type="dxa"/>
              <w:left w:w="70" w:type="dxa"/>
              <w:bottom w:w="70" w:type="dxa"/>
              <w:right w:w="70" w:type="dxa"/>
            </w:tcMar>
            <w:vAlign w:val="center"/>
          </w:tcPr>
          <w:p w14:paraId="2379C1E5" w14:textId="77777777" w:rsidR="00C01D06" w:rsidRPr="00E37F83" w:rsidRDefault="00C01D06" w:rsidP="00CF7D79">
            <w:pPr>
              <w:jc w:val="both"/>
            </w:pPr>
            <w:r>
              <w:t>Chấm dứt công bố/ thông báo một phần/ toàn bộ</w:t>
            </w:r>
          </w:p>
        </w:tc>
        <w:tc>
          <w:tcPr>
            <w:tcW w:w="3040" w:type="dxa"/>
            <w:tcMar>
              <w:top w:w="70" w:type="dxa"/>
              <w:left w:w="70" w:type="dxa"/>
              <w:bottom w:w="70" w:type="dxa"/>
              <w:right w:w="70" w:type="dxa"/>
            </w:tcMar>
            <w:vAlign w:val="center"/>
          </w:tcPr>
          <w:p w14:paraId="1110268A" w14:textId="77777777" w:rsidR="00C01D06" w:rsidRPr="00E37F83" w:rsidRDefault="00C01D06" w:rsidP="00CF7D79">
            <w:pPr>
              <w:jc w:val="both"/>
            </w:pPr>
            <w:r>
              <w:t>Phiếu hủy bỏ, bằng chứng cập nhật công khai</w:t>
            </w:r>
          </w:p>
        </w:tc>
      </w:tr>
      <w:tr w:rsidR="00C01D06" w:rsidRPr="00E37F83" w14:paraId="3135B13C" w14:textId="77777777" w:rsidTr="00CF7D79">
        <w:trPr>
          <w:jc w:val="center"/>
        </w:trPr>
        <w:tc>
          <w:tcPr>
            <w:tcW w:w="2695" w:type="dxa"/>
            <w:tcMar>
              <w:top w:w="70" w:type="dxa"/>
              <w:left w:w="70" w:type="dxa"/>
              <w:bottom w:w="70" w:type="dxa"/>
              <w:right w:w="70" w:type="dxa"/>
            </w:tcMar>
            <w:vAlign w:val="center"/>
          </w:tcPr>
          <w:p w14:paraId="19D01E08" w14:textId="77777777" w:rsidR="00C01D06" w:rsidRPr="00E37F83" w:rsidRDefault="00C01D06" w:rsidP="00CF7D79">
            <w:pPr>
              <w:jc w:val="both"/>
            </w:pPr>
            <w:r>
              <w:t>Hết hiệu lực</w:t>
            </w:r>
          </w:p>
        </w:tc>
        <w:tc>
          <w:tcPr>
            <w:tcW w:w="3610" w:type="dxa"/>
            <w:tcMar>
              <w:top w:w="70" w:type="dxa"/>
              <w:left w:w="70" w:type="dxa"/>
              <w:bottom w:w="70" w:type="dxa"/>
              <w:right w:w="70" w:type="dxa"/>
            </w:tcMar>
            <w:vAlign w:val="center"/>
          </w:tcPr>
          <w:p w14:paraId="601CD91E" w14:textId="77777777" w:rsidR="00C01D06" w:rsidRPr="00E37F83" w:rsidRDefault="00C01D06" w:rsidP="00CF7D79">
            <w:pPr>
              <w:jc w:val="both"/>
            </w:pPr>
            <w:r>
              <w:t>Không còn hiệu lực theo thời hạn hoặc căn cứ áp dụng</w:t>
            </w:r>
          </w:p>
        </w:tc>
        <w:tc>
          <w:tcPr>
            <w:tcW w:w="3040" w:type="dxa"/>
            <w:tcMar>
              <w:top w:w="70" w:type="dxa"/>
              <w:left w:w="70" w:type="dxa"/>
              <w:bottom w:w="70" w:type="dxa"/>
              <w:right w:w="70" w:type="dxa"/>
            </w:tcMar>
            <w:vAlign w:val="center"/>
          </w:tcPr>
          <w:p w14:paraId="4DC2474A" w14:textId="77777777" w:rsidR="00C01D06" w:rsidRPr="00E37F83" w:rsidRDefault="00C01D06" w:rsidP="00CF7D79">
            <w:pPr>
              <w:jc w:val="both"/>
            </w:pPr>
            <w:r>
              <w:t>Bằng chứng hết hiệu lực, thông báo nội bộ</w:t>
            </w:r>
          </w:p>
        </w:tc>
      </w:tr>
    </w:tbl>
    <w:p w14:paraId="73DD0BFB" w14:textId="77777777" w:rsidR="00C16064" w:rsidRPr="00E37F83" w:rsidRDefault="00C16064" w:rsidP="00C16064">
      <w:pPr>
        <w:pStyle w:val="Heading2"/>
        <w:spacing w:before="120" w:after="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14.</w:t>
      </w:r>
      <w:r>
        <w:rPr>
          <w:rFonts w:ascii="Times New Roman" w:eastAsia="Times New Roman" w:hAnsi="Times New Roman" w:cs="Times New Roman"/>
          <w:b/>
          <w:bCs/>
          <w:i/>
          <w:iCs/>
          <w:sz w:val="24"/>
          <w:szCs w:val="24"/>
          <w:lang w:val="vi-VN"/>
        </w:rPr>
        <w:t>3</w:t>
      </w:r>
      <w:r>
        <w:rPr>
          <w:rFonts w:ascii="Times New Roman" w:eastAsia="Times New Roman" w:hAnsi="Times New Roman" w:cs="Times New Roman"/>
          <w:b/>
          <w:bCs/>
          <w:i/>
          <w:iCs/>
          <w:sz w:val="24"/>
          <w:szCs w:val="24"/>
        </w:rPr>
        <w:t>. Trạng thái Phương tiện đo/ đối tượng năng lực trong P21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8"/>
        <w:gridCol w:w="3838"/>
        <w:gridCol w:w="3029"/>
      </w:tblGrid>
      <w:tr w:rsidR="00C16064" w:rsidRPr="00E37F83" w14:paraId="4D1B6030" w14:textId="77777777" w:rsidTr="009432BA">
        <w:trPr>
          <w:tblHeader/>
          <w:jc w:val="center"/>
        </w:trPr>
        <w:tc>
          <w:tcPr>
            <w:tcW w:w="2551" w:type="dxa"/>
            <w:shd w:val="clear" w:color="auto" w:fill="D9EAF7"/>
            <w:tcMar>
              <w:top w:w="70" w:type="dxa"/>
              <w:left w:w="70" w:type="dxa"/>
              <w:bottom w:w="70" w:type="dxa"/>
              <w:right w:w="70" w:type="dxa"/>
            </w:tcMar>
            <w:vAlign w:val="center"/>
          </w:tcPr>
          <w:p w14:paraId="02219D70" w14:textId="77777777" w:rsidR="00C16064" w:rsidRPr="00E37F83" w:rsidRDefault="00C16064" w:rsidP="009432BA">
            <w:pPr>
              <w:jc w:val="center"/>
              <w:rPr>
                <w:b/>
                <w:lang w:val="vi-VN"/>
              </w:rPr>
            </w:pPr>
            <w:r>
              <w:rPr>
                <w:b/>
              </w:rPr>
              <w:t xml:space="preserve">Trạng thái </w:t>
            </w:r>
          </w:p>
          <w:p w14:paraId="5EA191E6" w14:textId="77777777" w:rsidR="00C16064" w:rsidRPr="00E37F83" w:rsidRDefault="00C16064" w:rsidP="009432BA">
            <w:pPr>
              <w:jc w:val="center"/>
              <w:rPr>
                <w:lang w:val="vi-VN"/>
              </w:rPr>
            </w:pPr>
            <w:r>
              <w:rPr>
                <w:b/>
                <w:lang w:val="vi-VN"/>
              </w:rPr>
              <w:t>(</w:t>
            </w:r>
            <w:r>
              <w:rPr>
                <w:b/>
              </w:rPr>
              <w:t>PTĐ</w:t>
            </w:r>
            <w:r>
              <w:rPr>
                <w:b/>
                <w:lang w:val="vi-VN"/>
              </w:rPr>
              <w:t>)</w:t>
            </w:r>
          </w:p>
        </w:tc>
        <w:tc>
          <w:tcPr>
            <w:tcW w:w="3969" w:type="dxa"/>
            <w:shd w:val="clear" w:color="auto" w:fill="D9EAF7"/>
            <w:tcMar>
              <w:top w:w="70" w:type="dxa"/>
              <w:left w:w="70" w:type="dxa"/>
              <w:bottom w:w="70" w:type="dxa"/>
              <w:right w:w="70" w:type="dxa"/>
            </w:tcMar>
            <w:vAlign w:val="center"/>
          </w:tcPr>
          <w:p w14:paraId="776717F2" w14:textId="77777777" w:rsidR="00C16064" w:rsidRPr="00E37F83" w:rsidRDefault="00C16064" w:rsidP="009432BA">
            <w:pPr>
              <w:jc w:val="center"/>
            </w:pPr>
            <w:r>
              <w:rPr>
                <w:b/>
              </w:rPr>
              <w:t>Ý nghĩa</w:t>
            </w:r>
          </w:p>
        </w:tc>
        <w:tc>
          <w:tcPr>
            <w:tcW w:w="3118" w:type="dxa"/>
            <w:shd w:val="clear" w:color="auto" w:fill="D9EAF7"/>
            <w:tcMar>
              <w:top w:w="70" w:type="dxa"/>
              <w:left w:w="70" w:type="dxa"/>
              <w:bottom w:w="70" w:type="dxa"/>
              <w:right w:w="70" w:type="dxa"/>
            </w:tcMar>
            <w:vAlign w:val="center"/>
          </w:tcPr>
          <w:p w14:paraId="490E8544" w14:textId="77777777" w:rsidR="00C16064" w:rsidRPr="00E37F83" w:rsidRDefault="00C16064" w:rsidP="009432BA">
            <w:pPr>
              <w:jc w:val="center"/>
            </w:pPr>
            <w:r>
              <w:rPr>
                <w:b/>
              </w:rPr>
              <w:t>Quy tắc sử dụng</w:t>
            </w:r>
          </w:p>
        </w:tc>
      </w:tr>
      <w:tr w:rsidR="00C16064" w:rsidRPr="00E37F83" w14:paraId="6F53210E" w14:textId="77777777" w:rsidTr="009432BA">
        <w:trPr>
          <w:jc w:val="center"/>
        </w:trPr>
        <w:tc>
          <w:tcPr>
            <w:tcW w:w="2551" w:type="dxa"/>
            <w:tcMar>
              <w:top w:w="70" w:type="dxa"/>
              <w:left w:w="70" w:type="dxa"/>
              <w:bottom w:w="70" w:type="dxa"/>
              <w:right w:w="70" w:type="dxa"/>
            </w:tcMar>
            <w:vAlign w:val="center"/>
          </w:tcPr>
          <w:p w14:paraId="2E45ED27" w14:textId="77777777" w:rsidR="00C16064" w:rsidRPr="00E37F83" w:rsidRDefault="00C16064" w:rsidP="009432BA">
            <w:pPr>
              <w:jc w:val="both"/>
            </w:pPr>
            <w:r>
              <w:t>Mới tạo</w:t>
            </w:r>
          </w:p>
        </w:tc>
        <w:tc>
          <w:tcPr>
            <w:tcW w:w="3969" w:type="dxa"/>
            <w:tcMar>
              <w:top w:w="70" w:type="dxa"/>
              <w:left w:w="70" w:type="dxa"/>
              <w:bottom w:w="70" w:type="dxa"/>
              <w:right w:w="70" w:type="dxa"/>
            </w:tcMar>
            <w:vAlign w:val="center"/>
          </w:tcPr>
          <w:p w14:paraId="4BA7B13B" w14:textId="77777777" w:rsidR="00C16064" w:rsidRPr="00E37F83" w:rsidRDefault="00C16064" w:rsidP="009432BA">
            <w:pPr>
              <w:jc w:val="both"/>
            </w:pPr>
            <w:r>
              <w:t>Đối tượng mới nhập vào P21</w:t>
            </w:r>
          </w:p>
        </w:tc>
        <w:tc>
          <w:tcPr>
            <w:tcW w:w="3118" w:type="dxa"/>
            <w:tcMar>
              <w:top w:w="70" w:type="dxa"/>
              <w:left w:w="70" w:type="dxa"/>
              <w:bottom w:w="70" w:type="dxa"/>
              <w:right w:w="70" w:type="dxa"/>
            </w:tcMar>
            <w:vAlign w:val="center"/>
          </w:tcPr>
          <w:p w14:paraId="7B4709E2" w14:textId="77777777" w:rsidR="00C16064" w:rsidRPr="00E37F83" w:rsidRDefault="00C16064" w:rsidP="009432BA">
            <w:pPr>
              <w:jc w:val="both"/>
            </w:pPr>
            <w:r>
              <w:t>Không được sử dụng trong dịch vụ</w:t>
            </w:r>
          </w:p>
        </w:tc>
      </w:tr>
      <w:tr w:rsidR="00C16064" w:rsidRPr="00E37F83" w14:paraId="01E20068" w14:textId="77777777" w:rsidTr="009432BA">
        <w:trPr>
          <w:jc w:val="center"/>
        </w:trPr>
        <w:tc>
          <w:tcPr>
            <w:tcW w:w="2551" w:type="dxa"/>
            <w:tcMar>
              <w:top w:w="70" w:type="dxa"/>
              <w:left w:w="70" w:type="dxa"/>
              <w:bottom w:w="70" w:type="dxa"/>
              <w:right w:w="70" w:type="dxa"/>
            </w:tcMar>
            <w:vAlign w:val="center"/>
          </w:tcPr>
          <w:p w14:paraId="6327FCF6" w14:textId="77777777" w:rsidR="00C16064" w:rsidRPr="00E37F83" w:rsidRDefault="00C16064" w:rsidP="009432BA">
            <w:pPr>
              <w:jc w:val="both"/>
            </w:pPr>
            <w:r>
              <w:t>Đề xuất</w:t>
            </w:r>
          </w:p>
        </w:tc>
        <w:tc>
          <w:tcPr>
            <w:tcW w:w="3969" w:type="dxa"/>
            <w:tcMar>
              <w:top w:w="70" w:type="dxa"/>
              <w:left w:w="70" w:type="dxa"/>
              <w:bottom w:w="70" w:type="dxa"/>
              <w:right w:w="70" w:type="dxa"/>
            </w:tcMar>
            <w:vAlign w:val="center"/>
          </w:tcPr>
          <w:p w14:paraId="10205258" w14:textId="77777777" w:rsidR="00C16064" w:rsidRPr="00E37F83" w:rsidRDefault="00C16064" w:rsidP="009432BA">
            <w:pPr>
              <w:jc w:val="both"/>
            </w:pPr>
            <w:r>
              <w:t>Đã xác định phạm vi dự kiến</w:t>
            </w:r>
          </w:p>
        </w:tc>
        <w:tc>
          <w:tcPr>
            <w:tcW w:w="3118" w:type="dxa"/>
            <w:tcMar>
              <w:top w:w="70" w:type="dxa"/>
              <w:left w:w="70" w:type="dxa"/>
              <w:bottom w:w="70" w:type="dxa"/>
              <w:right w:w="70" w:type="dxa"/>
            </w:tcMar>
            <w:vAlign w:val="center"/>
          </w:tcPr>
          <w:p w14:paraId="4303BFCD" w14:textId="77777777" w:rsidR="00C16064" w:rsidRPr="00E37F83" w:rsidRDefault="00C16064" w:rsidP="009432BA">
            <w:pPr>
              <w:jc w:val="both"/>
            </w:pPr>
            <w:r>
              <w:t>Không được sử dụng trong dịch vụ</w:t>
            </w:r>
          </w:p>
        </w:tc>
      </w:tr>
      <w:tr w:rsidR="00C16064" w:rsidRPr="00E37F83" w14:paraId="3DEFBFFE" w14:textId="77777777" w:rsidTr="009432BA">
        <w:trPr>
          <w:jc w:val="center"/>
        </w:trPr>
        <w:tc>
          <w:tcPr>
            <w:tcW w:w="2551" w:type="dxa"/>
            <w:tcMar>
              <w:top w:w="70" w:type="dxa"/>
              <w:left w:w="70" w:type="dxa"/>
              <w:bottom w:w="70" w:type="dxa"/>
              <w:right w:w="70" w:type="dxa"/>
            </w:tcMar>
            <w:vAlign w:val="center"/>
          </w:tcPr>
          <w:p w14:paraId="56363C98" w14:textId="77777777" w:rsidR="00C16064" w:rsidRPr="00E37F83" w:rsidRDefault="00C16064" w:rsidP="009432BA">
            <w:pPr>
              <w:jc w:val="both"/>
            </w:pPr>
            <w:r>
              <w:t>Chờ đánh giá</w:t>
            </w:r>
          </w:p>
        </w:tc>
        <w:tc>
          <w:tcPr>
            <w:tcW w:w="3969" w:type="dxa"/>
            <w:tcMar>
              <w:top w:w="70" w:type="dxa"/>
              <w:left w:w="70" w:type="dxa"/>
              <w:bottom w:w="70" w:type="dxa"/>
              <w:right w:w="70" w:type="dxa"/>
            </w:tcMar>
            <w:vAlign w:val="center"/>
          </w:tcPr>
          <w:p w14:paraId="79BF7081" w14:textId="77777777" w:rsidR="00C16064" w:rsidRPr="00E37F83" w:rsidRDefault="00C16064" w:rsidP="009432BA">
            <w:pPr>
              <w:jc w:val="both"/>
            </w:pPr>
            <w:r>
              <w:t>Đã đưa vào kế hoạch</w:t>
            </w:r>
          </w:p>
        </w:tc>
        <w:tc>
          <w:tcPr>
            <w:tcW w:w="3118" w:type="dxa"/>
            <w:tcMar>
              <w:top w:w="70" w:type="dxa"/>
              <w:left w:w="70" w:type="dxa"/>
              <w:bottom w:w="70" w:type="dxa"/>
              <w:right w:w="70" w:type="dxa"/>
            </w:tcMar>
            <w:vAlign w:val="center"/>
          </w:tcPr>
          <w:p w14:paraId="404BFB2D" w14:textId="77777777" w:rsidR="00C16064" w:rsidRPr="00E37F83" w:rsidRDefault="00C16064" w:rsidP="009432BA">
            <w:pPr>
              <w:jc w:val="both"/>
            </w:pPr>
            <w:r>
              <w:t>Không được sử dụng trong dịch vụ</w:t>
            </w:r>
          </w:p>
        </w:tc>
      </w:tr>
      <w:tr w:rsidR="00C16064" w:rsidRPr="00E37F83" w14:paraId="2BE97977" w14:textId="77777777" w:rsidTr="009432BA">
        <w:trPr>
          <w:jc w:val="center"/>
        </w:trPr>
        <w:tc>
          <w:tcPr>
            <w:tcW w:w="2551" w:type="dxa"/>
            <w:tcMar>
              <w:top w:w="70" w:type="dxa"/>
              <w:left w:w="70" w:type="dxa"/>
              <w:bottom w:w="70" w:type="dxa"/>
              <w:right w:w="70" w:type="dxa"/>
            </w:tcMar>
            <w:vAlign w:val="center"/>
          </w:tcPr>
          <w:p w14:paraId="31A55A87" w14:textId="77777777" w:rsidR="00C16064" w:rsidRPr="00E37F83" w:rsidRDefault="00C16064" w:rsidP="009432BA">
            <w:pPr>
              <w:jc w:val="both"/>
            </w:pPr>
            <w:r>
              <w:t>Đang đánh giá</w:t>
            </w:r>
          </w:p>
        </w:tc>
        <w:tc>
          <w:tcPr>
            <w:tcW w:w="3969" w:type="dxa"/>
            <w:tcMar>
              <w:top w:w="70" w:type="dxa"/>
              <w:left w:w="70" w:type="dxa"/>
              <w:bottom w:w="70" w:type="dxa"/>
              <w:right w:w="70" w:type="dxa"/>
            </w:tcMar>
            <w:vAlign w:val="center"/>
          </w:tcPr>
          <w:p w14:paraId="2F8EAC0F" w14:textId="77777777" w:rsidR="00C16064" w:rsidRPr="00E37F83" w:rsidRDefault="00C16064" w:rsidP="009432BA">
            <w:pPr>
              <w:jc w:val="both"/>
            </w:pPr>
            <w:r>
              <w:t>Đang kiểm tra điều kiện</w:t>
            </w:r>
          </w:p>
        </w:tc>
        <w:tc>
          <w:tcPr>
            <w:tcW w:w="3118" w:type="dxa"/>
            <w:tcMar>
              <w:top w:w="70" w:type="dxa"/>
              <w:left w:w="70" w:type="dxa"/>
              <w:bottom w:w="70" w:type="dxa"/>
              <w:right w:w="70" w:type="dxa"/>
            </w:tcMar>
            <w:vAlign w:val="center"/>
          </w:tcPr>
          <w:p w14:paraId="0F6B8C13" w14:textId="77777777" w:rsidR="00C16064" w:rsidRPr="00E37F83" w:rsidRDefault="00C16064" w:rsidP="009432BA">
            <w:pPr>
              <w:jc w:val="both"/>
            </w:pPr>
            <w:r>
              <w:t>Không được sử dụng trong dịch vụ</w:t>
            </w:r>
          </w:p>
        </w:tc>
      </w:tr>
      <w:tr w:rsidR="00C16064" w:rsidRPr="00E37F83" w14:paraId="1EC15D06" w14:textId="77777777" w:rsidTr="009432BA">
        <w:trPr>
          <w:jc w:val="center"/>
        </w:trPr>
        <w:tc>
          <w:tcPr>
            <w:tcW w:w="2551" w:type="dxa"/>
            <w:tcMar>
              <w:top w:w="70" w:type="dxa"/>
              <w:left w:w="70" w:type="dxa"/>
              <w:bottom w:w="70" w:type="dxa"/>
              <w:right w:w="70" w:type="dxa"/>
            </w:tcMar>
            <w:vAlign w:val="center"/>
          </w:tcPr>
          <w:p w14:paraId="36E5856D" w14:textId="77777777" w:rsidR="00C16064" w:rsidRPr="00E37F83" w:rsidRDefault="00C16064" w:rsidP="009432BA">
            <w:pPr>
              <w:jc w:val="both"/>
            </w:pPr>
            <w:r>
              <w:t>Đủ điều kiện nội bộ</w:t>
            </w:r>
          </w:p>
        </w:tc>
        <w:tc>
          <w:tcPr>
            <w:tcW w:w="3969" w:type="dxa"/>
            <w:tcMar>
              <w:top w:w="70" w:type="dxa"/>
              <w:left w:w="70" w:type="dxa"/>
              <w:bottom w:w="70" w:type="dxa"/>
              <w:right w:w="70" w:type="dxa"/>
            </w:tcMar>
            <w:vAlign w:val="center"/>
          </w:tcPr>
          <w:p w14:paraId="1E3C6D1C" w14:textId="77777777" w:rsidR="00C16064" w:rsidRPr="00E37F83" w:rsidRDefault="00C16064" w:rsidP="009432BA">
            <w:pPr>
              <w:jc w:val="both"/>
            </w:pPr>
            <w:r>
              <w:t>Đã đánh giá đạt, chờ phê duyệt/ công bố</w:t>
            </w:r>
          </w:p>
        </w:tc>
        <w:tc>
          <w:tcPr>
            <w:tcW w:w="3118" w:type="dxa"/>
            <w:tcMar>
              <w:top w:w="70" w:type="dxa"/>
              <w:left w:w="70" w:type="dxa"/>
              <w:bottom w:w="70" w:type="dxa"/>
              <w:right w:w="70" w:type="dxa"/>
            </w:tcMar>
            <w:vAlign w:val="center"/>
          </w:tcPr>
          <w:p w14:paraId="0F327BBB" w14:textId="77777777" w:rsidR="00C16064" w:rsidRPr="00E37F83" w:rsidRDefault="00C16064" w:rsidP="009432BA">
            <w:pPr>
              <w:jc w:val="both"/>
            </w:pPr>
            <w:r>
              <w:t>Chỉ được dùng thử nội bộ khi được phê duyệt</w:t>
            </w:r>
          </w:p>
        </w:tc>
      </w:tr>
      <w:tr w:rsidR="00C16064" w:rsidRPr="00E37F83" w14:paraId="375FCB34" w14:textId="77777777" w:rsidTr="009432BA">
        <w:trPr>
          <w:jc w:val="center"/>
        </w:trPr>
        <w:tc>
          <w:tcPr>
            <w:tcW w:w="2551" w:type="dxa"/>
            <w:tcMar>
              <w:top w:w="70" w:type="dxa"/>
              <w:left w:w="70" w:type="dxa"/>
              <w:bottom w:w="70" w:type="dxa"/>
              <w:right w:w="70" w:type="dxa"/>
            </w:tcMar>
            <w:vAlign w:val="center"/>
          </w:tcPr>
          <w:p w14:paraId="7B1A6978" w14:textId="77777777" w:rsidR="00C16064" w:rsidRPr="00E37F83" w:rsidRDefault="00C16064" w:rsidP="009432BA">
            <w:pPr>
              <w:jc w:val="both"/>
            </w:pPr>
            <w:r>
              <w:t>Chưa đủ điều kiện</w:t>
            </w:r>
          </w:p>
        </w:tc>
        <w:tc>
          <w:tcPr>
            <w:tcW w:w="3969" w:type="dxa"/>
            <w:tcMar>
              <w:top w:w="70" w:type="dxa"/>
              <w:left w:w="70" w:type="dxa"/>
              <w:bottom w:w="70" w:type="dxa"/>
              <w:right w:w="70" w:type="dxa"/>
            </w:tcMar>
            <w:vAlign w:val="center"/>
          </w:tcPr>
          <w:p w14:paraId="3F4D2CEF" w14:textId="77777777" w:rsidR="00C16064" w:rsidRPr="00E37F83" w:rsidRDefault="00C16064" w:rsidP="009432BA">
            <w:pPr>
              <w:jc w:val="both"/>
            </w:pPr>
            <w:r>
              <w:t>Thiếu bằng chứng hoặc không đạt tiêu chí</w:t>
            </w:r>
          </w:p>
        </w:tc>
        <w:tc>
          <w:tcPr>
            <w:tcW w:w="3118" w:type="dxa"/>
            <w:tcMar>
              <w:top w:w="70" w:type="dxa"/>
              <w:left w:w="70" w:type="dxa"/>
              <w:bottom w:w="70" w:type="dxa"/>
              <w:right w:w="70" w:type="dxa"/>
            </w:tcMar>
            <w:vAlign w:val="center"/>
          </w:tcPr>
          <w:p w14:paraId="0EC1AEE9" w14:textId="77777777" w:rsidR="00C16064" w:rsidRPr="00E37F83" w:rsidRDefault="00C16064" w:rsidP="009432BA">
            <w:pPr>
              <w:jc w:val="both"/>
            </w:pPr>
            <w:r>
              <w:t>Không được sử dụng trong dịch vụ</w:t>
            </w:r>
          </w:p>
        </w:tc>
      </w:tr>
      <w:tr w:rsidR="00C16064" w:rsidRPr="00E37F83" w14:paraId="4A84D818" w14:textId="77777777" w:rsidTr="009432BA">
        <w:trPr>
          <w:jc w:val="center"/>
        </w:trPr>
        <w:tc>
          <w:tcPr>
            <w:tcW w:w="2551" w:type="dxa"/>
            <w:tcMar>
              <w:top w:w="70" w:type="dxa"/>
              <w:left w:w="70" w:type="dxa"/>
              <w:bottom w:w="70" w:type="dxa"/>
              <w:right w:w="70" w:type="dxa"/>
            </w:tcMar>
            <w:vAlign w:val="center"/>
          </w:tcPr>
          <w:p w14:paraId="71036A52" w14:textId="77777777" w:rsidR="00C16064" w:rsidRPr="00E37F83" w:rsidRDefault="00C16064" w:rsidP="009432BA">
            <w:pPr>
              <w:jc w:val="both"/>
            </w:pPr>
            <w:r>
              <w:t>Chờ công bố</w:t>
            </w:r>
          </w:p>
        </w:tc>
        <w:tc>
          <w:tcPr>
            <w:tcW w:w="3969" w:type="dxa"/>
            <w:tcMar>
              <w:top w:w="70" w:type="dxa"/>
              <w:left w:w="70" w:type="dxa"/>
              <w:bottom w:w="70" w:type="dxa"/>
              <w:right w:w="70" w:type="dxa"/>
            </w:tcMar>
            <w:vAlign w:val="center"/>
          </w:tcPr>
          <w:p w14:paraId="2B12C33A" w14:textId="77777777" w:rsidR="00C16064" w:rsidRPr="00E37F83" w:rsidRDefault="00C16064" w:rsidP="009432BA">
            <w:pPr>
              <w:jc w:val="both"/>
            </w:pPr>
            <w:r>
              <w:t>Đã phê duyệt nội bộ, chờ gửi/ công khai</w:t>
            </w:r>
          </w:p>
        </w:tc>
        <w:tc>
          <w:tcPr>
            <w:tcW w:w="3118" w:type="dxa"/>
            <w:tcMar>
              <w:top w:w="70" w:type="dxa"/>
              <w:left w:w="70" w:type="dxa"/>
              <w:bottom w:w="70" w:type="dxa"/>
              <w:right w:w="70" w:type="dxa"/>
            </w:tcMar>
            <w:vAlign w:val="center"/>
          </w:tcPr>
          <w:p w14:paraId="09D85014" w14:textId="77777777" w:rsidR="00C16064" w:rsidRPr="00E37F83" w:rsidRDefault="00C16064" w:rsidP="009432BA">
            <w:pPr>
              <w:jc w:val="both"/>
            </w:pPr>
            <w:r>
              <w:t>Không sử dụng cho dịch vụ chính thức</w:t>
            </w:r>
          </w:p>
        </w:tc>
      </w:tr>
      <w:tr w:rsidR="00C16064" w:rsidRPr="00E37F83" w14:paraId="48E181FB" w14:textId="77777777" w:rsidTr="009432BA">
        <w:trPr>
          <w:jc w:val="center"/>
        </w:trPr>
        <w:tc>
          <w:tcPr>
            <w:tcW w:w="2551" w:type="dxa"/>
            <w:tcMar>
              <w:top w:w="70" w:type="dxa"/>
              <w:left w:w="70" w:type="dxa"/>
              <w:bottom w:w="70" w:type="dxa"/>
              <w:right w:w="70" w:type="dxa"/>
            </w:tcMar>
            <w:vAlign w:val="center"/>
          </w:tcPr>
          <w:p w14:paraId="6562FFD6" w14:textId="77777777" w:rsidR="00C16064" w:rsidRPr="00E37F83" w:rsidRDefault="00C16064" w:rsidP="009432BA">
            <w:pPr>
              <w:jc w:val="both"/>
            </w:pPr>
            <w:r>
              <w:lastRenderedPageBreak/>
              <w:t>Đã công bố/ Đã công khai</w:t>
            </w:r>
          </w:p>
        </w:tc>
        <w:tc>
          <w:tcPr>
            <w:tcW w:w="3969" w:type="dxa"/>
            <w:tcMar>
              <w:top w:w="70" w:type="dxa"/>
              <w:left w:w="70" w:type="dxa"/>
              <w:bottom w:w="70" w:type="dxa"/>
              <w:right w:w="70" w:type="dxa"/>
            </w:tcMar>
            <w:vAlign w:val="center"/>
          </w:tcPr>
          <w:p w14:paraId="21FD9CE5" w14:textId="77777777" w:rsidR="00C16064" w:rsidRPr="00E37F83" w:rsidRDefault="00C16064" w:rsidP="009432BA">
            <w:pPr>
              <w:jc w:val="both"/>
            </w:pPr>
            <w:r>
              <w:t>Đã có trong phạm vi công khai</w:t>
            </w:r>
          </w:p>
        </w:tc>
        <w:tc>
          <w:tcPr>
            <w:tcW w:w="3118" w:type="dxa"/>
            <w:tcMar>
              <w:top w:w="70" w:type="dxa"/>
              <w:left w:w="70" w:type="dxa"/>
              <w:bottom w:w="70" w:type="dxa"/>
              <w:right w:w="70" w:type="dxa"/>
            </w:tcMar>
            <w:vAlign w:val="center"/>
          </w:tcPr>
          <w:p w14:paraId="1978C31A" w14:textId="77777777" w:rsidR="00C16064" w:rsidRPr="00E37F83" w:rsidRDefault="00C16064" w:rsidP="009432BA">
            <w:pPr>
              <w:jc w:val="both"/>
            </w:pPr>
            <w:r>
              <w:t>Được sử dụng nếu trạng thái công bố còn hiệu lực</w:t>
            </w:r>
          </w:p>
        </w:tc>
      </w:tr>
      <w:tr w:rsidR="00C16064" w:rsidRPr="00E37F83" w14:paraId="25536260" w14:textId="77777777" w:rsidTr="009432BA">
        <w:trPr>
          <w:jc w:val="center"/>
        </w:trPr>
        <w:tc>
          <w:tcPr>
            <w:tcW w:w="2551" w:type="dxa"/>
            <w:tcMar>
              <w:top w:w="70" w:type="dxa"/>
              <w:left w:w="70" w:type="dxa"/>
              <w:bottom w:w="70" w:type="dxa"/>
              <w:right w:w="70" w:type="dxa"/>
            </w:tcMar>
            <w:vAlign w:val="center"/>
          </w:tcPr>
          <w:p w14:paraId="0E44433E" w14:textId="77777777" w:rsidR="00C16064" w:rsidRPr="00E37F83" w:rsidRDefault="00C16064" w:rsidP="009432BA">
            <w:pPr>
              <w:jc w:val="both"/>
            </w:pPr>
            <w:r>
              <w:t>Đang sử dụng</w:t>
            </w:r>
          </w:p>
        </w:tc>
        <w:tc>
          <w:tcPr>
            <w:tcW w:w="3969" w:type="dxa"/>
            <w:tcMar>
              <w:top w:w="70" w:type="dxa"/>
              <w:left w:w="70" w:type="dxa"/>
              <w:bottom w:w="70" w:type="dxa"/>
              <w:right w:w="70" w:type="dxa"/>
            </w:tcMar>
            <w:vAlign w:val="center"/>
          </w:tcPr>
          <w:p w14:paraId="6BD458D1" w14:textId="77777777" w:rsidR="00C16064" w:rsidRPr="00E37F83" w:rsidRDefault="00C16064" w:rsidP="009432BA">
            <w:pPr>
              <w:jc w:val="both"/>
            </w:pPr>
            <w:r>
              <w:t>Đang được chọn trong nghiệp vụ</w:t>
            </w:r>
          </w:p>
        </w:tc>
        <w:tc>
          <w:tcPr>
            <w:tcW w:w="3118" w:type="dxa"/>
            <w:tcMar>
              <w:top w:w="70" w:type="dxa"/>
              <w:left w:w="70" w:type="dxa"/>
              <w:bottom w:w="70" w:type="dxa"/>
              <w:right w:w="70" w:type="dxa"/>
            </w:tcMar>
            <w:vAlign w:val="center"/>
          </w:tcPr>
          <w:p w14:paraId="4C604C13" w14:textId="77777777" w:rsidR="00C16064" w:rsidRPr="00E37F83" w:rsidRDefault="00C16064" w:rsidP="009432BA">
            <w:pPr>
              <w:jc w:val="both"/>
            </w:pPr>
            <w:r>
              <w:t>Theo dõi duy trì và cảnh báo</w:t>
            </w:r>
          </w:p>
        </w:tc>
      </w:tr>
      <w:tr w:rsidR="00C16064" w:rsidRPr="00E37F83" w14:paraId="6D62747D" w14:textId="77777777" w:rsidTr="009432BA">
        <w:trPr>
          <w:jc w:val="center"/>
        </w:trPr>
        <w:tc>
          <w:tcPr>
            <w:tcW w:w="2551" w:type="dxa"/>
            <w:tcMar>
              <w:top w:w="70" w:type="dxa"/>
              <w:left w:w="70" w:type="dxa"/>
              <w:bottom w:w="70" w:type="dxa"/>
              <w:right w:w="70" w:type="dxa"/>
            </w:tcMar>
            <w:vAlign w:val="center"/>
          </w:tcPr>
          <w:p w14:paraId="0AF1BED1" w14:textId="77777777" w:rsidR="00C16064" w:rsidRPr="00E37F83" w:rsidRDefault="00C16064" w:rsidP="009432BA">
            <w:pPr>
              <w:jc w:val="both"/>
            </w:pPr>
            <w:r>
              <w:t>Tạm dừng</w:t>
            </w:r>
          </w:p>
        </w:tc>
        <w:tc>
          <w:tcPr>
            <w:tcW w:w="3969" w:type="dxa"/>
            <w:tcMar>
              <w:top w:w="70" w:type="dxa"/>
              <w:left w:w="70" w:type="dxa"/>
              <w:bottom w:w="70" w:type="dxa"/>
              <w:right w:w="70" w:type="dxa"/>
            </w:tcMar>
            <w:vAlign w:val="center"/>
          </w:tcPr>
          <w:p w14:paraId="77320567" w14:textId="77777777" w:rsidR="00C16064" w:rsidRPr="00E37F83" w:rsidRDefault="00C16064" w:rsidP="009432BA">
            <w:pPr>
              <w:jc w:val="both"/>
            </w:pPr>
            <w:r>
              <w:t>Dừng sử dụng do rủi ro/ thiếu điều kiện</w:t>
            </w:r>
          </w:p>
        </w:tc>
        <w:tc>
          <w:tcPr>
            <w:tcW w:w="3118" w:type="dxa"/>
            <w:tcMar>
              <w:top w:w="70" w:type="dxa"/>
              <w:left w:w="70" w:type="dxa"/>
              <w:bottom w:w="70" w:type="dxa"/>
              <w:right w:w="70" w:type="dxa"/>
            </w:tcMar>
            <w:vAlign w:val="center"/>
          </w:tcPr>
          <w:p w14:paraId="55064A6F" w14:textId="77777777" w:rsidR="00C16064" w:rsidRPr="00E37F83" w:rsidRDefault="00C16064" w:rsidP="009432BA">
            <w:pPr>
              <w:jc w:val="both"/>
            </w:pPr>
            <w:r>
              <w:t>ManLab chặn chọn phạm vi</w:t>
            </w:r>
          </w:p>
        </w:tc>
      </w:tr>
      <w:tr w:rsidR="00C16064" w:rsidRPr="00E37F83" w14:paraId="0303A8D3" w14:textId="77777777" w:rsidTr="009432BA">
        <w:trPr>
          <w:jc w:val="center"/>
        </w:trPr>
        <w:tc>
          <w:tcPr>
            <w:tcW w:w="2551" w:type="dxa"/>
            <w:tcMar>
              <w:top w:w="70" w:type="dxa"/>
              <w:left w:w="70" w:type="dxa"/>
              <w:bottom w:w="70" w:type="dxa"/>
              <w:right w:w="70" w:type="dxa"/>
            </w:tcMar>
            <w:vAlign w:val="center"/>
          </w:tcPr>
          <w:p w14:paraId="751BDC63" w14:textId="77777777" w:rsidR="00C16064" w:rsidRPr="00E37F83" w:rsidRDefault="00C16064" w:rsidP="009432BA">
            <w:pPr>
              <w:jc w:val="both"/>
            </w:pPr>
            <w:r>
              <w:t>Đang điều chỉnh</w:t>
            </w:r>
          </w:p>
        </w:tc>
        <w:tc>
          <w:tcPr>
            <w:tcW w:w="3969" w:type="dxa"/>
            <w:tcMar>
              <w:top w:w="70" w:type="dxa"/>
              <w:left w:w="70" w:type="dxa"/>
              <w:bottom w:w="70" w:type="dxa"/>
              <w:right w:w="70" w:type="dxa"/>
            </w:tcMar>
            <w:vAlign w:val="center"/>
          </w:tcPr>
          <w:p w14:paraId="48E2C145" w14:textId="77777777" w:rsidR="00C16064" w:rsidRPr="00E37F83" w:rsidRDefault="00C16064" w:rsidP="009432BA">
            <w:pPr>
              <w:jc w:val="both"/>
            </w:pPr>
            <w:r>
              <w:t>Đang thay đổi nội dung công bố</w:t>
            </w:r>
          </w:p>
        </w:tc>
        <w:tc>
          <w:tcPr>
            <w:tcW w:w="3118" w:type="dxa"/>
            <w:tcMar>
              <w:top w:w="70" w:type="dxa"/>
              <w:left w:w="70" w:type="dxa"/>
              <w:bottom w:w="70" w:type="dxa"/>
              <w:right w:w="70" w:type="dxa"/>
            </w:tcMar>
            <w:vAlign w:val="center"/>
          </w:tcPr>
          <w:p w14:paraId="3E1D3EEC" w14:textId="77777777" w:rsidR="00C16064" w:rsidRPr="00E37F83" w:rsidRDefault="00C16064" w:rsidP="009432BA">
            <w:pPr>
              <w:jc w:val="both"/>
            </w:pPr>
            <w:r>
              <w:t>Chỉ dùng phiên bản cũ nếu còn hiệu lực và không bị tạm dừng</w:t>
            </w:r>
          </w:p>
        </w:tc>
      </w:tr>
      <w:tr w:rsidR="00C16064" w:rsidRPr="00E37F83" w14:paraId="32F1A7CC" w14:textId="77777777" w:rsidTr="009432BA">
        <w:trPr>
          <w:jc w:val="center"/>
        </w:trPr>
        <w:tc>
          <w:tcPr>
            <w:tcW w:w="2551" w:type="dxa"/>
            <w:tcMar>
              <w:top w:w="70" w:type="dxa"/>
              <w:left w:w="70" w:type="dxa"/>
              <w:bottom w:w="70" w:type="dxa"/>
              <w:right w:w="70" w:type="dxa"/>
            </w:tcMar>
            <w:vAlign w:val="center"/>
          </w:tcPr>
          <w:p w14:paraId="3E7045E6" w14:textId="77777777" w:rsidR="00C16064" w:rsidRPr="00E37F83" w:rsidRDefault="00C16064" w:rsidP="009432BA">
            <w:pPr>
              <w:jc w:val="both"/>
            </w:pPr>
            <w:r>
              <w:t>Hủy bỏ</w:t>
            </w:r>
          </w:p>
        </w:tc>
        <w:tc>
          <w:tcPr>
            <w:tcW w:w="3969" w:type="dxa"/>
            <w:tcMar>
              <w:top w:w="70" w:type="dxa"/>
              <w:left w:w="70" w:type="dxa"/>
              <w:bottom w:w="70" w:type="dxa"/>
              <w:right w:w="70" w:type="dxa"/>
            </w:tcMar>
            <w:vAlign w:val="center"/>
          </w:tcPr>
          <w:p w14:paraId="74365894" w14:textId="77777777" w:rsidR="00C16064" w:rsidRPr="00E37F83" w:rsidRDefault="00C16064" w:rsidP="009432BA">
            <w:pPr>
              <w:jc w:val="both"/>
            </w:pPr>
            <w:r>
              <w:t>Không còn áp dụng</w:t>
            </w:r>
          </w:p>
        </w:tc>
        <w:tc>
          <w:tcPr>
            <w:tcW w:w="3118" w:type="dxa"/>
            <w:tcMar>
              <w:top w:w="70" w:type="dxa"/>
              <w:left w:w="70" w:type="dxa"/>
              <w:bottom w:w="70" w:type="dxa"/>
              <w:right w:w="70" w:type="dxa"/>
            </w:tcMar>
            <w:vAlign w:val="center"/>
          </w:tcPr>
          <w:p w14:paraId="63F1164E" w14:textId="77777777" w:rsidR="00C16064" w:rsidRPr="00E37F83" w:rsidRDefault="00C16064" w:rsidP="009432BA">
            <w:pPr>
              <w:jc w:val="both"/>
            </w:pPr>
            <w:r>
              <w:t>Chặn sử dụng và ẩn khỏi danh mục chọn mới</w:t>
            </w:r>
          </w:p>
        </w:tc>
      </w:tr>
      <w:tr w:rsidR="00C16064" w:rsidRPr="00E37F83" w14:paraId="26947C06" w14:textId="77777777" w:rsidTr="009432BA">
        <w:trPr>
          <w:jc w:val="center"/>
        </w:trPr>
        <w:tc>
          <w:tcPr>
            <w:tcW w:w="2551" w:type="dxa"/>
            <w:tcMar>
              <w:top w:w="70" w:type="dxa"/>
              <w:left w:w="70" w:type="dxa"/>
              <w:bottom w:w="70" w:type="dxa"/>
              <w:right w:w="70" w:type="dxa"/>
            </w:tcMar>
            <w:vAlign w:val="center"/>
          </w:tcPr>
          <w:p w14:paraId="7BBF0171" w14:textId="77777777" w:rsidR="00C16064" w:rsidRPr="00E37F83" w:rsidRDefault="00C16064" w:rsidP="009432BA">
            <w:pPr>
              <w:jc w:val="both"/>
            </w:pPr>
            <w:r>
              <w:t>Hết hiệu lực</w:t>
            </w:r>
          </w:p>
        </w:tc>
        <w:tc>
          <w:tcPr>
            <w:tcW w:w="3969" w:type="dxa"/>
            <w:tcMar>
              <w:top w:w="70" w:type="dxa"/>
              <w:left w:w="70" w:type="dxa"/>
              <w:bottom w:w="70" w:type="dxa"/>
              <w:right w:w="70" w:type="dxa"/>
            </w:tcMar>
            <w:vAlign w:val="center"/>
          </w:tcPr>
          <w:p w14:paraId="69A73F10" w14:textId="77777777" w:rsidR="00C16064" w:rsidRPr="00E37F83" w:rsidRDefault="00C16064" w:rsidP="009432BA">
            <w:pPr>
              <w:jc w:val="both"/>
            </w:pPr>
            <w:r>
              <w:t>Hết thời hạn/ phạm vi/ căn cứ áp dụng</w:t>
            </w:r>
          </w:p>
        </w:tc>
        <w:tc>
          <w:tcPr>
            <w:tcW w:w="3118" w:type="dxa"/>
            <w:tcMar>
              <w:top w:w="70" w:type="dxa"/>
              <w:left w:w="70" w:type="dxa"/>
              <w:bottom w:w="70" w:type="dxa"/>
              <w:right w:w="70" w:type="dxa"/>
            </w:tcMar>
            <w:vAlign w:val="center"/>
          </w:tcPr>
          <w:p w14:paraId="502B421F" w14:textId="77777777" w:rsidR="00C16064" w:rsidRPr="00E37F83" w:rsidRDefault="00C16064" w:rsidP="009432BA">
            <w:pPr>
              <w:jc w:val="both"/>
            </w:pPr>
            <w:r>
              <w:t>Chặn sử dụng, yêu cầu đánh giá lại nếu muốn khôi phục</w:t>
            </w:r>
          </w:p>
        </w:tc>
      </w:tr>
    </w:tbl>
    <w:p w14:paraId="2966C713" w14:textId="77777777" w:rsidR="00C01D06" w:rsidRPr="00E37F83" w:rsidRDefault="00C01D06" w:rsidP="00DB2F6F">
      <w:pPr>
        <w:pStyle w:val="Heading1"/>
        <w:spacing w:before="120"/>
        <w:jc w:val="both"/>
        <w:rPr>
          <w:bCs/>
          <w:sz w:val="24"/>
          <w:szCs w:val="24"/>
        </w:rPr>
      </w:pPr>
      <w:r>
        <w:rPr>
          <w:rFonts w:eastAsia="Times New Roman"/>
          <w:bCs/>
          <w:i w:val="0"/>
          <w:sz w:val="24"/>
          <w:szCs w:val="24"/>
        </w:rPr>
        <w:t>15. Cấu hình Menu P21 – Kiểm soát sự phù hợp</w:t>
      </w:r>
    </w:p>
    <w:p w14:paraId="66EFF606" w14:textId="77777777" w:rsidR="00C01D06" w:rsidRPr="00E37F83" w:rsidRDefault="00C01D06" w:rsidP="00543F4A">
      <w:pPr>
        <w:pStyle w:val="Heading2"/>
        <w:spacing w:before="120" w:after="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15.1. Vị trí menu và nguyên tắc độc lập</w:t>
      </w:r>
    </w:p>
    <w:p w14:paraId="1EBE2105"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Menu: P21 – Kiểm soát sự phù hợp.</w:t>
      </w:r>
    </w:p>
    <w:p w14:paraId="7F057250"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Menu P21 độc lập với Menu Danh mục Phương tiện đo. P21 có bảng dữ liệu riêng cho đối tượng năng lực, hồ sơ công bố, kế hoạch, checklist, công khai và trạng thái.</w:t>
      </w:r>
    </w:p>
    <w:p w14:paraId="0EFF5B6E"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Danh mục Phương tiện đo có thể được gọi để tham chiếu tên, mã, thông số kỹ thuật, thiết bị/ chuẩn liên quan; P21 phải lưu snapshot tại thời điểm đánh giá và công khai.</w:t>
      </w:r>
    </w:p>
    <w:p w14:paraId="756341E1"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Cập nhật ở Danh mục Phương tiện đo không tự động làm thay đổi trạng thái P21. Khi dữ liệu tham chiếu thay đổi, ManLab tạo cảnh báo “Cần rà soát P21”.</w:t>
      </w:r>
    </w:p>
    <w:p w14:paraId="7BE35A6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Cập nhật ở P21 không tự động sửa Danh mục Phương tiện đo, trừ khi có phiếu đồng bộ được phê duyệt.</w:t>
      </w:r>
    </w:p>
    <w:p w14:paraId="5C1049C8" w14:textId="77777777" w:rsidR="00C01D06" w:rsidRPr="00E37F83" w:rsidRDefault="00C01D06" w:rsidP="00543F4A">
      <w:pPr>
        <w:pStyle w:val="Heading2"/>
        <w:spacing w:before="120" w:after="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15.2. Cấu trúc màn hình đề xuất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0"/>
        <w:gridCol w:w="4386"/>
        <w:gridCol w:w="3299"/>
      </w:tblGrid>
      <w:tr w:rsidR="00C01D06" w:rsidRPr="00E37F83" w14:paraId="1675F87E" w14:textId="77777777" w:rsidTr="00CF7D79">
        <w:trPr>
          <w:tblHeader/>
          <w:jc w:val="center"/>
        </w:trPr>
        <w:tc>
          <w:tcPr>
            <w:tcW w:w="1701" w:type="dxa"/>
            <w:shd w:val="clear" w:color="auto" w:fill="D9EAF7"/>
            <w:tcMar>
              <w:top w:w="70" w:type="dxa"/>
              <w:left w:w="70" w:type="dxa"/>
              <w:bottom w:w="70" w:type="dxa"/>
              <w:right w:w="70" w:type="dxa"/>
            </w:tcMar>
            <w:vAlign w:val="center"/>
          </w:tcPr>
          <w:p w14:paraId="77EB5D30" w14:textId="77777777" w:rsidR="00C01D06" w:rsidRPr="00E37F83" w:rsidRDefault="00C01D06" w:rsidP="00CF7D79">
            <w:pPr>
              <w:jc w:val="center"/>
            </w:pPr>
            <w:r>
              <w:rPr>
                <w:b/>
              </w:rPr>
              <w:t>Tab</w:t>
            </w:r>
          </w:p>
        </w:tc>
        <w:tc>
          <w:tcPr>
            <w:tcW w:w="4535" w:type="dxa"/>
            <w:shd w:val="clear" w:color="auto" w:fill="D9EAF7"/>
            <w:tcMar>
              <w:top w:w="70" w:type="dxa"/>
              <w:left w:w="70" w:type="dxa"/>
              <w:bottom w:w="70" w:type="dxa"/>
              <w:right w:w="70" w:type="dxa"/>
            </w:tcMar>
            <w:vAlign w:val="center"/>
          </w:tcPr>
          <w:p w14:paraId="1B62EAFB" w14:textId="77777777" w:rsidR="00C01D06" w:rsidRPr="00E37F83" w:rsidRDefault="00C01D06" w:rsidP="00CF7D79">
            <w:pPr>
              <w:jc w:val="center"/>
            </w:pPr>
            <w:r>
              <w:rPr>
                <w:b/>
              </w:rPr>
              <w:t>Nội dung chính</w:t>
            </w:r>
          </w:p>
        </w:tc>
        <w:tc>
          <w:tcPr>
            <w:tcW w:w="3402" w:type="dxa"/>
            <w:shd w:val="clear" w:color="auto" w:fill="D9EAF7"/>
            <w:tcMar>
              <w:top w:w="70" w:type="dxa"/>
              <w:left w:w="70" w:type="dxa"/>
              <w:bottom w:w="70" w:type="dxa"/>
              <w:right w:w="70" w:type="dxa"/>
            </w:tcMar>
            <w:vAlign w:val="center"/>
          </w:tcPr>
          <w:p w14:paraId="3CDD7248" w14:textId="77777777" w:rsidR="00C01D06" w:rsidRPr="00E37F83" w:rsidRDefault="00C01D06" w:rsidP="00CF7D79">
            <w:pPr>
              <w:jc w:val="center"/>
            </w:pPr>
            <w:r>
              <w:rPr>
                <w:b/>
              </w:rPr>
              <w:t>Nút thao tác</w:t>
            </w:r>
          </w:p>
        </w:tc>
      </w:tr>
      <w:tr w:rsidR="00C01D06" w:rsidRPr="00E37F83" w14:paraId="2F65E20E" w14:textId="77777777" w:rsidTr="009349AB">
        <w:trPr>
          <w:jc w:val="center"/>
        </w:trPr>
        <w:tc>
          <w:tcPr>
            <w:tcW w:w="1701" w:type="dxa"/>
            <w:tcMar>
              <w:top w:w="70" w:type="dxa"/>
              <w:left w:w="70" w:type="dxa"/>
              <w:bottom w:w="70" w:type="dxa"/>
              <w:right w:w="70" w:type="dxa"/>
            </w:tcMar>
            <w:vAlign w:val="center"/>
          </w:tcPr>
          <w:p w14:paraId="46CAC66D" w14:textId="77777777" w:rsidR="00C01D06" w:rsidRPr="00E37F83" w:rsidRDefault="00C01D06" w:rsidP="00CF7D79">
            <w:pPr>
              <w:jc w:val="both"/>
            </w:pPr>
            <w:r>
              <w:t>Tổng quan</w:t>
            </w:r>
          </w:p>
        </w:tc>
        <w:tc>
          <w:tcPr>
            <w:tcW w:w="4535" w:type="dxa"/>
            <w:tcMar>
              <w:top w:w="70" w:type="dxa"/>
              <w:left w:w="70" w:type="dxa"/>
              <w:bottom w:w="70" w:type="dxa"/>
              <w:right w:w="70" w:type="dxa"/>
            </w:tcMar>
            <w:vAlign w:val="center"/>
          </w:tcPr>
          <w:p w14:paraId="6C2B1677" w14:textId="77777777" w:rsidR="00C01D06" w:rsidRPr="00E37F83" w:rsidRDefault="00C01D06" w:rsidP="00CF7D79">
            <w:pPr>
              <w:jc w:val="both"/>
            </w:pPr>
            <w:r>
              <w:t>Mã hồ sơ, loại hồ sơ, lĩnh vực, trạng thái, timeline, cảnh báo, người phụ trách</w:t>
            </w:r>
          </w:p>
        </w:tc>
        <w:tc>
          <w:tcPr>
            <w:tcW w:w="3402" w:type="dxa"/>
            <w:tcMar>
              <w:top w:w="70" w:type="dxa"/>
              <w:left w:w="70" w:type="dxa"/>
              <w:bottom w:w="70" w:type="dxa"/>
              <w:right w:w="70" w:type="dxa"/>
            </w:tcMar>
            <w:vAlign w:val="center"/>
          </w:tcPr>
          <w:p w14:paraId="4C09CF63" w14:textId="77777777" w:rsidR="00C01D06" w:rsidRPr="00E37F83" w:rsidRDefault="00C01D06" w:rsidP="00CF7D79">
            <w:pPr>
              <w:jc w:val="both"/>
            </w:pPr>
            <w:r>
              <w:t>Tạo mới, Sao chép, Gửi lập kế hoạch, Hủy nháp</w:t>
            </w:r>
          </w:p>
        </w:tc>
      </w:tr>
      <w:tr w:rsidR="00C01D06" w:rsidRPr="00E37F83" w14:paraId="1F3DD110" w14:textId="77777777" w:rsidTr="009349AB">
        <w:trPr>
          <w:jc w:val="center"/>
        </w:trPr>
        <w:tc>
          <w:tcPr>
            <w:tcW w:w="1701" w:type="dxa"/>
            <w:tcMar>
              <w:top w:w="70" w:type="dxa"/>
              <w:left w:w="70" w:type="dxa"/>
              <w:bottom w:w="70" w:type="dxa"/>
              <w:right w:w="70" w:type="dxa"/>
            </w:tcMar>
            <w:vAlign w:val="center"/>
          </w:tcPr>
          <w:p w14:paraId="729E0BCC" w14:textId="77777777" w:rsidR="00C01D06" w:rsidRPr="00E37F83" w:rsidRDefault="00C01D06" w:rsidP="00CF7D79">
            <w:pPr>
              <w:jc w:val="both"/>
            </w:pPr>
            <w:r>
              <w:t>Đối tượng năng lực</w:t>
            </w:r>
          </w:p>
        </w:tc>
        <w:tc>
          <w:tcPr>
            <w:tcW w:w="4535" w:type="dxa"/>
            <w:tcMar>
              <w:top w:w="70" w:type="dxa"/>
              <w:left w:w="70" w:type="dxa"/>
              <w:bottom w:w="70" w:type="dxa"/>
              <w:right w:w="70" w:type="dxa"/>
            </w:tcMar>
            <w:vAlign w:val="center"/>
          </w:tcPr>
          <w:p w14:paraId="343793B6" w14:textId="77777777" w:rsidR="00C01D06" w:rsidRPr="00E37F83" w:rsidRDefault="00C01D06" w:rsidP="00CF7D79">
            <w:pPr>
              <w:jc w:val="both"/>
            </w:pPr>
            <w:r>
              <w:t>Phương tiện đo/ chuẩn/ nền mẫu/ thông số, phạm vi đo, MPE, độ không đảm bảo đo, LOD/ LOQ, phương pháp</w:t>
            </w:r>
          </w:p>
        </w:tc>
        <w:tc>
          <w:tcPr>
            <w:tcW w:w="3402" w:type="dxa"/>
            <w:tcMar>
              <w:top w:w="70" w:type="dxa"/>
              <w:left w:w="70" w:type="dxa"/>
              <w:bottom w:w="70" w:type="dxa"/>
              <w:right w:w="70" w:type="dxa"/>
            </w:tcMar>
            <w:vAlign w:val="center"/>
          </w:tcPr>
          <w:p w14:paraId="532A77AC" w14:textId="77777777" w:rsidR="00C01D06" w:rsidRPr="00E37F83" w:rsidRDefault="00C01D06" w:rsidP="00CF7D79">
            <w:pPr>
              <w:jc w:val="both"/>
            </w:pPr>
            <w:r>
              <w:t>Thêm dòng, Nhập Excel, Liên kết danh mục, Chụp snapshot</w:t>
            </w:r>
          </w:p>
        </w:tc>
      </w:tr>
      <w:tr w:rsidR="00C01D06" w:rsidRPr="00E37F83" w14:paraId="54DF80E8" w14:textId="77777777" w:rsidTr="009349AB">
        <w:trPr>
          <w:jc w:val="center"/>
        </w:trPr>
        <w:tc>
          <w:tcPr>
            <w:tcW w:w="1701" w:type="dxa"/>
            <w:tcMar>
              <w:top w:w="70" w:type="dxa"/>
              <w:left w:w="70" w:type="dxa"/>
              <w:bottom w:w="70" w:type="dxa"/>
              <w:right w:w="70" w:type="dxa"/>
            </w:tcMar>
            <w:vAlign w:val="center"/>
          </w:tcPr>
          <w:p w14:paraId="218A028B" w14:textId="77777777" w:rsidR="00C01D06" w:rsidRPr="00E37F83" w:rsidRDefault="00C01D06" w:rsidP="00CF7D79">
            <w:pPr>
              <w:jc w:val="both"/>
            </w:pPr>
            <w:r>
              <w:t>Kế hoạch</w:t>
            </w:r>
          </w:p>
        </w:tc>
        <w:tc>
          <w:tcPr>
            <w:tcW w:w="4535" w:type="dxa"/>
            <w:tcMar>
              <w:top w:w="70" w:type="dxa"/>
              <w:left w:w="70" w:type="dxa"/>
              <w:bottom w:w="70" w:type="dxa"/>
              <w:right w:w="70" w:type="dxa"/>
            </w:tcMar>
            <w:vAlign w:val="center"/>
          </w:tcPr>
          <w:p w14:paraId="46905D05" w14:textId="77777777" w:rsidR="00C01D06" w:rsidRPr="00E37F83" w:rsidRDefault="00C01D06" w:rsidP="00CF7D79">
            <w:pPr>
              <w:jc w:val="both"/>
            </w:pPr>
            <w:r>
              <w:t>Mục tiêu, phạm vi, tiêu chí, đoàn đánh giá, lịch, checklist</w:t>
            </w:r>
          </w:p>
        </w:tc>
        <w:tc>
          <w:tcPr>
            <w:tcW w:w="3402" w:type="dxa"/>
            <w:tcMar>
              <w:top w:w="70" w:type="dxa"/>
              <w:left w:w="70" w:type="dxa"/>
              <w:bottom w:w="70" w:type="dxa"/>
              <w:right w:w="70" w:type="dxa"/>
            </w:tcMar>
            <w:vAlign w:val="center"/>
          </w:tcPr>
          <w:p w14:paraId="2B4D7072" w14:textId="77777777" w:rsidR="00C01D06" w:rsidRPr="00E37F83" w:rsidRDefault="00C01D06" w:rsidP="00CF7D79">
            <w:pPr>
              <w:jc w:val="both"/>
            </w:pPr>
            <w:r>
              <w:t>Lập kế hoạch, Phê duyệt kế hoạch, Sửa kế hoạch</w:t>
            </w:r>
          </w:p>
        </w:tc>
      </w:tr>
      <w:tr w:rsidR="00C01D06" w:rsidRPr="00E37F83" w14:paraId="0823C153" w14:textId="77777777" w:rsidTr="009349AB">
        <w:trPr>
          <w:jc w:val="center"/>
        </w:trPr>
        <w:tc>
          <w:tcPr>
            <w:tcW w:w="1701" w:type="dxa"/>
            <w:tcMar>
              <w:top w:w="70" w:type="dxa"/>
              <w:left w:w="70" w:type="dxa"/>
              <w:bottom w:w="70" w:type="dxa"/>
              <w:right w:w="70" w:type="dxa"/>
            </w:tcMar>
            <w:vAlign w:val="center"/>
          </w:tcPr>
          <w:p w14:paraId="1D6126AA" w14:textId="77777777" w:rsidR="00C01D06" w:rsidRPr="00E37F83" w:rsidRDefault="00C01D06" w:rsidP="00CF7D79">
            <w:pPr>
              <w:jc w:val="both"/>
            </w:pPr>
            <w:r>
              <w:t>Bằng chứng</w:t>
            </w:r>
          </w:p>
        </w:tc>
        <w:tc>
          <w:tcPr>
            <w:tcW w:w="4535" w:type="dxa"/>
            <w:tcMar>
              <w:top w:w="70" w:type="dxa"/>
              <w:left w:w="70" w:type="dxa"/>
              <w:bottom w:w="70" w:type="dxa"/>
              <w:right w:w="70" w:type="dxa"/>
            </w:tcMar>
            <w:vAlign w:val="center"/>
          </w:tcPr>
          <w:p w14:paraId="33150E31" w14:textId="77777777" w:rsidR="00C01D06" w:rsidRPr="00E37F83" w:rsidRDefault="00C01D06" w:rsidP="00CF7D79">
            <w:pPr>
              <w:jc w:val="both"/>
            </w:pPr>
            <w:r>
              <w:t>Nhân sự, thiết bị, chuẩn, phương pháp, môi trường, QA/ QC, công nhận, pháp lý</w:t>
            </w:r>
          </w:p>
        </w:tc>
        <w:tc>
          <w:tcPr>
            <w:tcW w:w="3402" w:type="dxa"/>
            <w:tcMar>
              <w:top w:w="70" w:type="dxa"/>
              <w:left w:w="70" w:type="dxa"/>
              <w:bottom w:w="70" w:type="dxa"/>
              <w:right w:w="70" w:type="dxa"/>
            </w:tcMar>
            <w:vAlign w:val="center"/>
          </w:tcPr>
          <w:p w14:paraId="49CE3DC0" w14:textId="77777777" w:rsidR="00C01D06" w:rsidRPr="00E37F83" w:rsidRDefault="00C01D06" w:rsidP="00CF7D79">
            <w:pPr>
              <w:jc w:val="both"/>
            </w:pPr>
            <w:r>
              <w:t>Tải lên, Yêu cầu bổ sung, Đánh dấu kiểm tra</w:t>
            </w:r>
          </w:p>
        </w:tc>
      </w:tr>
      <w:tr w:rsidR="00C01D06" w:rsidRPr="00E37F83" w14:paraId="2EAE3842" w14:textId="77777777" w:rsidTr="009349AB">
        <w:trPr>
          <w:jc w:val="center"/>
        </w:trPr>
        <w:tc>
          <w:tcPr>
            <w:tcW w:w="1701" w:type="dxa"/>
            <w:tcMar>
              <w:top w:w="70" w:type="dxa"/>
              <w:left w:w="70" w:type="dxa"/>
              <w:bottom w:w="70" w:type="dxa"/>
              <w:right w:w="70" w:type="dxa"/>
            </w:tcMar>
            <w:vAlign w:val="center"/>
          </w:tcPr>
          <w:p w14:paraId="5EBC4712" w14:textId="77777777" w:rsidR="00C01D06" w:rsidRPr="00E37F83" w:rsidRDefault="00C01D06" w:rsidP="00CF7D79">
            <w:pPr>
              <w:jc w:val="both"/>
            </w:pPr>
            <w:r>
              <w:t>Đánh giá</w:t>
            </w:r>
          </w:p>
        </w:tc>
        <w:tc>
          <w:tcPr>
            <w:tcW w:w="4535" w:type="dxa"/>
            <w:tcMar>
              <w:top w:w="70" w:type="dxa"/>
              <w:left w:w="70" w:type="dxa"/>
              <w:bottom w:w="70" w:type="dxa"/>
              <w:right w:w="70" w:type="dxa"/>
            </w:tcMar>
            <w:vAlign w:val="center"/>
          </w:tcPr>
          <w:p w14:paraId="77FF6709" w14:textId="77777777" w:rsidR="00C01D06" w:rsidRPr="00E37F83" w:rsidRDefault="00C01D06" w:rsidP="00CF7D79">
            <w:pPr>
              <w:jc w:val="both"/>
            </w:pPr>
            <w:r>
              <w:t>Checklist Đạt/ Không đạt/ Không áp dụng, điểm không phù hợp, rủi ro, kết luận</w:t>
            </w:r>
          </w:p>
        </w:tc>
        <w:tc>
          <w:tcPr>
            <w:tcW w:w="3402" w:type="dxa"/>
            <w:tcMar>
              <w:top w:w="70" w:type="dxa"/>
              <w:left w:w="70" w:type="dxa"/>
              <w:bottom w:w="70" w:type="dxa"/>
              <w:right w:w="70" w:type="dxa"/>
            </w:tcMar>
            <w:vAlign w:val="center"/>
          </w:tcPr>
          <w:p w14:paraId="1C20BAE2" w14:textId="77777777" w:rsidR="00C01D06" w:rsidRPr="00E37F83" w:rsidRDefault="00C01D06" w:rsidP="00CF7D79">
            <w:pPr>
              <w:jc w:val="both"/>
            </w:pPr>
            <w:r>
              <w:t>Bắt đầu đánh giá, Kết luận, Gửi khắc phục, Đánh giá lại</w:t>
            </w:r>
          </w:p>
        </w:tc>
      </w:tr>
      <w:tr w:rsidR="00C01D06" w:rsidRPr="00E37F83" w14:paraId="0EBAF83E" w14:textId="77777777" w:rsidTr="009349AB">
        <w:trPr>
          <w:jc w:val="center"/>
        </w:trPr>
        <w:tc>
          <w:tcPr>
            <w:tcW w:w="1701" w:type="dxa"/>
            <w:tcMar>
              <w:top w:w="70" w:type="dxa"/>
              <w:left w:w="70" w:type="dxa"/>
              <w:bottom w:w="70" w:type="dxa"/>
              <w:right w:w="70" w:type="dxa"/>
            </w:tcMar>
            <w:vAlign w:val="center"/>
          </w:tcPr>
          <w:p w14:paraId="6CB112BE" w14:textId="77777777" w:rsidR="00C01D06" w:rsidRPr="00E37F83" w:rsidRDefault="00C01D06" w:rsidP="00CF7D79">
            <w:pPr>
              <w:jc w:val="both"/>
            </w:pPr>
            <w:r>
              <w:t>Phê duyệt</w:t>
            </w:r>
          </w:p>
        </w:tc>
        <w:tc>
          <w:tcPr>
            <w:tcW w:w="4535" w:type="dxa"/>
            <w:tcMar>
              <w:top w:w="70" w:type="dxa"/>
              <w:left w:w="70" w:type="dxa"/>
              <w:bottom w:w="70" w:type="dxa"/>
              <w:right w:w="70" w:type="dxa"/>
            </w:tcMar>
            <w:vAlign w:val="center"/>
          </w:tcPr>
          <w:p w14:paraId="6028E9E6" w14:textId="77777777" w:rsidR="00C01D06" w:rsidRPr="00E37F83" w:rsidRDefault="00C01D06" w:rsidP="00CF7D79">
            <w:pPr>
              <w:jc w:val="both"/>
            </w:pPr>
            <w:r>
              <w:t>Soát xét chuyên môn, soát xét QLCL, phê duyệt lãnh đạo</w:t>
            </w:r>
          </w:p>
        </w:tc>
        <w:tc>
          <w:tcPr>
            <w:tcW w:w="3402" w:type="dxa"/>
            <w:tcMar>
              <w:top w:w="70" w:type="dxa"/>
              <w:left w:w="70" w:type="dxa"/>
              <w:bottom w:w="70" w:type="dxa"/>
              <w:right w:w="70" w:type="dxa"/>
            </w:tcMar>
            <w:vAlign w:val="center"/>
          </w:tcPr>
          <w:p w14:paraId="1CA20588" w14:textId="77777777" w:rsidR="00C01D06" w:rsidRPr="00E37F83" w:rsidRDefault="00C01D06" w:rsidP="00CF7D79">
            <w:pPr>
              <w:jc w:val="both"/>
            </w:pPr>
            <w:r>
              <w:t>Gửi duyệt, Phê duyệt, Trả lại, Khóa phiên bản</w:t>
            </w:r>
          </w:p>
        </w:tc>
      </w:tr>
      <w:tr w:rsidR="00C01D06" w:rsidRPr="00E37F83" w14:paraId="0E96079D" w14:textId="77777777" w:rsidTr="009349AB">
        <w:trPr>
          <w:jc w:val="center"/>
        </w:trPr>
        <w:tc>
          <w:tcPr>
            <w:tcW w:w="1701" w:type="dxa"/>
            <w:tcMar>
              <w:top w:w="70" w:type="dxa"/>
              <w:left w:w="70" w:type="dxa"/>
              <w:bottom w:w="70" w:type="dxa"/>
              <w:right w:w="70" w:type="dxa"/>
            </w:tcMar>
            <w:vAlign w:val="center"/>
          </w:tcPr>
          <w:p w14:paraId="35D22117" w14:textId="77777777" w:rsidR="00C01D06" w:rsidRPr="00E37F83" w:rsidRDefault="00C01D06" w:rsidP="00CF7D79">
            <w:pPr>
              <w:jc w:val="both"/>
            </w:pPr>
            <w:r>
              <w:t>Công bố/ Công khai</w:t>
            </w:r>
          </w:p>
        </w:tc>
        <w:tc>
          <w:tcPr>
            <w:tcW w:w="4535" w:type="dxa"/>
            <w:tcMar>
              <w:top w:w="70" w:type="dxa"/>
              <w:left w:w="70" w:type="dxa"/>
              <w:bottom w:w="70" w:type="dxa"/>
              <w:right w:w="70" w:type="dxa"/>
            </w:tcMar>
            <w:vAlign w:val="center"/>
          </w:tcPr>
          <w:p w14:paraId="594C3C88" w14:textId="77777777" w:rsidR="00C01D06" w:rsidRPr="00E37F83" w:rsidRDefault="00C01D06" w:rsidP="00CF7D79">
            <w:pPr>
              <w:jc w:val="both"/>
            </w:pPr>
            <w:r>
              <w:t>Bản công bố/ thông báo, bằng chứng gửi, mã hồ sơ, link/ QR công khai</w:t>
            </w:r>
          </w:p>
        </w:tc>
        <w:tc>
          <w:tcPr>
            <w:tcW w:w="3402" w:type="dxa"/>
            <w:tcMar>
              <w:top w:w="70" w:type="dxa"/>
              <w:left w:w="70" w:type="dxa"/>
              <w:bottom w:w="70" w:type="dxa"/>
              <w:right w:w="70" w:type="dxa"/>
            </w:tcMar>
            <w:vAlign w:val="center"/>
          </w:tcPr>
          <w:p w14:paraId="5CBB0AB1" w14:textId="77777777" w:rsidR="00C01D06" w:rsidRPr="00E37F83" w:rsidRDefault="00C01D06" w:rsidP="00CF7D79">
            <w:pPr>
              <w:jc w:val="both"/>
            </w:pPr>
            <w:r>
              <w:t>Lập bản công bố, Ký số, Ghi nhận gửi, Công khai, Thu hồi công khai</w:t>
            </w:r>
          </w:p>
        </w:tc>
      </w:tr>
      <w:tr w:rsidR="00C01D06" w:rsidRPr="00E37F83" w14:paraId="7E05F406" w14:textId="77777777" w:rsidTr="009349AB">
        <w:trPr>
          <w:jc w:val="center"/>
        </w:trPr>
        <w:tc>
          <w:tcPr>
            <w:tcW w:w="1701" w:type="dxa"/>
            <w:tcMar>
              <w:top w:w="70" w:type="dxa"/>
              <w:left w:w="70" w:type="dxa"/>
              <w:bottom w:w="70" w:type="dxa"/>
              <w:right w:w="70" w:type="dxa"/>
            </w:tcMar>
            <w:vAlign w:val="center"/>
          </w:tcPr>
          <w:p w14:paraId="2CAEC750" w14:textId="77777777" w:rsidR="00C01D06" w:rsidRPr="00E37F83" w:rsidRDefault="00C01D06" w:rsidP="00CF7D79">
            <w:pPr>
              <w:jc w:val="both"/>
            </w:pPr>
            <w:r>
              <w:lastRenderedPageBreak/>
              <w:t>Điều chỉnh/ Tạm dừng/ Hủy bỏ</w:t>
            </w:r>
          </w:p>
        </w:tc>
        <w:tc>
          <w:tcPr>
            <w:tcW w:w="4535" w:type="dxa"/>
            <w:tcMar>
              <w:top w:w="70" w:type="dxa"/>
              <w:left w:w="70" w:type="dxa"/>
              <w:bottom w:w="70" w:type="dxa"/>
              <w:right w:w="70" w:type="dxa"/>
            </w:tcMar>
            <w:vAlign w:val="center"/>
          </w:tcPr>
          <w:p w14:paraId="48210128" w14:textId="77777777" w:rsidR="00C01D06" w:rsidRPr="00E37F83" w:rsidRDefault="00C01D06" w:rsidP="00CF7D79">
            <w:pPr>
              <w:jc w:val="both"/>
            </w:pPr>
            <w:r>
              <w:t>Phiếu điều chỉnh, tạm dừng, khôi phục, hủy bỏ; phạm vi bị ảnh hưởng</w:t>
            </w:r>
          </w:p>
        </w:tc>
        <w:tc>
          <w:tcPr>
            <w:tcW w:w="3402" w:type="dxa"/>
            <w:tcMar>
              <w:top w:w="70" w:type="dxa"/>
              <w:left w:w="70" w:type="dxa"/>
              <w:bottom w:w="70" w:type="dxa"/>
              <w:right w:w="70" w:type="dxa"/>
            </w:tcMar>
            <w:vAlign w:val="center"/>
          </w:tcPr>
          <w:p w14:paraId="3536451B" w14:textId="77777777" w:rsidR="00C01D06" w:rsidRPr="00E37F83" w:rsidRDefault="00C01D06" w:rsidP="00CF7D79">
            <w:pPr>
              <w:jc w:val="both"/>
            </w:pPr>
            <w:r>
              <w:t>Tạm dừng, Khôi phục, Điều chỉnh, Hủy bỏ</w:t>
            </w:r>
          </w:p>
        </w:tc>
      </w:tr>
      <w:tr w:rsidR="00C01D06" w:rsidRPr="00E37F83" w14:paraId="27786E33" w14:textId="77777777" w:rsidTr="009349AB">
        <w:trPr>
          <w:jc w:val="center"/>
        </w:trPr>
        <w:tc>
          <w:tcPr>
            <w:tcW w:w="1701" w:type="dxa"/>
            <w:tcMar>
              <w:top w:w="70" w:type="dxa"/>
              <w:left w:w="70" w:type="dxa"/>
              <w:bottom w:w="70" w:type="dxa"/>
              <w:right w:w="70" w:type="dxa"/>
            </w:tcMar>
            <w:vAlign w:val="center"/>
          </w:tcPr>
          <w:p w14:paraId="456F7481" w14:textId="77777777" w:rsidR="00C01D06" w:rsidRPr="00E37F83" w:rsidRDefault="00C01D06" w:rsidP="00CF7D79">
            <w:pPr>
              <w:jc w:val="both"/>
            </w:pPr>
            <w:r>
              <w:t>Nhật ký/ Hậu kiểm</w:t>
            </w:r>
          </w:p>
        </w:tc>
        <w:tc>
          <w:tcPr>
            <w:tcW w:w="4535" w:type="dxa"/>
            <w:tcMar>
              <w:top w:w="70" w:type="dxa"/>
              <w:left w:w="70" w:type="dxa"/>
              <w:bottom w:w="70" w:type="dxa"/>
              <w:right w:w="70" w:type="dxa"/>
            </w:tcMar>
            <w:vAlign w:val="center"/>
          </w:tcPr>
          <w:p w14:paraId="5FD5491C" w14:textId="77777777" w:rsidR="00C01D06" w:rsidRPr="00E37F83" w:rsidRDefault="00C01D06" w:rsidP="00CF7D79">
            <w:pPr>
              <w:jc w:val="both"/>
            </w:pPr>
            <w:r>
              <w:t>Audit trail, lịch cảnh báo, báo cáo định kỳ, đánh giá nội bộ, phản hồi cơ quan quản lý</w:t>
            </w:r>
          </w:p>
        </w:tc>
        <w:tc>
          <w:tcPr>
            <w:tcW w:w="3402" w:type="dxa"/>
            <w:tcMar>
              <w:top w:w="70" w:type="dxa"/>
              <w:left w:w="70" w:type="dxa"/>
              <w:bottom w:w="70" w:type="dxa"/>
              <w:right w:w="70" w:type="dxa"/>
            </w:tcMar>
            <w:vAlign w:val="center"/>
          </w:tcPr>
          <w:p w14:paraId="1462A59F" w14:textId="77777777" w:rsidR="00C01D06" w:rsidRPr="00E37F83" w:rsidRDefault="00C01D06" w:rsidP="00CF7D79">
            <w:pPr>
              <w:jc w:val="both"/>
            </w:pPr>
            <w:r>
              <w:t>Xuất báo cáo, Tạo lịch hậu kiểm, Đóng hồ sơ</w:t>
            </w:r>
          </w:p>
        </w:tc>
      </w:tr>
    </w:tbl>
    <w:p w14:paraId="52285F29" w14:textId="77777777" w:rsidR="0010688B" w:rsidRPr="00E37F83" w:rsidRDefault="00C01D06" w:rsidP="0010688B">
      <w:pPr>
        <w:pStyle w:val="Heading2"/>
        <w:spacing w:before="120" w:after="120"/>
        <w:jc w:val="both"/>
        <w:rPr>
          <w:rFonts w:ascii="Times New Roman" w:eastAsia="Times New Roman" w:hAnsi="Times New Roman" w:cs="Times New Roman"/>
          <w:b/>
          <w:bCs/>
          <w:i/>
          <w:iCs/>
          <w:sz w:val="24"/>
          <w:szCs w:val="24"/>
          <w:lang w:val="vi-VN"/>
        </w:rPr>
      </w:pPr>
      <w:r>
        <w:rPr>
          <w:rFonts w:ascii="Times New Roman" w:eastAsia="Times New Roman" w:hAnsi="Times New Roman" w:cs="Times New Roman"/>
          <w:b/>
          <w:bCs/>
          <w:i/>
          <w:iCs/>
          <w:sz w:val="24"/>
          <w:szCs w:val="24"/>
        </w:rPr>
        <w:t>15.3. Phân quyền tối thiểu</w:t>
      </w:r>
    </w:p>
    <w:p w14:paraId="71D7906B" w14:textId="77777777" w:rsidR="0010688B" w:rsidRPr="00E37F83" w:rsidRDefault="0010688B" w:rsidP="0010688B">
      <w:pPr>
        <w:pStyle w:val="NormalWeb"/>
      </w:pPr>
      <w:r>
        <w:t xml:space="preserve">Phân quyền trên </w:t>
      </w:r>
      <w:r>
        <w:rPr>
          <w:rStyle w:val="Strong"/>
          <w:b w:val="0"/>
          <w:bCs w:val="0"/>
        </w:rPr>
        <w:t>Menu P21 – Kiểm soát sự phù hợp</w:t>
      </w:r>
      <w:r>
        <w:t xml:space="preserve"> được thiết lập theo 06 nhóm người dùng:</w:t>
      </w:r>
    </w:p>
    <w:p w14:paraId="75CC419E" w14:textId="77777777" w:rsidR="0010688B" w:rsidRPr="00E37F83" w:rsidRDefault="0010688B" w:rsidP="0010688B">
      <w:pPr>
        <w:numPr>
          <w:ilvl w:val="0"/>
          <w:numId w:val="31"/>
        </w:numPr>
        <w:spacing w:before="100" w:beforeAutospacing="1" w:after="100" w:afterAutospacing="1"/>
      </w:pPr>
      <w:r>
        <w:rPr>
          <w:rStyle w:val="Strong"/>
          <w:b w:val="0"/>
          <w:bCs w:val="0"/>
        </w:rPr>
        <w:t>Super Admin</w:t>
      </w:r>
      <w:r>
        <w:t xml:space="preserve"> </w:t>
      </w:r>
    </w:p>
    <w:p w14:paraId="37FE480E" w14:textId="77777777" w:rsidR="0010688B" w:rsidRPr="00E37F83" w:rsidRDefault="0010688B" w:rsidP="0010688B">
      <w:pPr>
        <w:numPr>
          <w:ilvl w:val="0"/>
          <w:numId w:val="31"/>
        </w:numPr>
        <w:spacing w:before="100" w:beforeAutospacing="1" w:after="100" w:afterAutospacing="1"/>
      </w:pPr>
      <w:r>
        <w:rPr>
          <w:rStyle w:val="Strong"/>
          <w:b w:val="0"/>
          <w:bCs w:val="0"/>
        </w:rPr>
        <w:t>Lãnh đạo Viện</w:t>
      </w:r>
      <w:r>
        <w:t xml:space="preserve"> </w:t>
      </w:r>
    </w:p>
    <w:p w14:paraId="311F0C17" w14:textId="77777777" w:rsidR="0010688B" w:rsidRPr="00E37F83" w:rsidRDefault="0010688B" w:rsidP="0010688B">
      <w:pPr>
        <w:numPr>
          <w:ilvl w:val="0"/>
          <w:numId w:val="31"/>
        </w:numPr>
        <w:spacing w:before="100" w:beforeAutospacing="1" w:after="100" w:afterAutospacing="1"/>
      </w:pPr>
      <w:r>
        <w:rPr>
          <w:rStyle w:val="Strong"/>
          <w:b w:val="0"/>
          <w:bCs w:val="0"/>
        </w:rPr>
        <w:t>Lãnh đạo phòng</w:t>
      </w:r>
      <w:r>
        <w:t xml:space="preserve"> </w:t>
      </w:r>
    </w:p>
    <w:p w14:paraId="0F1FA161" w14:textId="77777777" w:rsidR="0010688B" w:rsidRPr="00E37F83" w:rsidRDefault="0010688B" w:rsidP="0010688B">
      <w:pPr>
        <w:numPr>
          <w:ilvl w:val="0"/>
          <w:numId w:val="31"/>
        </w:numPr>
        <w:spacing w:before="100" w:beforeAutospacing="1" w:after="100" w:afterAutospacing="1"/>
      </w:pPr>
      <w:r>
        <w:rPr>
          <w:rStyle w:val="Strong"/>
          <w:b w:val="0"/>
          <w:bCs w:val="0"/>
        </w:rPr>
        <w:t>Người thực hiện/Public user</w:t>
      </w:r>
      <w:r>
        <w:t xml:space="preserve"> </w:t>
      </w:r>
    </w:p>
    <w:p w14:paraId="4B7EC39B" w14:textId="77777777" w:rsidR="0010688B" w:rsidRPr="00E37F83" w:rsidRDefault="0010688B" w:rsidP="0010688B">
      <w:pPr>
        <w:numPr>
          <w:ilvl w:val="0"/>
          <w:numId w:val="31"/>
        </w:numPr>
        <w:spacing w:before="100" w:beforeAutospacing="1" w:after="100" w:afterAutospacing="1"/>
      </w:pPr>
      <w:r>
        <w:rPr>
          <w:rStyle w:val="Strong"/>
          <w:b w:val="0"/>
          <w:bCs w:val="0"/>
        </w:rPr>
        <w:t>Người ngoài ETV</w:t>
      </w:r>
      <w:r>
        <w:t xml:space="preserve">: thanh tra, đoàn kiểm tra, cơ quan quản lý nhà nước hoặc tổ chức được cấp quyền phục vụ hậu kiểm. </w:t>
      </w:r>
    </w:p>
    <w:p w14:paraId="5922E215" w14:textId="77777777" w:rsidR="0010688B" w:rsidRPr="00E37F83" w:rsidRDefault="0010688B" w:rsidP="0010688B">
      <w:pPr>
        <w:numPr>
          <w:ilvl w:val="0"/>
          <w:numId w:val="31"/>
        </w:numPr>
        <w:spacing w:before="100" w:beforeAutospacing="1" w:after="100" w:afterAutospacing="1"/>
      </w:pPr>
      <w:r>
        <w:rPr>
          <w:rStyle w:val="Strong"/>
          <w:b w:val="0"/>
          <w:bCs w:val="0"/>
        </w:rPr>
        <w:t>Khách hàng/Người xem</w:t>
      </w:r>
      <w:r>
        <w:t>: tổ chức, cá nhân tra cứu năng lực đã công khai.</w:t>
      </w:r>
    </w:p>
    <w:tbl>
      <w:tblPr>
        <w:tblStyle w:val="TableGrid"/>
        <w:tblW w:w="10116" w:type="dxa"/>
        <w:tblInd w:w="-275" w:type="dxa"/>
        <w:tblLook w:val="04A0" w:firstRow="1" w:lastRow="0" w:firstColumn="1" w:lastColumn="0" w:noHBand="0" w:noVBand="1"/>
      </w:tblPr>
      <w:tblGrid>
        <w:gridCol w:w="2044"/>
        <w:gridCol w:w="1337"/>
        <w:gridCol w:w="1134"/>
        <w:gridCol w:w="1296"/>
        <w:gridCol w:w="1506"/>
        <w:gridCol w:w="1328"/>
        <w:gridCol w:w="1471"/>
      </w:tblGrid>
      <w:tr w:rsidR="0010688B" w:rsidRPr="00E37F83" w14:paraId="49B619C9" w14:textId="77777777" w:rsidTr="00ED1D97">
        <w:trPr>
          <w:trHeight w:val="732"/>
          <w:tblHeader/>
        </w:trPr>
        <w:tc>
          <w:tcPr>
            <w:tcW w:w="2070" w:type="dxa"/>
            <w:vAlign w:val="center"/>
          </w:tcPr>
          <w:p w14:paraId="2A481220" w14:textId="77777777" w:rsidR="0010688B" w:rsidRPr="00E37F83" w:rsidRDefault="0010688B" w:rsidP="00E37F83">
            <w:pPr>
              <w:rPr>
                <w:lang w:val="vi-VN"/>
              </w:rPr>
            </w:pPr>
            <w:r>
              <w:rPr>
                <w:b/>
                <w:bCs/>
              </w:rPr>
              <w:t>Nhóm chức năng</w:t>
            </w:r>
          </w:p>
        </w:tc>
        <w:tc>
          <w:tcPr>
            <w:tcW w:w="1350" w:type="dxa"/>
            <w:vAlign w:val="center"/>
          </w:tcPr>
          <w:p w14:paraId="29EC2EF1" w14:textId="77777777" w:rsidR="0010688B" w:rsidRPr="00E37F83" w:rsidRDefault="0010688B" w:rsidP="00E37F83">
            <w:pPr>
              <w:jc w:val="center"/>
              <w:rPr>
                <w:lang w:val="vi-VN"/>
              </w:rPr>
            </w:pPr>
            <w:r>
              <w:rPr>
                <w:b/>
                <w:bCs/>
              </w:rPr>
              <w:t>Super Admin</w:t>
            </w:r>
          </w:p>
        </w:tc>
        <w:tc>
          <w:tcPr>
            <w:tcW w:w="1135" w:type="dxa"/>
            <w:vAlign w:val="center"/>
          </w:tcPr>
          <w:p w14:paraId="64D19ACE" w14:textId="77777777" w:rsidR="0010688B" w:rsidRPr="00E37F83" w:rsidRDefault="0010688B" w:rsidP="00E37F83">
            <w:pPr>
              <w:jc w:val="center"/>
              <w:rPr>
                <w:lang w:val="vi-VN"/>
              </w:rPr>
            </w:pPr>
            <w:r>
              <w:rPr>
                <w:b/>
                <w:bCs/>
              </w:rPr>
              <w:t>Lãnh đạo Viện</w:t>
            </w:r>
          </w:p>
        </w:tc>
        <w:tc>
          <w:tcPr>
            <w:tcW w:w="1205" w:type="dxa"/>
            <w:vAlign w:val="center"/>
          </w:tcPr>
          <w:p w14:paraId="582CC712" w14:textId="77777777" w:rsidR="0010688B" w:rsidRPr="00E37F83" w:rsidRDefault="0010688B" w:rsidP="00E37F83">
            <w:pPr>
              <w:jc w:val="center"/>
              <w:rPr>
                <w:lang w:val="vi-VN"/>
              </w:rPr>
            </w:pPr>
            <w:r>
              <w:rPr>
                <w:b/>
                <w:bCs/>
              </w:rPr>
              <w:t>Lãnh đạo phòng</w:t>
            </w:r>
          </w:p>
        </w:tc>
        <w:tc>
          <w:tcPr>
            <w:tcW w:w="1526" w:type="dxa"/>
            <w:vAlign w:val="center"/>
          </w:tcPr>
          <w:p w14:paraId="48DDEF81" w14:textId="77777777" w:rsidR="0010688B" w:rsidRPr="00E37F83" w:rsidRDefault="0010688B" w:rsidP="00E37F83">
            <w:pPr>
              <w:jc w:val="center"/>
              <w:rPr>
                <w:lang w:val="vi-VN"/>
              </w:rPr>
            </w:pPr>
            <w:r>
              <w:rPr>
                <w:b/>
                <w:bCs/>
              </w:rPr>
              <w:t>Người thực hiện/</w:t>
            </w:r>
            <w:r>
              <w:rPr>
                <w:b/>
                <w:bCs/>
                <w:lang w:val="vi-VN"/>
              </w:rPr>
              <w:t xml:space="preserve"> </w:t>
            </w:r>
            <w:r>
              <w:rPr>
                <w:b/>
                <w:bCs/>
              </w:rPr>
              <w:t>Public user</w:t>
            </w:r>
          </w:p>
        </w:tc>
        <w:tc>
          <w:tcPr>
            <w:tcW w:w="1342" w:type="dxa"/>
            <w:vAlign w:val="center"/>
          </w:tcPr>
          <w:p w14:paraId="053A0C45" w14:textId="77777777" w:rsidR="0010688B" w:rsidRPr="00E37F83" w:rsidRDefault="0010688B" w:rsidP="00E37F83">
            <w:pPr>
              <w:jc w:val="center"/>
              <w:rPr>
                <w:lang w:val="vi-VN"/>
              </w:rPr>
            </w:pPr>
            <w:r>
              <w:rPr>
                <w:b/>
                <w:bCs/>
              </w:rPr>
              <w:t>Người ngoài ETV</w:t>
            </w:r>
          </w:p>
        </w:tc>
        <w:tc>
          <w:tcPr>
            <w:tcW w:w="1488" w:type="dxa"/>
            <w:vAlign w:val="center"/>
          </w:tcPr>
          <w:p w14:paraId="1EF575D4" w14:textId="77777777" w:rsidR="0010688B" w:rsidRPr="00E37F83" w:rsidRDefault="0010688B" w:rsidP="00E37F83">
            <w:pPr>
              <w:jc w:val="center"/>
              <w:rPr>
                <w:lang w:val="vi-VN"/>
              </w:rPr>
            </w:pPr>
            <w:r>
              <w:rPr>
                <w:b/>
                <w:bCs/>
              </w:rPr>
              <w:t>Khách hàng/</w:t>
            </w:r>
            <w:r>
              <w:rPr>
                <w:b/>
                <w:bCs/>
                <w:lang w:val="vi-VN"/>
              </w:rPr>
              <w:t xml:space="preserve"> </w:t>
            </w:r>
            <w:r>
              <w:rPr>
                <w:b/>
                <w:bCs/>
              </w:rPr>
              <w:t>Người xem</w:t>
            </w:r>
          </w:p>
        </w:tc>
      </w:tr>
      <w:tr w:rsidR="0010688B" w:rsidRPr="00E37F83" w14:paraId="457A496C" w14:textId="77777777" w:rsidTr="00A75BDA">
        <w:trPr>
          <w:trHeight w:val="872"/>
        </w:trPr>
        <w:tc>
          <w:tcPr>
            <w:tcW w:w="2070" w:type="dxa"/>
            <w:vAlign w:val="center"/>
          </w:tcPr>
          <w:p w14:paraId="6A0810B4" w14:textId="77777777" w:rsidR="0010688B" w:rsidRPr="00E37F83" w:rsidRDefault="0010688B" w:rsidP="00E37F83">
            <w:pPr>
              <w:rPr>
                <w:lang w:val="vi-VN"/>
              </w:rPr>
            </w:pPr>
            <w:r>
              <w:t>Cấu hình menu, biểu mẫu, workflow, trạng thái, cảnh báo, QR/API</w:t>
            </w:r>
          </w:p>
        </w:tc>
        <w:tc>
          <w:tcPr>
            <w:tcW w:w="1350" w:type="dxa"/>
            <w:vAlign w:val="center"/>
          </w:tcPr>
          <w:p w14:paraId="5275BDAE" w14:textId="77777777" w:rsidR="0010688B" w:rsidRPr="00E37F83" w:rsidRDefault="0010688B" w:rsidP="00E37F83">
            <w:pPr>
              <w:jc w:val="center"/>
              <w:rPr>
                <w:lang w:val="vi-VN"/>
              </w:rPr>
            </w:pPr>
            <w:r>
              <w:t>Cấu hình</w:t>
            </w:r>
          </w:p>
        </w:tc>
        <w:tc>
          <w:tcPr>
            <w:tcW w:w="1135" w:type="dxa"/>
            <w:vAlign w:val="center"/>
          </w:tcPr>
          <w:p w14:paraId="09FA9275" w14:textId="77777777" w:rsidR="0010688B" w:rsidRPr="00E37F83" w:rsidRDefault="0010688B" w:rsidP="00E37F83">
            <w:pPr>
              <w:jc w:val="center"/>
              <w:rPr>
                <w:lang w:val="vi-VN"/>
              </w:rPr>
            </w:pPr>
            <w:r>
              <w:t>Xem</w:t>
            </w:r>
          </w:p>
        </w:tc>
        <w:tc>
          <w:tcPr>
            <w:tcW w:w="1205" w:type="dxa"/>
            <w:vAlign w:val="center"/>
          </w:tcPr>
          <w:p w14:paraId="6CD1489A" w14:textId="77777777" w:rsidR="0010688B" w:rsidRPr="00E37F83" w:rsidRDefault="0010688B" w:rsidP="00E37F83">
            <w:pPr>
              <w:jc w:val="center"/>
              <w:rPr>
                <w:lang w:val="vi-VN"/>
              </w:rPr>
            </w:pPr>
            <w:r>
              <w:t>Đề xuất</w:t>
            </w:r>
          </w:p>
        </w:tc>
        <w:tc>
          <w:tcPr>
            <w:tcW w:w="1526" w:type="dxa"/>
            <w:vAlign w:val="center"/>
          </w:tcPr>
          <w:p w14:paraId="33DB1B55" w14:textId="77777777" w:rsidR="0010688B" w:rsidRPr="00E37F83" w:rsidRDefault="0010688B" w:rsidP="00E37F83">
            <w:pPr>
              <w:jc w:val="center"/>
              <w:rPr>
                <w:lang w:val="vi-VN"/>
              </w:rPr>
            </w:pPr>
            <w:r>
              <w:t>Không</w:t>
            </w:r>
          </w:p>
        </w:tc>
        <w:tc>
          <w:tcPr>
            <w:tcW w:w="1342" w:type="dxa"/>
            <w:vAlign w:val="center"/>
          </w:tcPr>
          <w:p w14:paraId="77B44831" w14:textId="77777777" w:rsidR="0010688B" w:rsidRPr="00E37F83" w:rsidRDefault="0010688B" w:rsidP="00E37F83">
            <w:pPr>
              <w:jc w:val="center"/>
              <w:rPr>
                <w:lang w:val="vi-VN"/>
              </w:rPr>
            </w:pPr>
            <w:r>
              <w:t>Không</w:t>
            </w:r>
          </w:p>
        </w:tc>
        <w:tc>
          <w:tcPr>
            <w:tcW w:w="1488" w:type="dxa"/>
            <w:vAlign w:val="center"/>
          </w:tcPr>
          <w:p w14:paraId="5A428878" w14:textId="77777777" w:rsidR="0010688B" w:rsidRPr="00E37F83" w:rsidRDefault="0010688B" w:rsidP="00E37F83">
            <w:pPr>
              <w:jc w:val="center"/>
              <w:rPr>
                <w:lang w:val="vi-VN"/>
              </w:rPr>
            </w:pPr>
            <w:r>
              <w:t>Không</w:t>
            </w:r>
          </w:p>
        </w:tc>
      </w:tr>
      <w:tr w:rsidR="0010688B" w:rsidRPr="00E37F83" w14:paraId="01145BB0" w14:textId="77777777" w:rsidTr="00A75BDA">
        <w:trPr>
          <w:trHeight w:val="479"/>
        </w:trPr>
        <w:tc>
          <w:tcPr>
            <w:tcW w:w="2070" w:type="dxa"/>
            <w:vAlign w:val="center"/>
          </w:tcPr>
          <w:p w14:paraId="7F5F884D" w14:textId="77777777" w:rsidR="0010688B" w:rsidRPr="00E37F83" w:rsidRDefault="0010688B" w:rsidP="00E37F83">
            <w:pPr>
              <w:rPr>
                <w:lang w:val="vi-VN"/>
              </w:rPr>
            </w:pPr>
            <w:r>
              <w:t>Phân quyền người dùng</w:t>
            </w:r>
          </w:p>
        </w:tc>
        <w:tc>
          <w:tcPr>
            <w:tcW w:w="1350" w:type="dxa"/>
            <w:vAlign w:val="center"/>
          </w:tcPr>
          <w:p w14:paraId="0EFCEA89" w14:textId="77777777" w:rsidR="0010688B" w:rsidRPr="00E37F83" w:rsidRDefault="0010688B" w:rsidP="00E37F83">
            <w:pPr>
              <w:jc w:val="center"/>
              <w:rPr>
                <w:lang w:val="vi-VN"/>
              </w:rPr>
            </w:pPr>
            <w:r>
              <w:t>Cấu hình</w:t>
            </w:r>
          </w:p>
        </w:tc>
        <w:tc>
          <w:tcPr>
            <w:tcW w:w="1135" w:type="dxa"/>
            <w:vAlign w:val="center"/>
          </w:tcPr>
          <w:p w14:paraId="17BE474A" w14:textId="77777777" w:rsidR="0010688B" w:rsidRPr="00E37F83" w:rsidRDefault="0010688B" w:rsidP="00E37F83">
            <w:pPr>
              <w:jc w:val="center"/>
              <w:rPr>
                <w:lang w:val="vi-VN"/>
              </w:rPr>
            </w:pPr>
            <w:r>
              <w:t>Phê duyệt khi cần</w:t>
            </w:r>
          </w:p>
        </w:tc>
        <w:tc>
          <w:tcPr>
            <w:tcW w:w="1205" w:type="dxa"/>
            <w:vAlign w:val="center"/>
          </w:tcPr>
          <w:p w14:paraId="79C19A3A" w14:textId="77777777" w:rsidR="0010688B" w:rsidRPr="00E37F83" w:rsidRDefault="0010688B" w:rsidP="00E37F83">
            <w:pPr>
              <w:jc w:val="center"/>
              <w:rPr>
                <w:lang w:val="vi-VN"/>
              </w:rPr>
            </w:pPr>
            <w:r>
              <w:t>Đề xuất</w:t>
            </w:r>
          </w:p>
        </w:tc>
        <w:tc>
          <w:tcPr>
            <w:tcW w:w="1526" w:type="dxa"/>
            <w:vAlign w:val="center"/>
          </w:tcPr>
          <w:p w14:paraId="134693B1" w14:textId="77777777" w:rsidR="0010688B" w:rsidRPr="00E37F83" w:rsidRDefault="0010688B" w:rsidP="00E37F83">
            <w:pPr>
              <w:jc w:val="center"/>
              <w:rPr>
                <w:lang w:val="vi-VN"/>
              </w:rPr>
            </w:pPr>
            <w:r>
              <w:t>Không</w:t>
            </w:r>
          </w:p>
        </w:tc>
        <w:tc>
          <w:tcPr>
            <w:tcW w:w="1342" w:type="dxa"/>
            <w:vAlign w:val="center"/>
          </w:tcPr>
          <w:p w14:paraId="159CA114" w14:textId="77777777" w:rsidR="0010688B" w:rsidRPr="00E37F83" w:rsidRDefault="0010688B" w:rsidP="00E37F83">
            <w:pPr>
              <w:jc w:val="center"/>
              <w:rPr>
                <w:lang w:val="vi-VN"/>
              </w:rPr>
            </w:pPr>
            <w:r>
              <w:t>Không</w:t>
            </w:r>
          </w:p>
        </w:tc>
        <w:tc>
          <w:tcPr>
            <w:tcW w:w="1488" w:type="dxa"/>
            <w:vAlign w:val="center"/>
          </w:tcPr>
          <w:p w14:paraId="34DC4373" w14:textId="77777777" w:rsidR="0010688B" w:rsidRPr="00E37F83" w:rsidRDefault="0010688B" w:rsidP="00E37F83">
            <w:pPr>
              <w:jc w:val="center"/>
              <w:rPr>
                <w:lang w:val="vi-VN"/>
              </w:rPr>
            </w:pPr>
            <w:r>
              <w:t>Không</w:t>
            </w:r>
          </w:p>
        </w:tc>
      </w:tr>
      <w:tr w:rsidR="0010688B" w:rsidRPr="00E37F83" w14:paraId="656ACBB8" w14:textId="77777777" w:rsidTr="00A75BDA">
        <w:trPr>
          <w:trHeight w:val="492"/>
        </w:trPr>
        <w:tc>
          <w:tcPr>
            <w:tcW w:w="2070" w:type="dxa"/>
            <w:vAlign w:val="center"/>
          </w:tcPr>
          <w:p w14:paraId="050E184D" w14:textId="77777777" w:rsidR="0010688B" w:rsidRPr="00E37F83" w:rsidRDefault="0010688B" w:rsidP="00E37F83">
            <w:pPr>
              <w:rPr>
                <w:lang w:val="vi-VN"/>
              </w:rPr>
            </w:pPr>
            <w:r>
              <w:t>Tạo mới hồ sơ P21</w:t>
            </w:r>
          </w:p>
        </w:tc>
        <w:tc>
          <w:tcPr>
            <w:tcW w:w="1350" w:type="dxa"/>
            <w:vAlign w:val="center"/>
          </w:tcPr>
          <w:p w14:paraId="08C6FFA5" w14:textId="77777777" w:rsidR="0010688B" w:rsidRPr="00E37F83" w:rsidRDefault="0010688B" w:rsidP="00E37F83">
            <w:pPr>
              <w:jc w:val="center"/>
              <w:rPr>
                <w:lang w:val="vi-VN"/>
              </w:rPr>
            </w:pPr>
            <w:r>
              <w:t>Không</w:t>
            </w:r>
          </w:p>
        </w:tc>
        <w:tc>
          <w:tcPr>
            <w:tcW w:w="1135" w:type="dxa"/>
            <w:vAlign w:val="center"/>
          </w:tcPr>
          <w:p w14:paraId="554A085D" w14:textId="77777777" w:rsidR="0010688B" w:rsidRPr="00E37F83" w:rsidRDefault="0010688B" w:rsidP="00E37F83">
            <w:pPr>
              <w:jc w:val="center"/>
              <w:rPr>
                <w:lang w:val="vi-VN"/>
              </w:rPr>
            </w:pPr>
            <w:r>
              <w:t>Xem</w:t>
            </w:r>
          </w:p>
        </w:tc>
        <w:tc>
          <w:tcPr>
            <w:tcW w:w="1205" w:type="dxa"/>
            <w:vAlign w:val="center"/>
          </w:tcPr>
          <w:p w14:paraId="142FA873" w14:textId="77777777" w:rsidR="0010688B" w:rsidRPr="00E37F83" w:rsidRDefault="0010688B" w:rsidP="00E37F83">
            <w:pPr>
              <w:jc w:val="center"/>
              <w:rPr>
                <w:lang w:val="vi-VN"/>
              </w:rPr>
            </w:pPr>
            <w:r>
              <w:t>Phân công/Xem</w:t>
            </w:r>
          </w:p>
        </w:tc>
        <w:tc>
          <w:tcPr>
            <w:tcW w:w="1526" w:type="dxa"/>
            <w:vAlign w:val="center"/>
          </w:tcPr>
          <w:p w14:paraId="035DF8AE" w14:textId="77777777" w:rsidR="0010688B" w:rsidRPr="00E37F83" w:rsidRDefault="0010688B" w:rsidP="00E37F83">
            <w:pPr>
              <w:jc w:val="center"/>
              <w:rPr>
                <w:lang w:val="vi-VN"/>
              </w:rPr>
            </w:pPr>
            <w:r>
              <w:t>Tạo</w:t>
            </w:r>
          </w:p>
        </w:tc>
        <w:tc>
          <w:tcPr>
            <w:tcW w:w="1342" w:type="dxa"/>
            <w:vAlign w:val="center"/>
          </w:tcPr>
          <w:p w14:paraId="4719E7D4" w14:textId="77777777" w:rsidR="0010688B" w:rsidRPr="00E37F83" w:rsidRDefault="0010688B" w:rsidP="00E37F83">
            <w:pPr>
              <w:jc w:val="center"/>
              <w:rPr>
                <w:lang w:val="vi-VN"/>
              </w:rPr>
            </w:pPr>
            <w:r>
              <w:t>Không</w:t>
            </w:r>
          </w:p>
        </w:tc>
        <w:tc>
          <w:tcPr>
            <w:tcW w:w="1488" w:type="dxa"/>
            <w:vAlign w:val="center"/>
          </w:tcPr>
          <w:p w14:paraId="47DF87D5" w14:textId="77777777" w:rsidR="0010688B" w:rsidRPr="00E37F83" w:rsidRDefault="0010688B" w:rsidP="00E37F83">
            <w:pPr>
              <w:jc w:val="center"/>
              <w:rPr>
                <w:lang w:val="vi-VN"/>
              </w:rPr>
            </w:pPr>
            <w:r>
              <w:t>Không</w:t>
            </w:r>
          </w:p>
        </w:tc>
      </w:tr>
      <w:tr w:rsidR="0010688B" w:rsidRPr="00E37F83" w14:paraId="4B9BFBA5" w14:textId="77777777" w:rsidTr="00A75BDA">
        <w:trPr>
          <w:trHeight w:val="732"/>
        </w:trPr>
        <w:tc>
          <w:tcPr>
            <w:tcW w:w="2070" w:type="dxa"/>
            <w:vAlign w:val="center"/>
          </w:tcPr>
          <w:p w14:paraId="4D164DC6" w14:textId="77777777" w:rsidR="0010688B" w:rsidRPr="00E37F83" w:rsidRDefault="0010688B" w:rsidP="00E37F83">
            <w:pPr>
              <w:rPr>
                <w:lang w:val="vi-VN"/>
              </w:rPr>
            </w:pPr>
            <w:r>
              <w:t>Nhập, sửa dữ liệu nháp</w:t>
            </w:r>
          </w:p>
        </w:tc>
        <w:tc>
          <w:tcPr>
            <w:tcW w:w="1350" w:type="dxa"/>
            <w:vAlign w:val="center"/>
          </w:tcPr>
          <w:p w14:paraId="6BB28F67" w14:textId="77777777" w:rsidR="0010688B" w:rsidRPr="00E37F83" w:rsidRDefault="0010688B" w:rsidP="00E37F83">
            <w:pPr>
              <w:jc w:val="center"/>
              <w:rPr>
                <w:lang w:val="vi-VN"/>
              </w:rPr>
            </w:pPr>
            <w:r>
              <w:t>Không</w:t>
            </w:r>
          </w:p>
        </w:tc>
        <w:tc>
          <w:tcPr>
            <w:tcW w:w="1135" w:type="dxa"/>
            <w:vAlign w:val="center"/>
          </w:tcPr>
          <w:p w14:paraId="3C344087" w14:textId="77777777" w:rsidR="0010688B" w:rsidRPr="00E37F83" w:rsidRDefault="0010688B" w:rsidP="00E37F83">
            <w:pPr>
              <w:jc w:val="center"/>
              <w:rPr>
                <w:lang w:val="vi-VN"/>
              </w:rPr>
            </w:pPr>
            <w:r>
              <w:t>Xem</w:t>
            </w:r>
          </w:p>
        </w:tc>
        <w:tc>
          <w:tcPr>
            <w:tcW w:w="1205" w:type="dxa"/>
            <w:vAlign w:val="center"/>
          </w:tcPr>
          <w:p w14:paraId="3B9C5A47" w14:textId="77777777" w:rsidR="0010688B" w:rsidRPr="00E37F83" w:rsidRDefault="0010688B" w:rsidP="00E37F83">
            <w:pPr>
              <w:jc w:val="center"/>
              <w:rPr>
                <w:lang w:val="vi-VN"/>
              </w:rPr>
            </w:pPr>
            <w:r>
              <w:t>Soát xét/Sửa theo quyền</w:t>
            </w:r>
          </w:p>
        </w:tc>
        <w:tc>
          <w:tcPr>
            <w:tcW w:w="1526" w:type="dxa"/>
            <w:vAlign w:val="center"/>
          </w:tcPr>
          <w:p w14:paraId="78402A75" w14:textId="77777777" w:rsidR="0010688B" w:rsidRPr="00E37F83" w:rsidRDefault="0010688B" w:rsidP="00E37F83">
            <w:pPr>
              <w:jc w:val="center"/>
              <w:rPr>
                <w:lang w:val="vi-VN"/>
              </w:rPr>
            </w:pPr>
            <w:r>
              <w:t>Có</w:t>
            </w:r>
          </w:p>
        </w:tc>
        <w:tc>
          <w:tcPr>
            <w:tcW w:w="1342" w:type="dxa"/>
            <w:vAlign w:val="center"/>
          </w:tcPr>
          <w:p w14:paraId="50A9D472" w14:textId="77777777" w:rsidR="0010688B" w:rsidRPr="00E37F83" w:rsidRDefault="0010688B" w:rsidP="00E37F83">
            <w:pPr>
              <w:jc w:val="center"/>
              <w:rPr>
                <w:lang w:val="vi-VN"/>
              </w:rPr>
            </w:pPr>
            <w:r>
              <w:t>Không</w:t>
            </w:r>
          </w:p>
        </w:tc>
        <w:tc>
          <w:tcPr>
            <w:tcW w:w="1488" w:type="dxa"/>
            <w:vAlign w:val="center"/>
          </w:tcPr>
          <w:p w14:paraId="1E4802B1" w14:textId="77777777" w:rsidR="0010688B" w:rsidRPr="00E37F83" w:rsidRDefault="0010688B" w:rsidP="00E37F83">
            <w:pPr>
              <w:jc w:val="center"/>
              <w:rPr>
                <w:lang w:val="vi-VN"/>
              </w:rPr>
            </w:pPr>
            <w:r>
              <w:t>Không</w:t>
            </w:r>
          </w:p>
        </w:tc>
      </w:tr>
      <w:tr w:rsidR="0010688B" w:rsidRPr="00E37F83" w14:paraId="68183D6C" w14:textId="77777777" w:rsidTr="00A75BDA">
        <w:trPr>
          <w:trHeight w:val="719"/>
        </w:trPr>
        <w:tc>
          <w:tcPr>
            <w:tcW w:w="2070" w:type="dxa"/>
            <w:vAlign w:val="center"/>
          </w:tcPr>
          <w:p w14:paraId="3A11BD63" w14:textId="77777777" w:rsidR="0010688B" w:rsidRPr="00E37F83" w:rsidRDefault="0010688B" w:rsidP="00E37F83">
            <w:pPr>
              <w:rPr>
                <w:lang w:val="vi-VN"/>
              </w:rPr>
            </w:pPr>
            <w:r>
              <w:t>Liên kết Danh mục Phương tiện đo</w:t>
            </w:r>
          </w:p>
        </w:tc>
        <w:tc>
          <w:tcPr>
            <w:tcW w:w="1350" w:type="dxa"/>
            <w:vAlign w:val="center"/>
          </w:tcPr>
          <w:p w14:paraId="559B4DA3" w14:textId="77777777" w:rsidR="0010688B" w:rsidRPr="00E37F83" w:rsidRDefault="0010688B" w:rsidP="00E37F83">
            <w:pPr>
              <w:jc w:val="center"/>
              <w:rPr>
                <w:lang w:val="vi-VN"/>
              </w:rPr>
            </w:pPr>
            <w:r>
              <w:t>Cấu hình</w:t>
            </w:r>
          </w:p>
        </w:tc>
        <w:tc>
          <w:tcPr>
            <w:tcW w:w="1135" w:type="dxa"/>
            <w:vAlign w:val="center"/>
          </w:tcPr>
          <w:p w14:paraId="41FE5BC7" w14:textId="77777777" w:rsidR="0010688B" w:rsidRPr="00E37F83" w:rsidRDefault="0010688B" w:rsidP="00E37F83">
            <w:pPr>
              <w:jc w:val="center"/>
              <w:rPr>
                <w:lang w:val="vi-VN"/>
              </w:rPr>
            </w:pPr>
            <w:r>
              <w:t>Xem</w:t>
            </w:r>
          </w:p>
        </w:tc>
        <w:tc>
          <w:tcPr>
            <w:tcW w:w="1205" w:type="dxa"/>
            <w:vAlign w:val="center"/>
          </w:tcPr>
          <w:p w14:paraId="5613BAE8" w14:textId="77777777" w:rsidR="0010688B" w:rsidRPr="00E37F83" w:rsidRDefault="0010688B" w:rsidP="00E37F83">
            <w:pPr>
              <w:jc w:val="center"/>
              <w:rPr>
                <w:lang w:val="vi-VN"/>
              </w:rPr>
            </w:pPr>
            <w:r>
              <w:t>Soát xét</w:t>
            </w:r>
          </w:p>
        </w:tc>
        <w:tc>
          <w:tcPr>
            <w:tcW w:w="1526" w:type="dxa"/>
            <w:vAlign w:val="center"/>
          </w:tcPr>
          <w:p w14:paraId="4DF63969" w14:textId="77777777" w:rsidR="0010688B" w:rsidRPr="00E37F83" w:rsidRDefault="0010688B" w:rsidP="00E37F83">
            <w:pPr>
              <w:jc w:val="center"/>
              <w:rPr>
                <w:lang w:val="vi-VN"/>
              </w:rPr>
            </w:pPr>
            <w:r>
              <w:t>Có</w:t>
            </w:r>
          </w:p>
        </w:tc>
        <w:tc>
          <w:tcPr>
            <w:tcW w:w="1342" w:type="dxa"/>
            <w:vAlign w:val="center"/>
          </w:tcPr>
          <w:p w14:paraId="7A0556E5" w14:textId="77777777" w:rsidR="0010688B" w:rsidRPr="00E37F83" w:rsidRDefault="0010688B" w:rsidP="00E37F83">
            <w:pPr>
              <w:jc w:val="center"/>
              <w:rPr>
                <w:lang w:val="vi-VN"/>
              </w:rPr>
            </w:pPr>
            <w:r>
              <w:t>Không</w:t>
            </w:r>
          </w:p>
        </w:tc>
        <w:tc>
          <w:tcPr>
            <w:tcW w:w="1488" w:type="dxa"/>
            <w:vAlign w:val="center"/>
          </w:tcPr>
          <w:p w14:paraId="39E382A8" w14:textId="77777777" w:rsidR="0010688B" w:rsidRPr="00E37F83" w:rsidRDefault="0010688B" w:rsidP="00E37F83">
            <w:pPr>
              <w:jc w:val="center"/>
              <w:rPr>
                <w:lang w:val="vi-VN"/>
              </w:rPr>
            </w:pPr>
            <w:r>
              <w:t>Không</w:t>
            </w:r>
          </w:p>
        </w:tc>
      </w:tr>
      <w:tr w:rsidR="0010688B" w:rsidRPr="00E37F83" w14:paraId="09DD6DF9" w14:textId="77777777" w:rsidTr="00A75BDA">
        <w:trPr>
          <w:trHeight w:val="732"/>
        </w:trPr>
        <w:tc>
          <w:tcPr>
            <w:tcW w:w="2070" w:type="dxa"/>
            <w:vAlign w:val="center"/>
          </w:tcPr>
          <w:p w14:paraId="04F942A3" w14:textId="77777777" w:rsidR="0010688B" w:rsidRPr="00E37F83" w:rsidRDefault="0010688B" w:rsidP="00E37F83">
            <w:pPr>
              <w:rPr>
                <w:lang w:val="vi-VN"/>
              </w:rPr>
            </w:pPr>
            <w:r>
              <w:t>Lập kế hoạch đánh giá</w:t>
            </w:r>
          </w:p>
        </w:tc>
        <w:tc>
          <w:tcPr>
            <w:tcW w:w="1350" w:type="dxa"/>
            <w:vAlign w:val="center"/>
          </w:tcPr>
          <w:p w14:paraId="697E17FE" w14:textId="77777777" w:rsidR="0010688B" w:rsidRPr="00E37F83" w:rsidRDefault="0010688B" w:rsidP="00E37F83">
            <w:pPr>
              <w:jc w:val="center"/>
              <w:rPr>
                <w:lang w:val="vi-VN"/>
              </w:rPr>
            </w:pPr>
            <w:r>
              <w:t>Không</w:t>
            </w:r>
          </w:p>
        </w:tc>
        <w:tc>
          <w:tcPr>
            <w:tcW w:w="1135" w:type="dxa"/>
            <w:vAlign w:val="center"/>
          </w:tcPr>
          <w:p w14:paraId="256B4EA1" w14:textId="77777777" w:rsidR="0010688B" w:rsidRPr="00E37F83" w:rsidRDefault="0010688B" w:rsidP="00E37F83">
            <w:pPr>
              <w:jc w:val="center"/>
              <w:rPr>
                <w:lang w:val="vi-VN"/>
              </w:rPr>
            </w:pPr>
            <w:r>
              <w:t>Xem</w:t>
            </w:r>
          </w:p>
        </w:tc>
        <w:tc>
          <w:tcPr>
            <w:tcW w:w="1205" w:type="dxa"/>
            <w:vAlign w:val="center"/>
          </w:tcPr>
          <w:p w14:paraId="20B44AC9" w14:textId="77777777" w:rsidR="0010688B" w:rsidRPr="00E37F83" w:rsidRDefault="0010688B" w:rsidP="00E37F83">
            <w:pPr>
              <w:jc w:val="center"/>
              <w:rPr>
                <w:lang w:val="vi-VN"/>
              </w:rPr>
            </w:pPr>
            <w:r>
              <w:t>Phê duyệt/Phân công</w:t>
            </w:r>
          </w:p>
        </w:tc>
        <w:tc>
          <w:tcPr>
            <w:tcW w:w="1526" w:type="dxa"/>
            <w:vAlign w:val="center"/>
          </w:tcPr>
          <w:p w14:paraId="3FA5C1C2" w14:textId="77777777" w:rsidR="0010688B" w:rsidRPr="00E37F83" w:rsidRDefault="0010688B" w:rsidP="00E37F83">
            <w:pPr>
              <w:jc w:val="center"/>
              <w:rPr>
                <w:lang w:val="vi-VN"/>
              </w:rPr>
            </w:pPr>
            <w:r>
              <w:t>Đề xuất</w:t>
            </w:r>
          </w:p>
        </w:tc>
        <w:tc>
          <w:tcPr>
            <w:tcW w:w="1342" w:type="dxa"/>
            <w:vAlign w:val="center"/>
          </w:tcPr>
          <w:p w14:paraId="550706EB" w14:textId="77777777" w:rsidR="0010688B" w:rsidRPr="00E37F83" w:rsidRDefault="0010688B" w:rsidP="00E37F83">
            <w:pPr>
              <w:jc w:val="center"/>
              <w:rPr>
                <w:lang w:val="vi-VN"/>
              </w:rPr>
            </w:pPr>
            <w:r>
              <w:t>Không</w:t>
            </w:r>
          </w:p>
        </w:tc>
        <w:tc>
          <w:tcPr>
            <w:tcW w:w="1488" w:type="dxa"/>
            <w:vAlign w:val="center"/>
          </w:tcPr>
          <w:p w14:paraId="09A13E3D" w14:textId="77777777" w:rsidR="0010688B" w:rsidRPr="00E37F83" w:rsidRDefault="0010688B" w:rsidP="00E37F83">
            <w:pPr>
              <w:jc w:val="center"/>
              <w:rPr>
                <w:lang w:val="vi-VN"/>
              </w:rPr>
            </w:pPr>
            <w:r>
              <w:t>Không</w:t>
            </w:r>
          </w:p>
        </w:tc>
      </w:tr>
      <w:tr w:rsidR="0010688B" w:rsidRPr="00E37F83" w14:paraId="730ADFDC" w14:textId="77777777" w:rsidTr="00A75BDA">
        <w:trPr>
          <w:trHeight w:val="972"/>
        </w:trPr>
        <w:tc>
          <w:tcPr>
            <w:tcW w:w="2070" w:type="dxa"/>
            <w:vAlign w:val="center"/>
          </w:tcPr>
          <w:p w14:paraId="0ED0ABB2" w14:textId="77777777" w:rsidR="0010688B" w:rsidRPr="00E37F83" w:rsidRDefault="0010688B" w:rsidP="00E37F83">
            <w:pPr>
              <w:rPr>
                <w:lang w:val="vi-VN"/>
              </w:rPr>
            </w:pPr>
            <w:r>
              <w:t>Thực hiện checklist, cập nhật bằng chứng</w:t>
            </w:r>
          </w:p>
        </w:tc>
        <w:tc>
          <w:tcPr>
            <w:tcW w:w="1350" w:type="dxa"/>
            <w:vAlign w:val="center"/>
          </w:tcPr>
          <w:p w14:paraId="76579504" w14:textId="77777777" w:rsidR="0010688B" w:rsidRPr="00E37F83" w:rsidRDefault="0010688B" w:rsidP="00E37F83">
            <w:pPr>
              <w:jc w:val="center"/>
              <w:rPr>
                <w:lang w:val="vi-VN"/>
              </w:rPr>
            </w:pPr>
            <w:r>
              <w:t>Không</w:t>
            </w:r>
          </w:p>
        </w:tc>
        <w:tc>
          <w:tcPr>
            <w:tcW w:w="1135" w:type="dxa"/>
            <w:vAlign w:val="center"/>
          </w:tcPr>
          <w:p w14:paraId="18FCB3FD" w14:textId="77777777" w:rsidR="0010688B" w:rsidRPr="00E37F83" w:rsidRDefault="0010688B" w:rsidP="00E37F83">
            <w:pPr>
              <w:jc w:val="center"/>
              <w:rPr>
                <w:lang w:val="vi-VN"/>
              </w:rPr>
            </w:pPr>
            <w:r>
              <w:t>Xem</w:t>
            </w:r>
          </w:p>
        </w:tc>
        <w:tc>
          <w:tcPr>
            <w:tcW w:w="1205" w:type="dxa"/>
            <w:vAlign w:val="center"/>
          </w:tcPr>
          <w:p w14:paraId="3191BC37" w14:textId="77777777" w:rsidR="0010688B" w:rsidRPr="00E37F83" w:rsidRDefault="0010688B" w:rsidP="00E37F83">
            <w:pPr>
              <w:jc w:val="center"/>
              <w:rPr>
                <w:lang w:val="vi-VN"/>
              </w:rPr>
            </w:pPr>
            <w:r>
              <w:t>Giám sát/Soát xét</w:t>
            </w:r>
          </w:p>
        </w:tc>
        <w:tc>
          <w:tcPr>
            <w:tcW w:w="1526" w:type="dxa"/>
            <w:vAlign w:val="center"/>
          </w:tcPr>
          <w:p w14:paraId="3EEE5283" w14:textId="77777777" w:rsidR="0010688B" w:rsidRPr="00E37F83" w:rsidRDefault="0010688B" w:rsidP="00E37F83">
            <w:pPr>
              <w:jc w:val="center"/>
              <w:rPr>
                <w:lang w:val="vi-VN"/>
              </w:rPr>
            </w:pPr>
            <w:r>
              <w:t>Có theo phân công</w:t>
            </w:r>
          </w:p>
        </w:tc>
        <w:tc>
          <w:tcPr>
            <w:tcW w:w="1342" w:type="dxa"/>
            <w:vAlign w:val="center"/>
          </w:tcPr>
          <w:p w14:paraId="57E03ED6" w14:textId="77777777" w:rsidR="0010688B" w:rsidRPr="00E37F83" w:rsidRDefault="0010688B" w:rsidP="00E37F83">
            <w:pPr>
              <w:jc w:val="center"/>
              <w:rPr>
                <w:lang w:val="vi-VN"/>
              </w:rPr>
            </w:pPr>
            <w:r>
              <w:t>Không</w:t>
            </w:r>
          </w:p>
        </w:tc>
        <w:tc>
          <w:tcPr>
            <w:tcW w:w="1488" w:type="dxa"/>
            <w:vAlign w:val="center"/>
          </w:tcPr>
          <w:p w14:paraId="50D76A03" w14:textId="77777777" w:rsidR="0010688B" w:rsidRPr="00E37F83" w:rsidRDefault="0010688B" w:rsidP="00E37F83">
            <w:pPr>
              <w:jc w:val="center"/>
              <w:rPr>
                <w:lang w:val="vi-VN"/>
              </w:rPr>
            </w:pPr>
            <w:r>
              <w:t>Không</w:t>
            </w:r>
          </w:p>
        </w:tc>
      </w:tr>
      <w:tr w:rsidR="0010688B" w:rsidRPr="00E37F83" w14:paraId="44CB80BF" w14:textId="77777777" w:rsidTr="00A75BDA">
        <w:trPr>
          <w:trHeight w:val="732"/>
        </w:trPr>
        <w:tc>
          <w:tcPr>
            <w:tcW w:w="2070" w:type="dxa"/>
            <w:vAlign w:val="center"/>
          </w:tcPr>
          <w:p w14:paraId="033AF4E9" w14:textId="77777777" w:rsidR="0010688B" w:rsidRPr="00E37F83" w:rsidRDefault="0010688B" w:rsidP="00E37F83">
            <w:pPr>
              <w:rPr>
                <w:lang w:val="vi-VN"/>
              </w:rPr>
            </w:pPr>
            <w:r>
              <w:t>Kết luận đủ/không đủ điều kiện</w:t>
            </w:r>
          </w:p>
        </w:tc>
        <w:tc>
          <w:tcPr>
            <w:tcW w:w="1350" w:type="dxa"/>
            <w:vAlign w:val="center"/>
          </w:tcPr>
          <w:p w14:paraId="07D23709" w14:textId="77777777" w:rsidR="0010688B" w:rsidRPr="00E37F83" w:rsidRDefault="0010688B" w:rsidP="00E37F83">
            <w:pPr>
              <w:jc w:val="center"/>
              <w:rPr>
                <w:lang w:val="vi-VN"/>
              </w:rPr>
            </w:pPr>
            <w:r>
              <w:t>Không</w:t>
            </w:r>
          </w:p>
        </w:tc>
        <w:tc>
          <w:tcPr>
            <w:tcW w:w="1135" w:type="dxa"/>
            <w:vAlign w:val="center"/>
          </w:tcPr>
          <w:p w14:paraId="26960414" w14:textId="77777777" w:rsidR="0010688B" w:rsidRPr="00E37F83" w:rsidRDefault="0010688B" w:rsidP="00E37F83">
            <w:pPr>
              <w:jc w:val="center"/>
              <w:rPr>
                <w:lang w:val="vi-VN"/>
              </w:rPr>
            </w:pPr>
            <w:r>
              <w:t>Xem/Phê duyệt khi cần</w:t>
            </w:r>
          </w:p>
        </w:tc>
        <w:tc>
          <w:tcPr>
            <w:tcW w:w="1205" w:type="dxa"/>
            <w:vAlign w:val="center"/>
          </w:tcPr>
          <w:p w14:paraId="64273963" w14:textId="77777777" w:rsidR="0010688B" w:rsidRPr="00E37F83" w:rsidRDefault="0010688B" w:rsidP="00E37F83">
            <w:pPr>
              <w:jc w:val="center"/>
              <w:rPr>
                <w:lang w:val="vi-VN"/>
              </w:rPr>
            </w:pPr>
            <w:r>
              <w:t>Kết luận/Trình duyệt</w:t>
            </w:r>
          </w:p>
        </w:tc>
        <w:tc>
          <w:tcPr>
            <w:tcW w:w="1526" w:type="dxa"/>
            <w:vAlign w:val="center"/>
          </w:tcPr>
          <w:p w14:paraId="4FD17C85" w14:textId="77777777" w:rsidR="0010688B" w:rsidRPr="00E37F83" w:rsidRDefault="0010688B" w:rsidP="00E37F83">
            <w:pPr>
              <w:jc w:val="center"/>
              <w:rPr>
                <w:lang w:val="vi-VN"/>
              </w:rPr>
            </w:pPr>
            <w:r>
              <w:t>Đề xuất</w:t>
            </w:r>
          </w:p>
        </w:tc>
        <w:tc>
          <w:tcPr>
            <w:tcW w:w="1342" w:type="dxa"/>
            <w:vAlign w:val="center"/>
          </w:tcPr>
          <w:p w14:paraId="32A2CB9D" w14:textId="77777777" w:rsidR="0010688B" w:rsidRPr="00E37F83" w:rsidRDefault="0010688B" w:rsidP="00E37F83">
            <w:pPr>
              <w:jc w:val="center"/>
              <w:rPr>
                <w:lang w:val="vi-VN"/>
              </w:rPr>
            </w:pPr>
            <w:r>
              <w:t>Không</w:t>
            </w:r>
          </w:p>
        </w:tc>
        <w:tc>
          <w:tcPr>
            <w:tcW w:w="1488" w:type="dxa"/>
            <w:vAlign w:val="center"/>
          </w:tcPr>
          <w:p w14:paraId="2A6A22F3" w14:textId="77777777" w:rsidR="0010688B" w:rsidRPr="00E37F83" w:rsidRDefault="0010688B" w:rsidP="00E37F83">
            <w:pPr>
              <w:jc w:val="center"/>
              <w:rPr>
                <w:lang w:val="vi-VN"/>
              </w:rPr>
            </w:pPr>
            <w:r>
              <w:t>Không</w:t>
            </w:r>
          </w:p>
        </w:tc>
      </w:tr>
      <w:tr w:rsidR="0010688B" w:rsidRPr="00E37F83" w14:paraId="4EFCF4BF" w14:textId="77777777" w:rsidTr="00A75BDA">
        <w:trPr>
          <w:trHeight w:val="1464"/>
        </w:trPr>
        <w:tc>
          <w:tcPr>
            <w:tcW w:w="2070" w:type="dxa"/>
            <w:vAlign w:val="center"/>
          </w:tcPr>
          <w:p w14:paraId="4E16E944" w14:textId="77777777" w:rsidR="0010688B" w:rsidRPr="00E37F83" w:rsidRDefault="0010688B" w:rsidP="00E37F83">
            <w:pPr>
              <w:rPr>
                <w:lang w:val="vi-VN"/>
              </w:rPr>
            </w:pPr>
            <w:r>
              <w:lastRenderedPageBreak/>
              <w:t>Phê duyệt công bố/thông báo, điều chỉnh, tạm dừng, khôi phục, hủy bỏ</w:t>
            </w:r>
          </w:p>
        </w:tc>
        <w:tc>
          <w:tcPr>
            <w:tcW w:w="1350" w:type="dxa"/>
            <w:vAlign w:val="center"/>
          </w:tcPr>
          <w:p w14:paraId="5FFFB349" w14:textId="77777777" w:rsidR="0010688B" w:rsidRPr="00E37F83" w:rsidRDefault="0010688B" w:rsidP="00E37F83">
            <w:pPr>
              <w:jc w:val="center"/>
              <w:rPr>
                <w:lang w:val="vi-VN"/>
              </w:rPr>
            </w:pPr>
            <w:r>
              <w:t>Không</w:t>
            </w:r>
          </w:p>
        </w:tc>
        <w:tc>
          <w:tcPr>
            <w:tcW w:w="1135" w:type="dxa"/>
            <w:vAlign w:val="center"/>
          </w:tcPr>
          <w:p w14:paraId="6F8DF2B3" w14:textId="77777777" w:rsidR="0010688B" w:rsidRPr="00E37F83" w:rsidRDefault="0010688B" w:rsidP="00E37F83">
            <w:pPr>
              <w:jc w:val="center"/>
              <w:rPr>
                <w:lang w:val="vi-VN"/>
              </w:rPr>
            </w:pPr>
            <w:r>
              <w:t>Phê duyệt</w:t>
            </w:r>
          </w:p>
        </w:tc>
        <w:tc>
          <w:tcPr>
            <w:tcW w:w="1205" w:type="dxa"/>
            <w:vAlign w:val="center"/>
          </w:tcPr>
          <w:p w14:paraId="33A4AE8B" w14:textId="77777777" w:rsidR="0010688B" w:rsidRPr="00E37F83" w:rsidRDefault="0010688B" w:rsidP="00E37F83">
            <w:pPr>
              <w:jc w:val="center"/>
              <w:rPr>
                <w:lang w:val="vi-VN"/>
              </w:rPr>
            </w:pPr>
            <w:r>
              <w:t>Trình/Soát xét</w:t>
            </w:r>
          </w:p>
        </w:tc>
        <w:tc>
          <w:tcPr>
            <w:tcW w:w="1526" w:type="dxa"/>
            <w:vAlign w:val="center"/>
          </w:tcPr>
          <w:p w14:paraId="4FC8EB87" w14:textId="77777777" w:rsidR="0010688B" w:rsidRPr="00E37F83" w:rsidRDefault="0010688B" w:rsidP="00E37F83">
            <w:pPr>
              <w:jc w:val="center"/>
              <w:rPr>
                <w:lang w:val="vi-VN"/>
              </w:rPr>
            </w:pPr>
            <w:r>
              <w:t>Lập hồ sơ</w:t>
            </w:r>
          </w:p>
        </w:tc>
        <w:tc>
          <w:tcPr>
            <w:tcW w:w="1342" w:type="dxa"/>
            <w:vAlign w:val="center"/>
          </w:tcPr>
          <w:p w14:paraId="6A007C7F" w14:textId="77777777" w:rsidR="0010688B" w:rsidRPr="00E37F83" w:rsidRDefault="0010688B" w:rsidP="00E37F83">
            <w:pPr>
              <w:jc w:val="center"/>
              <w:rPr>
                <w:lang w:val="vi-VN"/>
              </w:rPr>
            </w:pPr>
            <w:r>
              <w:t>Không</w:t>
            </w:r>
          </w:p>
        </w:tc>
        <w:tc>
          <w:tcPr>
            <w:tcW w:w="1488" w:type="dxa"/>
            <w:vAlign w:val="center"/>
          </w:tcPr>
          <w:p w14:paraId="2FB507E7" w14:textId="77777777" w:rsidR="0010688B" w:rsidRPr="00E37F83" w:rsidRDefault="0010688B" w:rsidP="00E37F83">
            <w:pPr>
              <w:jc w:val="center"/>
              <w:rPr>
                <w:lang w:val="vi-VN"/>
              </w:rPr>
            </w:pPr>
            <w:r>
              <w:t>Không</w:t>
            </w:r>
          </w:p>
        </w:tc>
      </w:tr>
      <w:tr w:rsidR="0010688B" w:rsidRPr="00E37F83" w14:paraId="1A0FDEC6" w14:textId="77777777" w:rsidTr="00A75BDA">
        <w:trPr>
          <w:trHeight w:val="719"/>
        </w:trPr>
        <w:tc>
          <w:tcPr>
            <w:tcW w:w="2070" w:type="dxa"/>
            <w:vAlign w:val="center"/>
          </w:tcPr>
          <w:p w14:paraId="59461655" w14:textId="77777777" w:rsidR="0010688B" w:rsidRPr="00E37F83" w:rsidRDefault="0010688B" w:rsidP="00E37F83">
            <w:pPr>
              <w:rPr>
                <w:lang w:val="vi-VN"/>
              </w:rPr>
            </w:pPr>
            <w:r>
              <w:t>Công khai phạm vi năng lực</w:t>
            </w:r>
          </w:p>
        </w:tc>
        <w:tc>
          <w:tcPr>
            <w:tcW w:w="1350" w:type="dxa"/>
            <w:vAlign w:val="center"/>
          </w:tcPr>
          <w:p w14:paraId="70D397A3" w14:textId="77777777" w:rsidR="0010688B" w:rsidRPr="00E37F83" w:rsidRDefault="0010688B" w:rsidP="00E37F83">
            <w:pPr>
              <w:jc w:val="center"/>
              <w:rPr>
                <w:lang w:val="vi-VN"/>
              </w:rPr>
            </w:pPr>
            <w:r>
              <w:t>Cấu hình kênh</w:t>
            </w:r>
          </w:p>
        </w:tc>
        <w:tc>
          <w:tcPr>
            <w:tcW w:w="1135" w:type="dxa"/>
            <w:vAlign w:val="center"/>
          </w:tcPr>
          <w:p w14:paraId="006D437A" w14:textId="77777777" w:rsidR="0010688B" w:rsidRPr="00E37F83" w:rsidRDefault="0010688B" w:rsidP="00E37F83">
            <w:pPr>
              <w:jc w:val="center"/>
              <w:rPr>
                <w:lang w:val="vi-VN"/>
              </w:rPr>
            </w:pPr>
            <w:r>
              <w:t>Phê duyệt</w:t>
            </w:r>
          </w:p>
        </w:tc>
        <w:tc>
          <w:tcPr>
            <w:tcW w:w="1205" w:type="dxa"/>
            <w:vAlign w:val="center"/>
          </w:tcPr>
          <w:p w14:paraId="7AC24B26" w14:textId="77777777" w:rsidR="0010688B" w:rsidRPr="00E37F83" w:rsidRDefault="0010688B" w:rsidP="00E37F83">
            <w:pPr>
              <w:jc w:val="center"/>
              <w:rPr>
                <w:lang w:val="vi-VN"/>
              </w:rPr>
            </w:pPr>
            <w:r>
              <w:t>Kiểm tra</w:t>
            </w:r>
          </w:p>
        </w:tc>
        <w:tc>
          <w:tcPr>
            <w:tcW w:w="1526" w:type="dxa"/>
            <w:vAlign w:val="center"/>
          </w:tcPr>
          <w:p w14:paraId="0AC9FAFA" w14:textId="77777777" w:rsidR="0010688B" w:rsidRPr="00E37F83" w:rsidRDefault="0010688B" w:rsidP="00E37F83">
            <w:pPr>
              <w:jc w:val="center"/>
              <w:rPr>
                <w:lang w:val="vi-VN"/>
              </w:rPr>
            </w:pPr>
            <w:r>
              <w:t>Cập nhật theo phân công</w:t>
            </w:r>
          </w:p>
        </w:tc>
        <w:tc>
          <w:tcPr>
            <w:tcW w:w="1342" w:type="dxa"/>
            <w:vAlign w:val="center"/>
          </w:tcPr>
          <w:p w14:paraId="01AE05BE" w14:textId="77777777" w:rsidR="0010688B" w:rsidRPr="00E37F83" w:rsidRDefault="0010688B" w:rsidP="00E37F83">
            <w:pPr>
              <w:jc w:val="center"/>
              <w:rPr>
                <w:lang w:val="vi-VN"/>
              </w:rPr>
            </w:pPr>
            <w:r>
              <w:t>Xem theo quyền</w:t>
            </w:r>
          </w:p>
        </w:tc>
        <w:tc>
          <w:tcPr>
            <w:tcW w:w="1488" w:type="dxa"/>
            <w:vAlign w:val="center"/>
          </w:tcPr>
          <w:p w14:paraId="0C1EF0FD" w14:textId="77777777" w:rsidR="0010688B" w:rsidRPr="00E37F83" w:rsidRDefault="0010688B" w:rsidP="00E37F83">
            <w:pPr>
              <w:jc w:val="center"/>
              <w:rPr>
                <w:lang w:val="vi-VN"/>
              </w:rPr>
            </w:pPr>
            <w:r>
              <w:t>Xem thông tin công khai</w:t>
            </w:r>
          </w:p>
        </w:tc>
      </w:tr>
      <w:tr w:rsidR="0010688B" w:rsidRPr="00E37F83" w14:paraId="557B9933" w14:textId="77777777" w:rsidTr="00A75BDA">
        <w:trPr>
          <w:trHeight w:val="732"/>
        </w:trPr>
        <w:tc>
          <w:tcPr>
            <w:tcW w:w="2070" w:type="dxa"/>
            <w:vAlign w:val="center"/>
          </w:tcPr>
          <w:p w14:paraId="6DE219A0" w14:textId="77777777" w:rsidR="0010688B" w:rsidRPr="00E37F83" w:rsidRDefault="0010688B" w:rsidP="00E37F83">
            <w:pPr>
              <w:rPr>
                <w:lang w:val="vi-VN"/>
              </w:rPr>
            </w:pPr>
            <w:r>
              <w:t>Khóa phiên bản sau công khai</w:t>
            </w:r>
          </w:p>
        </w:tc>
        <w:tc>
          <w:tcPr>
            <w:tcW w:w="1350" w:type="dxa"/>
            <w:vAlign w:val="center"/>
          </w:tcPr>
          <w:p w14:paraId="15FDF990" w14:textId="77777777" w:rsidR="0010688B" w:rsidRPr="00E37F83" w:rsidRDefault="0010688B" w:rsidP="00E37F83">
            <w:pPr>
              <w:jc w:val="center"/>
              <w:rPr>
                <w:lang w:val="vi-VN"/>
              </w:rPr>
            </w:pPr>
            <w:r>
              <w:t>Thiết lập cơ chế</w:t>
            </w:r>
          </w:p>
        </w:tc>
        <w:tc>
          <w:tcPr>
            <w:tcW w:w="1135" w:type="dxa"/>
            <w:vAlign w:val="center"/>
          </w:tcPr>
          <w:p w14:paraId="4B5BD0B8" w14:textId="77777777" w:rsidR="0010688B" w:rsidRPr="00E37F83" w:rsidRDefault="0010688B" w:rsidP="00E37F83">
            <w:pPr>
              <w:jc w:val="center"/>
              <w:rPr>
                <w:lang w:val="vi-VN"/>
              </w:rPr>
            </w:pPr>
            <w:r>
              <w:t>Phê duyệt khóa</w:t>
            </w:r>
          </w:p>
        </w:tc>
        <w:tc>
          <w:tcPr>
            <w:tcW w:w="1205" w:type="dxa"/>
            <w:vAlign w:val="center"/>
          </w:tcPr>
          <w:p w14:paraId="1C6300A8" w14:textId="77777777" w:rsidR="0010688B" w:rsidRPr="00E37F83" w:rsidRDefault="0010688B" w:rsidP="00E37F83">
            <w:pPr>
              <w:jc w:val="center"/>
              <w:rPr>
                <w:lang w:val="vi-VN"/>
              </w:rPr>
            </w:pPr>
            <w:r>
              <w:t>Đề xuất khóa</w:t>
            </w:r>
          </w:p>
        </w:tc>
        <w:tc>
          <w:tcPr>
            <w:tcW w:w="1526" w:type="dxa"/>
            <w:vAlign w:val="center"/>
          </w:tcPr>
          <w:p w14:paraId="1D1CF065" w14:textId="77777777" w:rsidR="0010688B" w:rsidRPr="00E37F83" w:rsidRDefault="0010688B" w:rsidP="00E37F83">
            <w:pPr>
              <w:jc w:val="center"/>
              <w:rPr>
                <w:lang w:val="vi-VN"/>
              </w:rPr>
            </w:pPr>
            <w:r>
              <w:t>Không</w:t>
            </w:r>
          </w:p>
        </w:tc>
        <w:tc>
          <w:tcPr>
            <w:tcW w:w="1342" w:type="dxa"/>
            <w:vAlign w:val="center"/>
          </w:tcPr>
          <w:p w14:paraId="7A3F117A" w14:textId="77777777" w:rsidR="0010688B" w:rsidRPr="00E37F83" w:rsidRDefault="0010688B" w:rsidP="00E37F83">
            <w:pPr>
              <w:jc w:val="center"/>
              <w:rPr>
                <w:lang w:val="vi-VN"/>
              </w:rPr>
            </w:pPr>
            <w:r>
              <w:t>Không</w:t>
            </w:r>
          </w:p>
        </w:tc>
        <w:tc>
          <w:tcPr>
            <w:tcW w:w="1488" w:type="dxa"/>
            <w:vAlign w:val="center"/>
          </w:tcPr>
          <w:p w14:paraId="608E7DC3" w14:textId="77777777" w:rsidR="0010688B" w:rsidRPr="00E37F83" w:rsidRDefault="0010688B" w:rsidP="00E37F83">
            <w:pPr>
              <w:jc w:val="center"/>
              <w:rPr>
                <w:lang w:val="vi-VN"/>
              </w:rPr>
            </w:pPr>
            <w:r>
              <w:t>Không</w:t>
            </w:r>
          </w:p>
        </w:tc>
      </w:tr>
      <w:tr w:rsidR="0010688B" w:rsidRPr="00E37F83" w14:paraId="7B5FF2FA" w14:textId="77777777" w:rsidTr="00A75BDA">
        <w:trPr>
          <w:trHeight w:val="972"/>
        </w:trPr>
        <w:tc>
          <w:tcPr>
            <w:tcW w:w="2070" w:type="dxa"/>
            <w:vAlign w:val="center"/>
          </w:tcPr>
          <w:p w14:paraId="01B120EF" w14:textId="77777777" w:rsidR="0010688B" w:rsidRPr="00E37F83" w:rsidRDefault="0010688B" w:rsidP="00E37F83">
            <w:pPr>
              <w:rPr>
                <w:lang w:val="vi-VN"/>
              </w:rPr>
            </w:pPr>
            <w:r>
              <w:t>Xem hồ sơ đã phê duyệt, bằng chứng, nhật ký</w:t>
            </w:r>
          </w:p>
        </w:tc>
        <w:tc>
          <w:tcPr>
            <w:tcW w:w="1350" w:type="dxa"/>
            <w:vAlign w:val="center"/>
          </w:tcPr>
          <w:p w14:paraId="0349176B" w14:textId="77777777" w:rsidR="0010688B" w:rsidRPr="00E37F83" w:rsidRDefault="0010688B" w:rsidP="00E37F83">
            <w:pPr>
              <w:jc w:val="center"/>
              <w:rPr>
                <w:lang w:val="vi-VN"/>
              </w:rPr>
            </w:pPr>
            <w:r>
              <w:t>Có theo cấu hình</w:t>
            </w:r>
          </w:p>
        </w:tc>
        <w:tc>
          <w:tcPr>
            <w:tcW w:w="1135" w:type="dxa"/>
            <w:vAlign w:val="center"/>
          </w:tcPr>
          <w:p w14:paraId="261405E5" w14:textId="77777777" w:rsidR="0010688B" w:rsidRPr="00E37F83" w:rsidRDefault="0010688B" w:rsidP="00E37F83">
            <w:pPr>
              <w:jc w:val="center"/>
              <w:rPr>
                <w:lang w:val="vi-VN"/>
              </w:rPr>
            </w:pPr>
            <w:r>
              <w:t>Có</w:t>
            </w:r>
          </w:p>
        </w:tc>
        <w:tc>
          <w:tcPr>
            <w:tcW w:w="1205" w:type="dxa"/>
            <w:vAlign w:val="center"/>
          </w:tcPr>
          <w:p w14:paraId="6932D822" w14:textId="77777777" w:rsidR="0010688B" w:rsidRPr="00E37F83" w:rsidRDefault="0010688B" w:rsidP="00E37F83">
            <w:pPr>
              <w:jc w:val="center"/>
              <w:rPr>
                <w:lang w:val="vi-VN"/>
              </w:rPr>
            </w:pPr>
            <w:r>
              <w:t>Theo phạm vi quản lý</w:t>
            </w:r>
          </w:p>
        </w:tc>
        <w:tc>
          <w:tcPr>
            <w:tcW w:w="1526" w:type="dxa"/>
            <w:vAlign w:val="center"/>
          </w:tcPr>
          <w:p w14:paraId="5E9A8085" w14:textId="77777777" w:rsidR="0010688B" w:rsidRPr="00E37F83" w:rsidRDefault="0010688B" w:rsidP="00E37F83">
            <w:pPr>
              <w:jc w:val="center"/>
              <w:rPr>
                <w:lang w:val="vi-VN"/>
              </w:rPr>
            </w:pPr>
            <w:r>
              <w:t>Theo hồ sơ được giao</w:t>
            </w:r>
          </w:p>
        </w:tc>
        <w:tc>
          <w:tcPr>
            <w:tcW w:w="1342" w:type="dxa"/>
            <w:vAlign w:val="center"/>
          </w:tcPr>
          <w:p w14:paraId="684144EE" w14:textId="77777777" w:rsidR="0010688B" w:rsidRPr="00E37F83" w:rsidRDefault="0010688B" w:rsidP="00E37F83">
            <w:pPr>
              <w:jc w:val="center"/>
              <w:rPr>
                <w:lang w:val="vi-VN"/>
              </w:rPr>
            </w:pPr>
            <w:r>
              <w:t>Theo phạm vi được cấp</w:t>
            </w:r>
          </w:p>
        </w:tc>
        <w:tc>
          <w:tcPr>
            <w:tcW w:w="1488" w:type="dxa"/>
            <w:vAlign w:val="center"/>
          </w:tcPr>
          <w:p w14:paraId="2AFE5DC4" w14:textId="77777777" w:rsidR="0010688B" w:rsidRPr="00E37F83" w:rsidRDefault="0010688B" w:rsidP="00E37F83">
            <w:pPr>
              <w:jc w:val="center"/>
              <w:rPr>
                <w:lang w:val="vi-VN"/>
              </w:rPr>
            </w:pPr>
            <w:r>
              <w:t>Không</w:t>
            </w:r>
          </w:p>
        </w:tc>
      </w:tr>
      <w:tr w:rsidR="0010688B" w:rsidRPr="00E37F83" w14:paraId="6C1F8814" w14:textId="77777777" w:rsidTr="00A75BDA">
        <w:trPr>
          <w:trHeight w:val="972"/>
        </w:trPr>
        <w:tc>
          <w:tcPr>
            <w:tcW w:w="2070" w:type="dxa"/>
            <w:vAlign w:val="center"/>
          </w:tcPr>
          <w:p w14:paraId="2AF96BAA" w14:textId="77777777" w:rsidR="0010688B" w:rsidRPr="00E37F83" w:rsidRDefault="0010688B" w:rsidP="00E37F83">
            <w:pPr>
              <w:rPr>
                <w:lang w:val="vi-VN"/>
              </w:rPr>
            </w:pPr>
            <w:r>
              <w:t>Tra cứu QR/danh mục năng lực công khai</w:t>
            </w:r>
          </w:p>
        </w:tc>
        <w:tc>
          <w:tcPr>
            <w:tcW w:w="1350" w:type="dxa"/>
            <w:vAlign w:val="center"/>
          </w:tcPr>
          <w:p w14:paraId="3DA42290" w14:textId="77777777" w:rsidR="0010688B" w:rsidRPr="00E37F83" w:rsidRDefault="0010688B" w:rsidP="00E37F83">
            <w:pPr>
              <w:jc w:val="center"/>
              <w:rPr>
                <w:lang w:val="vi-VN"/>
              </w:rPr>
            </w:pPr>
            <w:r>
              <w:t>Có</w:t>
            </w:r>
          </w:p>
        </w:tc>
        <w:tc>
          <w:tcPr>
            <w:tcW w:w="1135" w:type="dxa"/>
            <w:vAlign w:val="center"/>
          </w:tcPr>
          <w:p w14:paraId="5CCEC4EE" w14:textId="77777777" w:rsidR="0010688B" w:rsidRPr="00E37F83" w:rsidRDefault="0010688B" w:rsidP="00E37F83">
            <w:pPr>
              <w:jc w:val="center"/>
              <w:rPr>
                <w:lang w:val="vi-VN"/>
              </w:rPr>
            </w:pPr>
            <w:r>
              <w:t>Có</w:t>
            </w:r>
          </w:p>
        </w:tc>
        <w:tc>
          <w:tcPr>
            <w:tcW w:w="1205" w:type="dxa"/>
            <w:vAlign w:val="center"/>
          </w:tcPr>
          <w:p w14:paraId="0365B768" w14:textId="77777777" w:rsidR="0010688B" w:rsidRPr="00E37F83" w:rsidRDefault="0010688B" w:rsidP="00E37F83">
            <w:pPr>
              <w:jc w:val="center"/>
              <w:rPr>
                <w:lang w:val="vi-VN"/>
              </w:rPr>
            </w:pPr>
            <w:r>
              <w:t>Có</w:t>
            </w:r>
          </w:p>
        </w:tc>
        <w:tc>
          <w:tcPr>
            <w:tcW w:w="1526" w:type="dxa"/>
            <w:vAlign w:val="center"/>
          </w:tcPr>
          <w:p w14:paraId="7039B532" w14:textId="77777777" w:rsidR="0010688B" w:rsidRPr="00E37F83" w:rsidRDefault="0010688B" w:rsidP="00E37F83">
            <w:pPr>
              <w:jc w:val="center"/>
              <w:rPr>
                <w:lang w:val="vi-VN"/>
              </w:rPr>
            </w:pPr>
            <w:r>
              <w:t>Có</w:t>
            </w:r>
          </w:p>
        </w:tc>
        <w:tc>
          <w:tcPr>
            <w:tcW w:w="1342" w:type="dxa"/>
            <w:vAlign w:val="center"/>
          </w:tcPr>
          <w:p w14:paraId="70E923A4" w14:textId="77777777" w:rsidR="0010688B" w:rsidRPr="00E37F83" w:rsidRDefault="0010688B" w:rsidP="00E37F83">
            <w:pPr>
              <w:jc w:val="center"/>
              <w:rPr>
                <w:lang w:val="vi-VN"/>
              </w:rPr>
            </w:pPr>
            <w:r>
              <w:t>Có</w:t>
            </w:r>
          </w:p>
        </w:tc>
        <w:tc>
          <w:tcPr>
            <w:tcW w:w="1488" w:type="dxa"/>
            <w:vAlign w:val="center"/>
          </w:tcPr>
          <w:p w14:paraId="3B093ABF" w14:textId="77777777" w:rsidR="0010688B" w:rsidRPr="00E37F83" w:rsidRDefault="0010688B" w:rsidP="00E37F83">
            <w:pPr>
              <w:jc w:val="center"/>
              <w:rPr>
                <w:lang w:val="vi-VN"/>
              </w:rPr>
            </w:pPr>
            <w:r>
              <w:t>Có</w:t>
            </w:r>
          </w:p>
        </w:tc>
      </w:tr>
      <w:tr w:rsidR="0010688B" w:rsidRPr="00E37F83" w14:paraId="79469064" w14:textId="77777777" w:rsidTr="00A75BDA">
        <w:trPr>
          <w:trHeight w:val="732"/>
        </w:trPr>
        <w:tc>
          <w:tcPr>
            <w:tcW w:w="2070" w:type="dxa"/>
            <w:vAlign w:val="center"/>
          </w:tcPr>
          <w:p w14:paraId="10B4472D" w14:textId="77777777" w:rsidR="0010688B" w:rsidRPr="00E37F83" w:rsidRDefault="0010688B" w:rsidP="00E37F83">
            <w:pPr>
              <w:rPr>
                <w:lang w:val="vi-VN"/>
              </w:rPr>
            </w:pPr>
            <w:r>
              <w:t>Xuất báo cáo P21</w:t>
            </w:r>
          </w:p>
        </w:tc>
        <w:tc>
          <w:tcPr>
            <w:tcW w:w="1350" w:type="dxa"/>
            <w:vAlign w:val="center"/>
          </w:tcPr>
          <w:p w14:paraId="6F1B5001" w14:textId="77777777" w:rsidR="0010688B" w:rsidRPr="00E37F83" w:rsidRDefault="0010688B" w:rsidP="00E37F83">
            <w:pPr>
              <w:jc w:val="center"/>
              <w:rPr>
                <w:lang w:val="vi-VN"/>
              </w:rPr>
            </w:pPr>
            <w:r>
              <w:t>Có theo cấu hình</w:t>
            </w:r>
          </w:p>
        </w:tc>
        <w:tc>
          <w:tcPr>
            <w:tcW w:w="1135" w:type="dxa"/>
            <w:vAlign w:val="center"/>
          </w:tcPr>
          <w:p w14:paraId="05D91B38" w14:textId="77777777" w:rsidR="0010688B" w:rsidRPr="00E37F83" w:rsidRDefault="0010688B" w:rsidP="00E37F83">
            <w:pPr>
              <w:jc w:val="center"/>
              <w:rPr>
                <w:lang w:val="vi-VN"/>
              </w:rPr>
            </w:pPr>
            <w:r>
              <w:t>Có</w:t>
            </w:r>
          </w:p>
        </w:tc>
        <w:tc>
          <w:tcPr>
            <w:tcW w:w="1205" w:type="dxa"/>
            <w:vAlign w:val="center"/>
          </w:tcPr>
          <w:p w14:paraId="74F5F98C" w14:textId="77777777" w:rsidR="0010688B" w:rsidRPr="00E37F83" w:rsidRDefault="0010688B" w:rsidP="00E37F83">
            <w:pPr>
              <w:jc w:val="center"/>
              <w:rPr>
                <w:lang w:val="vi-VN"/>
              </w:rPr>
            </w:pPr>
            <w:r>
              <w:t>Theo phạm vi quản lý</w:t>
            </w:r>
          </w:p>
        </w:tc>
        <w:tc>
          <w:tcPr>
            <w:tcW w:w="1526" w:type="dxa"/>
            <w:vAlign w:val="center"/>
          </w:tcPr>
          <w:p w14:paraId="1B7377A2" w14:textId="77777777" w:rsidR="0010688B" w:rsidRPr="00E37F83" w:rsidRDefault="0010688B" w:rsidP="00E37F83">
            <w:pPr>
              <w:jc w:val="center"/>
              <w:rPr>
                <w:lang w:val="vi-VN"/>
              </w:rPr>
            </w:pPr>
            <w:r>
              <w:t>Theo hồ sơ được giao</w:t>
            </w:r>
          </w:p>
        </w:tc>
        <w:tc>
          <w:tcPr>
            <w:tcW w:w="1342" w:type="dxa"/>
            <w:vAlign w:val="center"/>
          </w:tcPr>
          <w:p w14:paraId="37C13A6C" w14:textId="77777777" w:rsidR="0010688B" w:rsidRPr="00E37F83" w:rsidRDefault="0010688B" w:rsidP="00E37F83">
            <w:pPr>
              <w:jc w:val="center"/>
              <w:rPr>
                <w:lang w:val="vi-VN"/>
              </w:rPr>
            </w:pPr>
            <w:r>
              <w:t>Theo phạm vi được cấp</w:t>
            </w:r>
          </w:p>
        </w:tc>
        <w:tc>
          <w:tcPr>
            <w:tcW w:w="1488" w:type="dxa"/>
            <w:vAlign w:val="center"/>
          </w:tcPr>
          <w:p w14:paraId="0AEB2066" w14:textId="77777777" w:rsidR="0010688B" w:rsidRPr="00E37F83" w:rsidRDefault="0010688B" w:rsidP="00E37F83">
            <w:pPr>
              <w:jc w:val="center"/>
              <w:rPr>
                <w:lang w:val="vi-VN"/>
              </w:rPr>
            </w:pPr>
            <w:r>
              <w:t>Không, trừ bản công khai</w:t>
            </w:r>
          </w:p>
        </w:tc>
      </w:tr>
      <w:tr w:rsidR="0010688B" w:rsidRPr="00E37F83" w14:paraId="40048AB5" w14:textId="77777777" w:rsidTr="00A75BDA">
        <w:trPr>
          <w:trHeight w:val="479"/>
        </w:trPr>
        <w:tc>
          <w:tcPr>
            <w:tcW w:w="2070" w:type="dxa"/>
            <w:vAlign w:val="center"/>
          </w:tcPr>
          <w:p w14:paraId="231E3408" w14:textId="77777777" w:rsidR="0010688B" w:rsidRPr="00E37F83" w:rsidRDefault="0010688B" w:rsidP="00E37F83">
            <w:pPr>
              <w:rPr>
                <w:lang w:val="vi-VN"/>
              </w:rPr>
            </w:pPr>
            <w:r>
              <w:t>Sửa dữ liệu đã phê duyệt</w:t>
            </w:r>
          </w:p>
        </w:tc>
        <w:tc>
          <w:tcPr>
            <w:tcW w:w="1350" w:type="dxa"/>
            <w:vAlign w:val="center"/>
          </w:tcPr>
          <w:p w14:paraId="58BED95E" w14:textId="77777777" w:rsidR="0010688B" w:rsidRPr="00E37F83" w:rsidRDefault="0010688B" w:rsidP="00E37F83">
            <w:pPr>
              <w:jc w:val="center"/>
              <w:rPr>
                <w:lang w:val="vi-VN"/>
              </w:rPr>
            </w:pPr>
            <w:r>
              <w:t>Không</w:t>
            </w:r>
          </w:p>
        </w:tc>
        <w:tc>
          <w:tcPr>
            <w:tcW w:w="1135" w:type="dxa"/>
            <w:vAlign w:val="center"/>
          </w:tcPr>
          <w:p w14:paraId="2CA5C969" w14:textId="77777777" w:rsidR="0010688B" w:rsidRPr="00E37F83" w:rsidRDefault="0010688B" w:rsidP="00E37F83">
            <w:pPr>
              <w:jc w:val="center"/>
              <w:rPr>
                <w:lang w:val="vi-VN"/>
              </w:rPr>
            </w:pPr>
            <w:r>
              <w:t>Không sửa trực tiếp</w:t>
            </w:r>
          </w:p>
        </w:tc>
        <w:tc>
          <w:tcPr>
            <w:tcW w:w="1205" w:type="dxa"/>
            <w:vAlign w:val="center"/>
          </w:tcPr>
          <w:p w14:paraId="6F2C87F3" w14:textId="77777777" w:rsidR="0010688B" w:rsidRPr="00E37F83" w:rsidRDefault="0010688B" w:rsidP="00E37F83">
            <w:pPr>
              <w:jc w:val="center"/>
              <w:rPr>
                <w:lang w:val="vi-VN"/>
              </w:rPr>
            </w:pPr>
            <w:r>
              <w:t>Không sửa trực tiếp</w:t>
            </w:r>
          </w:p>
        </w:tc>
        <w:tc>
          <w:tcPr>
            <w:tcW w:w="1526" w:type="dxa"/>
            <w:vAlign w:val="center"/>
          </w:tcPr>
          <w:p w14:paraId="1A686812" w14:textId="77777777" w:rsidR="0010688B" w:rsidRPr="00E37F83" w:rsidRDefault="0010688B" w:rsidP="00E37F83">
            <w:pPr>
              <w:jc w:val="center"/>
              <w:rPr>
                <w:lang w:val="vi-VN"/>
              </w:rPr>
            </w:pPr>
            <w:r>
              <w:t>Không</w:t>
            </w:r>
          </w:p>
        </w:tc>
        <w:tc>
          <w:tcPr>
            <w:tcW w:w="1342" w:type="dxa"/>
            <w:vAlign w:val="center"/>
          </w:tcPr>
          <w:p w14:paraId="326D3882" w14:textId="77777777" w:rsidR="0010688B" w:rsidRPr="00E37F83" w:rsidRDefault="0010688B" w:rsidP="00E37F83">
            <w:pPr>
              <w:jc w:val="center"/>
              <w:rPr>
                <w:lang w:val="vi-VN"/>
              </w:rPr>
            </w:pPr>
            <w:r>
              <w:t>Không</w:t>
            </w:r>
          </w:p>
        </w:tc>
        <w:tc>
          <w:tcPr>
            <w:tcW w:w="1488" w:type="dxa"/>
            <w:vAlign w:val="center"/>
          </w:tcPr>
          <w:p w14:paraId="231D8F05" w14:textId="77777777" w:rsidR="0010688B" w:rsidRPr="00E37F83" w:rsidRDefault="0010688B" w:rsidP="00E37F83">
            <w:pPr>
              <w:jc w:val="center"/>
              <w:rPr>
                <w:lang w:val="vi-VN"/>
              </w:rPr>
            </w:pPr>
            <w:r>
              <w:t>Không</w:t>
            </w:r>
          </w:p>
        </w:tc>
      </w:tr>
    </w:tbl>
    <w:p w14:paraId="094A1E12" w14:textId="77777777" w:rsidR="0010688B" w:rsidRPr="00E37F83" w:rsidRDefault="0010688B" w:rsidP="0010688B">
      <w:pPr>
        <w:pStyle w:val="Heading3"/>
        <w:jc w:val="both"/>
        <w:rPr>
          <w:rFonts w:ascii="Times New Roman" w:hAnsi="Times New Roman" w:cs="Times New Roman"/>
        </w:rPr>
      </w:pPr>
      <w:r>
        <w:rPr>
          <w:rFonts w:ascii="Times New Roman" w:hAnsi="Times New Roman" w:cs="Times New Roman"/>
        </w:rPr>
        <w:t>Nguyên tắc áp dụng</w:t>
      </w:r>
    </w:p>
    <w:p w14:paraId="7B70439F" w14:textId="77777777" w:rsidR="0010688B" w:rsidRPr="00E37F83" w:rsidRDefault="0010688B" w:rsidP="0010688B">
      <w:pPr>
        <w:pStyle w:val="NormalWeb"/>
        <w:jc w:val="both"/>
      </w:pPr>
      <w:r>
        <w:rPr>
          <w:rStyle w:val="Strong"/>
        </w:rPr>
        <w:t>Super Admin</w:t>
      </w:r>
      <w:r>
        <w:t xml:space="preserve"> chỉ quản trị kỹ thuật hệ thống, gồm cấu hình menu, workflow, biểu mẫu, trạng thái, phân quyền, cảnh báo, QR/API, sao lưu và nhật ký. Super Admin không phê duyệt nội dung chuyên môn, không kết luận năng lực và không sửa dữ liệu đã phê duyệt.</w:t>
      </w:r>
    </w:p>
    <w:p w14:paraId="1CDF159D" w14:textId="77777777" w:rsidR="0010688B" w:rsidRPr="00E37F83" w:rsidRDefault="0010688B" w:rsidP="0010688B">
      <w:pPr>
        <w:pStyle w:val="NormalWeb"/>
        <w:jc w:val="both"/>
      </w:pPr>
      <w:r>
        <w:rPr>
          <w:rStyle w:val="Strong"/>
        </w:rPr>
        <w:t>Lãnh đạo Viện</w:t>
      </w:r>
      <w:r>
        <w:t xml:space="preserve"> là cấp phê duyệt cuối cùng đối với hồ sơ công bố/thông báo, điều chỉnh, tạm dừng, khôi phục, hủy bỏ và khóa phiên bản công khai.</w:t>
      </w:r>
    </w:p>
    <w:p w14:paraId="354CDC43" w14:textId="77777777" w:rsidR="0010688B" w:rsidRPr="00E37F83" w:rsidRDefault="0010688B" w:rsidP="0010688B">
      <w:pPr>
        <w:pStyle w:val="NormalWeb"/>
        <w:jc w:val="both"/>
      </w:pPr>
      <w:r>
        <w:rPr>
          <w:rStyle w:val="Strong"/>
        </w:rPr>
        <w:t>Lãnh đạo phòng</w:t>
      </w:r>
      <w:r>
        <w:t xml:space="preserve"> là cấp phân công, soát xét, đánh giá chuyên môn, kết luận đủ/không đủ điều kiện và trình Lãnh đạo Viện phê duyệt.</w:t>
      </w:r>
    </w:p>
    <w:p w14:paraId="60AAC0F7" w14:textId="77777777" w:rsidR="0010688B" w:rsidRPr="00E37F83" w:rsidRDefault="0010688B" w:rsidP="0010688B">
      <w:pPr>
        <w:pStyle w:val="NormalWeb"/>
        <w:jc w:val="both"/>
      </w:pPr>
      <w:r>
        <w:rPr>
          <w:rStyle w:val="Strong"/>
        </w:rPr>
        <w:t>Người thực hiện/Public user</w:t>
      </w:r>
      <w:r>
        <w:t xml:space="preserve"> tạo hồ sơ, nhập dữ liệu, chuẩn bị bằng chứng, thực hiện checklist, lập bản công bố/thông báo và cập nhật thông tin công khai theo phân công.</w:t>
      </w:r>
    </w:p>
    <w:p w14:paraId="11B9C0A4" w14:textId="77777777" w:rsidR="0010688B" w:rsidRPr="00E37F83" w:rsidRDefault="0010688B" w:rsidP="0010688B">
      <w:pPr>
        <w:pStyle w:val="NormalWeb"/>
        <w:jc w:val="both"/>
      </w:pPr>
      <w:r>
        <w:rPr>
          <w:rStyle w:val="Strong"/>
        </w:rPr>
        <w:t>Người ngoài ETV</w:t>
      </w:r>
      <w:r>
        <w:t xml:space="preserve"> chỉ được cấp quyền xem có kiểm soát để phục vụ thanh tra, kiểm tra, hậu kiểm hoặc yêu cầu của cơ quan quản lý nhà nước. Quyền xem phải giới hạn theo hồ sơ, phạm vi, thời hạn và mục đích kiểm tra; mọi truy cập phải được ghi nhật ký.</w:t>
      </w:r>
    </w:p>
    <w:p w14:paraId="1E1FFF30" w14:textId="77777777" w:rsidR="0010688B" w:rsidRPr="00E37F83" w:rsidRDefault="0010688B" w:rsidP="0010688B">
      <w:pPr>
        <w:pStyle w:val="NormalWeb"/>
        <w:jc w:val="both"/>
      </w:pPr>
      <w:r>
        <w:rPr>
          <w:rStyle w:val="Strong"/>
        </w:rPr>
        <w:t>Khách hàng/Người xem</w:t>
      </w:r>
      <w:r>
        <w:t xml:space="preserve"> chỉ được tra cứu thông tin đã công khai như tên đối tượng, phạm vi năng lực, trạng thái hiệu lực, QR xác thực và thông tin liên hệ. Nhóm này không được xem hồ sơ nội bộ, bằng chứng đánh giá, dữ liệu nhân sự, dữ liệu thiết bị/chuẩn chi tiết hoặc nhật ký thao tác.</w:t>
      </w:r>
    </w:p>
    <w:p w14:paraId="4C8DA356" w14:textId="77777777" w:rsidR="0010688B" w:rsidRPr="00E37F83" w:rsidRDefault="0010688B" w:rsidP="0010688B">
      <w:pPr>
        <w:pStyle w:val="NormalWeb"/>
        <w:jc w:val="both"/>
      </w:pPr>
      <w:r>
        <w:lastRenderedPageBreak/>
        <w:t>Mọi thao tác tạo mới, sửa, gửi duyệt, đánh giá, phê duyệt, công khai, điều chỉnh, tạm dừng, khôi phục hoặc hủy bỏ phải được ManLab ghi nhận người thực hiện, thời điểm, lý do và tài liệu kèm theo; dữ liệu cá nhân, dữ liệu khách hàng và hồ sơ kỹ thuật phải được phân quyền, bảo mật và kiểm soát truy cập.</w:t>
      </w:r>
    </w:p>
    <w:p w14:paraId="70BFFE58" w14:textId="77777777" w:rsidR="00C01D06" w:rsidRPr="00E37F83" w:rsidRDefault="00C01D06" w:rsidP="00DB2F6F">
      <w:pPr>
        <w:pStyle w:val="Heading2"/>
        <w:spacing w:before="120"/>
        <w:jc w:val="both"/>
        <w:rPr>
          <w:rFonts w:ascii="Times New Roman" w:hAnsi="Times New Roman" w:cs="Times New Roman"/>
          <w:b/>
          <w:bCs/>
          <w:i/>
          <w:iCs/>
          <w:sz w:val="24"/>
          <w:szCs w:val="24"/>
        </w:rPr>
      </w:pPr>
      <w:r>
        <w:rPr>
          <w:rFonts w:ascii="Times New Roman" w:eastAsia="Times New Roman" w:hAnsi="Times New Roman" w:cs="Times New Roman"/>
          <w:b/>
          <w:bCs/>
          <w:i/>
          <w:iCs/>
          <w:sz w:val="24"/>
          <w:szCs w:val="24"/>
        </w:rPr>
        <w:t>15.4. Cảnh báo tự động</w:t>
      </w:r>
    </w:p>
    <w:p w14:paraId="108D699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Chứng chỉ hiệu chuẩn/ kiểm định của thiết bị/ chuẩn sắp hết hạn hoặc đã hết hạn.</w:t>
      </w:r>
    </w:p>
    <w:p w14:paraId="1C185D7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Nhân sự chủ chốt chưa được đào tạo/ giám sát hoặc phân quyền hết hiệu lực.</w:t>
      </w:r>
    </w:p>
    <w:p w14:paraId="6DC633A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Phương pháp/ quy trình bị thay thế, chưa phê duyệt hoặc chưa xác nhận giá trị sử dụng.</w:t>
      </w:r>
    </w:p>
    <w:p w14:paraId="67B8B24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Phạm vi công nhận ISO/ IEC 17025 bị thu hẹp, tạm dừng, hết hiệu lực hoặc không bao phủ thông số/ nền mẫu.</w:t>
      </w:r>
    </w:p>
    <w:p w14:paraId="339C76E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LOD/ LOQ, độ không đảm bảo đo hoặc MPE không đáp ứng tiêu chí đã công bố.</w:t>
      </w:r>
    </w:p>
    <w:p w14:paraId="148A7AB3"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Phạm vi công khai đang được chọn trong hợp đồng/ kết quả nhưng bị chuyển Tạm dừng/ Đang điều chỉnh/ Hủy bỏ.</w:t>
      </w:r>
    </w:p>
    <w:p w14:paraId="1F91E565"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Đến hạn báo cáo, hậu kiểm, đánh giá nội bộ hoặc xem xét định kỳ.</w:t>
      </w:r>
    </w:p>
    <w:p w14:paraId="3B1A084B"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Thay đổi dữ liệu ở Danh mục Phương tiện đo/ thiết bị/ nhân sự/ phương pháp có liên kết với P21.</w:t>
      </w:r>
    </w:p>
    <w:p w14:paraId="70BCEC5A" w14:textId="77777777" w:rsidR="00C01D06" w:rsidRPr="00E37F83" w:rsidRDefault="00C01D06" w:rsidP="00DB2F6F">
      <w:pPr>
        <w:pStyle w:val="Heading1"/>
        <w:spacing w:before="120"/>
        <w:jc w:val="both"/>
        <w:rPr>
          <w:bCs/>
          <w:sz w:val="24"/>
          <w:szCs w:val="24"/>
        </w:rPr>
      </w:pPr>
      <w:r>
        <w:rPr>
          <w:rFonts w:eastAsia="Times New Roman"/>
          <w:bCs/>
          <w:i w:val="0"/>
          <w:sz w:val="24"/>
          <w:szCs w:val="24"/>
        </w:rPr>
        <w:t>16. Hồ sơ, biểu mẫu và lưu trữ</w:t>
      </w:r>
    </w:p>
    <w:p w14:paraId="1AC42100" w14:textId="77777777" w:rsidR="00C01D06" w:rsidRPr="00E37F83" w:rsidRDefault="00C01D06" w:rsidP="00543F4A">
      <w:pPr>
        <w:spacing w:before="120" w:after="120"/>
        <w:jc w:val="both"/>
      </w:pPr>
      <w:r>
        <w:t>Hồ sơ P21 được lưu dạng điện tử trên ManLab, có thể xuất PDF/ Word khi cần. Hồ sơ công bố/ thông báo, điều chỉnh, tạm dừng, hủy bỏ và bằng chứng gửi/ tiếp nhận/ công khai được lưu tối thiểu 05 năm hoặc lâu hơn nếu pháp luật, hợp đồng, ETV.QM hoặc yêu cầu công nhận quy định.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1"/>
        <w:gridCol w:w="4921"/>
        <w:gridCol w:w="2483"/>
      </w:tblGrid>
      <w:tr w:rsidR="00C01D06" w:rsidRPr="00E37F83" w14:paraId="19B42AC8" w14:textId="77777777" w:rsidTr="009349AB">
        <w:trPr>
          <w:jc w:val="center"/>
        </w:trPr>
        <w:tc>
          <w:tcPr>
            <w:tcW w:w="1984" w:type="dxa"/>
            <w:shd w:val="clear" w:color="auto" w:fill="D9EAF7"/>
            <w:tcMar>
              <w:top w:w="70" w:type="dxa"/>
              <w:left w:w="70" w:type="dxa"/>
              <w:bottom w:w="70" w:type="dxa"/>
              <w:right w:w="70" w:type="dxa"/>
            </w:tcMar>
            <w:vAlign w:val="center"/>
          </w:tcPr>
          <w:p w14:paraId="7132AA7B" w14:textId="77777777" w:rsidR="00C01D06" w:rsidRPr="00E37F83" w:rsidRDefault="00C01D06" w:rsidP="00543F4A">
            <w:pPr>
              <w:jc w:val="center"/>
            </w:pPr>
            <w:r>
              <w:rPr>
                <w:b/>
              </w:rPr>
              <w:t>Mã biểu mẫu</w:t>
            </w:r>
          </w:p>
        </w:tc>
        <w:tc>
          <w:tcPr>
            <w:tcW w:w="5102" w:type="dxa"/>
            <w:shd w:val="clear" w:color="auto" w:fill="D9EAF7"/>
            <w:tcMar>
              <w:top w:w="70" w:type="dxa"/>
              <w:left w:w="70" w:type="dxa"/>
              <w:bottom w:w="70" w:type="dxa"/>
              <w:right w:w="70" w:type="dxa"/>
            </w:tcMar>
            <w:vAlign w:val="center"/>
          </w:tcPr>
          <w:p w14:paraId="3FC31457" w14:textId="77777777" w:rsidR="00C01D06" w:rsidRPr="00E37F83" w:rsidRDefault="00C01D06" w:rsidP="00543F4A">
            <w:pPr>
              <w:jc w:val="center"/>
            </w:pPr>
            <w:r>
              <w:rPr>
                <w:b/>
              </w:rPr>
              <w:t>Tên biểu mẫu/ hồ sơ</w:t>
            </w:r>
          </w:p>
        </w:tc>
        <w:tc>
          <w:tcPr>
            <w:tcW w:w="2551" w:type="dxa"/>
            <w:shd w:val="clear" w:color="auto" w:fill="D9EAF7"/>
            <w:tcMar>
              <w:top w:w="70" w:type="dxa"/>
              <w:left w:w="70" w:type="dxa"/>
              <w:bottom w:w="70" w:type="dxa"/>
              <w:right w:w="70" w:type="dxa"/>
            </w:tcMar>
            <w:vAlign w:val="center"/>
          </w:tcPr>
          <w:p w14:paraId="39F01769" w14:textId="77777777" w:rsidR="00DB2F6F" w:rsidRPr="00E37F83" w:rsidRDefault="00C01D06" w:rsidP="00543F4A">
            <w:pPr>
              <w:jc w:val="center"/>
              <w:rPr>
                <w:b/>
                <w:lang w:val="vi-VN"/>
              </w:rPr>
            </w:pPr>
            <w:r>
              <w:rPr>
                <w:b/>
              </w:rPr>
              <w:t xml:space="preserve">Nơi tạo/ </w:t>
            </w:r>
          </w:p>
          <w:p w14:paraId="4ABEEDC3" w14:textId="77777777" w:rsidR="00C01D06" w:rsidRPr="00E37F83" w:rsidRDefault="00C01D06" w:rsidP="00543F4A">
            <w:pPr>
              <w:jc w:val="center"/>
            </w:pPr>
            <w:r>
              <w:rPr>
                <w:b/>
              </w:rPr>
              <w:t>lưu trên ManLab</w:t>
            </w:r>
          </w:p>
        </w:tc>
      </w:tr>
      <w:tr w:rsidR="00C01D06" w:rsidRPr="00E37F83" w14:paraId="6734E153" w14:textId="77777777" w:rsidTr="009349AB">
        <w:trPr>
          <w:jc w:val="center"/>
        </w:trPr>
        <w:tc>
          <w:tcPr>
            <w:tcW w:w="1984" w:type="dxa"/>
            <w:tcMar>
              <w:top w:w="70" w:type="dxa"/>
              <w:left w:w="70" w:type="dxa"/>
              <w:bottom w:w="70" w:type="dxa"/>
              <w:right w:w="70" w:type="dxa"/>
            </w:tcMar>
            <w:vAlign w:val="center"/>
          </w:tcPr>
          <w:p w14:paraId="2FDA0570" w14:textId="77777777" w:rsidR="00C01D06" w:rsidRPr="00E37F83" w:rsidRDefault="00C01D06" w:rsidP="00543F4A">
            <w:pPr>
              <w:jc w:val="both"/>
            </w:pPr>
            <w:r>
              <w:t>ETV.MP F21.01</w:t>
            </w:r>
          </w:p>
        </w:tc>
        <w:tc>
          <w:tcPr>
            <w:tcW w:w="5102" w:type="dxa"/>
            <w:tcMar>
              <w:top w:w="70" w:type="dxa"/>
              <w:left w:w="70" w:type="dxa"/>
              <w:bottom w:w="70" w:type="dxa"/>
              <w:right w:w="70" w:type="dxa"/>
            </w:tcMar>
            <w:vAlign w:val="center"/>
          </w:tcPr>
          <w:p w14:paraId="5A0F57CD" w14:textId="77777777" w:rsidR="00C01D06" w:rsidRPr="00E37F83" w:rsidRDefault="00C01D06" w:rsidP="00543F4A">
            <w:pPr>
              <w:jc w:val="both"/>
            </w:pPr>
            <w:r>
              <w:t>Phiếu đề xuất tạo mới hồ sơ P21/ phương tiện đo/ năng lực dự kiến</w:t>
            </w:r>
          </w:p>
        </w:tc>
        <w:tc>
          <w:tcPr>
            <w:tcW w:w="2551" w:type="dxa"/>
            <w:tcMar>
              <w:top w:w="70" w:type="dxa"/>
              <w:left w:w="70" w:type="dxa"/>
              <w:bottom w:w="70" w:type="dxa"/>
              <w:right w:w="70" w:type="dxa"/>
            </w:tcMar>
            <w:vAlign w:val="center"/>
          </w:tcPr>
          <w:p w14:paraId="19A84391" w14:textId="77777777" w:rsidR="00C01D06" w:rsidRPr="00E37F83" w:rsidRDefault="00C01D06" w:rsidP="00543F4A">
            <w:pPr>
              <w:jc w:val="both"/>
            </w:pPr>
            <w:r>
              <w:t>Tab Tổng quan/ Đối tượng năng lực</w:t>
            </w:r>
          </w:p>
        </w:tc>
      </w:tr>
      <w:tr w:rsidR="00C01D06" w:rsidRPr="00E37F83" w14:paraId="3A5B2727" w14:textId="77777777" w:rsidTr="009349AB">
        <w:trPr>
          <w:jc w:val="center"/>
        </w:trPr>
        <w:tc>
          <w:tcPr>
            <w:tcW w:w="1984" w:type="dxa"/>
            <w:tcMar>
              <w:top w:w="70" w:type="dxa"/>
              <w:left w:w="70" w:type="dxa"/>
              <w:bottom w:w="70" w:type="dxa"/>
              <w:right w:w="70" w:type="dxa"/>
            </w:tcMar>
            <w:vAlign w:val="center"/>
          </w:tcPr>
          <w:p w14:paraId="72B50A36" w14:textId="77777777" w:rsidR="00C01D06" w:rsidRPr="00E37F83" w:rsidRDefault="00C01D06" w:rsidP="00543F4A">
            <w:pPr>
              <w:jc w:val="both"/>
            </w:pPr>
            <w:r>
              <w:t>ETV.MP F21.02</w:t>
            </w:r>
          </w:p>
        </w:tc>
        <w:tc>
          <w:tcPr>
            <w:tcW w:w="5102" w:type="dxa"/>
            <w:tcMar>
              <w:top w:w="70" w:type="dxa"/>
              <w:left w:w="70" w:type="dxa"/>
              <w:bottom w:w="70" w:type="dxa"/>
              <w:right w:w="70" w:type="dxa"/>
            </w:tcMar>
            <w:vAlign w:val="center"/>
          </w:tcPr>
          <w:p w14:paraId="2655AA63" w14:textId="77777777" w:rsidR="00C01D06" w:rsidRPr="00E37F83" w:rsidRDefault="00C01D06" w:rsidP="00543F4A">
            <w:pPr>
              <w:jc w:val="both"/>
            </w:pPr>
            <w:r>
              <w:t>Kế hoạch đánh giá năng lực công bố/ thông báo</w:t>
            </w:r>
          </w:p>
        </w:tc>
        <w:tc>
          <w:tcPr>
            <w:tcW w:w="2551" w:type="dxa"/>
            <w:tcMar>
              <w:top w:w="70" w:type="dxa"/>
              <w:left w:w="70" w:type="dxa"/>
              <w:bottom w:w="70" w:type="dxa"/>
              <w:right w:w="70" w:type="dxa"/>
            </w:tcMar>
            <w:vAlign w:val="center"/>
          </w:tcPr>
          <w:p w14:paraId="3F7659AD" w14:textId="77777777" w:rsidR="00C01D06" w:rsidRPr="00E37F83" w:rsidRDefault="00C01D06" w:rsidP="00543F4A">
            <w:pPr>
              <w:jc w:val="both"/>
            </w:pPr>
            <w:r>
              <w:t>Tab Kế hoạch</w:t>
            </w:r>
          </w:p>
        </w:tc>
      </w:tr>
      <w:tr w:rsidR="00C01D06" w:rsidRPr="00E37F83" w14:paraId="30FA70EB" w14:textId="77777777" w:rsidTr="009349AB">
        <w:trPr>
          <w:jc w:val="center"/>
        </w:trPr>
        <w:tc>
          <w:tcPr>
            <w:tcW w:w="1984" w:type="dxa"/>
            <w:tcMar>
              <w:top w:w="70" w:type="dxa"/>
              <w:left w:w="70" w:type="dxa"/>
              <w:bottom w:w="70" w:type="dxa"/>
              <w:right w:w="70" w:type="dxa"/>
            </w:tcMar>
            <w:vAlign w:val="center"/>
          </w:tcPr>
          <w:p w14:paraId="55F9CCD2" w14:textId="77777777" w:rsidR="00C01D06" w:rsidRPr="00E37F83" w:rsidRDefault="00C01D06" w:rsidP="00543F4A">
            <w:pPr>
              <w:jc w:val="both"/>
            </w:pPr>
            <w:r>
              <w:t>ETV.MP F21.03</w:t>
            </w:r>
          </w:p>
        </w:tc>
        <w:tc>
          <w:tcPr>
            <w:tcW w:w="5102" w:type="dxa"/>
            <w:tcMar>
              <w:top w:w="70" w:type="dxa"/>
              <w:left w:w="70" w:type="dxa"/>
              <w:bottom w:w="70" w:type="dxa"/>
              <w:right w:w="70" w:type="dxa"/>
            </w:tcMar>
            <w:vAlign w:val="center"/>
          </w:tcPr>
          <w:p w14:paraId="6B338355" w14:textId="77777777" w:rsidR="00C01D06" w:rsidRPr="00E37F83" w:rsidRDefault="00C01D06" w:rsidP="00543F4A">
            <w:pPr>
              <w:jc w:val="both"/>
            </w:pPr>
            <w:r>
              <w:t>Checklist đánh giá hồ sơ, kỹ thuật, đo lường, QTMT và số hóa</w:t>
            </w:r>
          </w:p>
        </w:tc>
        <w:tc>
          <w:tcPr>
            <w:tcW w:w="2551" w:type="dxa"/>
            <w:tcMar>
              <w:top w:w="70" w:type="dxa"/>
              <w:left w:w="70" w:type="dxa"/>
              <w:bottom w:w="70" w:type="dxa"/>
              <w:right w:w="70" w:type="dxa"/>
            </w:tcMar>
            <w:vAlign w:val="center"/>
          </w:tcPr>
          <w:p w14:paraId="32423510" w14:textId="77777777" w:rsidR="00C01D06" w:rsidRPr="00E37F83" w:rsidRDefault="00C01D06" w:rsidP="00543F4A">
            <w:pPr>
              <w:jc w:val="both"/>
            </w:pPr>
            <w:r>
              <w:t>Tab Đánh giá</w:t>
            </w:r>
          </w:p>
        </w:tc>
      </w:tr>
      <w:tr w:rsidR="00C01D06" w:rsidRPr="00E37F83" w14:paraId="0709DC8D" w14:textId="77777777" w:rsidTr="009349AB">
        <w:trPr>
          <w:jc w:val="center"/>
        </w:trPr>
        <w:tc>
          <w:tcPr>
            <w:tcW w:w="1984" w:type="dxa"/>
            <w:tcMar>
              <w:top w:w="70" w:type="dxa"/>
              <w:left w:w="70" w:type="dxa"/>
              <w:bottom w:w="70" w:type="dxa"/>
              <w:right w:w="70" w:type="dxa"/>
            </w:tcMar>
            <w:vAlign w:val="center"/>
          </w:tcPr>
          <w:p w14:paraId="12CAB380" w14:textId="77777777" w:rsidR="00C01D06" w:rsidRPr="00E37F83" w:rsidRDefault="00C01D06" w:rsidP="00543F4A">
            <w:pPr>
              <w:jc w:val="both"/>
            </w:pPr>
            <w:r>
              <w:t>ETV.MP F21.04</w:t>
            </w:r>
          </w:p>
        </w:tc>
        <w:tc>
          <w:tcPr>
            <w:tcW w:w="5102" w:type="dxa"/>
            <w:tcMar>
              <w:top w:w="70" w:type="dxa"/>
              <w:left w:w="70" w:type="dxa"/>
              <w:bottom w:w="70" w:type="dxa"/>
              <w:right w:w="70" w:type="dxa"/>
            </w:tcMar>
            <w:vAlign w:val="center"/>
          </w:tcPr>
          <w:p w14:paraId="0554FDF6" w14:textId="77777777" w:rsidR="00C01D06" w:rsidRPr="00E37F83" w:rsidRDefault="00C01D06" w:rsidP="00543F4A">
            <w:pPr>
              <w:jc w:val="both"/>
            </w:pPr>
            <w:r>
              <w:t>Bản công bố năng lực kiểm định, hiệu chuẩn, thử nghiệm phương tiện đo/ chuẩn đo lường</w:t>
            </w:r>
          </w:p>
        </w:tc>
        <w:tc>
          <w:tcPr>
            <w:tcW w:w="2551" w:type="dxa"/>
            <w:tcMar>
              <w:top w:w="70" w:type="dxa"/>
              <w:left w:w="70" w:type="dxa"/>
              <w:bottom w:w="70" w:type="dxa"/>
              <w:right w:w="70" w:type="dxa"/>
            </w:tcMar>
            <w:vAlign w:val="center"/>
          </w:tcPr>
          <w:p w14:paraId="289F6C48" w14:textId="77777777" w:rsidR="00C01D06" w:rsidRPr="00E37F83" w:rsidRDefault="00C01D06" w:rsidP="00543F4A">
            <w:pPr>
              <w:jc w:val="both"/>
            </w:pPr>
            <w:r>
              <w:t>Tab Công bố/ Công khai</w:t>
            </w:r>
          </w:p>
        </w:tc>
      </w:tr>
      <w:tr w:rsidR="00C01D06" w:rsidRPr="00E37F83" w14:paraId="0EFD13E9" w14:textId="77777777" w:rsidTr="009349AB">
        <w:trPr>
          <w:jc w:val="center"/>
        </w:trPr>
        <w:tc>
          <w:tcPr>
            <w:tcW w:w="1984" w:type="dxa"/>
            <w:tcMar>
              <w:top w:w="70" w:type="dxa"/>
              <w:left w:w="70" w:type="dxa"/>
              <w:bottom w:w="70" w:type="dxa"/>
              <w:right w:w="70" w:type="dxa"/>
            </w:tcMar>
            <w:vAlign w:val="center"/>
          </w:tcPr>
          <w:p w14:paraId="205ED143" w14:textId="77777777" w:rsidR="00C01D06" w:rsidRPr="00E37F83" w:rsidRDefault="00C01D06" w:rsidP="00543F4A">
            <w:pPr>
              <w:jc w:val="both"/>
            </w:pPr>
            <w:r>
              <w:t>ETV.MP F21.05</w:t>
            </w:r>
          </w:p>
        </w:tc>
        <w:tc>
          <w:tcPr>
            <w:tcW w:w="5102" w:type="dxa"/>
            <w:tcMar>
              <w:top w:w="70" w:type="dxa"/>
              <w:left w:w="70" w:type="dxa"/>
              <w:bottom w:w="70" w:type="dxa"/>
              <w:right w:w="70" w:type="dxa"/>
            </w:tcMar>
            <w:vAlign w:val="center"/>
          </w:tcPr>
          <w:p w14:paraId="708EA81E" w14:textId="77777777" w:rsidR="00C01D06" w:rsidRPr="00E37F83" w:rsidRDefault="00C01D06" w:rsidP="00543F4A">
            <w:pPr>
              <w:jc w:val="both"/>
            </w:pPr>
            <w:r>
              <w:t>Phiếu rà soát năng lực hoạt động dịch vụ quan trắc môi trường</w:t>
            </w:r>
          </w:p>
        </w:tc>
        <w:tc>
          <w:tcPr>
            <w:tcW w:w="2551" w:type="dxa"/>
            <w:tcMar>
              <w:top w:w="70" w:type="dxa"/>
              <w:left w:w="70" w:type="dxa"/>
              <w:bottom w:w="70" w:type="dxa"/>
              <w:right w:w="70" w:type="dxa"/>
            </w:tcMar>
            <w:vAlign w:val="center"/>
          </w:tcPr>
          <w:p w14:paraId="2BD46A41" w14:textId="77777777" w:rsidR="00C01D06" w:rsidRPr="00E37F83" w:rsidRDefault="00C01D06" w:rsidP="00543F4A">
            <w:pPr>
              <w:jc w:val="both"/>
            </w:pPr>
            <w:r>
              <w:t>Tab Đánh giá</w:t>
            </w:r>
          </w:p>
        </w:tc>
      </w:tr>
      <w:tr w:rsidR="00C01D06" w:rsidRPr="00E37F83" w14:paraId="10358119" w14:textId="77777777" w:rsidTr="009349AB">
        <w:trPr>
          <w:jc w:val="center"/>
        </w:trPr>
        <w:tc>
          <w:tcPr>
            <w:tcW w:w="1984" w:type="dxa"/>
            <w:tcMar>
              <w:top w:w="70" w:type="dxa"/>
              <w:left w:w="70" w:type="dxa"/>
              <w:bottom w:w="70" w:type="dxa"/>
              <w:right w:w="70" w:type="dxa"/>
            </w:tcMar>
            <w:vAlign w:val="center"/>
          </w:tcPr>
          <w:p w14:paraId="1DF19263" w14:textId="77777777" w:rsidR="00C01D06" w:rsidRPr="00E37F83" w:rsidRDefault="00C01D06" w:rsidP="00543F4A">
            <w:pPr>
              <w:jc w:val="both"/>
            </w:pPr>
            <w:r>
              <w:t>ETV.MP F21.06</w:t>
            </w:r>
          </w:p>
        </w:tc>
        <w:tc>
          <w:tcPr>
            <w:tcW w:w="5102" w:type="dxa"/>
            <w:tcMar>
              <w:top w:w="70" w:type="dxa"/>
              <w:left w:w="70" w:type="dxa"/>
              <w:bottom w:w="70" w:type="dxa"/>
              <w:right w:w="70" w:type="dxa"/>
            </w:tcMar>
            <w:vAlign w:val="center"/>
          </w:tcPr>
          <w:p w14:paraId="5789910B" w14:textId="77777777" w:rsidR="00C01D06" w:rsidRPr="00E37F83" w:rsidRDefault="00C01D06" w:rsidP="00543F4A">
            <w:pPr>
              <w:jc w:val="both"/>
              <w:rPr>
                <w:lang w:val="vi-VN"/>
              </w:rPr>
            </w:pPr>
            <w:r>
              <w:t>Thông báo hoạt động dịch vụ quan trắc môi trường</w:t>
            </w:r>
          </w:p>
        </w:tc>
        <w:tc>
          <w:tcPr>
            <w:tcW w:w="2551" w:type="dxa"/>
            <w:tcMar>
              <w:top w:w="70" w:type="dxa"/>
              <w:left w:w="70" w:type="dxa"/>
              <w:bottom w:w="70" w:type="dxa"/>
              <w:right w:w="70" w:type="dxa"/>
            </w:tcMar>
            <w:vAlign w:val="center"/>
          </w:tcPr>
          <w:p w14:paraId="538E2BDC" w14:textId="77777777" w:rsidR="00C01D06" w:rsidRPr="00E37F83" w:rsidRDefault="00C01D06" w:rsidP="00543F4A">
            <w:pPr>
              <w:jc w:val="both"/>
            </w:pPr>
            <w:r>
              <w:t>Tab Công bố/ Công khai</w:t>
            </w:r>
          </w:p>
        </w:tc>
      </w:tr>
      <w:tr w:rsidR="00C01D06" w:rsidRPr="00E37F83" w14:paraId="432E1935" w14:textId="77777777" w:rsidTr="009349AB">
        <w:trPr>
          <w:jc w:val="center"/>
        </w:trPr>
        <w:tc>
          <w:tcPr>
            <w:tcW w:w="1984" w:type="dxa"/>
            <w:tcMar>
              <w:top w:w="70" w:type="dxa"/>
              <w:left w:w="70" w:type="dxa"/>
              <w:bottom w:w="70" w:type="dxa"/>
              <w:right w:w="70" w:type="dxa"/>
            </w:tcMar>
            <w:vAlign w:val="center"/>
          </w:tcPr>
          <w:p w14:paraId="6FA65E51" w14:textId="77777777" w:rsidR="00C01D06" w:rsidRPr="00E37F83" w:rsidRDefault="00C01D06" w:rsidP="00543F4A">
            <w:pPr>
              <w:jc w:val="both"/>
            </w:pPr>
            <w:r>
              <w:t>ETV.MP F21.07</w:t>
            </w:r>
          </w:p>
        </w:tc>
        <w:tc>
          <w:tcPr>
            <w:tcW w:w="5102" w:type="dxa"/>
            <w:tcMar>
              <w:top w:w="70" w:type="dxa"/>
              <w:left w:w="70" w:type="dxa"/>
              <w:bottom w:w="70" w:type="dxa"/>
              <w:right w:w="70" w:type="dxa"/>
            </w:tcMar>
            <w:vAlign w:val="center"/>
          </w:tcPr>
          <w:p w14:paraId="5C7D3924" w14:textId="77777777" w:rsidR="00C01D06" w:rsidRPr="00E37F83" w:rsidRDefault="00C01D06" w:rsidP="00543F4A">
            <w:pPr>
              <w:jc w:val="both"/>
            </w:pPr>
            <w:r>
              <w:t>Báo cáo hoạt động dịch vụ quan trắc môi trường hằng năm</w:t>
            </w:r>
          </w:p>
        </w:tc>
        <w:tc>
          <w:tcPr>
            <w:tcW w:w="2551" w:type="dxa"/>
            <w:tcMar>
              <w:top w:w="70" w:type="dxa"/>
              <w:left w:w="70" w:type="dxa"/>
              <w:bottom w:w="70" w:type="dxa"/>
              <w:right w:w="70" w:type="dxa"/>
            </w:tcMar>
            <w:vAlign w:val="center"/>
          </w:tcPr>
          <w:p w14:paraId="4B0613B0" w14:textId="77777777" w:rsidR="00C01D06" w:rsidRPr="00E37F83" w:rsidRDefault="00C01D06" w:rsidP="00543F4A">
            <w:pPr>
              <w:jc w:val="both"/>
            </w:pPr>
            <w:r>
              <w:t>Tab Hậu kiểm/ Báo cáo</w:t>
            </w:r>
          </w:p>
        </w:tc>
      </w:tr>
      <w:tr w:rsidR="00C01D06" w:rsidRPr="00E37F83" w14:paraId="0F1829F9" w14:textId="77777777" w:rsidTr="009349AB">
        <w:trPr>
          <w:jc w:val="center"/>
        </w:trPr>
        <w:tc>
          <w:tcPr>
            <w:tcW w:w="1984" w:type="dxa"/>
            <w:tcMar>
              <w:top w:w="70" w:type="dxa"/>
              <w:left w:w="70" w:type="dxa"/>
              <w:bottom w:w="70" w:type="dxa"/>
              <w:right w:w="70" w:type="dxa"/>
            </w:tcMar>
            <w:vAlign w:val="center"/>
          </w:tcPr>
          <w:p w14:paraId="5A89F107" w14:textId="77777777" w:rsidR="00C01D06" w:rsidRPr="00E37F83" w:rsidRDefault="00C01D06" w:rsidP="00543F4A">
            <w:pPr>
              <w:jc w:val="both"/>
            </w:pPr>
            <w:r>
              <w:t>ETV.MP F21.08</w:t>
            </w:r>
          </w:p>
        </w:tc>
        <w:tc>
          <w:tcPr>
            <w:tcW w:w="5102" w:type="dxa"/>
            <w:tcMar>
              <w:top w:w="70" w:type="dxa"/>
              <w:left w:w="70" w:type="dxa"/>
              <w:bottom w:w="70" w:type="dxa"/>
              <w:right w:w="70" w:type="dxa"/>
            </w:tcMar>
            <w:vAlign w:val="center"/>
          </w:tcPr>
          <w:p w14:paraId="78F06D29" w14:textId="77777777" w:rsidR="00C01D06" w:rsidRPr="00E37F83" w:rsidRDefault="00C01D06" w:rsidP="00543F4A">
            <w:pPr>
              <w:jc w:val="both"/>
            </w:pPr>
            <w:r>
              <w:t>Phiếu phê duyệt nội bộ công bố/ thông báo năng lực</w:t>
            </w:r>
          </w:p>
        </w:tc>
        <w:tc>
          <w:tcPr>
            <w:tcW w:w="2551" w:type="dxa"/>
            <w:tcMar>
              <w:top w:w="70" w:type="dxa"/>
              <w:left w:w="70" w:type="dxa"/>
              <w:bottom w:w="70" w:type="dxa"/>
              <w:right w:w="70" w:type="dxa"/>
            </w:tcMar>
            <w:vAlign w:val="center"/>
          </w:tcPr>
          <w:p w14:paraId="3A98B302" w14:textId="77777777" w:rsidR="00C01D06" w:rsidRPr="00E37F83" w:rsidRDefault="00C01D06" w:rsidP="00543F4A">
            <w:pPr>
              <w:jc w:val="both"/>
            </w:pPr>
            <w:r>
              <w:t>Tab Phê duyệt</w:t>
            </w:r>
          </w:p>
        </w:tc>
      </w:tr>
      <w:tr w:rsidR="00C01D06" w:rsidRPr="00E37F83" w14:paraId="01DE775E" w14:textId="77777777" w:rsidTr="009349AB">
        <w:trPr>
          <w:jc w:val="center"/>
        </w:trPr>
        <w:tc>
          <w:tcPr>
            <w:tcW w:w="1984" w:type="dxa"/>
            <w:tcMar>
              <w:top w:w="70" w:type="dxa"/>
              <w:left w:w="70" w:type="dxa"/>
              <w:bottom w:w="70" w:type="dxa"/>
              <w:right w:w="70" w:type="dxa"/>
            </w:tcMar>
            <w:vAlign w:val="center"/>
          </w:tcPr>
          <w:p w14:paraId="2D0EEB8F" w14:textId="77777777" w:rsidR="00C01D06" w:rsidRPr="00E37F83" w:rsidRDefault="00C01D06" w:rsidP="00543F4A">
            <w:pPr>
              <w:jc w:val="both"/>
            </w:pPr>
            <w:r>
              <w:t>ETV.MP F21.09</w:t>
            </w:r>
          </w:p>
        </w:tc>
        <w:tc>
          <w:tcPr>
            <w:tcW w:w="5102" w:type="dxa"/>
            <w:tcMar>
              <w:top w:w="70" w:type="dxa"/>
              <w:left w:w="70" w:type="dxa"/>
              <w:bottom w:w="70" w:type="dxa"/>
              <w:right w:w="70" w:type="dxa"/>
            </w:tcMar>
            <w:vAlign w:val="center"/>
          </w:tcPr>
          <w:p w14:paraId="306F85F9" w14:textId="77777777" w:rsidR="00C01D06" w:rsidRPr="00E37F83" w:rsidRDefault="00C01D06" w:rsidP="00543F4A">
            <w:pPr>
              <w:jc w:val="both"/>
            </w:pPr>
            <w:r>
              <w:t>Phiếu điều chỉnh công bố/ thông báo năng lực</w:t>
            </w:r>
          </w:p>
        </w:tc>
        <w:tc>
          <w:tcPr>
            <w:tcW w:w="2551" w:type="dxa"/>
            <w:tcMar>
              <w:top w:w="70" w:type="dxa"/>
              <w:left w:w="70" w:type="dxa"/>
              <w:bottom w:w="70" w:type="dxa"/>
              <w:right w:w="70" w:type="dxa"/>
            </w:tcMar>
            <w:vAlign w:val="center"/>
          </w:tcPr>
          <w:p w14:paraId="41735DB3" w14:textId="77777777" w:rsidR="00C01D06" w:rsidRPr="00E37F83" w:rsidRDefault="00C01D06" w:rsidP="00543F4A">
            <w:pPr>
              <w:jc w:val="both"/>
            </w:pPr>
            <w:r>
              <w:t>Tab Điều chỉnh</w:t>
            </w:r>
          </w:p>
        </w:tc>
      </w:tr>
      <w:tr w:rsidR="00C01D06" w:rsidRPr="00E37F83" w14:paraId="2B2226B2" w14:textId="77777777" w:rsidTr="009349AB">
        <w:trPr>
          <w:jc w:val="center"/>
        </w:trPr>
        <w:tc>
          <w:tcPr>
            <w:tcW w:w="1984" w:type="dxa"/>
            <w:tcMar>
              <w:top w:w="70" w:type="dxa"/>
              <w:left w:w="70" w:type="dxa"/>
              <w:bottom w:w="70" w:type="dxa"/>
              <w:right w:w="70" w:type="dxa"/>
            </w:tcMar>
            <w:vAlign w:val="center"/>
          </w:tcPr>
          <w:p w14:paraId="4E9614BC" w14:textId="77777777" w:rsidR="00C01D06" w:rsidRPr="00E37F83" w:rsidRDefault="00C01D06" w:rsidP="00543F4A">
            <w:pPr>
              <w:jc w:val="both"/>
            </w:pPr>
            <w:r>
              <w:t>ETV.MP F21.10</w:t>
            </w:r>
          </w:p>
        </w:tc>
        <w:tc>
          <w:tcPr>
            <w:tcW w:w="5102" w:type="dxa"/>
            <w:tcMar>
              <w:top w:w="70" w:type="dxa"/>
              <w:left w:w="70" w:type="dxa"/>
              <w:bottom w:w="70" w:type="dxa"/>
              <w:right w:w="70" w:type="dxa"/>
            </w:tcMar>
            <w:vAlign w:val="center"/>
          </w:tcPr>
          <w:p w14:paraId="6EA643FE" w14:textId="77777777" w:rsidR="00C01D06" w:rsidRPr="00E37F83" w:rsidRDefault="00C01D06" w:rsidP="00543F4A">
            <w:pPr>
              <w:jc w:val="both"/>
            </w:pPr>
            <w:r>
              <w:t>Phiếu tạm dừng/ khôi phục phạm vi năng lực</w:t>
            </w:r>
          </w:p>
        </w:tc>
        <w:tc>
          <w:tcPr>
            <w:tcW w:w="2551" w:type="dxa"/>
            <w:tcMar>
              <w:top w:w="70" w:type="dxa"/>
              <w:left w:w="70" w:type="dxa"/>
              <w:bottom w:w="70" w:type="dxa"/>
              <w:right w:w="70" w:type="dxa"/>
            </w:tcMar>
            <w:vAlign w:val="center"/>
          </w:tcPr>
          <w:p w14:paraId="7B8B53FE" w14:textId="77777777" w:rsidR="00C01D06" w:rsidRPr="00E37F83" w:rsidRDefault="00C01D06" w:rsidP="00543F4A">
            <w:pPr>
              <w:jc w:val="both"/>
            </w:pPr>
            <w:r>
              <w:t>Tab Tạm dừng</w:t>
            </w:r>
          </w:p>
        </w:tc>
      </w:tr>
      <w:tr w:rsidR="00C01D06" w:rsidRPr="00E37F83" w14:paraId="6E658CD8" w14:textId="77777777" w:rsidTr="009349AB">
        <w:trPr>
          <w:jc w:val="center"/>
        </w:trPr>
        <w:tc>
          <w:tcPr>
            <w:tcW w:w="1984" w:type="dxa"/>
            <w:tcMar>
              <w:top w:w="70" w:type="dxa"/>
              <w:left w:w="70" w:type="dxa"/>
              <w:bottom w:w="70" w:type="dxa"/>
              <w:right w:w="70" w:type="dxa"/>
            </w:tcMar>
            <w:vAlign w:val="center"/>
          </w:tcPr>
          <w:p w14:paraId="58333209" w14:textId="77777777" w:rsidR="00C01D06" w:rsidRPr="00E37F83" w:rsidRDefault="00C01D06" w:rsidP="00543F4A">
            <w:pPr>
              <w:jc w:val="both"/>
            </w:pPr>
            <w:r>
              <w:t>ETV.MP F21.11</w:t>
            </w:r>
          </w:p>
        </w:tc>
        <w:tc>
          <w:tcPr>
            <w:tcW w:w="5102" w:type="dxa"/>
            <w:tcMar>
              <w:top w:w="70" w:type="dxa"/>
              <w:left w:w="70" w:type="dxa"/>
              <w:bottom w:w="70" w:type="dxa"/>
              <w:right w:w="70" w:type="dxa"/>
            </w:tcMar>
            <w:vAlign w:val="center"/>
          </w:tcPr>
          <w:p w14:paraId="3F136607" w14:textId="77777777" w:rsidR="00C01D06" w:rsidRPr="00E37F83" w:rsidRDefault="00C01D06" w:rsidP="00543F4A">
            <w:pPr>
              <w:jc w:val="both"/>
            </w:pPr>
            <w:r>
              <w:t>Phiếu hủy bỏ công bố/ thông báo năng lực</w:t>
            </w:r>
          </w:p>
        </w:tc>
        <w:tc>
          <w:tcPr>
            <w:tcW w:w="2551" w:type="dxa"/>
            <w:tcMar>
              <w:top w:w="70" w:type="dxa"/>
              <w:left w:w="70" w:type="dxa"/>
              <w:bottom w:w="70" w:type="dxa"/>
              <w:right w:w="70" w:type="dxa"/>
            </w:tcMar>
            <w:vAlign w:val="center"/>
          </w:tcPr>
          <w:p w14:paraId="663DDD74" w14:textId="77777777" w:rsidR="00C01D06" w:rsidRPr="00E37F83" w:rsidRDefault="00C01D06" w:rsidP="00543F4A">
            <w:pPr>
              <w:jc w:val="both"/>
            </w:pPr>
            <w:r>
              <w:t>Tab Hủy bỏ</w:t>
            </w:r>
          </w:p>
        </w:tc>
      </w:tr>
      <w:tr w:rsidR="00C01D06" w:rsidRPr="00E37F83" w14:paraId="64D59C40" w14:textId="77777777" w:rsidTr="009349AB">
        <w:trPr>
          <w:jc w:val="center"/>
        </w:trPr>
        <w:tc>
          <w:tcPr>
            <w:tcW w:w="1984" w:type="dxa"/>
            <w:tcMar>
              <w:top w:w="70" w:type="dxa"/>
              <w:left w:w="70" w:type="dxa"/>
              <w:bottom w:w="70" w:type="dxa"/>
              <w:right w:w="70" w:type="dxa"/>
            </w:tcMar>
            <w:vAlign w:val="center"/>
          </w:tcPr>
          <w:p w14:paraId="48D93547" w14:textId="77777777" w:rsidR="00C01D06" w:rsidRPr="00E37F83" w:rsidRDefault="00C01D06" w:rsidP="00543F4A">
            <w:pPr>
              <w:jc w:val="both"/>
            </w:pPr>
            <w:r>
              <w:t>ETV.MP F21.12</w:t>
            </w:r>
          </w:p>
        </w:tc>
        <w:tc>
          <w:tcPr>
            <w:tcW w:w="5102" w:type="dxa"/>
            <w:tcMar>
              <w:top w:w="70" w:type="dxa"/>
              <w:left w:w="70" w:type="dxa"/>
              <w:bottom w:w="70" w:type="dxa"/>
              <w:right w:w="70" w:type="dxa"/>
            </w:tcMar>
            <w:vAlign w:val="center"/>
          </w:tcPr>
          <w:p w14:paraId="4FDDB38B" w14:textId="77777777" w:rsidR="00C01D06" w:rsidRPr="00E37F83" w:rsidRDefault="00C01D06" w:rsidP="00543F4A">
            <w:pPr>
              <w:jc w:val="both"/>
            </w:pPr>
            <w:r>
              <w:t>Danh mục năng lực công khai và nhật ký thay đổi</w:t>
            </w:r>
          </w:p>
        </w:tc>
        <w:tc>
          <w:tcPr>
            <w:tcW w:w="2551" w:type="dxa"/>
            <w:tcMar>
              <w:top w:w="70" w:type="dxa"/>
              <w:left w:w="70" w:type="dxa"/>
              <w:bottom w:w="70" w:type="dxa"/>
              <w:right w:w="70" w:type="dxa"/>
            </w:tcMar>
            <w:vAlign w:val="center"/>
          </w:tcPr>
          <w:p w14:paraId="073DB1AB" w14:textId="77777777" w:rsidR="00C01D06" w:rsidRPr="00E37F83" w:rsidRDefault="00C01D06" w:rsidP="00543F4A">
            <w:pPr>
              <w:jc w:val="both"/>
            </w:pPr>
            <w:r>
              <w:t>Tab Công khai/ Nhật ký</w:t>
            </w:r>
          </w:p>
        </w:tc>
      </w:tr>
    </w:tbl>
    <w:p w14:paraId="71D826C1" w14:textId="77777777" w:rsidR="00C01D06" w:rsidRPr="00E37F83" w:rsidRDefault="00C01D06" w:rsidP="00DB2F6F">
      <w:pPr>
        <w:pStyle w:val="Heading2"/>
        <w:spacing w:before="12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Yêu cầu lưu trữ:</w:t>
      </w:r>
    </w:p>
    <w:p w14:paraId="0C539C59"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Dữ liệu gốc, bản nháp, bản phê duyệt, bản gửi, bản tiếp nhận và bản công khai phải được liên kết cùng một mã hồ sơ P21.</w:t>
      </w:r>
    </w:p>
    <w:p w14:paraId="7EA1BAE6"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Mỗi lần sửa bản công bố/ thông báo phải tạo phiên bản mới; không xóa phiên bản cũ.</w:t>
      </w:r>
    </w:p>
    <w:p w14:paraId="1D8C0F14"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Mọi bản xuất ngoài hệ thống phải có mã hồ sơ, mã phiên bản, ngày xuất và QR/ đường dẫn xác thực nếu có.</w:t>
      </w:r>
    </w:p>
    <w:p w14:paraId="212B3FF8"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Nhật ký phải ghi người thao tác, thời điểm, địa chỉ thiết bị hoặc phiên đăng nhập nếu hệ thống hỗ trợ, trường dữ liệu thay đổi, giá trị cũ/ mới, lý do và tài liệu kèm theo.</w:t>
      </w:r>
    </w:p>
    <w:p w14:paraId="1341CE6F" w14:textId="77777777" w:rsidR="00C01D06" w:rsidRPr="00E37F83" w:rsidRDefault="00C01D06" w:rsidP="00DB2F6F">
      <w:pPr>
        <w:pStyle w:val="ListBullet"/>
        <w:tabs>
          <w:tab w:val="num" w:pos="360"/>
        </w:tabs>
        <w:spacing w:before="120" w:after="0" w:line="240" w:lineRule="auto"/>
        <w:ind w:left="360" w:hanging="360"/>
        <w:jc w:val="both"/>
        <w:rPr>
          <w:sz w:val="24"/>
          <w:szCs w:val="24"/>
        </w:rPr>
      </w:pPr>
      <w:r>
        <w:rPr>
          <w:sz w:val="24"/>
          <w:szCs w:val="24"/>
        </w:rPr>
        <w:t>Trường hợp hồ sơ có dữ liệu cá nhân hoặc dữ liệu khách hàng, phải áp dụng phân quyền truy cập, che/ mã hóa dữ liệu khi công khai và tuân thủ quy định bảo vệ dữ liệu cá nhân.</w:t>
      </w:r>
    </w:p>
    <w:p w14:paraId="5E993AC9" w14:textId="77777777" w:rsidR="00C01D06" w:rsidRPr="00E37F83" w:rsidRDefault="00C01D06" w:rsidP="00DB2F6F">
      <w:pPr>
        <w:spacing w:before="120"/>
        <w:jc w:val="both"/>
      </w:pPr>
      <w:r>
        <w:br w:type="page"/>
      </w:r>
    </w:p>
    <w:p w14:paraId="37710F48" w14:textId="77777777" w:rsidR="00C01D06" w:rsidRPr="00E37F83" w:rsidRDefault="00C01D06" w:rsidP="00152B94">
      <w:pPr>
        <w:pStyle w:val="Heading1"/>
        <w:spacing w:before="120" w:after="120"/>
        <w:jc w:val="center"/>
        <w:rPr>
          <w:bCs/>
          <w:sz w:val="24"/>
          <w:szCs w:val="24"/>
        </w:rPr>
      </w:pPr>
      <w:r>
        <w:rPr>
          <w:rFonts w:eastAsia="Times New Roman"/>
          <w:bCs/>
          <w:i w:val="0"/>
          <w:sz w:val="24"/>
          <w:szCs w:val="24"/>
        </w:rPr>
        <w:lastRenderedPageBreak/>
        <w:t>PHỤ LỤC A. MA TRẬN CHECKLIST ĐÁNH GIÁ NĂNG LỰC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1"/>
        <w:gridCol w:w="3017"/>
        <w:gridCol w:w="3285"/>
        <w:gridCol w:w="1272"/>
      </w:tblGrid>
      <w:tr w:rsidR="00C01D06" w:rsidRPr="00E37F83" w14:paraId="2215FE29" w14:textId="77777777" w:rsidTr="009349AB">
        <w:trPr>
          <w:jc w:val="center"/>
        </w:trPr>
        <w:tc>
          <w:tcPr>
            <w:tcW w:w="1814" w:type="dxa"/>
            <w:shd w:val="clear" w:color="auto" w:fill="D9EAF7"/>
            <w:tcMar>
              <w:top w:w="70" w:type="dxa"/>
              <w:left w:w="70" w:type="dxa"/>
              <w:bottom w:w="70" w:type="dxa"/>
              <w:right w:w="70" w:type="dxa"/>
            </w:tcMar>
            <w:vAlign w:val="center"/>
          </w:tcPr>
          <w:p w14:paraId="076403F8" w14:textId="77777777" w:rsidR="00C01D06" w:rsidRPr="00E37F83" w:rsidRDefault="00C01D06" w:rsidP="00E37F83">
            <w:pPr>
              <w:jc w:val="center"/>
            </w:pPr>
            <w:r>
              <w:rPr>
                <w:b/>
              </w:rPr>
              <w:t>Nhóm tiêu chí</w:t>
            </w:r>
          </w:p>
        </w:tc>
        <w:tc>
          <w:tcPr>
            <w:tcW w:w="3118" w:type="dxa"/>
            <w:shd w:val="clear" w:color="auto" w:fill="D9EAF7"/>
            <w:tcMar>
              <w:top w:w="70" w:type="dxa"/>
              <w:left w:w="70" w:type="dxa"/>
              <w:bottom w:w="70" w:type="dxa"/>
              <w:right w:w="70" w:type="dxa"/>
            </w:tcMar>
            <w:vAlign w:val="center"/>
          </w:tcPr>
          <w:p w14:paraId="22F8E729" w14:textId="77777777" w:rsidR="00C01D06" w:rsidRPr="00E37F83" w:rsidRDefault="00C01D06" w:rsidP="00E37F83">
            <w:pPr>
              <w:jc w:val="center"/>
            </w:pPr>
            <w:r>
              <w:rPr>
                <w:b/>
              </w:rPr>
              <w:t>Nội dung kiểm tra</w:t>
            </w:r>
          </w:p>
        </w:tc>
        <w:tc>
          <w:tcPr>
            <w:tcW w:w="3402" w:type="dxa"/>
            <w:shd w:val="clear" w:color="auto" w:fill="D9EAF7"/>
            <w:tcMar>
              <w:top w:w="70" w:type="dxa"/>
              <w:left w:w="70" w:type="dxa"/>
              <w:bottom w:w="70" w:type="dxa"/>
              <w:right w:w="70" w:type="dxa"/>
            </w:tcMar>
            <w:vAlign w:val="center"/>
          </w:tcPr>
          <w:p w14:paraId="41C8CDDC" w14:textId="77777777" w:rsidR="00C01D06" w:rsidRPr="00E37F83" w:rsidRDefault="00C01D06" w:rsidP="00E37F83">
            <w:pPr>
              <w:jc w:val="center"/>
            </w:pPr>
            <w:r>
              <w:rPr>
                <w:b/>
              </w:rPr>
              <w:t>Bằng chứng tối thiểu</w:t>
            </w:r>
          </w:p>
        </w:tc>
        <w:tc>
          <w:tcPr>
            <w:tcW w:w="1304" w:type="dxa"/>
            <w:shd w:val="clear" w:color="auto" w:fill="D9EAF7"/>
            <w:tcMar>
              <w:top w:w="70" w:type="dxa"/>
              <w:left w:w="70" w:type="dxa"/>
              <w:bottom w:w="70" w:type="dxa"/>
              <w:right w:w="70" w:type="dxa"/>
            </w:tcMar>
            <w:vAlign w:val="center"/>
          </w:tcPr>
          <w:p w14:paraId="4F8E5314" w14:textId="77777777" w:rsidR="00C01D06" w:rsidRPr="00E37F83" w:rsidRDefault="00C01D06" w:rsidP="00E37F83">
            <w:pPr>
              <w:jc w:val="center"/>
            </w:pPr>
            <w:r>
              <w:rPr>
                <w:b/>
              </w:rPr>
              <w:t>Kết luận</w:t>
            </w:r>
          </w:p>
        </w:tc>
      </w:tr>
      <w:tr w:rsidR="00C01D06" w:rsidRPr="00E37F83" w14:paraId="26C5166F" w14:textId="77777777" w:rsidTr="009349AB">
        <w:trPr>
          <w:jc w:val="center"/>
        </w:trPr>
        <w:tc>
          <w:tcPr>
            <w:tcW w:w="1814" w:type="dxa"/>
            <w:tcMar>
              <w:top w:w="70" w:type="dxa"/>
              <w:left w:w="70" w:type="dxa"/>
              <w:bottom w:w="70" w:type="dxa"/>
              <w:right w:w="70" w:type="dxa"/>
            </w:tcMar>
            <w:vAlign w:val="center"/>
          </w:tcPr>
          <w:p w14:paraId="40C420D8" w14:textId="77777777" w:rsidR="00C01D06" w:rsidRPr="00E37F83" w:rsidRDefault="00C01D06" w:rsidP="00E37F83">
            <w:pPr>
              <w:jc w:val="both"/>
            </w:pPr>
            <w:r>
              <w:t>Pháp lý/ hồ sơ</w:t>
            </w:r>
          </w:p>
        </w:tc>
        <w:tc>
          <w:tcPr>
            <w:tcW w:w="3118" w:type="dxa"/>
            <w:tcMar>
              <w:top w:w="70" w:type="dxa"/>
              <w:left w:w="70" w:type="dxa"/>
              <w:bottom w:w="70" w:type="dxa"/>
              <w:right w:w="70" w:type="dxa"/>
            </w:tcMar>
            <w:vAlign w:val="center"/>
          </w:tcPr>
          <w:p w14:paraId="3F2CCFEB" w14:textId="77777777" w:rsidR="00C01D06" w:rsidRPr="00E37F83" w:rsidRDefault="00C01D06" w:rsidP="00E37F83">
            <w:pPr>
              <w:jc w:val="both"/>
            </w:pPr>
            <w:r>
              <w:t>Tên tổ chức, địa chỉ, người đại diện, chức năng hoạt động, căn cứ pháp lý</w:t>
            </w:r>
          </w:p>
        </w:tc>
        <w:tc>
          <w:tcPr>
            <w:tcW w:w="3402" w:type="dxa"/>
            <w:tcMar>
              <w:top w:w="70" w:type="dxa"/>
              <w:left w:w="70" w:type="dxa"/>
              <w:bottom w:w="70" w:type="dxa"/>
              <w:right w:w="70" w:type="dxa"/>
            </w:tcMar>
            <w:vAlign w:val="center"/>
          </w:tcPr>
          <w:p w14:paraId="35312EDB" w14:textId="77777777" w:rsidR="00C01D06" w:rsidRPr="00E37F83" w:rsidRDefault="00C01D06" w:rsidP="00E37F83">
            <w:pPr>
              <w:jc w:val="both"/>
            </w:pPr>
            <w:r>
              <w:t>Giấy tờ pháp nhân, quyết định chức năng, bản công bố/ thông báo dự thảo</w:t>
            </w:r>
          </w:p>
        </w:tc>
        <w:tc>
          <w:tcPr>
            <w:tcW w:w="1304" w:type="dxa"/>
            <w:tcMar>
              <w:top w:w="70" w:type="dxa"/>
              <w:left w:w="70" w:type="dxa"/>
              <w:bottom w:w="70" w:type="dxa"/>
              <w:right w:w="70" w:type="dxa"/>
            </w:tcMar>
            <w:vAlign w:val="center"/>
          </w:tcPr>
          <w:p w14:paraId="3ADF6226" w14:textId="77777777" w:rsidR="00C01D06" w:rsidRPr="00E37F83" w:rsidRDefault="00C01D06" w:rsidP="00E37F83">
            <w:pPr>
              <w:jc w:val="center"/>
            </w:pPr>
            <w:r>
              <w:t>Đ/ KĐ/ KAD</w:t>
            </w:r>
          </w:p>
        </w:tc>
      </w:tr>
      <w:tr w:rsidR="00C01D06" w:rsidRPr="00E37F83" w14:paraId="1B93ECC1" w14:textId="77777777" w:rsidTr="009349AB">
        <w:trPr>
          <w:jc w:val="center"/>
        </w:trPr>
        <w:tc>
          <w:tcPr>
            <w:tcW w:w="1814" w:type="dxa"/>
            <w:tcMar>
              <w:top w:w="70" w:type="dxa"/>
              <w:left w:w="70" w:type="dxa"/>
              <w:bottom w:w="70" w:type="dxa"/>
              <w:right w:w="70" w:type="dxa"/>
            </w:tcMar>
            <w:vAlign w:val="center"/>
          </w:tcPr>
          <w:p w14:paraId="71FA76DD" w14:textId="77777777" w:rsidR="00C01D06" w:rsidRPr="00E37F83" w:rsidRDefault="00C01D06" w:rsidP="00E37F83">
            <w:pPr>
              <w:jc w:val="both"/>
            </w:pPr>
            <w:r>
              <w:t>Hệ thống quản lý</w:t>
            </w:r>
          </w:p>
        </w:tc>
        <w:tc>
          <w:tcPr>
            <w:tcW w:w="3118" w:type="dxa"/>
            <w:tcMar>
              <w:top w:w="70" w:type="dxa"/>
              <w:left w:w="70" w:type="dxa"/>
              <w:bottom w:w="70" w:type="dxa"/>
              <w:right w:w="70" w:type="dxa"/>
            </w:tcMar>
            <w:vAlign w:val="center"/>
          </w:tcPr>
          <w:p w14:paraId="30AEF49F" w14:textId="77777777" w:rsidR="00C01D06" w:rsidRPr="00E37F83" w:rsidRDefault="00C01D06" w:rsidP="00E37F83">
            <w:pPr>
              <w:jc w:val="both"/>
            </w:pPr>
            <w:r>
              <w:t>ETV.QM, kiểm soát tài liệu, hồ sơ, rủi ro, bảo mật, khách quan, đánh giá nội bộ</w:t>
            </w:r>
          </w:p>
        </w:tc>
        <w:tc>
          <w:tcPr>
            <w:tcW w:w="3402" w:type="dxa"/>
            <w:tcMar>
              <w:top w:w="70" w:type="dxa"/>
              <w:left w:w="70" w:type="dxa"/>
              <w:bottom w:w="70" w:type="dxa"/>
              <w:right w:w="70" w:type="dxa"/>
            </w:tcMar>
            <w:vAlign w:val="center"/>
          </w:tcPr>
          <w:p w14:paraId="42EB46A9" w14:textId="77777777" w:rsidR="00C01D06" w:rsidRPr="00E37F83" w:rsidRDefault="00C01D06" w:rsidP="00E37F83">
            <w:pPr>
              <w:jc w:val="both"/>
            </w:pPr>
            <w:r>
              <w:t>Thủ tục, hồ sơ đánh giá, xem xét lãnh đạo, hành động khắc phục</w:t>
            </w:r>
          </w:p>
        </w:tc>
        <w:tc>
          <w:tcPr>
            <w:tcW w:w="1304" w:type="dxa"/>
            <w:tcMar>
              <w:top w:w="70" w:type="dxa"/>
              <w:left w:w="70" w:type="dxa"/>
              <w:bottom w:w="70" w:type="dxa"/>
              <w:right w:w="70" w:type="dxa"/>
            </w:tcMar>
            <w:vAlign w:val="center"/>
          </w:tcPr>
          <w:p w14:paraId="5702A57F" w14:textId="77777777" w:rsidR="00C01D06" w:rsidRPr="00E37F83" w:rsidRDefault="00C01D06" w:rsidP="00E37F83">
            <w:pPr>
              <w:jc w:val="center"/>
            </w:pPr>
            <w:r>
              <w:t>Đ/ KĐ/ KAD</w:t>
            </w:r>
          </w:p>
        </w:tc>
      </w:tr>
      <w:tr w:rsidR="00C01D06" w:rsidRPr="00E37F83" w14:paraId="1D7BC645" w14:textId="77777777" w:rsidTr="009349AB">
        <w:trPr>
          <w:jc w:val="center"/>
        </w:trPr>
        <w:tc>
          <w:tcPr>
            <w:tcW w:w="1814" w:type="dxa"/>
            <w:tcMar>
              <w:top w:w="70" w:type="dxa"/>
              <w:left w:w="70" w:type="dxa"/>
              <w:bottom w:w="70" w:type="dxa"/>
              <w:right w:w="70" w:type="dxa"/>
            </w:tcMar>
            <w:vAlign w:val="center"/>
          </w:tcPr>
          <w:p w14:paraId="14EE6602" w14:textId="77777777" w:rsidR="00C01D06" w:rsidRPr="00E37F83" w:rsidRDefault="00C01D06" w:rsidP="00E37F83">
            <w:pPr>
              <w:jc w:val="both"/>
            </w:pPr>
            <w:r>
              <w:t>Nhân sự</w:t>
            </w:r>
          </w:p>
        </w:tc>
        <w:tc>
          <w:tcPr>
            <w:tcW w:w="3118" w:type="dxa"/>
            <w:tcMar>
              <w:top w:w="70" w:type="dxa"/>
              <w:left w:w="70" w:type="dxa"/>
              <w:bottom w:w="70" w:type="dxa"/>
              <w:right w:w="70" w:type="dxa"/>
            </w:tcMar>
            <w:vAlign w:val="center"/>
          </w:tcPr>
          <w:p w14:paraId="18CC0F8E" w14:textId="77777777" w:rsidR="00C01D06" w:rsidRPr="00E37F83" w:rsidRDefault="00C01D06" w:rsidP="00E37F83">
            <w:pPr>
              <w:jc w:val="both"/>
            </w:pPr>
            <w:r>
              <w:t>Năng lực, đào tạo, kinh nghiệm, giám sát, phân quyền</w:t>
            </w:r>
          </w:p>
        </w:tc>
        <w:tc>
          <w:tcPr>
            <w:tcW w:w="3402" w:type="dxa"/>
            <w:tcMar>
              <w:top w:w="70" w:type="dxa"/>
              <w:left w:w="70" w:type="dxa"/>
              <w:bottom w:w="70" w:type="dxa"/>
              <w:right w:w="70" w:type="dxa"/>
            </w:tcMar>
            <w:vAlign w:val="center"/>
          </w:tcPr>
          <w:p w14:paraId="677D703C" w14:textId="77777777" w:rsidR="00C01D06" w:rsidRPr="00E37F83" w:rsidRDefault="00C01D06" w:rsidP="00E37F83">
            <w:pPr>
              <w:jc w:val="both"/>
            </w:pPr>
            <w:r>
              <w:t>Hồ sơ năng lực, quyết định phân công, bảng ma trận năng lực</w:t>
            </w:r>
          </w:p>
        </w:tc>
        <w:tc>
          <w:tcPr>
            <w:tcW w:w="1304" w:type="dxa"/>
            <w:tcMar>
              <w:top w:w="70" w:type="dxa"/>
              <w:left w:w="70" w:type="dxa"/>
              <w:bottom w:w="70" w:type="dxa"/>
              <w:right w:w="70" w:type="dxa"/>
            </w:tcMar>
            <w:vAlign w:val="center"/>
          </w:tcPr>
          <w:p w14:paraId="524789BC" w14:textId="77777777" w:rsidR="00C01D06" w:rsidRPr="00E37F83" w:rsidRDefault="00C01D06" w:rsidP="00E37F83">
            <w:pPr>
              <w:jc w:val="center"/>
            </w:pPr>
            <w:r>
              <w:t>Đ/ KĐ/ KAD</w:t>
            </w:r>
          </w:p>
        </w:tc>
      </w:tr>
      <w:tr w:rsidR="00C01D06" w:rsidRPr="00E37F83" w14:paraId="24F7BB7E" w14:textId="77777777" w:rsidTr="009349AB">
        <w:trPr>
          <w:jc w:val="center"/>
        </w:trPr>
        <w:tc>
          <w:tcPr>
            <w:tcW w:w="1814" w:type="dxa"/>
            <w:tcMar>
              <w:top w:w="70" w:type="dxa"/>
              <w:left w:w="70" w:type="dxa"/>
              <w:bottom w:w="70" w:type="dxa"/>
              <w:right w:w="70" w:type="dxa"/>
            </w:tcMar>
            <w:vAlign w:val="center"/>
          </w:tcPr>
          <w:p w14:paraId="3071F7CB" w14:textId="77777777" w:rsidR="00C01D06" w:rsidRPr="00E37F83" w:rsidRDefault="00C01D06" w:rsidP="00E37F83">
            <w:pPr>
              <w:jc w:val="both"/>
            </w:pPr>
            <w:r>
              <w:t>Thiết bị/ chuẩn</w:t>
            </w:r>
          </w:p>
        </w:tc>
        <w:tc>
          <w:tcPr>
            <w:tcW w:w="3118" w:type="dxa"/>
            <w:tcMar>
              <w:top w:w="70" w:type="dxa"/>
              <w:left w:w="70" w:type="dxa"/>
              <w:bottom w:w="70" w:type="dxa"/>
              <w:right w:w="70" w:type="dxa"/>
            </w:tcMar>
            <w:vAlign w:val="center"/>
          </w:tcPr>
          <w:p w14:paraId="1F3BFF77" w14:textId="77777777" w:rsidR="00C01D06" w:rsidRPr="00E37F83" w:rsidRDefault="00C01D06" w:rsidP="00E37F83">
            <w:pPr>
              <w:jc w:val="both"/>
            </w:pPr>
            <w:r>
              <w:t>Hiệu lực kiểm định/ hiệu chuẩn, liên kết chuẩn, bảo trì, kiểm tra trung gian</w:t>
            </w:r>
          </w:p>
        </w:tc>
        <w:tc>
          <w:tcPr>
            <w:tcW w:w="3402" w:type="dxa"/>
            <w:tcMar>
              <w:top w:w="70" w:type="dxa"/>
              <w:left w:w="70" w:type="dxa"/>
              <w:bottom w:w="70" w:type="dxa"/>
              <w:right w:w="70" w:type="dxa"/>
            </w:tcMar>
            <w:vAlign w:val="center"/>
          </w:tcPr>
          <w:p w14:paraId="5BC42E1A" w14:textId="77777777" w:rsidR="00C01D06" w:rsidRPr="00E37F83" w:rsidRDefault="00C01D06" w:rsidP="00E37F83">
            <w:pPr>
              <w:jc w:val="both"/>
            </w:pPr>
            <w:r>
              <w:t>Chứng chỉ, tem/ nhãn, nhật ký sử dụng, kế hoạch bảo trì</w:t>
            </w:r>
          </w:p>
        </w:tc>
        <w:tc>
          <w:tcPr>
            <w:tcW w:w="1304" w:type="dxa"/>
            <w:tcMar>
              <w:top w:w="70" w:type="dxa"/>
              <w:left w:w="70" w:type="dxa"/>
              <w:bottom w:w="70" w:type="dxa"/>
              <w:right w:w="70" w:type="dxa"/>
            </w:tcMar>
            <w:vAlign w:val="center"/>
          </w:tcPr>
          <w:p w14:paraId="10298C4A" w14:textId="77777777" w:rsidR="00C01D06" w:rsidRPr="00E37F83" w:rsidRDefault="00C01D06" w:rsidP="00E37F83">
            <w:pPr>
              <w:jc w:val="center"/>
            </w:pPr>
            <w:r>
              <w:t>Đ/ KĐ/ KAD</w:t>
            </w:r>
          </w:p>
        </w:tc>
      </w:tr>
      <w:tr w:rsidR="00C01D06" w:rsidRPr="00E37F83" w14:paraId="23FA3BCB" w14:textId="77777777" w:rsidTr="009349AB">
        <w:trPr>
          <w:jc w:val="center"/>
        </w:trPr>
        <w:tc>
          <w:tcPr>
            <w:tcW w:w="1814" w:type="dxa"/>
            <w:tcMar>
              <w:top w:w="70" w:type="dxa"/>
              <w:left w:w="70" w:type="dxa"/>
              <w:bottom w:w="70" w:type="dxa"/>
              <w:right w:w="70" w:type="dxa"/>
            </w:tcMar>
            <w:vAlign w:val="center"/>
          </w:tcPr>
          <w:p w14:paraId="4EE084A0" w14:textId="77777777" w:rsidR="00C01D06" w:rsidRPr="00E37F83" w:rsidRDefault="00C01D06" w:rsidP="00E37F83">
            <w:pPr>
              <w:jc w:val="both"/>
            </w:pPr>
            <w:r>
              <w:t>Phương pháp/ quy trình</w:t>
            </w:r>
          </w:p>
        </w:tc>
        <w:tc>
          <w:tcPr>
            <w:tcW w:w="3118" w:type="dxa"/>
            <w:tcMar>
              <w:top w:w="70" w:type="dxa"/>
              <w:left w:w="70" w:type="dxa"/>
              <w:bottom w:w="70" w:type="dxa"/>
              <w:right w:w="70" w:type="dxa"/>
            </w:tcMar>
            <w:vAlign w:val="center"/>
          </w:tcPr>
          <w:p w14:paraId="164CBC47" w14:textId="77777777" w:rsidR="00C01D06" w:rsidRPr="00E37F83" w:rsidRDefault="00C01D06" w:rsidP="00E37F83">
            <w:pPr>
              <w:jc w:val="both"/>
            </w:pPr>
            <w:r>
              <w:t>Phê duyệt, xác nhận giá trị sử dụng/ kiểm tra xác nhận, phiên bản</w:t>
            </w:r>
          </w:p>
        </w:tc>
        <w:tc>
          <w:tcPr>
            <w:tcW w:w="3402" w:type="dxa"/>
            <w:tcMar>
              <w:top w:w="70" w:type="dxa"/>
              <w:left w:w="70" w:type="dxa"/>
              <w:bottom w:w="70" w:type="dxa"/>
              <w:right w:w="70" w:type="dxa"/>
            </w:tcMar>
            <w:vAlign w:val="center"/>
          </w:tcPr>
          <w:p w14:paraId="18DFB494" w14:textId="77777777" w:rsidR="00C01D06" w:rsidRPr="00E37F83" w:rsidRDefault="00C01D06" w:rsidP="00E37F83">
            <w:pPr>
              <w:jc w:val="both"/>
            </w:pPr>
            <w:r>
              <w:t>Quy trình, biểu mẫu tính, biên bản xác nhận phương pháp</w:t>
            </w:r>
          </w:p>
        </w:tc>
        <w:tc>
          <w:tcPr>
            <w:tcW w:w="1304" w:type="dxa"/>
            <w:tcMar>
              <w:top w:w="70" w:type="dxa"/>
              <w:left w:w="70" w:type="dxa"/>
              <w:bottom w:w="70" w:type="dxa"/>
              <w:right w:w="70" w:type="dxa"/>
            </w:tcMar>
            <w:vAlign w:val="center"/>
          </w:tcPr>
          <w:p w14:paraId="591F61DD" w14:textId="77777777" w:rsidR="00C01D06" w:rsidRPr="00E37F83" w:rsidRDefault="00C01D06" w:rsidP="00E37F83">
            <w:pPr>
              <w:jc w:val="center"/>
            </w:pPr>
            <w:r>
              <w:t>Đ/ KĐ/ KAD</w:t>
            </w:r>
          </w:p>
        </w:tc>
      </w:tr>
      <w:tr w:rsidR="00C01D06" w:rsidRPr="00E37F83" w14:paraId="524FE64D" w14:textId="77777777" w:rsidTr="009349AB">
        <w:trPr>
          <w:jc w:val="center"/>
        </w:trPr>
        <w:tc>
          <w:tcPr>
            <w:tcW w:w="1814" w:type="dxa"/>
            <w:tcMar>
              <w:top w:w="70" w:type="dxa"/>
              <w:left w:w="70" w:type="dxa"/>
              <w:bottom w:w="70" w:type="dxa"/>
              <w:right w:w="70" w:type="dxa"/>
            </w:tcMar>
            <w:vAlign w:val="center"/>
          </w:tcPr>
          <w:p w14:paraId="51D4B2C9" w14:textId="77777777" w:rsidR="00C01D06" w:rsidRPr="00E37F83" w:rsidRDefault="00C01D06" w:rsidP="00E37F83">
            <w:pPr>
              <w:jc w:val="both"/>
            </w:pPr>
            <w:r>
              <w:t>Độ không đảm bảo đo/ MPE</w:t>
            </w:r>
          </w:p>
        </w:tc>
        <w:tc>
          <w:tcPr>
            <w:tcW w:w="3118" w:type="dxa"/>
            <w:tcMar>
              <w:top w:w="70" w:type="dxa"/>
              <w:left w:w="70" w:type="dxa"/>
              <w:bottom w:w="70" w:type="dxa"/>
              <w:right w:w="70" w:type="dxa"/>
            </w:tcMar>
            <w:vAlign w:val="center"/>
          </w:tcPr>
          <w:p w14:paraId="67DBB344" w14:textId="77777777" w:rsidR="00C01D06" w:rsidRPr="00E37F83" w:rsidRDefault="00C01D06" w:rsidP="00E37F83">
            <w:pPr>
              <w:jc w:val="both"/>
            </w:pPr>
            <w:r>
              <w:t>Mô hình đo, ngân sách độ không đảm bảo đo, hệ số phủ, tiêu chí MPE</w:t>
            </w:r>
          </w:p>
        </w:tc>
        <w:tc>
          <w:tcPr>
            <w:tcW w:w="3402" w:type="dxa"/>
            <w:tcMar>
              <w:top w:w="70" w:type="dxa"/>
              <w:left w:w="70" w:type="dxa"/>
              <w:bottom w:w="70" w:type="dxa"/>
              <w:right w:w="70" w:type="dxa"/>
            </w:tcMar>
            <w:vAlign w:val="center"/>
          </w:tcPr>
          <w:p w14:paraId="72792745" w14:textId="77777777" w:rsidR="00C01D06" w:rsidRPr="00E37F83" w:rsidRDefault="00C01D06" w:rsidP="00E37F83">
            <w:pPr>
              <w:jc w:val="both"/>
            </w:pPr>
            <w:r>
              <w:t>Bảng tính, phê duyệt kỹ thuật, kết quả kiểm tra</w:t>
            </w:r>
          </w:p>
        </w:tc>
        <w:tc>
          <w:tcPr>
            <w:tcW w:w="1304" w:type="dxa"/>
            <w:tcMar>
              <w:top w:w="70" w:type="dxa"/>
              <w:left w:w="70" w:type="dxa"/>
              <w:bottom w:w="70" w:type="dxa"/>
              <w:right w:w="70" w:type="dxa"/>
            </w:tcMar>
            <w:vAlign w:val="center"/>
          </w:tcPr>
          <w:p w14:paraId="2CE46DAA" w14:textId="77777777" w:rsidR="00C01D06" w:rsidRPr="00E37F83" w:rsidRDefault="00C01D06" w:rsidP="00E37F83">
            <w:pPr>
              <w:jc w:val="center"/>
            </w:pPr>
            <w:r>
              <w:t>Đ/ KĐ/ KAD</w:t>
            </w:r>
          </w:p>
        </w:tc>
      </w:tr>
      <w:tr w:rsidR="00C01D06" w:rsidRPr="00E37F83" w14:paraId="2A8A6696" w14:textId="77777777" w:rsidTr="009349AB">
        <w:trPr>
          <w:jc w:val="center"/>
        </w:trPr>
        <w:tc>
          <w:tcPr>
            <w:tcW w:w="1814" w:type="dxa"/>
            <w:tcMar>
              <w:top w:w="70" w:type="dxa"/>
              <w:left w:w="70" w:type="dxa"/>
              <w:bottom w:w="70" w:type="dxa"/>
              <w:right w:w="70" w:type="dxa"/>
            </w:tcMar>
            <w:vAlign w:val="center"/>
          </w:tcPr>
          <w:p w14:paraId="5E43061E" w14:textId="77777777" w:rsidR="00C01D06" w:rsidRPr="00E37F83" w:rsidRDefault="00C01D06" w:rsidP="00E37F83">
            <w:pPr>
              <w:jc w:val="both"/>
            </w:pPr>
            <w:r>
              <w:t>QA/ QC</w:t>
            </w:r>
          </w:p>
        </w:tc>
        <w:tc>
          <w:tcPr>
            <w:tcW w:w="3118" w:type="dxa"/>
            <w:tcMar>
              <w:top w:w="70" w:type="dxa"/>
              <w:left w:w="70" w:type="dxa"/>
              <w:bottom w:w="70" w:type="dxa"/>
              <w:right w:w="70" w:type="dxa"/>
            </w:tcMar>
            <w:vAlign w:val="center"/>
          </w:tcPr>
          <w:p w14:paraId="4C4E8730" w14:textId="77777777" w:rsidR="00C01D06" w:rsidRPr="00E37F83" w:rsidRDefault="00C01D06" w:rsidP="00E37F83">
            <w:pPr>
              <w:jc w:val="both"/>
            </w:pPr>
            <w:r>
              <w:t>Kiểm soát chất lượng nội bộ, PT/ ILC, mẫu chuẩn, biểu đồ kiểm soát</w:t>
            </w:r>
          </w:p>
        </w:tc>
        <w:tc>
          <w:tcPr>
            <w:tcW w:w="3402" w:type="dxa"/>
            <w:tcMar>
              <w:top w:w="70" w:type="dxa"/>
              <w:left w:w="70" w:type="dxa"/>
              <w:bottom w:w="70" w:type="dxa"/>
              <w:right w:w="70" w:type="dxa"/>
            </w:tcMar>
            <w:vAlign w:val="center"/>
          </w:tcPr>
          <w:p w14:paraId="7BA5118D" w14:textId="77777777" w:rsidR="00C01D06" w:rsidRPr="00E37F83" w:rsidRDefault="00C01D06" w:rsidP="00E37F83">
            <w:pPr>
              <w:jc w:val="both"/>
            </w:pPr>
            <w:r>
              <w:t>Kế hoạch, kết quả, đánh giá xu hướng, hành động khắc phục</w:t>
            </w:r>
          </w:p>
        </w:tc>
        <w:tc>
          <w:tcPr>
            <w:tcW w:w="1304" w:type="dxa"/>
            <w:tcMar>
              <w:top w:w="70" w:type="dxa"/>
              <w:left w:w="70" w:type="dxa"/>
              <w:bottom w:w="70" w:type="dxa"/>
              <w:right w:w="70" w:type="dxa"/>
            </w:tcMar>
            <w:vAlign w:val="center"/>
          </w:tcPr>
          <w:p w14:paraId="069F5B9E" w14:textId="77777777" w:rsidR="00C01D06" w:rsidRPr="00E37F83" w:rsidRDefault="00C01D06" w:rsidP="00E37F83">
            <w:pPr>
              <w:jc w:val="center"/>
            </w:pPr>
            <w:r>
              <w:t>Đ/ KĐ/ KAD</w:t>
            </w:r>
          </w:p>
        </w:tc>
      </w:tr>
      <w:tr w:rsidR="00C01D06" w:rsidRPr="00E37F83" w14:paraId="42659F0E" w14:textId="77777777" w:rsidTr="009349AB">
        <w:trPr>
          <w:jc w:val="center"/>
        </w:trPr>
        <w:tc>
          <w:tcPr>
            <w:tcW w:w="1814" w:type="dxa"/>
            <w:tcMar>
              <w:top w:w="70" w:type="dxa"/>
              <w:left w:w="70" w:type="dxa"/>
              <w:bottom w:w="70" w:type="dxa"/>
              <w:right w:w="70" w:type="dxa"/>
            </w:tcMar>
            <w:vAlign w:val="center"/>
          </w:tcPr>
          <w:p w14:paraId="1A8E4616" w14:textId="77777777" w:rsidR="00C01D06" w:rsidRPr="00E37F83" w:rsidRDefault="00C01D06" w:rsidP="00E37F83">
            <w:pPr>
              <w:jc w:val="both"/>
            </w:pPr>
            <w:r>
              <w:t>QTMT</w:t>
            </w:r>
          </w:p>
        </w:tc>
        <w:tc>
          <w:tcPr>
            <w:tcW w:w="3118" w:type="dxa"/>
            <w:tcMar>
              <w:top w:w="70" w:type="dxa"/>
              <w:left w:w="70" w:type="dxa"/>
              <w:bottom w:w="70" w:type="dxa"/>
              <w:right w:w="70" w:type="dxa"/>
            </w:tcMar>
            <w:vAlign w:val="center"/>
          </w:tcPr>
          <w:p w14:paraId="5F23794E" w14:textId="77777777" w:rsidR="00C01D06" w:rsidRPr="00E37F83" w:rsidRDefault="00C01D06" w:rsidP="00E37F83">
            <w:pPr>
              <w:jc w:val="both"/>
            </w:pPr>
            <w:r>
              <w:t>Nền mẫu, thông số, LOD/ LOQ, hiện trường, phân tích, dữ liệu gốc</w:t>
            </w:r>
          </w:p>
        </w:tc>
        <w:tc>
          <w:tcPr>
            <w:tcW w:w="3402" w:type="dxa"/>
            <w:tcMar>
              <w:top w:w="70" w:type="dxa"/>
              <w:left w:w="70" w:type="dxa"/>
              <w:bottom w:w="70" w:type="dxa"/>
              <w:right w:w="70" w:type="dxa"/>
            </w:tcMar>
            <w:vAlign w:val="center"/>
          </w:tcPr>
          <w:p w14:paraId="6EF191D4" w14:textId="77777777" w:rsidR="00C01D06" w:rsidRPr="00E37F83" w:rsidRDefault="00C01D06" w:rsidP="00E37F83">
            <w:pPr>
              <w:jc w:val="both"/>
            </w:pPr>
            <w:r>
              <w:t>Danh mục phép thử, hồ sơ LOD/ LOQ, SOP lấy mẫu/ phân tích, báo cáo QA/ QC</w:t>
            </w:r>
          </w:p>
        </w:tc>
        <w:tc>
          <w:tcPr>
            <w:tcW w:w="1304" w:type="dxa"/>
            <w:tcMar>
              <w:top w:w="70" w:type="dxa"/>
              <w:left w:w="70" w:type="dxa"/>
              <w:bottom w:w="70" w:type="dxa"/>
              <w:right w:w="70" w:type="dxa"/>
            </w:tcMar>
            <w:vAlign w:val="center"/>
          </w:tcPr>
          <w:p w14:paraId="447472D1" w14:textId="77777777" w:rsidR="00C01D06" w:rsidRPr="00E37F83" w:rsidRDefault="00C01D06" w:rsidP="00E37F83">
            <w:pPr>
              <w:jc w:val="center"/>
            </w:pPr>
            <w:r>
              <w:t>Đ/ KĐ/ KAD</w:t>
            </w:r>
          </w:p>
        </w:tc>
      </w:tr>
      <w:tr w:rsidR="00C01D06" w:rsidRPr="00E37F83" w14:paraId="1023F3DC" w14:textId="77777777" w:rsidTr="009349AB">
        <w:trPr>
          <w:jc w:val="center"/>
        </w:trPr>
        <w:tc>
          <w:tcPr>
            <w:tcW w:w="1814" w:type="dxa"/>
            <w:tcMar>
              <w:top w:w="70" w:type="dxa"/>
              <w:left w:w="70" w:type="dxa"/>
              <w:bottom w:w="70" w:type="dxa"/>
              <w:right w:w="70" w:type="dxa"/>
            </w:tcMar>
            <w:vAlign w:val="center"/>
          </w:tcPr>
          <w:p w14:paraId="4F93C1D7" w14:textId="77777777" w:rsidR="00C01D06" w:rsidRPr="00E37F83" w:rsidRDefault="00C01D06" w:rsidP="00E37F83">
            <w:pPr>
              <w:jc w:val="both"/>
            </w:pPr>
            <w:r>
              <w:t>Dữ liệu/ ManLab</w:t>
            </w:r>
          </w:p>
        </w:tc>
        <w:tc>
          <w:tcPr>
            <w:tcW w:w="3118" w:type="dxa"/>
            <w:tcMar>
              <w:top w:w="70" w:type="dxa"/>
              <w:left w:w="70" w:type="dxa"/>
              <w:bottom w:w="70" w:type="dxa"/>
              <w:right w:w="70" w:type="dxa"/>
            </w:tcMar>
            <w:vAlign w:val="center"/>
          </w:tcPr>
          <w:p w14:paraId="72802234" w14:textId="77777777" w:rsidR="00C01D06" w:rsidRPr="00E37F83" w:rsidRDefault="00C01D06" w:rsidP="00E37F83">
            <w:pPr>
              <w:jc w:val="both"/>
            </w:pPr>
            <w:r>
              <w:t>Snapshot, phân quyền, nhật ký, QR, trạng thái, chặn sử dụng</w:t>
            </w:r>
          </w:p>
        </w:tc>
        <w:tc>
          <w:tcPr>
            <w:tcW w:w="3402" w:type="dxa"/>
            <w:tcMar>
              <w:top w:w="70" w:type="dxa"/>
              <w:left w:w="70" w:type="dxa"/>
              <w:bottom w:w="70" w:type="dxa"/>
              <w:right w:w="70" w:type="dxa"/>
            </w:tcMar>
            <w:vAlign w:val="center"/>
          </w:tcPr>
          <w:p w14:paraId="38AD2192" w14:textId="77777777" w:rsidR="00C01D06" w:rsidRPr="00E37F83" w:rsidRDefault="00C01D06" w:rsidP="00E37F83">
            <w:pPr>
              <w:jc w:val="both"/>
            </w:pPr>
            <w:r>
              <w:t>Log hệ thống, ảnh chụp công khai, cấu hình workflow</w:t>
            </w:r>
          </w:p>
        </w:tc>
        <w:tc>
          <w:tcPr>
            <w:tcW w:w="1304" w:type="dxa"/>
            <w:tcMar>
              <w:top w:w="70" w:type="dxa"/>
              <w:left w:w="70" w:type="dxa"/>
              <w:bottom w:w="70" w:type="dxa"/>
              <w:right w:w="70" w:type="dxa"/>
            </w:tcMar>
            <w:vAlign w:val="center"/>
          </w:tcPr>
          <w:p w14:paraId="64EDC178" w14:textId="77777777" w:rsidR="00C01D06" w:rsidRPr="00E37F83" w:rsidRDefault="00C01D06" w:rsidP="00E37F83">
            <w:pPr>
              <w:jc w:val="center"/>
            </w:pPr>
            <w:r>
              <w:t>Đ/ KĐ/ KAD</w:t>
            </w:r>
          </w:p>
        </w:tc>
      </w:tr>
      <w:tr w:rsidR="00C01D06" w:rsidRPr="00E37F83" w14:paraId="0AB5E0FE" w14:textId="77777777" w:rsidTr="009349AB">
        <w:trPr>
          <w:jc w:val="center"/>
        </w:trPr>
        <w:tc>
          <w:tcPr>
            <w:tcW w:w="1814" w:type="dxa"/>
            <w:tcMar>
              <w:top w:w="70" w:type="dxa"/>
              <w:left w:w="70" w:type="dxa"/>
              <w:bottom w:w="70" w:type="dxa"/>
              <w:right w:w="70" w:type="dxa"/>
            </w:tcMar>
            <w:vAlign w:val="center"/>
          </w:tcPr>
          <w:p w14:paraId="4E4EFB8A" w14:textId="77777777" w:rsidR="00C01D06" w:rsidRPr="00E37F83" w:rsidRDefault="00C01D06" w:rsidP="00E37F83">
            <w:pPr>
              <w:jc w:val="both"/>
            </w:pPr>
            <w:r>
              <w:t>Công khai</w:t>
            </w:r>
          </w:p>
        </w:tc>
        <w:tc>
          <w:tcPr>
            <w:tcW w:w="3118" w:type="dxa"/>
            <w:tcMar>
              <w:top w:w="70" w:type="dxa"/>
              <w:left w:w="70" w:type="dxa"/>
              <w:bottom w:w="70" w:type="dxa"/>
              <w:right w:w="70" w:type="dxa"/>
            </w:tcMar>
            <w:vAlign w:val="center"/>
          </w:tcPr>
          <w:p w14:paraId="4714B4F3" w14:textId="77777777" w:rsidR="00C01D06" w:rsidRPr="00E37F83" w:rsidRDefault="00C01D06" w:rsidP="00E37F83">
            <w:pPr>
              <w:jc w:val="both"/>
            </w:pPr>
            <w:r>
              <w:t>Nội dung, phiên bản, ngày hiệu lực, trạng thái</w:t>
            </w:r>
          </w:p>
        </w:tc>
        <w:tc>
          <w:tcPr>
            <w:tcW w:w="3402" w:type="dxa"/>
            <w:tcMar>
              <w:top w:w="70" w:type="dxa"/>
              <w:left w:w="70" w:type="dxa"/>
              <w:bottom w:w="70" w:type="dxa"/>
              <w:right w:w="70" w:type="dxa"/>
            </w:tcMar>
            <w:vAlign w:val="center"/>
          </w:tcPr>
          <w:p w14:paraId="006EA3A0" w14:textId="77777777" w:rsidR="00C01D06" w:rsidRPr="00E37F83" w:rsidRDefault="00C01D06" w:rsidP="00E37F83">
            <w:pPr>
              <w:jc w:val="both"/>
            </w:pPr>
            <w:r>
              <w:t>Link/ QR, bản công khai, nhật ký công khai</w:t>
            </w:r>
          </w:p>
        </w:tc>
        <w:tc>
          <w:tcPr>
            <w:tcW w:w="1304" w:type="dxa"/>
            <w:tcMar>
              <w:top w:w="70" w:type="dxa"/>
              <w:left w:w="70" w:type="dxa"/>
              <w:bottom w:w="70" w:type="dxa"/>
              <w:right w:w="70" w:type="dxa"/>
            </w:tcMar>
            <w:vAlign w:val="center"/>
          </w:tcPr>
          <w:p w14:paraId="2F87E055" w14:textId="77777777" w:rsidR="00C01D06" w:rsidRPr="00E37F83" w:rsidRDefault="00C01D06" w:rsidP="00E37F83">
            <w:pPr>
              <w:jc w:val="center"/>
            </w:pPr>
            <w:r>
              <w:t>Đ/ KĐ/ KAD</w:t>
            </w:r>
          </w:p>
        </w:tc>
      </w:tr>
    </w:tbl>
    <w:p w14:paraId="7E853385" w14:textId="77777777" w:rsidR="00C01D06" w:rsidRPr="00E37F83" w:rsidRDefault="00C01D06" w:rsidP="00DB2F6F">
      <w:pPr>
        <w:spacing w:before="120"/>
        <w:jc w:val="both"/>
      </w:pPr>
      <w:r>
        <w:t>Ghi chú: Đ = Đạt; KĐ = Không đạt; KAD = Không áp dụng. Mỗi tiêu chí Không đạt phải có mô tả sai lệch, mức độ ảnh hưởng, người chịu trách nhiệm và thời hạn khắc phục.</w:t>
      </w:r>
    </w:p>
    <w:p w14:paraId="57166333" w14:textId="77777777" w:rsidR="00DB2F6F" w:rsidRPr="00E37F83" w:rsidRDefault="00DB2F6F" w:rsidP="00DB2F6F">
      <w:pPr>
        <w:spacing w:before="120"/>
        <w:rPr>
          <w:b/>
          <w:bCs/>
        </w:rPr>
      </w:pPr>
      <w:r>
        <w:rPr>
          <w:bCs/>
          <w:i/>
        </w:rPr>
        <w:br w:type="page"/>
      </w:r>
    </w:p>
    <w:p w14:paraId="10E87093" w14:textId="77777777" w:rsidR="00C01D06" w:rsidRPr="00E37F83" w:rsidRDefault="00C01D06" w:rsidP="00CF7D79">
      <w:pPr>
        <w:pStyle w:val="Heading1"/>
        <w:spacing w:before="120" w:after="120"/>
        <w:jc w:val="center"/>
        <w:rPr>
          <w:bCs/>
          <w:sz w:val="24"/>
          <w:szCs w:val="24"/>
        </w:rPr>
      </w:pPr>
      <w:r>
        <w:rPr>
          <w:rFonts w:eastAsia="Times New Roman"/>
          <w:bCs/>
          <w:i w:val="0"/>
          <w:sz w:val="24"/>
          <w:szCs w:val="24"/>
        </w:rPr>
        <w:lastRenderedPageBreak/>
        <w:t>PHỤ LỤC B. MÔ HÌNH DỮ LIỆU TỐI THIỂU CHO P21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284"/>
        <w:gridCol w:w="4130"/>
      </w:tblGrid>
      <w:tr w:rsidR="00C01D06" w:rsidRPr="00E37F83" w14:paraId="77DF1AD2" w14:textId="77777777" w:rsidTr="00DB2F6F">
        <w:trPr>
          <w:jc w:val="center"/>
        </w:trPr>
        <w:tc>
          <w:tcPr>
            <w:tcW w:w="1931" w:type="dxa"/>
            <w:shd w:val="clear" w:color="auto" w:fill="D9EAF7"/>
            <w:tcMar>
              <w:top w:w="70" w:type="dxa"/>
              <w:left w:w="70" w:type="dxa"/>
              <w:bottom w:w="70" w:type="dxa"/>
              <w:right w:w="70" w:type="dxa"/>
            </w:tcMar>
            <w:vAlign w:val="center"/>
          </w:tcPr>
          <w:p w14:paraId="40337119" w14:textId="77777777" w:rsidR="00C01D06" w:rsidRPr="00E37F83" w:rsidRDefault="00C01D06" w:rsidP="00E37F83">
            <w:pPr>
              <w:jc w:val="center"/>
            </w:pPr>
            <w:r>
              <w:rPr>
                <w:b/>
              </w:rPr>
              <w:t>Bảng dữ liệu</w:t>
            </w:r>
          </w:p>
        </w:tc>
        <w:tc>
          <w:tcPr>
            <w:tcW w:w="3284" w:type="dxa"/>
            <w:shd w:val="clear" w:color="auto" w:fill="D9EAF7"/>
            <w:tcMar>
              <w:top w:w="70" w:type="dxa"/>
              <w:left w:w="70" w:type="dxa"/>
              <w:bottom w:w="70" w:type="dxa"/>
              <w:right w:w="70" w:type="dxa"/>
            </w:tcMar>
            <w:vAlign w:val="center"/>
          </w:tcPr>
          <w:p w14:paraId="1086A0AE" w14:textId="77777777" w:rsidR="00C01D06" w:rsidRPr="00E37F83" w:rsidRDefault="00C01D06" w:rsidP="00E37F83">
            <w:pPr>
              <w:jc w:val="center"/>
            </w:pPr>
            <w:r>
              <w:rPr>
                <w:b/>
              </w:rPr>
              <w:t>Mục đích</w:t>
            </w:r>
          </w:p>
        </w:tc>
        <w:tc>
          <w:tcPr>
            <w:tcW w:w="4130" w:type="dxa"/>
            <w:shd w:val="clear" w:color="auto" w:fill="D9EAF7"/>
            <w:tcMar>
              <w:top w:w="70" w:type="dxa"/>
              <w:left w:w="70" w:type="dxa"/>
              <w:bottom w:w="70" w:type="dxa"/>
              <w:right w:w="70" w:type="dxa"/>
            </w:tcMar>
            <w:vAlign w:val="center"/>
          </w:tcPr>
          <w:p w14:paraId="17CEE976" w14:textId="77777777" w:rsidR="00C01D06" w:rsidRPr="00E37F83" w:rsidRDefault="00C01D06" w:rsidP="00E37F83">
            <w:pPr>
              <w:jc w:val="center"/>
            </w:pPr>
            <w:r>
              <w:rPr>
                <w:b/>
              </w:rPr>
              <w:t>Trường khóa/ chính</w:t>
            </w:r>
          </w:p>
        </w:tc>
      </w:tr>
      <w:tr w:rsidR="00C01D06" w:rsidRPr="00E37F83" w14:paraId="4BB8717B" w14:textId="77777777" w:rsidTr="00DB2F6F">
        <w:trPr>
          <w:jc w:val="center"/>
        </w:trPr>
        <w:tc>
          <w:tcPr>
            <w:tcW w:w="1931" w:type="dxa"/>
            <w:tcMar>
              <w:top w:w="70" w:type="dxa"/>
              <w:left w:w="70" w:type="dxa"/>
              <w:bottom w:w="70" w:type="dxa"/>
              <w:right w:w="70" w:type="dxa"/>
            </w:tcMar>
            <w:vAlign w:val="center"/>
          </w:tcPr>
          <w:p w14:paraId="4514EB04" w14:textId="77777777" w:rsidR="00C01D06" w:rsidRPr="00E37F83" w:rsidRDefault="00C01D06" w:rsidP="00E37F83">
            <w:pPr>
              <w:jc w:val="center"/>
            </w:pPr>
            <w:r>
              <w:t>p21_records</w:t>
            </w:r>
          </w:p>
        </w:tc>
        <w:tc>
          <w:tcPr>
            <w:tcW w:w="3284" w:type="dxa"/>
            <w:tcMar>
              <w:top w:w="70" w:type="dxa"/>
              <w:left w:w="70" w:type="dxa"/>
              <w:bottom w:w="70" w:type="dxa"/>
              <w:right w:w="70" w:type="dxa"/>
            </w:tcMar>
            <w:vAlign w:val="center"/>
          </w:tcPr>
          <w:p w14:paraId="4E88D48A" w14:textId="77777777" w:rsidR="00C01D06" w:rsidRPr="00E37F83" w:rsidRDefault="00C01D06" w:rsidP="00E37F83">
            <w:pPr>
              <w:jc w:val="center"/>
            </w:pPr>
            <w:r>
              <w:t>Quản lý hồ sơ P21</w:t>
            </w:r>
          </w:p>
        </w:tc>
        <w:tc>
          <w:tcPr>
            <w:tcW w:w="4130" w:type="dxa"/>
            <w:tcMar>
              <w:top w:w="70" w:type="dxa"/>
              <w:left w:w="70" w:type="dxa"/>
              <w:bottom w:w="70" w:type="dxa"/>
              <w:right w:w="70" w:type="dxa"/>
            </w:tcMar>
            <w:vAlign w:val="center"/>
          </w:tcPr>
          <w:p w14:paraId="724E9509" w14:textId="77777777" w:rsidR="00C01D06" w:rsidRPr="00E37F83" w:rsidRDefault="00C01D06" w:rsidP="00E37F83">
            <w:pPr>
              <w:jc w:val="both"/>
            </w:pPr>
            <w:r>
              <w:t>record_id, record_code, record_type, field, owner_unit, status, created_by, created_at, version</w:t>
            </w:r>
          </w:p>
        </w:tc>
      </w:tr>
      <w:tr w:rsidR="00C01D06" w:rsidRPr="00E37F83" w14:paraId="76BE5667" w14:textId="77777777" w:rsidTr="00DB2F6F">
        <w:trPr>
          <w:jc w:val="center"/>
        </w:trPr>
        <w:tc>
          <w:tcPr>
            <w:tcW w:w="1931" w:type="dxa"/>
            <w:tcMar>
              <w:top w:w="70" w:type="dxa"/>
              <w:left w:w="70" w:type="dxa"/>
              <w:bottom w:w="70" w:type="dxa"/>
              <w:right w:w="70" w:type="dxa"/>
            </w:tcMar>
            <w:vAlign w:val="center"/>
          </w:tcPr>
          <w:p w14:paraId="7DE65538" w14:textId="77777777" w:rsidR="00C01D06" w:rsidRPr="00E37F83" w:rsidRDefault="00C01D06" w:rsidP="00E37F83">
            <w:pPr>
              <w:jc w:val="center"/>
            </w:pPr>
            <w:r>
              <w:t>p21_items</w:t>
            </w:r>
          </w:p>
        </w:tc>
        <w:tc>
          <w:tcPr>
            <w:tcW w:w="3284" w:type="dxa"/>
            <w:tcMar>
              <w:top w:w="70" w:type="dxa"/>
              <w:left w:w="70" w:type="dxa"/>
              <w:bottom w:w="70" w:type="dxa"/>
              <w:right w:w="70" w:type="dxa"/>
            </w:tcMar>
            <w:vAlign w:val="center"/>
          </w:tcPr>
          <w:p w14:paraId="086047DF" w14:textId="77777777" w:rsidR="00C01D06" w:rsidRPr="00E37F83" w:rsidRDefault="00C01D06" w:rsidP="00E37F83">
            <w:pPr>
              <w:jc w:val="center"/>
            </w:pPr>
            <w:r>
              <w:t>Quản lý phương tiện đo/ đối tượng năng lực trong P21</w:t>
            </w:r>
          </w:p>
        </w:tc>
        <w:tc>
          <w:tcPr>
            <w:tcW w:w="4130" w:type="dxa"/>
            <w:tcMar>
              <w:top w:w="70" w:type="dxa"/>
              <w:left w:w="70" w:type="dxa"/>
              <w:bottom w:w="70" w:type="dxa"/>
              <w:right w:w="70" w:type="dxa"/>
            </w:tcMar>
            <w:vAlign w:val="center"/>
          </w:tcPr>
          <w:p w14:paraId="70B1F985" w14:textId="77777777" w:rsidR="00C01D06" w:rsidRPr="00E37F83" w:rsidRDefault="00C01D06" w:rsidP="00E37F83">
            <w:pPr>
              <w:jc w:val="both"/>
            </w:pPr>
            <w:r>
              <w:t>item_id, record_id, item_name, item_type, scope, unit, mpe, uncertainty, lod, loq, method_id, catalog_ref_id, item_status</w:t>
            </w:r>
          </w:p>
        </w:tc>
      </w:tr>
      <w:tr w:rsidR="00C01D06" w:rsidRPr="00E37F83" w14:paraId="3D442178" w14:textId="77777777" w:rsidTr="00DB2F6F">
        <w:trPr>
          <w:jc w:val="center"/>
        </w:trPr>
        <w:tc>
          <w:tcPr>
            <w:tcW w:w="1931" w:type="dxa"/>
            <w:tcMar>
              <w:top w:w="70" w:type="dxa"/>
              <w:left w:w="70" w:type="dxa"/>
              <w:bottom w:w="70" w:type="dxa"/>
              <w:right w:w="70" w:type="dxa"/>
            </w:tcMar>
            <w:vAlign w:val="center"/>
          </w:tcPr>
          <w:p w14:paraId="7F05AD9E" w14:textId="77777777" w:rsidR="00C01D06" w:rsidRPr="00E37F83" w:rsidRDefault="00C01D06" w:rsidP="00E37F83">
            <w:pPr>
              <w:jc w:val="center"/>
            </w:pPr>
            <w:r>
              <w:t>p21_plans</w:t>
            </w:r>
          </w:p>
        </w:tc>
        <w:tc>
          <w:tcPr>
            <w:tcW w:w="3284" w:type="dxa"/>
            <w:tcMar>
              <w:top w:w="70" w:type="dxa"/>
              <w:left w:w="70" w:type="dxa"/>
              <w:bottom w:w="70" w:type="dxa"/>
              <w:right w:w="70" w:type="dxa"/>
            </w:tcMar>
            <w:vAlign w:val="center"/>
          </w:tcPr>
          <w:p w14:paraId="17E27E83" w14:textId="77777777" w:rsidR="00C01D06" w:rsidRPr="00E37F83" w:rsidRDefault="00C01D06" w:rsidP="00E37F83">
            <w:pPr>
              <w:jc w:val="center"/>
            </w:pPr>
            <w:r>
              <w:t>Kế hoạch đánh giá</w:t>
            </w:r>
          </w:p>
        </w:tc>
        <w:tc>
          <w:tcPr>
            <w:tcW w:w="4130" w:type="dxa"/>
            <w:tcMar>
              <w:top w:w="70" w:type="dxa"/>
              <w:left w:w="70" w:type="dxa"/>
              <w:bottom w:w="70" w:type="dxa"/>
              <w:right w:w="70" w:type="dxa"/>
            </w:tcMar>
            <w:vAlign w:val="center"/>
          </w:tcPr>
          <w:p w14:paraId="671C21A8" w14:textId="77777777" w:rsidR="00C01D06" w:rsidRPr="00E37F83" w:rsidRDefault="00C01D06" w:rsidP="00E37F83">
            <w:pPr>
              <w:jc w:val="both"/>
            </w:pPr>
            <w:r>
              <w:t>plan_id, record_id, criteria, assessors, start_date, due_date, plan_status</w:t>
            </w:r>
          </w:p>
        </w:tc>
      </w:tr>
      <w:tr w:rsidR="00C01D06" w:rsidRPr="00E37F83" w14:paraId="0FF67F83" w14:textId="77777777" w:rsidTr="00DB2F6F">
        <w:trPr>
          <w:jc w:val="center"/>
        </w:trPr>
        <w:tc>
          <w:tcPr>
            <w:tcW w:w="1931" w:type="dxa"/>
            <w:tcMar>
              <w:top w:w="70" w:type="dxa"/>
              <w:left w:w="70" w:type="dxa"/>
              <w:bottom w:w="70" w:type="dxa"/>
              <w:right w:w="70" w:type="dxa"/>
            </w:tcMar>
            <w:vAlign w:val="center"/>
          </w:tcPr>
          <w:p w14:paraId="79C4C099" w14:textId="77777777" w:rsidR="00C01D06" w:rsidRPr="00E37F83" w:rsidRDefault="00C01D06" w:rsidP="00E37F83">
            <w:pPr>
              <w:jc w:val="center"/>
            </w:pPr>
            <w:r>
              <w:t>p21_evidence</w:t>
            </w:r>
          </w:p>
        </w:tc>
        <w:tc>
          <w:tcPr>
            <w:tcW w:w="3284" w:type="dxa"/>
            <w:tcMar>
              <w:top w:w="70" w:type="dxa"/>
              <w:left w:w="70" w:type="dxa"/>
              <w:bottom w:w="70" w:type="dxa"/>
              <w:right w:w="70" w:type="dxa"/>
            </w:tcMar>
            <w:vAlign w:val="center"/>
          </w:tcPr>
          <w:p w14:paraId="0C1D9CC7" w14:textId="77777777" w:rsidR="00C01D06" w:rsidRPr="00E37F83" w:rsidRDefault="00C01D06" w:rsidP="00E37F83">
            <w:pPr>
              <w:jc w:val="center"/>
            </w:pPr>
            <w:r>
              <w:t>Tệp và bằng chứng</w:t>
            </w:r>
          </w:p>
        </w:tc>
        <w:tc>
          <w:tcPr>
            <w:tcW w:w="4130" w:type="dxa"/>
            <w:tcMar>
              <w:top w:w="70" w:type="dxa"/>
              <w:left w:w="70" w:type="dxa"/>
              <w:bottom w:w="70" w:type="dxa"/>
              <w:right w:w="70" w:type="dxa"/>
            </w:tcMar>
            <w:vAlign w:val="center"/>
          </w:tcPr>
          <w:p w14:paraId="6714470C" w14:textId="77777777" w:rsidR="00C01D06" w:rsidRPr="00E37F83" w:rsidRDefault="00C01D06" w:rsidP="00E37F83">
            <w:pPr>
              <w:jc w:val="both"/>
            </w:pPr>
            <w:r>
              <w:t>evidence_id, record_id, item_id, evidence_type, file_hash, version, uploaded_by</w:t>
            </w:r>
          </w:p>
        </w:tc>
      </w:tr>
      <w:tr w:rsidR="00C01D06" w:rsidRPr="00E37F83" w14:paraId="49F2EDD0" w14:textId="77777777" w:rsidTr="00DB2F6F">
        <w:trPr>
          <w:jc w:val="center"/>
        </w:trPr>
        <w:tc>
          <w:tcPr>
            <w:tcW w:w="1931" w:type="dxa"/>
            <w:tcMar>
              <w:top w:w="70" w:type="dxa"/>
              <w:left w:w="70" w:type="dxa"/>
              <w:bottom w:w="70" w:type="dxa"/>
              <w:right w:w="70" w:type="dxa"/>
            </w:tcMar>
            <w:vAlign w:val="center"/>
          </w:tcPr>
          <w:p w14:paraId="7E868A7F" w14:textId="77777777" w:rsidR="00C01D06" w:rsidRPr="00E37F83" w:rsidRDefault="00C01D06" w:rsidP="00E37F83">
            <w:pPr>
              <w:jc w:val="center"/>
            </w:pPr>
            <w:r>
              <w:t>p21_assessments</w:t>
            </w:r>
          </w:p>
        </w:tc>
        <w:tc>
          <w:tcPr>
            <w:tcW w:w="3284" w:type="dxa"/>
            <w:tcMar>
              <w:top w:w="70" w:type="dxa"/>
              <w:left w:w="70" w:type="dxa"/>
              <w:bottom w:w="70" w:type="dxa"/>
              <w:right w:w="70" w:type="dxa"/>
            </w:tcMar>
            <w:vAlign w:val="center"/>
          </w:tcPr>
          <w:p w14:paraId="0A7C1609" w14:textId="77777777" w:rsidR="00C01D06" w:rsidRPr="00E37F83" w:rsidRDefault="00C01D06" w:rsidP="00E37F83">
            <w:pPr>
              <w:jc w:val="center"/>
            </w:pPr>
            <w:r>
              <w:t>Checklist và kết luận</w:t>
            </w:r>
          </w:p>
        </w:tc>
        <w:tc>
          <w:tcPr>
            <w:tcW w:w="4130" w:type="dxa"/>
            <w:tcMar>
              <w:top w:w="70" w:type="dxa"/>
              <w:left w:w="70" w:type="dxa"/>
              <w:bottom w:w="70" w:type="dxa"/>
              <w:right w:w="70" w:type="dxa"/>
            </w:tcMar>
            <w:vAlign w:val="center"/>
          </w:tcPr>
          <w:p w14:paraId="55662053" w14:textId="77777777" w:rsidR="00C01D06" w:rsidRPr="00E37F83" w:rsidRDefault="00C01D06" w:rsidP="00E37F83">
            <w:pPr>
              <w:jc w:val="both"/>
            </w:pPr>
            <w:r>
              <w:t>assessment_id, record_id, criterion_id, result, finding, risk_level, corrective_action</w:t>
            </w:r>
          </w:p>
        </w:tc>
      </w:tr>
      <w:tr w:rsidR="00C01D06" w:rsidRPr="00E37F83" w14:paraId="1C9570E3" w14:textId="77777777" w:rsidTr="00DB2F6F">
        <w:trPr>
          <w:jc w:val="center"/>
        </w:trPr>
        <w:tc>
          <w:tcPr>
            <w:tcW w:w="1931" w:type="dxa"/>
            <w:tcMar>
              <w:top w:w="70" w:type="dxa"/>
              <w:left w:w="70" w:type="dxa"/>
              <w:bottom w:w="70" w:type="dxa"/>
              <w:right w:w="70" w:type="dxa"/>
            </w:tcMar>
            <w:vAlign w:val="center"/>
          </w:tcPr>
          <w:p w14:paraId="079A205A" w14:textId="77777777" w:rsidR="00C01D06" w:rsidRPr="00E37F83" w:rsidRDefault="00C01D06" w:rsidP="00E37F83">
            <w:pPr>
              <w:jc w:val="center"/>
            </w:pPr>
            <w:r>
              <w:t>p21_publications</w:t>
            </w:r>
          </w:p>
        </w:tc>
        <w:tc>
          <w:tcPr>
            <w:tcW w:w="3284" w:type="dxa"/>
            <w:tcMar>
              <w:top w:w="70" w:type="dxa"/>
              <w:left w:w="70" w:type="dxa"/>
              <w:bottom w:w="70" w:type="dxa"/>
              <w:right w:w="70" w:type="dxa"/>
            </w:tcMar>
            <w:vAlign w:val="center"/>
          </w:tcPr>
          <w:p w14:paraId="3ED7E3BA" w14:textId="77777777" w:rsidR="00C01D06" w:rsidRPr="00E37F83" w:rsidRDefault="00C01D06" w:rsidP="00E37F83">
            <w:pPr>
              <w:jc w:val="center"/>
            </w:pPr>
            <w:r>
              <w:t>Bản công bố/ thông báo</w:t>
            </w:r>
          </w:p>
        </w:tc>
        <w:tc>
          <w:tcPr>
            <w:tcW w:w="4130" w:type="dxa"/>
            <w:tcMar>
              <w:top w:w="70" w:type="dxa"/>
              <w:left w:w="70" w:type="dxa"/>
              <w:bottom w:w="70" w:type="dxa"/>
              <w:right w:w="70" w:type="dxa"/>
            </w:tcMar>
            <w:vAlign w:val="center"/>
          </w:tcPr>
          <w:p w14:paraId="7B4837E6" w14:textId="77777777" w:rsidR="00C01D06" w:rsidRPr="00E37F83" w:rsidRDefault="00C01D06" w:rsidP="00E37F83">
            <w:pPr>
              <w:jc w:val="both"/>
            </w:pPr>
            <w:r>
              <w:t>publication_id, record_id, pub_type, pub_code, pub_version, pub_status, submitted_at, public_url, qr_code</w:t>
            </w:r>
          </w:p>
        </w:tc>
      </w:tr>
      <w:tr w:rsidR="00C01D06" w:rsidRPr="00E37F83" w14:paraId="5B0E04DB" w14:textId="77777777" w:rsidTr="00DB2F6F">
        <w:trPr>
          <w:jc w:val="center"/>
        </w:trPr>
        <w:tc>
          <w:tcPr>
            <w:tcW w:w="1931" w:type="dxa"/>
            <w:tcMar>
              <w:top w:w="70" w:type="dxa"/>
              <w:left w:w="70" w:type="dxa"/>
              <w:bottom w:w="70" w:type="dxa"/>
              <w:right w:w="70" w:type="dxa"/>
            </w:tcMar>
            <w:vAlign w:val="center"/>
          </w:tcPr>
          <w:p w14:paraId="2C187162" w14:textId="77777777" w:rsidR="00C01D06" w:rsidRPr="00E37F83" w:rsidRDefault="00C01D06" w:rsidP="00E37F83">
            <w:pPr>
              <w:jc w:val="center"/>
            </w:pPr>
            <w:r>
              <w:t>p21_suspensions</w:t>
            </w:r>
          </w:p>
        </w:tc>
        <w:tc>
          <w:tcPr>
            <w:tcW w:w="3284" w:type="dxa"/>
            <w:tcMar>
              <w:top w:w="70" w:type="dxa"/>
              <w:left w:w="70" w:type="dxa"/>
              <w:bottom w:w="70" w:type="dxa"/>
              <w:right w:w="70" w:type="dxa"/>
            </w:tcMar>
            <w:vAlign w:val="center"/>
          </w:tcPr>
          <w:p w14:paraId="40C289EE" w14:textId="77777777" w:rsidR="00C01D06" w:rsidRPr="00E37F83" w:rsidRDefault="00C01D06" w:rsidP="00E37F83">
            <w:pPr>
              <w:jc w:val="center"/>
            </w:pPr>
            <w:r>
              <w:t>Tạm dừng/ khôi phục</w:t>
            </w:r>
          </w:p>
        </w:tc>
        <w:tc>
          <w:tcPr>
            <w:tcW w:w="4130" w:type="dxa"/>
            <w:tcMar>
              <w:top w:w="70" w:type="dxa"/>
              <w:left w:w="70" w:type="dxa"/>
              <w:bottom w:w="70" w:type="dxa"/>
              <w:right w:w="70" w:type="dxa"/>
            </w:tcMar>
            <w:vAlign w:val="center"/>
          </w:tcPr>
          <w:p w14:paraId="02323453" w14:textId="77777777" w:rsidR="00C01D06" w:rsidRPr="00E37F83" w:rsidRDefault="00C01D06" w:rsidP="00E37F83">
            <w:pPr>
              <w:jc w:val="both"/>
            </w:pPr>
            <w:r>
              <w:t>suspension_id, record_id, item_id, reason, approved_by, suspended_at, restored_at</w:t>
            </w:r>
          </w:p>
        </w:tc>
      </w:tr>
      <w:tr w:rsidR="00C01D06" w:rsidRPr="00E37F83" w14:paraId="41AC2BEC" w14:textId="77777777" w:rsidTr="00DB2F6F">
        <w:trPr>
          <w:jc w:val="center"/>
        </w:trPr>
        <w:tc>
          <w:tcPr>
            <w:tcW w:w="1931" w:type="dxa"/>
            <w:tcMar>
              <w:top w:w="70" w:type="dxa"/>
              <w:left w:w="70" w:type="dxa"/>
              <w:bottom w:w="70" w:type="dxa"/>
              <w:right w:w="70" w:type="dxa"/>
            </w:tcMar>
            <w:vAlign w:val="center"/>
          </w:tcPr>
          <w:p w14:paraId="43DD21F3" w14:textId="77777777" w:rsidR="00C01D06" w:rsidRPr="00E37F83" w:rsidRDefault="00C01D06" w:rsidP="00E37F83">
            <w:pPr>
              <w:jc w:val="center"/>
            </w:pPr>
            <w:r>
              <w:t>p21_changes</w:t>
            </w:r>
          </w:p>
        </w:tc>
        <w:tc>
          <w:tcPr>
            <w:tcW w:w="3284" w:type="dxa"/>
            <w:tcMar>
              <w:top w:w="70" w:type="dxa"/>
              <w:left w:w="70" w:type="dxa"/>
              <w:bottom w:w="70" w:type="dxa"/>
              <w:right w:w="70" w:type="dxa"/>
            </w:tcMar>
            <w:vAlign w:val="center"/>
          </w:tcPr>
          <w:p w14:paraId="156C3056" w14:textId="77777777" w:rsidR="00C01D06" w:rsidRPr="00E37F83" w:rsidRDefault="00C01D06" w:rsidP="00E37F83">
            <w:pPr>
              <w:jc w:val="center"/>
            </w:pPr>
            <w:r>
              <w:t>Điều chỉnh/ hủy bỏ</w:t>
            </w:r>
          </w:p>
        </w:tc>
        <w:tc>
          <w:tcPr>
            <w:tcW w:w="4130" w:type="dxa"/>
            <w:tcMar>
              <w:top w:w="70" w:type="dxa"/>
              <w:left w:w="70" w:type="dxa"/>
              <w:bottom w:w="70" w:type="dxa"/>
              <w:right w:w="70" w:type="dxa"/>
            </w:tcMar>
            <w:vAlign w:val="center"/>
          </w:tcPr>
          <w:p w14:paraId="72870A89" w14:textId="77777777" w:rsidR="00C01D06" w:rsidRPr="00E37F83" w:rsidRDefault="00C01D06" w:rsidP="00E37F83">
            <w:pPr>
              <w:jc w:val="both"/>
            </w:pPr>
            <w:r>
              <w:t>change_id, record_id, change_type, old_version, new_version, reason, effective_date</w:t>
            </w:r>
          </w:p>
        </w:tc>
      </w:tr>
      <w:tr w:rsidR="00C01D06" w:rsidRPr="00E37F83" w14:paraId="4607F1C8" w14:textId="77777777" w:rsidTr="00DB2F6F">
        <w:trPr>
          <w:jc w:val="center"/>
        </w:trPr>
        <w:tc>
          <w:tcPr>
            <w:tcW w:w="1931" w:type="dxa"/>
            <w:tcMar>
              <w:top w:w="70" w:type="dxa"/>
              <w:left w:w="70" w:type="dxa"/>
              <w:bottom w:w="70" w:type="dxa"/>
              <w:right w:w="70" w:type="dxa"/>
            </w:tcMar>
            <w:vAlign w:val="center"/>
          </w:tcPr>
          <w:p w14:paraId="051DC3D8" w14:textId="77777777" w:rsidR="00C01D06" w:rsidRPr="00E37F83" w:rsidRDefault="00C01D06" w:rsidP="00E37F83">
            <w:pPr>
              <w:jc w:val="center"/>
            </w:pPr>
            <w:r>
              <w:t>p21_snapshots</w:t>
            </w:r>
          </w:p>
        </w:tc>
        <w:tc>
          <w:tcPr>
            <w:tcW w:w="3284" w:type="dxa"/>
            <w:tcMar>
              <w:top w:w="70" w:type="dxa"/>
              <w:left w:w="70" w:type="dxa"/>
              <w:bottom w:w="70" w:type="dxa"/>
              <w:right w:w="70" w:type="dxa"/>
            </w:tcMar>
            <w:vAlign w:val="center"/>
          </w:tcPr>
          <w:p w14:paraId="61EEF767" w14:textId="77777777" w:rsidR="00C01D06" w:rsidRPr="00E37F83" w:rsidRDefault="00C01D06" w:rsidP="00E37F83">
            <w:pPr>
              <w:jc w:val="center"/>
            </w:pPr>
            <w:r>
              <w:t>Ảnh chụp dữ liệu tham chiếu</w:t>
            </w:r>
          </w:p>
        </w:tc>
        <w:tc>
          <w:tcPr>
            <w:tcW w:w="4130" w:type="dxa"/>
            <w:tcMar>
              <w:top w:w="70" w:type="dxa"/>
              <w:left w:w="70" w:type="dxa"/>
              <w:bottom w:w="70" w:type="dxa"/>
              <w:right w:w="70" w:type="dxa"/>
            </w:tcMar>
            <w:vAlign w:val="center"/>
          </w:tcPr>
          <w:p w14:paraId="279624A1" w14:textId="77777777" w:rsidR="00C01D06" w:rsidRPr="00E37F83" w:rsidRDefault="00C01D06" w:rsidP="00E37F83">
            <w:pPr>
              <w:jc w:val="both"/>
            </w:pPr>
            <w:r>
              <w:t>snapshot_id, record_id, source_table, source_id, snapshot_json, snapshot_at</w:t>
            </w:r>
          </w:p>
        </w:tc>
      </w:tr>
      <w:tr w:rsidR="00C01D06" w:rsidRPr="00E37F83" w14:paraId="01CB45C5" w14:textId="77777777" w:rsidTr="00DB2F6F">
        <w:trPr>
          <w:jc w:val="center"/>
        </w:trPr>
        <w:tc>
          <w:tcPr>
            <w:tcW w:w="1931" w:type="dxa"/>
            <w:tcMar>
              <w:top w:w="70" w:type="dxa"/>
              <w:left w:w="70" w:type="dxa"/>
              <w:bottom w:w="70" w:type="dxa"/>
              <w:right w:w="70" w:type="dxa"/>
            </w:tcMar>
            <w:vAlign w:val="center"/>
          </w:tcPr>
          <w:p w14:paraId="39D34F76" w14:textId="77777777" w:rsidR="00C01D06" w:rsidRPr="00E37F83" w:rsidRDefault="00C01D06" w:rsidP="00E37F83">
            <w:pPr>
              <w:jc w:val="center"/>
            </w:pPr>
            <w:r>
              <w:t>p21_audit_logs</w:t>
            </w:r>
          </w:p>
        </w:tc>
        <w:tc>
          <w:tcPr>
            <w:tcW w:w="3284" w:type="dxa"/>
            <w:tcMar>
              <w:top w:w="70" w:type="dxa"/>
              <w:left w:w="70" w:type="dxa"/>
              <w:bottom w:w="70" w:type="dxa"/>
              <w:right w:w="70" w:type="dxa"/>
            </w:tcMar>
            <w:vAlign w:val="center"/>
          </w:tcPr>
          <w:p w14:paraId="7A9C387B" w14:textId="77777777" w:rsidR="00C01D06" w:rsidRPr="00E37F83" w:rsidRDefault="00C01D06" w:rsidP="00E37F83">
            <w:pPr>
              <w:jc w:val="center"/>
            </w:pPr>
            <w:r>
              <w:t>Nhật ký thao tác</w:t>
            </w:r>
          </w:p>
        </w:tc>
        <w:tc>
          <w:tcPr>
            <w:tcW w:w="4130" w:type="dxa"/>
            <w:tcMar>
              <w:top w:w="70" w:type="dxa"/>
              <w:left w:w="70" w:type="dxa"/>
              <w:bottom w:w="70" w:type="dxa"/>
              <w:right w:w="70" w:type="dxa"/>
            </w:tcMar>
            <w:vAlign w:val="center"/>
          </w:tcPr>
          <w:p w14:paraId="562FC5FC" w14:textId="77777777" w:rsidR="00C01D06" w:rsidRPr="00E37F83" w:rsidRDefault="00C01D06" w:rsidP="00E37F83">
            <w:pPr>
              <w:jc w:val="both"/>
            </w:pPr>
            <w:r>
              <w:t>log_id, actor_id, action, object_type, object_id, old_value, new_value, reason, timestamp</w:t>
            </w:r>
          </w:p>
        </w:tc>
      </w:tr>
    </w:tbl>
    <w:p w14:paraId="6E403549" w14:textId="77777777" w:rsidR="00C01D06" w:rsidRPr="00E37F83" w:rsidRDefault="00C01D06" w:rsidP="00DB2F6F">
      <w:pPr>
        <w:spacing w:before="120"/>
        <w:jc w:val="both"/>
      </w:pPr>
      <w:r>
        <w:t>Ràng buộc quan trọng: p21_items.catalog_ref_id chỉ là khóa tham chiếu tùy chọn đến Danh mục Phương tiện đo; trạng thái pháp lý/ công bố của đối tượng năng lực được quản lý bằng item_status và pub_status của P21.</w:t>
      </w:r>
    </w:p>
    <w:p w14:paraId="30491D7F" w14:textId="77777777" w:rsidR="00DB2F6F" w:rsidRPr="00E37F83" w:rsidRDefault="00DB2F6F" w:rsidP="00DB2F6F">
      <w:pPr>
        <w:spacing w:before="120"/>
        <w:rPr>
          <w:b/>
          <w:bCs/>
        </w:rPr>
      </w:pPr>
      <w:r>
        <w:rPr>
          <w:bCs/>
          <w:i/>
        </w:rPr>
        <w:br w:type="page"/>
      </w:r>
    </w:p>
    <w:p w14:paraId="7FFD51CC" w14:textId="77777777" w:rsidR="00C01D06" w:rsidRPr="00E37F83" w:rsidRDefault="00C01D06" w:rsidP="00152B94">
      <w:pPr>
        <w:pStyle w:val="Heading1"/>
        <w:spacing w:before="120" w:after="120"/>
        <w:jc w:val="center"/>
        <w:rPr>
          <w:bCs/>
          <w:sz w:val="24"/>
          <w:szCs w:val="24"/>
        </w:rPr>
      </w:pPr>
      <w:r>
        <w:rPr>
          <w:rFonts w:eastAsia="Times New Roman"/>
          <w:bCs/>
          <w:i w:val="0"/>
          <w:sz w:val="24"/>
          <w:szCs w:val="24"/>
        </w:rPr>
        <w:lastRenderedPageBreak/>
        <w:t>PHỤ LỤC C. BIỂU MẪU ÁP DỤNG</w:t>
      </w:r>
    </w:p>
    <w:p w14:paraId="3437F5F2" w14:textId="77777777" w:rsidR="00C01D06" w:rsidRPr="00E37F83" w:rsidRDefault="00C01D06" w:rsidP="00152B94">
      <w:pPr>
        <w:pStyle w:val="Heading2"/>
        <w:spacing w:before="120" w:after="120"/>
        <w:jc w:val="both"/>
        <w:rPr>
          <w:rFonts w:ascii="Times New Roman" w:hAnsi="Times New Roman" w:cs="Times New Roman"/>
          <w:sz w:val="24"/>
          <w:szCs w:val="24"/>
        </w:rPr>
      </w:pPr>
      <w:r>
        <w:rPr>
          <w:rFonts w:ascii="Times New Roman" w:eastAsia="Times New Roman" w:hAnsi="Times New Roman" w:cs="Times New Roman"/>
          <w:sz w:val="24"/>
          <w:szCs w:val="24"/>
        </w:rPr>
        <w:t>C.1. ETV.MP F21.01 – Phiếu đề xuất tạo mới hồ sơ P21/ phương tiện đo/ năng lực dự kiến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0"/>
        <w:gridCol w:w="6035"/>
      </w:tblGrid>
      <w:tr w:rsidR="00C01D06" w:rsidRPr="00E37F83" w14:paraId="2D688ED1" w14:textId="77777777" w:rsidTr="009349AB">
        <w:trPr>
          <w:jc w:val="center"/>
        </w:trPr>
        <w:tc>
          <w:tcPr>
            <w:tcW w:w="3402" w:type="dxa"/>
            <w:shd w:val="clear" w:color="auto" w:fill="D9EAF7"/>
            <w:tcMar>
              <w:top w:w="70" w:type="dxa"/>
              <w:left w:w="70" w:type="dxa"/>
              <w:bottom w:w="70" w:type="dxa"/>
              <w:right w:w="70" w:type="dxa"/>
            </w:tcMar>
            <w:vAlign w:val="center"/>
          </w:tcPr>
          <w:p w14:paraId="61E321E6" w14:textId="77777777" w:rsidR="00C01D06" w:rsidRPr="00E37F83" w:rsidRDefault="00C01D06" w:rsidP="00152B94">
            <w:pPr>
              <w:jc w:val="center"/>
            </w:pPr>
            <w:r>
              <w:rPr>
                <w:b/>
              </w:rPr>
              <w:t>Trường thông tin</w:t>
            </w:r>
          </w:p>
        </w:tc>
        <w:tc>
          <w:tcPr>
            <w:tcW w:w="6236" w:type="dxa"/>
            <w:shd w:val="clear" w:color="auto" w:fill="D9EAF7"/>
            <w:tcMar>
              <w:top w:w="70" w:type="dxa"/>
              <w:left w:w="70" w:type="dxa"/>
              <w:bottom w:w="70" w:type="dxa"/>
              <w:right w:w="70" w:type="dxa"/>
            </w:tcMar>
            <w:vAlign w:val="center"/>
          </w:tcPr>
          <w:p w14:paraId="61985E5A" w14:textId="77777777" w:rsidR="00C01D06" w:rsidRPr="00E37F83" w:rsidRDefault="00C01D06" w:rsidP="00152B94">
            <w:pPr>
              <w:jc w:val="center"/>
            </w:pPr>
            <w:r>
              <w:rPr>
                <w:b/>
              </w:rPr>
              <w:t>Nội dung</w:t>
            </w:r>
          </w:p>
        </w:tc>
      </w:tr>
      <w:tr w:rsidR="00C01D06" w:rsidRPr="00E37F83" w14:paraId="102A23C1" w14:textId="77777777" w:rsidTr="009349AB">
        <w:trPr>
          <w:jc w:val="center"/>
        </w:trPr>
        <w:tc>
          <w:tcPr>
            <w:tcW w:w="3402" w:type="dxa"/>
            <w:tcMar>
              <w:top w:w="70" w:type="dxa"/>
              <w:left w:w="70" w:type="dxa"/>
              <w:bottom w:w="70" w:type="dxa"/>
              <w:right w:w="70" w:type="dxa"/>
            </w:tcMar>
            <w:vAlign w:val="center"/>
          </w:tcPr>
          <w:p w14:paraId="1F3BC5E3" w14:textId="77777777" w:rsidR="00C01D06" w:rsidRPr="00E37F83" w:rsidRDefault="00C01D06" w:rsidP="00152B94">
            <w:pPr>
              <w:jc w:val="both"/>
            </w:pPr>
            <w:r>
              <w:t>Mã hồ sơ P21</w:t>
            </w:r>
          </w:p>
        </w:tc>
        <w:tc>
          <w:tcPr>
            <w:tcW w:w="6236" w:type="dxa"/>
            <w:tcMar>
              <w:top w:w="70" w:type="dxa"/>
              <w:left w:w="70" w:type="dxa"/>
              <w:bottom w:w="70" w:type="dxa"/>
              <w:right w:w="70" w:type="dxa"/>
            </w:tcMar>
            <w:vAlign w:val="center"/>
          </w:tcPr>
          <w:p w14:paraId="532366C3" w14:textId="77777777" w:rsidR="00C01D06" w:rsidRPr="00E37F83" w:rsidRDefault="00C01D06" w:rsidP="00152B94">
            <w:pPr>
              <w:jc w:val="both"/>
            </w:pPr>
          </w:p>
        </w:tc>
      </w:tr>
      <w:tr w:rsidR="00C01D06" w:rsidRPr="00E37F83" w14:paraId="2F2AA750" w14:textId="77777777" w:rsidTr="009349AB">
        <w:trPr>
          <w:jc w:val="center"/>
        </w:trPr>
        <w:tc>
          <w:tcPr>
            <w:tcW w:w="3402" w:type="dxa"/>
            <w:tcMar>
              <w:top w:w="70" w:type="dxa"/>
              <w:left w:w="70" w:type="dxa"/>
              <w:bottom w:w="70" w:type="dxa"/>
              <w:right w:w="70" w:type="dxa"/>
            </w:tcMar>
            <w:vAlign w:val="center"/>
          </w:tcPr>
          <w:p w14:paraId="3BAA5F95" w14:textId="77777777" w:rsidR="00C01D06" w:rsidRPr="00E37F83" w:rsidRDefault="00C01D06" w:rsidP="00152B94">
            <w:pPr>
              <w:jc w:val="both"/>
            </w:pPr>
            <w:r>
              <w:t>Loại hồ sơ</w:t>
            </w:r>
          </w:p>
        </w:tc>
        <w:tc>
          <w:tcPr>
            <w:tcW w:w="6236" w:type="dxa"/>
            <w:tcMar>
              <w:top w:w="70" w:type="dxa"/>
              <w:left w:w="70" w:type="dxa"/>
              <w:bottom w:w="70" w:type="dxa"/>
              <w:right w:w="70" w:type="dxa"/>
            </w:tcMar>
            <w:vAlign w:val="center"/>
          </w:tcPr>
          <w:p w14:paraId="1221A103" w14:textId="77777777" w:rsidR="00C01D06" w:rsidRPr="00E37F83" w:rsidRDefault="00C01D06" w:rsidP="00152B94">
            <w:pPr>
              <w:jc w:val="both"/>
            </w:pPr>
            <w:r>
              <w:t>Công bố lần đầu/ Bổ sung/ Điều chỉnh/ Tạm dừng/ Khôi phục/ Hủy bỏ</w:t>
            </w:r>
          </w:p>
        </w:tc>
      </w:tr>
      <w:tr w:rsidR="00C01D06" w:rsidRPr="00E37F83" w14:paraId="53365F92" w14:textId="77777777" w:rsidTr="009349AB">
        <w:trPr>
          <w:jc w:val="center"/>
        </w:trPr>
        <w:tc>
          <w:tcPr>
            <w:tcW w:w="3402" w:type="dxa"/>
            <w:tcMar>
              <w:top w:w="70" w:type="dxa"/>
              <w:left w:w="70" w:type="dxa"/>
              <w:bottom w:w="70" w:type="dxa"/>
              <w:right w:w="70" w:type="dxa"/>
            </w:tcMar>
            <w:vAlign w:val="center"/>
          </w:tcPr>
          <w:p w14:paraId="12617CE2" w14:textId="77777777" w:rsidR="00C01D06" w:rsidRPr="00E37F83" w:rsidRDefault="00C01D06" w:rsidP="00152B94">
            <w:pPr>
              <w:jc w:val="both"/>
            </w:pPr>
            <w:r>
              <w:t>Lĩnh vực</w:t>
            </w:r>
          </w:p>
        </w:tc>
        <w:tc>
          <w:tcPr>
            <w:tcW w:w="6236" w:type="dxa"/>
            <w:tcMar>
              <w:top w:w="70" w:type="dxa"/>
              <w:left w:w="70" w:type="dxa"/>
              <w:bottom w:w="70" w:type="dxa"/>
              <w:right w:w="70" w:type="dxa"/>
            </w:tcMar>
            <w:vAlign w:val="center"/>
          </w:tcPr>
          <w:p w14:paraId="4100B541" w14:textId="77777777" w:rsidR="00C01D06" w:rsidRPr="00E37F83" w:rsidRDefault="00C01D06" w:rsidP="00152B94">
            <w:pPr>
              <w:jc w:val="both"/>
            </w:pPr>
            <w:r>
              <w:t>Đo lường/ QTMT/ Khác</w:t>
            </w:r>
          </w:p>
        </w:tc>
      </w:tr>
      <w:tr w:rsidR="00C01D06" w:rsidRPr="00E37F83" w14:paraId="7C455920" w14:textId="77777777" w:rsidTr="009349AB">
        <w:trPr>
          <w:jc w:val="center"/>
        </w:trPr>
        <w:tc>
          <w:tcPr>
            <w:tcW w:w="3402" w:type="dxa"/>
            <w:tcMar>
              <w:top w:w="70" w:type="dxa"/>
              <w:left w:w="70" w:type="dxa"/>
              <w:bottom w:w="70" w:type="dxa"/>
              <w:right w:w="70" w:type="dxa"/>
            </w:tcMar>
            <w:vAlign w:val="center"/>
          </w:tcPr>
          <w:p w14:paraId="67FD3F86" w14:textId="77777777" w:rsidR="00C01D06" w:rsidRPr="00E37F83" w:rsidRDefault="00C01D06" w:rsidP="00152B94">
            <w:pPr>
              <w:jc w:val="both"/>
            </w:pPr>
            <w:r>
              <w:t>Tên phương tiện đo/ nền mẫu/ thông số</w:t>
            </w:r>
          </w:p>
        </w:tc>
        <w:tc>
          <w:tcPr>
            <w:tcW w:w="6236" w:type="dxa"/>
            <w:tcMar>
              <w:top w:w="70" w:type="dxa"/>
              <w:left w:w="70" w:type="dxa"/>
              <w:bottom w:w="70" w:type="dxa"/>
              <w:right w:w="70" w:type="dxa"/>
            </w:tcMar>
            <w:vAlign w:val="center"/>
          </w:tcPr>
          <w:p w14:paraId="797AEF90" w14:textId="77777777" w:rsidR="00C01D06" w:rsidRPr="00E37F83" w:rsidRDefault="00C01D06" w:rsidP="00152B94">
            <w:pPr>
              <w:jc w:val="both"/>
            </w:pPr>
          </w:p>
        </w:tc>
      </w:tr>
      <w:tr w:rsidR="00C01D06" w:rsidRPr="00E37F83" w14:paraId="73408401" w14:textId="77777777" w:rsidTr="009349AB">
        <w:trPr>
          <w:jc w:val="center"/>
        </w:trPr>
        <w:tc>
          <w:tcPr>
            <w:tcW w:w="3402" w:type="dxa"/>
            <w:tcMar>
              <w:top w:w="70" w:type="dxa"/>
              <w:left w:w="70" w:type="dxa"/>
              <w:bottom w:w="70" w:type="dxa"/>
              <w:right w:w="70" w:type="dxa"/>
            </w:tcMar>
            <w:vAlign w:val="center"/>
          </w:tcPr>
          <w:p w14:paraId="0B791D89" w14:textId="77777777" w:rsidR="00C01D06" w:rsidRPr="00E37F83" w:rsidRDefault="00C01D06" w:rsidP="00152B94">
            <w:pPr>
              <w:jc w:val="both"/>
            </w:pPr>
            <w:r>
              <w:t>Phạm vi đo/ nền mẫu</w:t>
            </w:r>
          </w:p>
        </w:tc>
        <w:tc>
          <w:tcPr>
            <w:tcW w:w="6236" w:type="dxa"/>
            <w:tcMar>
              <w:top w:w="70" w:type="dxa"/>
              <w:left w:w="70" w:type="dxa"/>
              <w:bottom w:w="70" w:type="dxa"/>
              <w:right w:w="70" w:type="dxa"/>
            </w:tcMar>
            <w:vAlign w:val="center"/>
          </w:tcPr>
          <w:p w14:paraId="406EBC74" w14:textId="77777777" w:rsidR="00C01D06" w:rsidRPr="00E37F83" w:rsidRDefault="00C01D06" w:rsidP="00152B94">
            <w:pPr>
              <w:jc w:val="both"/>
            </w:pPr>
          </w:p>
        </w:tc>
      </w:tr>
      <w:tr w:rsidR="00C01D06" w:rsidRPr="00E37F83" w14:paraId="29C340A1" w14:textId="77777777" w:rsidTr="009349AB">
        <w:trPr>
          <w:jc w:val="center"/>
        </w:trPr>
        <w:tc>
          <w:tcPr>
            <w:tcW w:w="3402" w:type="dxa"/>
            <w:tcMar>
              <w:top w:w="70" w:type="dxa"/>
              <w:left w:w="70" w:type="dxa"/>
              <w:bottom w:w="70" w:type="dxa"/>
              <w:right w:w="70" w:type="dxa"/>
            </w:tcMar>
            <w:vAlign w:val="center"/>
          </w:tcPr>
          <w:p w14:paraId="0D1520B7" w14:textId="77777777" w:rsidR="00C01D06" w:rsidRPr="00E37F83" w:rsidRDefault="00C01D06" w:rsidP="00152B94">
            <w:pPr>
              <w:jc w:val="both"/>
            </w:pPr>
            <w:r>
              <w:t xml:space="preserve">Cấp/ </w:t>
            </w:r>
            <w:r>
              <w:rPr>
                <w:lang w:val="vi-VN"/>
              </w:rPr>
              <w:t>Đ</w:t>
            </w:r>
            <w:r>
              <w:t xml:space="preserve">ộ chính xác/ MPE/ </w:t>
            </w:r>
            <w:r>
              <w:rPr>
                <w:lang w:val="vi-VN"/>
              </w:rPr>
              <w:t>Đ</w:t>
            </w:r>
            <w:r>
              <w:t>ộ không đảm bảo đo/ LOD/ LOQ</w:t>
            </w:r>
          </w:p>
        </w:tc>
        <w:tc>
          <w:tcPr>
            <w:tcW w:w="6236" w:type="dxa"/>
            <w:tcMar>
              <w:top w:w="70" w:type="dxa"/>
              <w:left w:w="70" w:type="dxa"/>
              <w:bottom w:w="70" w:type="dxa"/>
              <w:right w:w="70" w:type="dxa"/>
            </w:tcMar>
            <w:vAlign w:val="center"/>
          </w:tcPr>
          <w:p w14:paraId="7E94B3D0" w14:textId="77777777" w:rsidR="00C01D06" w:rsidRPr="00E37F83" w:rsidRDefault="00C01D06" w:rsidP="00152B94">
            <w:pPr>
              <w:jc w:val="both"/>
            </w:pPr>
          </w:p>
        </w:tc>
      </w:tr>
      <w:tr w:rsidR="00C01D06" w:rsidRPr="00E37F83" w14:paraId="10584EF1" w14:textId="77777777" w:rsidTr="009349AB">
        <w:trPr>
          <w:jc w:val="center"/>
        </w:trPr>
        <w:tc>
          <w:tcPr>
            <w:tcW w:w="3402" w:type="dxa"/>
            <w:tcMar>
              <w:top w:w="70" w:type="dxa"/>
              <w:left w:w="70" w:type="dxa"/>
              <w:bottom w:w="70" w:type="dxa"/>
              <w:right w:w="70" w:type="dxa"/>
            </w:tcMar>
            <w:vAlign w:val="center"/>
          </w:tcPr>
          <w:p w14:paraId="429322F3" w14:textId="77777777" w:rsidR="00C01D06" w:rsidRPr="00E37F83" w:rsidRDefault="00C01D06" w:rsidP="00152B94">
            <w:pPr>
              <w:jc w:val="both"/>
            </w:pPr>
            <w:r>
              <w:t>Quy trình/ phương pháp</w:t>
            </w:r>
          </w:p>
        </w:tc>
        <w:tc>
          <w:tcPr>
            <w:tcW w:w="6236" w:type="dxa"/>
            <w:tcMar>
              <w:top w:w="70" w:type="dxa"/>
              <w:left w:w="70" w:type="dxa"/>
              <w:bottom w:w="70" w:type="dxa"/>
              <w:right w:w="70" w:type="dxa"/>
            </w:tcMar>
            <w:vAlign w:val="center"/>
          </w:tcPr>
          <w:p w14:paraId="21B0A28A" w14:textId="77777777" w:rsidR="00C01D06" w:rsidRPr="00E37F83" w:rsidRDefault="00C01D06" w:rsidP="00152B94">
            <w:pPr>
              <w:jc w:val="both"/>
            </w:pPr>
          </w:p>
        </w:tc>
      </w:tr>
      <w:tr w:rsidR="00C01D06" w:rsidRPr="00E37F83" w14:paraId="5AF519F6" w14:textId="77777777" w:rsidTr="009349AB">
        <w:trPr>
          <w:jc w:val="center"/>
        </w:trPr>
        <w:tc>
          <w:tcPr>
            <w:tcW w:w="3402" w:type="dxa"/>
            <w:tcMar>
              <w:top w:w="70" w:type="dxa"/>
              <w:left w:w="70" w:type="dxa"/>
              <w:bottom w:w="70" w:type="dxa"/>
              <w:right w:w="70" w:type="dxa"/>
            </w:tcMar>
            <w:vAlign w:val="center"/>
          </w:tcPr>
          <w:p w14:paraId="26D93FFB" w14:textId="77777777" w:rsidR="00C01D06" w:rsidRPr="00E37F83" w:rsidRDefault="00C01D06" w:rsidP="00152B94">
            <w:pPr>
              <w:jc w:val="both"/>
            </w:pPr>
            <w:r>
              <w:t>Nhân sự dự kiến</w:t>
            </w:r>
          </w:p>
        </w:tc>
        <w:tc>
          <w:tcPr>
            <w:tcW w:w="6236" w:type="dxa"/>
            <w:tcMar>
              <w:top w:w="70" w:type="dxa"/>
              <w:left w:w="70" w:type="dxa"/>
              <w:bottom w:w="70" w:type="dxa"/>
              <w:right w:w="70" w:type="dxa"/>
            </w:tcMar>
            <w:vAlign w:val="center"/>
          </w:tcPr>
          <w:p w14:paraId="77783E25" w14:textId="77777777" w:rsidR="00C01D06" w:rsidRPr="00E37F83" w:rsidRDefault="00C01D06" w:rsidP="00152B94">
            <w:pPr>
              <w:jc w:val="both"/>
            </w:pPr>
          </w:p>
        </w:tc>
      </w:tr>
      <w:tr w:rsidR="00C01D06" w:rsidRPr="00E37F83" w14:paraId="47D54254" w14:textId="77777777" w:rsidTr="009349AB">
        <w:trPr>
          <w:jc w:val="center"/>
        </w:trPr>
        <w:tc>
          <w:tcPr>
            <w:tcW w:w="3402" w:type="dxa"/>
            <w:tcMar>
              <w:top w:w="70" w:type="dxa"/>
              <w:left w:w="70" w:type="dxa"/>
              <w:bottom w:w="70" w:type="dxa"/>
              <w:right w:w="70" w:type="dxa"/>
            </w:tcMar>
            <w:vAlign w:val="center"/>
          </w:tcPr>
          <w:p w14:paraId="07F1CA43" w14:textId="77777777" w:rsidR="00C01D06" w:rsidRPr="00E37F83" w:rsidRDefault="00C01D06" w:rsidP="00152B94">
            <w:pPr>
              <w:jc w:val="both"/>
            </w:pPr>
            <w:r>
              <w:t>Thiết bị/ chuẩn/ vật liệu chuẩn</w:t>
            </w:r>
          </w:p>
        </w:tc>
        <w:tc>
          <w:tcPr>
            <w:tcW w:w="6236" w:type="dxa"/>
            <w:tcMar>
              <w:top w:w="70" w:type="dxa"/>
              <w:left w:w="70" w:type="dxa"/>
              <w:bottom w:w="70" w:type="dxa"/>
              <w:right w:w="70" w:type="dxa"/>
            </w:tcMar>
            <w:vAlign w:val="center"/>
          </w:tcPr>
          <w:p w14:paraId="61E92249" w14:textId="77777777" w:rsidR="00C01D06" w:rsidRPr="00E37F83" w:rsidRDefault="00C01D06" w:rsidP="00152B94">
            <w:pPr>
              <w:jc w:val="both"/>
            </w:pPr>
          </w:p>
        </w:tc>
      </w:tr>
      <w:tr w:rsidR="00C01D06" w:rsidRPr="00E37F83" w14:paraId="30D02281" w14:textId="77777777" w:rsidTr="009349AB">
        <w:trPr>
          <w:jc w:val="center"/>
        </w:trPr>
        <w:tc>
          <w:tcPr>
            <w:tcW w:w="3402" w:type="dxa"/>
            <w:tcMar>
              <w:top w:w="70" w:type="dxa"/>
              <w:left w:w="70" w:type="dxa"/>
              <w:bottom w:w="70" w:type="dxa"/>
              <w:right w:w="70" w:type="dxa"/>
            </w:tcMar>
            <w:vAlign w:val="center"/>
          </w:tcPr>
          <w:p w14:paraId="5B5E7B5D" w14:textId="77777777" w:rsidR="00C01D06" w:rsidRPr="00E37F83" w:rsidRDefault="00C01D06" w:rsidP="00152B94">
            <w:pPr>
              <w:jc w:val="both"/>
            </w:pPr>
            <w:r>
              <w:t>Lý do đề xuất</w:t>
            </w:r>
          </w:p>
        </w:tc>
        <w:tc>
          <w:tcPr>
            <w:tcW w:w="6236" w:type="dxa"/>
            <w:tcMar>
              <w:top w:w="70" w:type="dxa"/>
              <w:left w:w="70" w:type="dxa"/>
              <w:bottom w:w="70" w:type="dxa"/>
              <w:right w:w="70" w:type="dxa"/>
            </w:tcMar>
            <w:vAlign w:val="center"/>
          </w:tcPr>
          <w:p w14:paraId="52AF795F" w14:textId="77777777" w:rsidR="00C01D06" w:rsidRPr="00E37F83" w:rsidRDefault="00C01D06" w:rsidP="00152B94">
            <w:pPr>
              <w:jc w:val="both"/>
            </w:pPr>
          </w:p>
        </w:tc>
      </w:tr>
      <w:tr w:rsidR="00C01D06" w:rsidRPr="00E37F83" w14:paraId="61669303" w14:textId="77777777" w:rsidTr="009349AB">
        <w:trPr>
          <w:jc w:val="center"/>
        </w:trPr>
        <w:tc>
          <w:tcPr>
            <w:tcW w:w="3402" w:type="dxa"/>
            <w:tcMar>
              <w:top w:w="70" w:type="dxa"/>
              <w:left w:w="70" w:type="dxa"/>
              <w:bottom w:w="70" w:type="dxa"/>
              <w:right w:w="70" w:type="dxa"/>
            </w:tcMar>
            <w:vAlign w:val="center"/>
          </w:tcPr>
          <w:p w14:paraId="3BC88568" w14:textId="77777777" w:rsidR="00C01D06" w:rsidRPr="00E37F83" w:rsidRDefault="00C01D06" w:rsidP="00152B94">
            <w:pPr>
              <w:jc w:val="both"/>
            </w:pPr>
            <w:r>
              <w:t>Người đề xuất/ Ngày</w:t>
            </w:r>
          </w:p>
        </w:tc>
        <w:tc>
          <w:tcPr>
            <w:tcW w:w="6236" w:type="dxa"/>
            <w:tcMar>
              <w:top w:w="70" w:type="dxa"/>
              <w:left w:w="70" w:type="dxa"/>
              <w:bottom w:w="70" w:type="dxa"/>
              <w:right w:w="70" w:type="dxa"/>
            </w:tcMar>
            <w:vAlign w:val="center"/>
          </w:tcPr>
          <w:p w14:paraId="16B2B8C1" w14:textId="77777777" w:rsidR="00C01D06" w:rsidRPr="00E37F83" w:rsidRDefault="00C01D06" w:rsidP="00152B94">
            <w:pPr>
              <w:jc w:val="both"/>
            </w:pPr>
          </w:p>
        </w:tc>
      </w:tr>
    </w:tbl>
    <w:p w14:paraId="3722BE32" w14:textId="77777777" w:rsidR="00C01D06" w:rsidRPr="00E37F83" w:rsidRDefault="00C01D06" w:rsidP="00152B94">
      <w:pPr>
        <w:pStyle w:val="Heading2"/>
        <w:spacing w:before="120" w:after="120"/>
        <w:jc w:val="both"/>
        <w:rPr>
          <w:rFonts w:ascii="Times New Roman" w:hAnsi="Times New Roman" w:cs="Times New Roman"/>
          <w:sz w:val="24"/>
          <w:szCs w:val="24"/>
        </w:rPr>
      </w:pPr>
      <w:r>
        <w:rPr>
          <w:rFonts w:ascii="Times New Roman" w:eastAsia="Times New Roman" w:hAnsi="Times New Roman" w:cs="Times New Roman"/>
          <w:sz w:val="24"/>
          <w:szCs w:val="24"/>
        </w:rPr>
        <w:t>C.2. ETV.MP F21.02 – Kế hoạch đánh giá năng lực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5"/>
        <w:gridCol w:w="6040"/>
      </w:tblGrid>
      <w:tr w:rsidR="00C01D06" w:rsidRPr="00E37F83" w14:paraId="3F6D9B07" w14:textId="77777777" w:rsidTr="009349AB">
        <w:trPr>
          <w:jc w:val="center"/>
        </w:trPr>
        <w:tc>
          <w:tcPr>
            <w:tcW w:w="3402" w:type="dxa"/>
            <w:shd w:val="clear" w:color="auto" w:fill="D9EAF7"/>
            <w:tcMar>
              <w:top w:w="70" w:type="dxa"/>
              <w:left w:w="70" w:type="dxa"/>
              <w:bottom w:w="70" w:type="dxa"/>
              <w:right w:w="70" w:type="dxa"/>
            </w:tcMar>
            <w:vAlign w:val="center"/>
          </w:tcPr>
          <w:p w14:paraId="4AE7516A" w14:textId="77777777" w:rsidR="00C01D06" w:rsidRPr="00E37F83" w:rsidRDefault="00C01D06" w:rsidP="00152B94">
            <w:pPr>
              <w:jc w:val="center"/>
            </w:pPr>
            <w:r>
              <w:rPr>
                <w:b/>
              </w:rPr>
              <w:t>Nội dung</w:t>
            </w:r>
          </w:p>
        </w:tc>
        <w:tc>
          <w:tcPr>
            <w:tcW w:w="6236" w:type="dxa"/>
            <w:shd w:val="clear" w:color="auto" w:fill="D9EAF7"/>
            <w:tcMar>
              <w:top w:w="70" w:type="dxa"/>
              <w:left w:w="70" w:type="dxa"/>
              <w:bottom w:w="70" w:type="dxa"/>
              <w:right w:w="70" w:type="dxa"/>
            </w:tcMar>
            <w:vAlign w:val="center"/>
          </w:tcPr>
          <w:p w14:paraId="272B33C4" w14:textId="77777777" w:rsidR="00C01D06" w:rsidRPr="00E37F83" w:rsidRDefault="00C01D06" w:rsidP="00152B94">
            <w:pPr>
              <w:jc w:val="center"/>
            </w:pPr>
            <w:r>
              <w:rPr>
                <w:b/>
              </w:rPr>
              <w:t>Thông tin</w:t>
            </w:r>
          </w:p>
        </w:tc>
      </w:tr>
      <w:tr w:rsidR="00C01D06" w:rsidRPr="00E37F83" w14:paraId="4128CFB9" w14:textId="77777777" w:rsidTr="009349AB">
        <w:trPr>
          <w:jc w:val="center"/>
        </w:trPr>
        <w:tc>
          <w:tcPr>
            <w:tcW w:w="3402" w:type="dxa"/>
            <w:tcMar>
              <w:top w:w="70" w:type="dxa"/>
              <w:left w:w="70" w:type="dxa"/>
              <w:bottom w:w="70" w:type="dxa"/>
              <w:right w:w="70" w:type="dxa"/>
            </w:tcMar>
            <w:vAlign w:val="center"/>
          </w:tcPr>
          <w:p w14:paraId="6AE1378D" w14:textId="77777777" w:rsidR="00C01D06" w:rsidRPr="00E37F83" w:rsidRDefault="00C01D06" w:rsidP="00152B94">
            <w:pPr>
              <w:jc w:val="both"/>
            </w:pPr>
            <w:r>
              <w:t>Mã hồ sơ</w:t>
            </w:r>
          </w:p>
        </w:tc>
        <w:tc>
          <w:tcPr>
            <w:tcW w:w="6236" w:type="dxa"/>
            <w:tcMar>
              <w:top w:w="70" w:type="dxa"/>
              <w:left w:w="70" w:type="dxa"/>
              <w:bottom w:w="70" w:type="dxa"/>
              <w:right w:w="70" w:type="dxa"/>
            </w:tcMar>
            <w:vAlign w:val="center"/>
          </w:tcPr>
          <w:p w14:paraId="5D1D1E86" w14:textId="77777777" w:rsidR="00C01D06" w:rsidRPr="00E37F83" w:rsidRDefault="00C01D06" w:rsidP="00152B94">
            <w:pPr>
              <w:jc w:val="both"/>
            </w:pPr>
          </w:p>
        </w:tc>
      </w:tr>
      <w:tr w:rsidR="00C01D06" w:rsidRPr="00E37F83" w14:paraId="148C3D39" w14:textId="77777777" w:rsidTr="009349AB">
        <w:trPr>
          <w:jc w:val="center"/>
        </w:trPr>
        <w:tc>
          <w:tcPr>
            <w:tcW w:w="3402" w:type="dxa"/>
            <w:tcMar>
              <w:top w:w="70" w:type="dxa"/>
              <w:left w:w="70" w:type="dxa"/>
              <w:bottom w:w="70" w:type="dxa"/>
              <w:right w:w="70" w:type="dxa"/>
            </w:tcMar>
            <w:vAlign w:val="center"/>
          </w:tcPr>
          <w:p w14:paraId="55B5CC44" w14:textId="77777777" w:rsidR="00C01D06" w:rsidRPr="00E37F83" w:rsidRDefault="00C01D06" w:rsidP="00152B94">
            <w:pPr>
              <w:jc w:val="both"/>
            </w:pPr>
            <w:r>
              <w:t>Mục tiêu đánh giá</w:t>
            </w:r>
          </w:p>
        </w:tc>
        <w:tc>
          <w:tcPr>
            <w:tcW w:w="6236" w:type="dxa"/>
            <w:tcMar>
              <w:top w:w="70" w:type="dxa"/>
              <w:left w:w="70" w:type="dxa"/>
              <w:bottom w:w="70" w:type="dxa"/>
              <w:right w:w="70" w:type="dxa"/>
            </w:tcMar>
            <w:vAlign w:val="center"/>
          </w:tcPr>
          <w:p w14:paraId="3A6A214C" w14:textId="77777777" w:rsidR="00C01D06" w:rsidRPr="00E37F83" w:rsidRDefault="00C01D06" w:rsidP="00152B94">
            <w:pPr>
              <w:jc w:val="both"/>
            </w:pPr>
          </w:p>
        </w:tc>
      </w:tr>
      <w:tr w:rsidR="00C01D06" w:rsidRPr="00E37F83" w14:paraId="5564CF59" w14:textId="77777777" w:rsidTr="009349AB">
        <w:trPr>
          <w:jc w:val="center"/>
        </w:trPr>
        <w:tc>
          <w:tcPr>
            <w:tcW w:w="3402" w:type="dxa"/>
            <w:tcMar>
              <w:top w:w="70" w:type="dxa"/>
              <w:left w:w="70" w:type="dxa"/>
              <w:bottom w:w="70" w:type="dxa"/>
              <w:right w:w="70" w:type="dxa"/>
            </w:tcMar>
            <w:vAlign w:val="center"/>
          </w:tcPr>
          <w:p w14:paraId="63157AAA" w14:textId="77777777" w:rsidR="00C01D06" w:rsidRPr="00E37F83" w:rsidRDefault="00C01D06" w:rsidP="00152B94">
            <w:pPr>
              <w:jc w:val="both"/>
            </w:pPr>
            <w:r>
              <w:t>Phạm vi đánh giá</w:t>
            </w:r>
          </w:p>
        </w:tc>
        <w:tc>
          <w:tcPr>
            <w:tcW w:w="6236" w:type="dxa"/>
            <w:tcMar>
              <w:top w:w="70" w:type="dxa"/>
              <w:left w:w="70" w:type="dxa"/>
              <w:bottom w:w="70" w:type="dxa"/>
              <w:right w:w="70" w:type="dxa"/>
            </w:tcMar>
            <w:vAlign w:val="center"/>
          </w:tcPr>
          <w:p w14:paraId="4A0FA61F" w14:textId="77777777" w:rsidR="00C01D06" w:rsidRPr="00E37F83" w:rsidRDefault="00C01D06" w:rsidP="00152B94">
            <w:pPr>
              <w:jc w:val="both"/>
            </w:pPr>
          </w:p>
        </w:tc>
      </w:tr>
      <w:tr w:rsidR="00C01D06" w:rsidRPr="00E37F83" w14:paraId="68C0F330" w14:textId="77777777" w:rsidTr="009349AB">
        <w:trPr>
          <w:jc w:val="center"/>
        </w:trPr>
        <w:tc>
          <w:tcPr>
            <w:tcW w:w="3402" w:type="dxa"/>
            <w:tcMar>
              <w:top w:w="70" w:type="dxa"/>
              <w:left w:w="70" w:type="dxa"/>
              <w:bottom w:w="70" w:type="dxa"/>
              <w:right w:w="70" w:type="dxa"/>
            </w:tcMar>
            <w:vAlign w:val="center"/>
          </w:tcPr>
          <w:p w14:paraId="17736C3D" w14:textId="77777777" w:rsidR="00C01D06" w:rsidRPr="00E37F83" w:rsidRDefault="00C01D06" w:rsidP="00152B94">
            <w:pPr>
              <w:jc w:val="both"/>
            </w:pPr>
            <w:r>
              <w:t>Tiêu chí đánh giá</w:t>
            </w:r>
          </w:p>
        </w:tc>
        <w:tc>
          <w:tcPr>
            <w:tcW w:w="6236" w:type="dxa"/>
            <w:tcMar>
              <w:top w:w="70" w:type="dxa"/>
              <w:left w:w="70" w:type="dxa"/>
              <w:bottom w:w="70" w:type="dxa"/>
              <w:right w:w="70" w:type="dxa"/>
            </w:tcMar>
            <w:vAlign w:val="center"/>
          </w:tcPr>
          <w:p w14:paraId="420C3102" w14:textId="77777777" w:rsidR="00C01D06" w:rsidRPr="00E37F83" w:rsidRDefault="00C01D06" w:rsidP="00152B94">
            <w:pPr>
              <w:jc w:val="both"/>
            </w:pPr>
          </w:p>
        </w:tc>
      </w:tr>
      <w:tr w:rsidR="00C01D06" w:rsidRPr="00E37F83" w14:paraId="1C40B46C" w14:textId="77777777" w:rsidTr="009349AB">
        <w:trPr>
          <w:jc w:val="center"/>
        </w:trPr>
        <w:tc>
          <w:tcPr>
            <w:tcW w:w="3402" w:type="dxa"/>
            <w:tcMar>
              <w:top w:w="70" w:type="dxa"/>
              <w:left w:w="70" w:type="dxa"/>
              <w:bottom w:w="70" w:type="dxa"/>
              <w:right w:w="70" w:type="dxa"/>
            </w:tcMar>
            <w:vAlign w:val="center"/>
          </w:tcPr>
          <w:p w14:paraId="4D3E73FE" w14:textId="77777777" w:rsidR="00C01D06" w:rsidRPr="00E37F83" w:rsidRDefault="00C01D06" w:rsidP="00152B94">
            <w:pPr>
              <w:jc w:val="both"/>
            </w:pPr>
            <w:r>
              <w:t>Đoàn đánh giá</w:t>
            </w:r>
          </w:p>
        </w:tc>
        <w:tc>
          <w:tcPr>
            <w:tcW w:w="6236" w:type="dxa"/>
            <w:tcMar>
              <w:top w:w="70" w:type="dxa"/>
              <w:left w:w="70" w:type="dxa"/>
              <w:bottom w:w="70" w:type="dxa"/>
              <w:right w:w="70" w:type="dxa"/>
            </w:tcMar>
            <w:vAlign w:val="center"/>
          </w:tcPr>
          <w:p w14:paraId="6FF4C544" w14:textId="77777777" w:rsidR="00C01D06" w:rsidRPr="00E37F83" w:rsidRDefault="00C01D06" w:rsidP="00152B94">
            <w:pPr>
              <w:jc w:val="both"/>
            </w:pPr>
          </w:p>
        </w:tc>
      </w:tr>
      <w:tr w:rsidR="00C01D06" w:rsidRPr="00E37F83" w14:paraId="49C44A86" w14:textId="77777777" w:rsidTr="009349AB">
        <w:trPr>
          <w:jc w:val="center"/>
        </w:trPr>
        <w:tc>
          <w:tcPr>
            <w:tcW w:w="3402" w:type="dxa"/>
            <w:tcMar>
              <w:top w:w="70" w:type="dxa"/>
              <w:left w:w="70" w:type="dxa"/>
              <w:bottom w:w="70" w:type="dxa"/>
              <w:right w:w="70" w:type="dxa"/>
            </w:tcMar>
            <w:vAlign w:val="center"/>
          </w:tcPr>
          <w:p w14:paraId="79564A4E" w14:textId="77777777" w:rsidR="00C01D06" w:rsidRPr="00E37F83" w:rsidRDefault="00C01D06" w:rsidP="00152B94">
            <w:pPr>
              <w:jc w:val="both"/>
            </w:pPr>
            <w:r>
              <w:t>Tài liệu cần chuẩn bị</w:t>
            </w:r>
          </w:p>
        </w:tc>
        <w:tc>
          <w:tcPr>
            <w:tcW w:w="6236" w:type="dxa"/>
            <w:tcMar>
              <w:top w:w="70" w:type="dxa"/>
              <w:left w:w="70" w:type="dxa"/>
              <w:bottom w:w="70" w:type="dxa"/>
              <w:right w:w="70" w:type="dxa"/>
            </w:tcMar>
            <w:vAlign w:val="center"/>
          </w:tcPr>
          <w:p w14:paraId="7E6D7F94" w14:textId="77777777" w:rsidR="00C01D06" w:rsidRPr="00E37F83" w:rsidRDefault="00C01D06" w:rsidP="00152B94">
            <w:pPr>
              <w:jc w:val="both"/>
            </w:pPr>
          </w:p>
        </w:tc>
      </w:tr>
      <w:tr w:rsidR="00C01D06" w:rsidRPr="00E37F83" w14:paraId="555008E5" w14:textId="77777777" w:rsidTr="009349AB">
        <w:trPr>
          <w:jc w:val="center"/>
        </w:trPr>
        <w:tc>
          <w:tcPr>
            <w:tcW w:w="3402" w:type="dxa"/>
            <w:tcMar>
              <w:top w:w="70" w:type="dxa"/>
              <w:left w:w="70" w:type="dxa"/>
              <w:bottom w:w="70" w:type="dxa"/>
              <w:right w:w="70" w:type="dxa"/>
            </w:tcMar>
            <w:vAlign w:val="center"/>
          </w:tcPr>
          <w:p w14:paraId="0A6BD6F7" w14:textId="77777777" w:rsidR="00C01D06" w:rsidRPr="00E37F83" w:rsidRDefault="00C01D06" w:rsidP="00152B94">
            <w:pPr>
              <w:jc w:val="both"/>
            </w:pPr>
            <w:r>
              <w:t>Lịch đánh giá</w:t>
            </w:r>
          </w:p>
        </w:tc>
        <w:tc>
          <w:tcPr>
            <w:tcW w:w="6236" w:type="dxa"/>
            <w:tcMar>
              <w:top w:w="70" w:type="dxa"/>
              <w:left w:w="70" w:type="dxa"/>
              <w:bottom w:w="70" w:type="dxa"/>
              <w:right w:w="70" w:type="dxa"/>
            </w:tcMar>
            <w:vAlign w:val="center"/>
          </w:tcPr>
          <w:p w14:paraId="662284DD" w14:textId="77777777" w:rsidR="00C01D06" w:rsidRPr="00E37F83" w:rsidRDefault="00C01D06" w:rsidP="00152B94">
            <w:pPr>
              <w:jc w:val="both"/>
            </w:pPr>
          </w:p>
        </w:tc>
      </w:tr>
      <w:tr w:rsidR="00C01D06" w:rsidRPr="00E37F83" w14:paraId="020E262B" w14:textId="77777777" w:rsidTr="009349AB">
        <w:trPr>
          <w:jc w:val="center"/>
        </w:trPr>
        <w:tc>
          <w:tcPr>
            <w:tcW w:w="3402" w:type="dxa"/>
            <w:tcMar>
              <w:top w:w="70" w:type="dxa"/>
              <w:left w:w="70" w:type="dxa"/>
              <w:bottom w:w="70" w:type="dxa"/>
              <w:right w:w="70" w:type="dxa"/>
            </w:tcMar>
            <w:vAlign w:val="center"/>
          </w:tcPr>
          <w:p w14:paraId="7A7227A2" w14:textId="77777777" w:rsidR="00C01D06" w:rsidRPr="00E37F83" w:rsidRDefault="00C01D06" w:rsidP="00152B94">
            <w:pPr>
              <w:jc w:val="both"/>
            </w:pPr>
            <w:r>
              <w:t>Thời hạn khắc phục</w:t>
            </w:r>
          </w:p>
        </w:tc>
        <w:tc>
          <w:tcPr>
            <w:tcW w:w="6236" w:type="dxa"/>
            <w:tcMar>
              <w:top w:w="70" w:type="dxa"/>
              <w:left w:w="70" w:type="dxa"/>
              <w:bottom w:w="70" w:type="dxa"/>
              <w:right w:w="70" w:type="dxa"/>
            </w:tcMar>
            <w:vAlign w:val="center"/>
          </w:tcPr>
          <w:p w14:paraId="08676804" w14:textId="77777777" w:rsidR="00C01D06" w:rsidRPr="00E37F83" w:rsidRDefault="00C01D06" w:rsidP="00152B94">
            <w:pPr>
              <w:jc w:val="both"/>
            </w:pPr>
          </w:p>
        </w:tc>
      </w:tr>
      <w:tr w:rsidR="00C01D06" w:rsidRPr="00E37F83" w14:paraId="3F87B9E3" w14:textId="77777777" w:rsidTr="009349AB">
        <w:trPr>
          <w:jc w:val="center"/>
        </w:trPr>
        <w:tc>
          <w:tcPr>
            <w:tcW w:w="3402" w:type="dxa"/>
            <w:tcMar>
              <w:top w:w="70" w:type="dxa"/>
              <w:left w:w="70" w:type="dxa"/>
              <w:bottom w:w="70" w:type="dxa"/>
              <w:right w:w="70" w:type="dxa"/>
            </w:tcMar>
            <w:vAlign w:val="center"/>
          </w:tcPr>
          <w:p w14:paraId="73DAE263" w14:textId="77777777" w:rsidR="00C01D06" w:rsidRPr="00E37F83" w:rsidRDefault="00C01D06" w:rsidP="00152B94">
            <w:pPr>
              <w:jc w:val="both"/>
            </w:pPr>
            <w:r>
              <w:t>Phê duyệt kế hoạch</w:t>
            </w:r>
          </w:p>
        </w:tc>
        <w:tc>
          <w:tcPr>
            <w:tcW w:w="6236" w:type="dxa"/>
            <w:tcMar>
              <w:top w:w="70" w:type="dxa"/>
              <w:left w:w="70" w:type="dxa"/>
              <w:bottom w:w="70" w:type="dxa"/>
              <w:right w:w="70" w:type="dxa"/>
            </w:tcMar>
            <w:vAlign w:val="center"/>
          </w:tcPr>
          <w:p w14:paraId="2F2BD499" w14:textId="77777777" w:rsidR="00C01D06" w:rsidRPr="00E37F83" w:rsidRDefault="00C01D06" w:rsidP="00152B94">
            <w:pPr>
              <w:jc w:val="both"/>
            </w:pPr>
          </w:p>
        </w:tc>
      </w:tr>
    </w:tbl>
    <w:p w14:paraId="54F31E2B" w14:textId="77777777" w:rsidR="00152B94" w:rsidRPr="00E37F83" w:rsidRDefault="00152B94" w:rsidP="00152B94">
      <w:pPr>
        <w:pStyle w:val="Heading2"/>
        <w:spacing w:before="120" w:after="120"/>
        <w:jc w:val="both"/>
        <w:rPr>
          <w:rFonts w:ascii="Times New Roman" w:eastAsia="Times New Roman" w:hAnsi="Times New Roman" w:cs="Times New Roman"/>
          <w:sz w:val="24"/>
          <w:szCs w:val="24"/>
        </w:rPr>
      </w:pPr>
    </w:p>
    <w:p w14:paraId="0DD93642" w14:textId="77777777" w:rsidR="00152B94" w:rsidRPr="00E37F83" w:rsidRDefault="00152B94">
      <w:pPr>
        <w:spacing w:after="200" w:line="276" w:lineRule="auto"/>
        <w:rPr>
          <w:color w:val="365F91" w:themeColor="accent1" w:themeShade="BF"/>
        </w:rPr>
      </w:pPr>
      <w:r>
        <w:br w:type="page"/>
      </w:r>
    </w:p>
    <w:p w14:paraId="61034543" w14:textId="77777777" w:rsidR="00C01D06" w:rsidRPr="00E37F83" w:rsidRDefault="00C01D06" w:rsidP="00152B94">
      <w:pPr>
        <w:pStyle w:val="Heading2"/>
        <w:spacing w:before="120" w:after="12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C.3. ETV.MP F21.10 – Phiếu tạm dừng/ khôi phục phạm vi năng lực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8"/>
        <w:gridCol w:w="6037"/>
      </w:tblGrid>
      <w:tr w:rsidR="00C01D06" w:rsidRPr="00E37F83" w14:paraId="738201A6" w14:textId="77777777" w:rsidTr="00152B94">
        <w:trPr>
          <w:tblHeader/>
          <w:jc w:val="center"/>
        </w:trPr>
        <w:tc>
          <w:tcPr>
            <w:tcW w:w="3402" w:type="dxa"/>
            <w:shd w:val="clear" w:color="auto" w:fill="D9EAF7"/>
            <w:tcMar>
              <w:top w:w="70" w:type="dxa"/>
              <w:left w:w="70" w:type="dxa"/>
              <w:bottom w:w="70" w:type="dxa"/>
              <w:right w:w="70" w:type="dxa"/>
            </w:tcMar>
            <w:vAlign w:val="center"/>
          </w:tcPr>
          <w:p w14:paraId="5584F986" w14:textId="77777777" w:rsidR="00C01D06" w:rsidRPr="00E37F83" w:rsidRDefault="00C01D06" w:rsidP="00152B94">
            <w:pPr>
              <w:jc w:val="center"/>
            </w:pPr>
            <w:r>
              <w:rPr>
                <w:b/>
              </w:rPr>
              <w:t>Trường thông tin</w:t>
            </w:r>
          </w:p>
        </w:tc>
        <w:tc>
          <w:tcPr>
            <w:tcW w:w="6236" w:type="dxa"/>
            <w:shd w:val="clear" w:color="auto" w:fill="D9EAF7"/>
            <w:tcMar>
              <w:top w:w="70" w:type="dxa"/>
              <w:left w:w="70" w:type="dxa"/>
              <w:bottom w:w="70" w:type="dxa"/>
              <w:right w:w="70" w:type="dxa"/>
            </w:tcMar>
            <w:vAlign w:val="center"/>
          </w:tcPr>
          <w:p w14:paraId="69656FE1" w14:textId="77777777" w:rsidR="00C01D06" w:rsidRPr="00E37F83" w:rsidRDefault="00C01D06" w:rsidP="00152B94">
            <w:pPr>
              <w:jc w:val="center"/>
            </w:pPr>
            <w:r>
              <w:rPr>
                <w:b/>
              </w:rPr>
              <w:t>Nội dung</w:t>
            </w:r>
          </w:p>
        </w:tc>
      </w:tr>
      <w:tr w:rsidR="00C01D06" w:rsidRPr="00E37F83" w14:paraId="67EFE129" w14:textId="77777777" w:rsidTr="009349AB">
        <w:trPr>
          <w:jc w:val="center"/>
        </w:trPr>
        <w:tc>
          <w:tcPr>
            <w:tcW w:w="3402" w:type="dxa"/>
            <w:tcMar>
              <w:top w:w="70" w:type="dxa"/>
              <w:left w:w="70" w:type="dxa"/>
              <w:bottom w:w="70" w:type="dxa"/>
              <w:right w:w="70" w:type="dxa"/>
            </w:tcMar>
            <w:vAlign w:val="center"/>
          </w:tcPr>
          <w:p w14:paraId="5D862142" w14:textId="77777777" w:rsidR="00C01D06" w:rsidRPr="00E37F83" w:rsidRDefault="00C01D06" w:rsidP="00152B94">
            <w:pPr>
              <w:jc w:val="both"/>
            </w:pPr>
            <w:r>
              <w:t>Mã hồ sơ P21</w:t>
            </w:r>
          </w:p>
        </w:tc>
        <w:tc>
          <w:tcPr>
            <w:tcW w:w="6236" w:type="dxa"/>
            <w:tcMar>
              <w:top w:w="70" w:type="dxa"/>
              <w:left w:w="70" w:type="dxa"/>
              <w:bottom w:w="70" w:type="dxa"/>
              <w:right w:w="70" w:type="dxa"/>
            </w:tcMar>
            <w:vAlign w:val="center"/>
          </w:tcPr>
          <w:p w14:paraId="7DB6C6A7" w14:textId="77777777" w:rsidR="00C01D06" w:rsidRPr="00E37F83" w:rsidRDefault="00C01D06" w:rsidP="00152B94">
            <w:pPr>
              <w:jc w:val="both"/>
            </w:pPr>
          </w:p>
        </w:tc>
      </w:tr>
      <w:tr w:rsidR="00C01D06" w:rsidRPr="00E37F83" w14:paraId="3991D6A1" w14:textId="77777777" w:rsidTr="009349AB">
        <w:trPr>
          <w:jc w:val="center"/>
        </w:trPr>
        <w:tc>
          <w:tcPr>
            <w:tcW w:w="3402" w:type="dxa"/>
            <w:tcMar>
              <w:top w:w="70" w:type="dxa"/>
              <w:left w:w="70" w:type="dxa"/>
              <w:bottom w:w="70" w:type="dxa"/>
              <w:right w:w="70" w:type="dxa"/>
            </w:tcMar>
            <w:vAlign w:val="center"/>
          </w:tcPr>
          <w:p w14:paraId="789DE2B1" w14:textId="77777777" w:rsidR="00C01D06" w:rsidRPr="00E37F83" w:rsidRDefault="00C01D06" w:rsidP="00152B94">
            <w:pPr>
              <w:jc w:val="both"/>
            </w:pPr>
            <w:r>
              <w:t>Phạm vi/ đối tượng bị ảnh hưởng</w:t>
            </w:r>
          </w:p>
        </w:tc>
        <w:tc>
          <w:tcPr>
            <w:tcW w:w="6236" w:type="dxa"/>
            <w:tcMar>
              <w:top w:w="70" w:type="dxa"/>
              <w:left w:w="70" w:type="dxa"/>
              <w:bottom w:w="70" w:type="dxa"/>
              <w:right w:w="70" w:type="dxa"/>
            </w:tcMar>
            <w:vAlign w:val="center"/>
          </w:tcPr>
          <w:p w14:paraId="5C0EA9B8" w14:textId="77777777" w:rsidR="00C01D06" w:rsidRPr="00E37F83" w:rsidRDefault="00C01D06" w:rsidP="00152B94">
            <w:pPr>
              <w:jc w:val="both"/>
            </w:pPr>
          </w:p>
        </w:tc>
      </w:tr>
      <w:tr w:rsidR="00C01D06" w:rsidRPr="00E37F83" w14:paraId="42C0B967" w14:textId="77777777" w:rsidTr="009349AB">
        <w:trPr>
          <w:jc w:val="center"/>
        </w:trPr>
        <w:tc>
          <w:tcPr>
            <w:tcW w:w="3402" w:type="dxa"/>
            <w:tcMar>
              <w:top w:w="70" w:type="dxa"/>
              <w:left w:w="70" w:type="dxa"/>
              <w:bottom w:w="70" w:type="dxa"/>
              <w:right w:w="70" w:type="dxa"/>
            </w:tcMar>
            <w:vAlign w:val="center"/>
          </w:tcPr>
          <w:p w14:paraId="2AE3AFB6" w14:textId="77777777" w:rsidR="00C01D06" w:rsidRPr="00E37F83" w:rsidRDefault="00C01D06" w:rsidP="00152B94">
            <w:pPr>
              <w:jc w:val="both"/>
            </w:pPr>
            <w:r>
              <w:t>Lý do tạm dừng</w:t>
            </w:r>
          </w:p>
        </w:tc>
        <w:tc>
          <w:tcPr>
            <w:tcW w:w="6236" w:type="dxa"/>
            <w:tcMar>
              <w:top w:w="70" w:type="dxa"/>
              <w:left w:w="70" w:type="dxa"/>
              <w:bottom w:w="70" w:type="dxa"/>
              <w:right w:w="70" w:type="dxa"/>
            </w:tcMar>
            <w:vAlign w:val="center"/>
          </w:tcPr>
          <w:p w14:paraId="7BD8AF0E" w14:textId="77777777" w:rsidR="00C01D06" w:rsidRPr="00E37F83" w:rsidRDefault="00C01D06" w:rsidP="00152B94">
            <w:pPr>
              <w:jc w:val="both"/>
            </w:pPr>
          </w:p>
        </w:tc>
      </w:tr>
      <w:tr w:rsidR="00C01D06" w:rsidRPr="00E37F83" w14:paraId="64B33C87" w14:textId="77777777" w:rsidTr="009349AB">
        <w:trPr>
          <w:jc w:val="center"/>
        </w:trPr>
        <w:tc>
          <w:tcPr>
            <w:tcW w:w="3402" w:type="dxa"/>
            <w:tcMar>
              <w:top w:w="70" w:type="dxa"/>
              <w:left w:w="70" w:type="dxa"/>
              <w:bottom w:w="70" w:type="dxa"/>
              <w:right w:w="70" w:type="dxa"/>
            </w:tcMar>
            <w:vAlign w:val="center"/>
          </w:tcPr>
          <w:p w14:paraId="76956DEB" w14:textId="77777777" w:rsidR="00C01D06" w:rsidRPr="00E37F83" w:rsidRDefault="00C01D06" w:rsidP="00152B94">
            <w:pPr>
              <w:jc w:val="both"/>
            </w:pPr>
            <w:r>
              <w:t>Mức độ ảnh hưởng</w:t>
            </w:r>
          </w:p>
        </w:tc>
        <w:tc>
          <w:tcPr>
            <w:tcW w:w="6236" w:type="dxa"/>
            <w:tcMar>
              <w:top w:w="70" w:type="dxa"/>
              <w:left w:w="70" w:type="dxa"/>
              <w:bottom w:w="70" w:type="dxa"/>
              <w:right w:w="70" w:type="dxa"/>
            </w:tcMar>
            <w:vAlign w:val="center"/>
          </w:tcPr>
          <w:p w14:paraId="5DA6D7D7" w14:textId="77777777" w:rsidR="00C01D06" w:rsidRPr="00E37F83" w:rsidRDefault="00C01D06" w:rsidP="00152B94">
            <w:pPr>
              <w:jc w:val="both"/>
            </w:pPr>
            <w:r>
              <w:t>Ảnh hưởng kết quả/ Ảnh hưởng pháp lý/ Ảnh hưởng công khai/ Khác</w:t>
            </w:r>
          </w:p>
        </w:tc>
      </w:tr>
      <w:tr w:rsidR="00C01D06" w:rsidRPr="00E37F83" w14:paraId="5A415680" w14:textId="77777777" w:rsidTr="009349AB">
        <w:trPr>
          <w:jc w:val="center"/>
        </w:trPr>
        <w:tc>
          <w:tcPr>
            <w:tcW w:w="3402" w:type="dxa"/>
            <w:tcMar>
              <w:top w:w="70" w:type="dxa"/>
              <w:left w:w="70" w:type="dxa"/>
              <w:bottom w:w="70" w:type="dxa"/>
              <w:right w:w="70" w:type="dxa"/>
            </w:tcMar>
            <w:vAlign w:val="center"/>
          </w:tcPr>
          <w:p w14:paraId="4B25F6B0" w14:textId="77777777" w:rsidR="00C01D06" w:rsidRPr="00E37F83" w:rsidRDefault="00C01D06" w:rsidP="00152B94">
            <w:pPr>
              <w:jc w:val="both"/>
            </w:pPr>
            <w:r>
              <w:t>Ngày bắt đầu tạm dừng</w:t>
            </w:r>
          </w:p>
        </w:tc>
        <w:tc>
          <w:tcPr>
            <w:tcW w:w="6236" w:type="dxa"/>
            <w:tcMar>
              <w:top w:w="70" w:type="dxa"/>
              <w:left w:w="70" w:type="dxa"/>
              <w:bottom w:w="70" w:type="dxa"/>
              <w:right w:w="70" w:type="dxa"/>
            </w:tcMar>
            <w:vAlign w:val="center"/>
          </w:tcPr>
          <w:p w14:paraId="0A758A25" w14:textId="77777777" w:rsidR="00C01D06" w:rsidRPr="00E37F83" w:rsidRDefault="00C01D06" w:rsidP="00152B94">
            <w:pPr>
              <w:jc w:val="both"/>
            </w:pPr>
          </w:p>
        </w:tc>
      </w:tr>
      <w:tr w:rsidR="00C01D06" w:rsidRPr="00E37F83" w14:paraId="486D2C01" w14:textId="77777777" w:rsidTr="009349AB">
        <w:trPr>
          <w:jc w:val="center"/>
        </w:trPr>
        <w:tc>
          <w:tcPr>
            <w:tcW w:w="3402" w:type="dxa"/>
            <w:tcMar>
              <w:top w:w="70" w:type="dxa"/>
              <w:left w:w="70" w:type="dxa"/>
              <w:bottom w:w="70" w:type="dxa"/>
              <w:right w:w="70" w:type="dxa"/>
            </w:tcMar>
            <w:vAlign w:val="center"/>
          </w:tcPr>
          <w:p w14:paraId="17A05B06" w14:textId="77777777" w:rsidR="00C01D06" w:rsidRPr="00E37F83" w:rsidRDefault="00C01D06" w:rsidP="00152B94">
            <w:pPr>
              <w:jc w:val="both"/>
            </w:pPr>
            <w:r>
              <w:t>Biện pháp chặn sử dụng</w:t>
            </w:r>
          </w:p>
        </w:tc>
        <w:tc>
          <w:tcPr>
            <w:tcW w:w="6236" w:type="dxa"/>
            <w:tcMar>
              <w:top w:w="70" w:type="dxa"/>
              <w:left w:w="70" w:type="dxa"/>
              <w:bottom w:w="70" w:type="dxa"/>
              <w:right w:w="70" w:type="dxa"/>
            </w:tcMar>
            <w:vAlign w:val="center"/>
          </w:tcPr>
          <w:p w14:paraId="7DD0A594" w14:textId="77777777" w:rsidR="00C01D06" w:rsidRPr="00E37F83" w:rsidRDefault="00C01D06" w:rsidP="00152B94">
            <w:pPr>
              <w:jc w:val="both"/>
            </w:pPr>
            <w:r>
              <w:t>Chặn chọn trong ManLab/ Cập nhật website/ Thông báo nội bộ/ Khác</w:t>
            </w:r>
          </w:p>
        </w:tc>
      </w:tr>
      <w:tr w:rsidR="00C01D06" w:rsidRPr="00E37F83" w14:paraId="530D839D" w14:textId="77777777" w:rsidTr="009349AB">
        <w:trPr>
          <w:jc w:val="center"/>
        </w:trPr>
        <w:tc>
          <w:tcPr>
            <w:tcW w:w="3402" w:type="dxa"/>
            <w:tcMar>
              <w:top w:w="70" w:type="dxa"/>
              <w:left w:w="70" w:type="dxa"/>
              <w:bottom w:w="70" w:type="dxa"/>
              <w:right w:w="70" w:type="dxa"/>
            </w:tcMar>
            <w:vAlign w:val="center"/>
          </w:tcPr>
          <w:p w14:paraId="1F3E0B57" w14:textId="77777777" w:rsidR="00C01D06" w:rsidRPr="00E37F83" w:rsidRDefault="00C01D06" w:rsidP="00152B94">
            <w:pPr>
              <w:jc w:val="both"/>
            </w:pPr>
            <w:r>
              <w:t>Kế hoạch khắc phục</w:t>
            </w:r>
          </w:p>
        </w:tc>
        <w:tc>
          <w:tcPr>
            <w:tcW w:w="6236" w:type="dxa"/>
            <w:tcMar>
              <w:top w:w="70" w:type="dxa"/>
              <w:left w:w="70" w:type="dxa"/>
              <w:bottom w:w="70" w:type="dxa"/>
              <w:right w:w="70" w:type="dxa"/>
            </w:tcMar>
            <w:vAlign w:val="center"/>
          </w:tcPr>
          <w:p w14:paraId="2A45CE71" w14:textId="77777777" w:rsidR="00C01D06" w:rsidRPr="00E37F83" w:rsidRDefault="00C01D06" w:rsidP="00152B94">
            <w:pPr>
              <w:jc w:val="both"/>
            </w:pPr>
          </w:p>
        </w:tc>
      </w:tr>
      <w:tr w:rsidR="00C01D06" w:rsidRPr="00E37F83" w14:paraId="0EFD6C40" w14:textId="77777777" w:rsidTr="009349AB">
        <w:trPr>
          <w:jc w:val="center"/>
        </w:trPr>
        <w:tc>
          <w:tcPr>
            <w:tcW w:w="3402" w:type="dxa"/>
            <w:tcMar>
              <w:top w:w="70" w:type="dxa"/>
              <w:left w:w="70" w:type="dxa"/>
              <w:bottom w:w="70" w:type="dxa"/>
              <w:right w:w="70" w:type="dxa"/>
            </w:tcMar>
            <w:vAlign w:val="center"/>
          </w:tcPr>
          <w:p w14:paraId="487F1193" w14:textId="77777777" w:rsidR="00C01D06" w:rsidRPr="00E37F83" w:rsidRDefault="00C01D06" w:rsidP="00152B94">
            <w:pPr>
              <w:jc w:val="both"/>
            </w:pPr>
            <w:r>
              <w:t>Kết quả đánh giá lại</w:t>
            </w:r>
          </w:p>
        </w:tc>
        <w:tc>
          <w:tcPr>
            <w:tcW w:w="6236" w:type="dxa"/>
            <w:tcMar>
              <w:top w:w="70" w:type="dxa"/>
              <w:left w:w="70" w:type="dxa"/>
              <w:bottom w:w="70" w:type="dxa"/>
              <w:right w:w="70" w:type="dxa"/>
            </w:tcMar>
            <w:vAlign w:val="center"/>
          </w:tcPr>
          <w:p w14:paraId="4DD211B0" w14:textId="77777777" w:rsidR="00C01D06" w:rsidRPr="00E37F83" w:rsidRDefault="00C01D06" w:rsidP="00152B94">
            <w:pPr>
              <w:jc w:val="both"/>
            </w:pPr>
          </w:p>
        </w:tc>
      </w:tr>
      <w:tr w:rsidR="00C01D06" w:rsidRPr="00E37F83" w14:paraId="1433944B" w14:textId="77777777" w:rsidTr="009349AB">
        <w:trPr>
          <w:jc w:val="center"/>
        </w:trPr>
        <w:tc>
          <w:tcPr>
            <w:tcW w:w="3402" w:type="dxa"/>
            <w:tcMar>
              <w:top w:w="70" w:type="dxa"/>
              <w:left w:w="70" w:type="dxa"/>
              <w:bottom w:w="70" w:type="dxa"/>
              <w:right w:w="70" w:type="dxa"/>
            </w:tcMar>
            <w:vAlign w:val="center"/>
          </w:tcPr>
          <w:p w14:paraId="2B2E8887" w14:textId="77777777" w:rsidR="00C01D06" w:rsidRPr="00E37F83" w:rsidRDefault="00C01D06" w:rsidP="00152B94">
            <w:pPr>
              <w:jc w:val="both"/>
            </w:pPr>
            <w:r>
              <w:t>Kết luận</w:t>
            </w:r>
          </w:p>
        </w:tc>
        <w:tc>
          <w:tcPr>
            <w:tcW w:w="6236" w:type="dxa"/>
            <w:tcMar>
              <w:top w:w="70" w:type="dxa"/>
              <w:left w:w="70" w:type="dxa"/>
              <w:bottom w:w="70" w:type="dxa"/>
              <w:right w:w="70" w:type="dxa"/>
            </w:tcMar>
            <w:vAlign w:val="center"/>
          </w:tcPr>
          <w:p w14:paraId="33385C24" w14:textId="77777777" w:rsidR="00C01D06" w:rsidRPr="00E37F83" w:rsidRDefault="00C01D06" w:rsidP="00152B94">
            <w:pPr>
              <w:jc w:val="both"/>
            </w:pPr>
            <w:r>
              <w:t>Khôi phục/ Điều chỉnh/ Hủy bỏ/ Tiếp tục tạm dừng</w:t>
            </w:r>
          </w:p>
        </w:tc>
      </w:tr>
      <w:tr w:rsidR="00C01D06" w:rsidRPr="00E37F83" w14:paraId="18618CF5" w14:textId="77777777" w:rsidTr="009349AB">
        <w:trPr>
          <w:jc w:val="center"/>
        </w:trPr>
        <w:tc>
          <w:tcPr>
            <w:tcW w:w="3402" w:type="dxa"/>
            <w:tcMar>
              <w:top w:w="70" w:type="dxa"/>
              <w:left w:w="70" w:type="dxa"/>
              <w:bottom w:w="70" w:type="dxa"/>
              <w:right w:w="70" w:type="dxa"/>
            </w:tcMar>
            <w:vAlign w:val="center"/>
          </w:tcPr>
          <w:p w14:paraId="19CCB21A" w14:textId="77777777" w:rsidR="00C01D06" w:rsidRPr="00E37F83" w:rsidRDefault="00C01D06" w:rsidP="00152B94">
            <w:pPr>
              <w:jc w:val="both"/>
            </w:pPr>
            <w:r>
              <w:t>Người đề xuất – QLCL – Lãnh đạo phê duyệt</w:t>
            </w:r>
          </w:p>
        </w:tc>
        <w:tc>
          <w:tcPr>
            <w:tcW w:w="6236" w:type="dxa"/>
            <w:tcMar>
              <w:top w:w="70" w:type="dxa"/>
              <w:left w:w="70" w:type="dxa"/>
              <w:bottom w:w="70" w:type="dxa"/>
              <w:right w:w="70" w:type="dxa"/>
            </w:tcMar>
            <w:vAlign w:val="center"/>
          </w:tcPr>
          <w:p w14:paraId="5CD95367" w14:textId="77777777" w:rsidR="00C01D06" w:rsidRPr="00E37F83" w:rsidRDefault="00C01D06" w:rsidP="00152B94">
            <w:pPr>
              <w:jc w:val="both"/>
            </w:pPr>
          </w:p>
        </w:tc>
      </w:tr>
    </w:tbl>
    <w:p w14:paraId="7169541D" w14:textId="77777777" w:rsidR="00C01D06" w:rsidRPr="00E37F83" w:rsidRDefault="00C01D06" w:rsidP="00152B94">
      <w:pPr>
        <w:pStyle w:val="Heading2"/>
        <w:spacing w:before="120" w:after="120"/>
        <w:jc w:val="both"/>
        <w:rPr>
          <w:rFonts w:ascii="Times New Roman" w:hAnsi="Times New Roman" w:cs="Times New Roman"/>
          <w:sz w:val="24"/>
          <w:szCs w:val="24"/>
        </w:rPr>
      </w:pPr>
      <w:r>
        <w:rPr>
          <w:rFonts w:ascii="Times New Roman" w:eastAsia="Times New Roman" w:hAnsi="Times New Roman" w:cs="Times New Roman"/>
          <w:sz w:val="24"/>
          <w:szCs w:val="24"/>
        </w:rPr>
        <w:t>C.4. ETV.MP F21.12 – Danh mục năng lực công khai và nhật ký thay đổi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2027"/>
        <w:gridCol w:w="1301"/>
        <w:gridCol w:w="1312"/>
        <w:gridCol w:w="1294"/>
        <w:gridCol w:w="1518"/>
        <w:gridCol w:w="1299"/>
      </w:tblGrid>
      <w:tr w:rsidR="00C01D06" w:rsidRPr="00E37F83" w14:paraId="1ED9A977" w14:textId="77777777" w:rsidTr="009349AB">
        <w:trPr>
          <w:jc w:val="center"/>
        </w:trPr>
        <w:tc>
          <w:tcPr>
            <w:tcW w:w="567" w:type="dxa"/>
            <w:shd w:val="clear" w:color="auto" w:fill="D9EAF7"/>
            <w:tcMar>
              <w:top w:w="70" w:type="dxa"/>
              <w:left w:w="70" w:type="dxa"/>
              <w:bottom w:w="70" w:type="dxa"/>
              <w:right w:w="70" w:type="dxa"/>
            </w:tcMar>
            <w:vAlign w:val="center"/>
          </w:tcPr>
          <w:p w14:paraId="70CCD6D1" w14:textId="77777777" w:rsidR="00C01D06" w:rsidRPr="00E37F83" w:rsidRDefault="00C01D06" w:rsidP="00152B94">
            <w:pPr>
              <w:jc w:val="center"/>
            </w:pPr>
            <w:r>
              <w:rPr>
                <w:b/>
              </w:rPr>
              <w:t>STT</w:t>
            </w:r>
          </w:p>
        </w:tc>
        <w:tc>
          <w:tcPr>
            <w:tcW w:w="2268" w:type="dxa"/>
            <w:shd w:val="clear" w:color="auto" w:fill="D9EAF7"/>
            <w:tcMar>
              <w:top w:w="70" w:type="dxa"/>
              <w:left w:w="70" w:type="dxa"/>
              <w:bottom w:w="70" w:type="dxa"/>
              <w:right w:w="70" w:type="dxa"/>
            </w:tcMar>
            <w:vAlign w:val="center"/>
          </w:tcPr>
          <w:p w14:paraId="7D59FA8C" w14:textId="77777777" w:rsidR="00C01D06" w:rsidRPr="00E37F83" w:rsidRDefault="00C01D06" w:rsidP="00152B94">
            <w:pPr>
              <w:jc w:val="center"/>
            </w:pPr>
            <w:r>
              <w:rPr>
                <w:b/>
              </w:rPr>
              <w:t>Tên đối tượng/ phạm vi</w:t>
            </w:r>
          </w:p>
        </w:tc>
        <w:tc>
          <w:tcPr>
            <w:tcW w:w="1417" w:type="dxa"/>
            <w:shd w:val="clear" w:color="auto" w:fill="D9EAF7"/>
            <w:tcMar>
              <w:top w:w="70" w:type="dxa"/>
              <w:left w:w="70" w:type="dxa"/>
              <w:bottom w:w="70" w:type="dxa"/>
              <w:right w:w="70" w:type="dxa"/>
            </w:tcMar>
            <w:vAlign w:val="center"/>
          </w:tcPr>
          <w:p w14:paraId="7FEDB8FA" w14:textId="77777777" w:rsidR="00C01D06" w:rsidRPr="00E37F83" w:rsidRDefault="00C01D06" w:rsidP="00152B94">
            <w:pPr>
              <w:jc w:val="center"/>
            </w:pPr>
            <w:r>
              <w:rPr>
                <w:b/>
              </w:rPr>
              <w:t>Mã phiên bản</w:t>
            </w:r>
          </w:p>
        </w:tc>
        <w:tc>
          <w:tcPr>
            <w:tcW w:w="1417" w:type="dxa"/>
            <w:shd w:val="clear" w:color="auto" w:fill="D9EAF7"/>
            <w:tcMar>
              <w:top w:w="70" w:type="dxa"/>
              <w:left w:w="70" w:type="dxa"/>
              <w:bottom w:w="70" w:type="dxa"/>
              <w:right w:w="70" w:type="dxa"/>
            </w:tcMar>
            <w:vAlign w:val="center"/>
          </w:tcPr>
          <w:p w14:paraId="5DDE5338" w14:textId="77777777" w:rsidR="00C01D06" w:rsidRPr="00E37F83" w:rsidRDefault="00C01D06" w:rsidP="00152B94">
            <w:pPr>
              <w:jc w:val="center"/>
            </w:pPr>
            <w:r>
              <w:rPr>
                <w:b/>
              </w:rPr>
              <w:t>Trạng thái</w:t>
            </w:r>
          </w:p>
        </w:tc>
        <w:tc>
          <w:tcPr>
            <w:tcW w:w="1417" w:type="dxa"/>
            <w:shd w:val="clear" w:color="auto" w:fill="D9EAF7"/>
            <w:tcMar>
              <w:top w:w="70" w:type="dxa"/>
              <w:left w:w="70" w:type="dxa"/>
              <w:bottom w:w="70" w:type="dxa"/>
              <w:right w:w="70" w:type="dxa"/>
            </w:tcMar>
            <w:vAlign w:val="center"/>
          </w:tcPr>
          <w:p w14:paraId="352B63AF" w14:textId="77777777" w:rsidR="00C01D06" w:rsidRPr="00E37F83" w:rsidRDefault="00C01D06" w:rsidP="00152B94">
            <w:pPr>
              <w:jc w:val="center"/>
            </w:pPr>
            <w:r>
              <w:rPr>
                <w:b/>
              </w:rPr>
              <w:t>Ngày hiệu lực</w:t>
            </w:r>
          </w:p>
        </w:tc>
        <w:tc>
          <w:tcPr>
            <w:tcW w:w="1701" w:type="dxa"/>
            <w:shd w:val="clear" w:color="auto" w:fill="D9EAF7"/>
            <w:tcMar>
              <w:top w:w="70" w:type="dxa"/>
              <w:left w:w="70" w:type="dxa"/>
              <w:bottom w:w="70" w:type="dxa"/>
              <w:right w:w="70" w:type="dxa"/>
            </w:tcMar>
            <w:vAlign w:val="center"/>
          </w:tcPr>
          <w:p w14:paraId="5C9C1055" w14:textId="77777777" w:rsidR="00C01D06" w:rsidRPr="00E37F83" w:rsidRDefault="00C01D06" w:rsidP="00152B94">
            <w:pPr>
              <w:jc w:val="center"/>
            </w:pPr>
            <w:r>
              <w:rPr>
                <w:b/>
              </w:rPr>
              <w:t>Lý do thay đổi</w:t>
            </w:r>
          </w:p>
        </w:tc>
        <w:tc>
          <w:tcPr>
            <w:tcW w:w="1417" w:type="dxa"/>
            <w:shd w:val="clear" w:color="auto" w:fill="D9EAF7"/>
            <w:tcMar>
              <w:top w:w="70" w:type="dxa"/>
              <w:left w:w="70" w:type="dxa"/>
              <w:bottom w:w="70" w:type="dxa"/>
              <w:right w:w="70" w:type="dxa"/>
            </w:tcMar>
            <w:vAlign w:val="center"/>
          </w:tcPr>
          <w:p w14:paraId="6A2B6BF6" w14:textId="77777777" w:rsidR="00C01D06" w:rsidRPr="00E37F83" w:rsidRDefault="00C01D06" w:rsidP="00152B94">
            <w:pPr>
              <w:jc w:val="center"/>
            </w:pPr>
            <w:r>
              <w:rPr>
                <w:b/>
              </w:rPr>
              <w:t>Link/ QR</w:t>
            </w:r>
          </w:p>
        </w:tc>
      </w:tr>
      <w:tr w:rsidR="00C01D06" w:rsidRPr="00E37F83" w14:paraId="7F11C22E" w14:textId="77777777" w:rsidTr="009349AB">
        <w:trPr>
          <w:jc w:val="center"/>
        </w:trPr>
        <w:tc>
          <w:tcPr>
            <w:tcW w:w="567" w:type="dxa"/>
            <w:tcMar>
              <w:top w:w="70" w:type="dxa"/>
              <w:left w:w="70" w:type="dxa"/>
              <w:bottom w:w="70" w:type="dxa"/>
              <w:right w:w="70" w:type="dxa"/>
            </w:tcMar>
            <w:vAlign w:val="center"/>
          </w:tcPr>
          <w:p w14:paraId="1F46FFB1" w14:textId="77777777" w:rsidR="00C01D06" w:rsidRPr="00E37F83" w:rsidRDefault="00C01D06" w:rsidP="00152B94">
            <w:pPr>
              <w:jc w:val="center"/>
            </w:pPr>
            <w:r>
              <w:t>1</w:t>
            </w:r>
          </w:p>
        </w:tc>
        <w:tc>
          <w:tcPr>
            <w:tcW w:w="2268" w:type="dxa"/>
            <w:tcMar>
              <w:top w:w="70" w:type="dxa"/>
              <w:left w:w="70" w:type="dxa"/>
              <w:bottom w:w="70" w:type="dxa"/>
              <w:right w:w="70" w:type="dxa"/>
            </w:tcMar>
            <w:vAlign w:val="center"/>
          </w:tcPr>
          <w:p w14:paraId="01CBEB64"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071216C0"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5BFF78CD"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72CA3204" w14:textId="77777777" w:rsidR="00C01D06" w:rsidRPr="00E37F83" w:rsidRDefault="00C01D06" w:rsidP="00152B94">
            <w:pPr>
              <w:jc w:val="both"/>
            </w:pPr>
          </w:p>
        </w:tc>
        <w:tc>
          <w:tcPr>
            <w:tcW w:w="1701" w:type="dxa"/>
            <w:tcMar>
              <w:top w:w="70" w:type="dxa"/>
              <w:left w:w="70" w:type="dxa"/>
              <w:bottom w:w="70" w:type="dxa"/>
              <w:right w:w="70" w:type="dxa"/>
            </w:tcMar>
            <w:vAlign w:val="center"/>
          </w:tcPr>
          <w:p w14:paraId="51EDC767"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2A078F50" w14:textId="77777777" w:rsidR="00C01D06" w:rsidRPr="00E37F83" w:rsidRDefault="00C01D06" w:rsidP="00152B94">
            <w:pPr>
              <w:jc w:val="both"/>
            </w:pPr>
          </w:p>
        </w:tc>
      </w:tr>
      <w:tr w:rsidR="00C01D06" w:rsidRPr="00E37F83" w14:paraId="3298F1AF" w14:textId="77777777" w:rsidTr="009349AB">
        <w:trPr>
          <w:jc w:val="center"/>
        </w:trPr>
        <w:tc>
          <w:tcPr>
            <w:tcW w:w="567" w:type="dxa"/>
            <w:tcMar>
              <w:top w:w="70" w:type="dxa"/>
              <w:left w:w="70" w:type="dxa"/>
              <w:bottom w:w="70" w:type="dxa"/>
              <w:right w:w="70" w:type="dxa"/>
            </w:tcMar>
            <w:vAlign w:val="center"/>
          </w:tcPr>
          <w:p w14:paraId="675361E9" w14:textId="77777777" w:rsidR="00C01D06" w:rsidRPr="00E37F83" w:rsidRDefault="00C01D06" w:rsidP="00152B94">
            <w:pPr>
              <w:jc w:val="center"/>
            </w:pPr>
            <w:r>
              <w:t>2</w:t>
            </w:r>
          </w:p>
        </w:tc>
        <w:tc>
          <w:tcPr>
            <w:tcW w:w="2268" w:type="dxa"/>
            <w:tcMar>
              <w:top w:w="70" w:type="dxa"/>
              <w:left w:w="70" w:type="dxa"/>
              <w:bottom w:w="70" w:type="dxa"/>
              <w:right w:w="70" w:type="dxa"/>
            </w:tcMar>
            <w:vAlign w:val="center"/>
          </w:tcPr>
          <w:p w14:paraId="04E00396"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20F6401A"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2205D82D"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5542E8B3" w14:textId="77777777" w:rsidR="00C01D06" w:rsidRPr="00E37F83" w:rsidRDefault="00C01D06" w:rsidP="00152B94">
            <w:pPr>
              <w:jc w:val="both"/>
            </w:pPr>
          </w:p>
        </w:tc>
        <w:tc>
          <w:tcPr>
            <w:tcW w:w="1701" w:type="dxa"/>
            <w:tcMar>
              <w:top w:w="70" w:type="dxa"/>
              <w:left w:w="70" w:type="dxa"/>
              <w:bottom w:w="70" w:type="dxa"/>
              <w:right w:w="70" w:type="dxa"/>
            </w:tcMar>
            <w:vAlign w:val="center"/>
          </w:tcPr>
          <w:p w14:paraId="02E5F745"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4B4BB62E" w14:textId="77777777" w:rsidR="00C01D06" w:rsidRPr="00E37F83" w:rsidRDefault="00C01D06" w:rsidP="00152B94">
            <w:pPr>
              <w:jc w:val="both"/>
            </w:pPr>
          </w:p>
        </w:tc>
      </w:tr>
      <w:tr w:rsidR="00C01D06" w:rsidRPr="00E37F83" w14:paraId="546AF37B" w14:textId="77777777" w:rsidTr="009349AB">
        <w:trPr>
          <w:jc w:val="center"/>
        </w:trPr>
        <w:tc>
          <w:tcPr>
            <w:tcW w:w="567" w:type="dxa"/>
            <w:tcMar>
              <w:top w:w="70" w:type="dxa"/>
              <w:left w:w="70" w:type="dxa"/>
              <w:bottom w:w="70" w:type="dxa"/>
              <w:right w:w="70" w:type="dxa"/>
            </w:tcMar>
            <w:vAlign w:val="center"/>
          </w:tcPr>
          <w:p w14:paraId="307C916E" w14:textId="77777777" w:rsidR="00C01D06" w:rsidRPr="00E37F83" w:rsidRDefault="00C01D06" w:rsidP="00152B94">
            <w:pPr>
              <w:jc w:val="center"/>
            </w:pPr>
            <w:r>
              <w:t>3</w:t>
            </w:r>
          </w:p>
        </w:tc>
        <w:tc>
          <w:tcPr>
            <w:tcW w:w="2268" w:type="dxa"/>
            <w:tcMar>
              <w:top w:w="70" w:type="dxa"/>
              <w:left w:w="70" w:type="dxa"/>
              <w:bottom w:w="70" w:type="dxa"/>
              <w:right w:w="70" w:type="dxa"/>
            </w:tcMar>
            <w:vAlign w:val="center"/>
          </w:tcPr>
          <w:p w14:paraId="35E3EE0C"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043007F9"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41AE851E"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5F35A970" w14:textId="77777777" w:rsidR="00C01D06" w:rsidRPr="00E37F83" w:rsidRDefault="00C01D06" w:rsidP="00152B94">
            <w:pPr>
              <w:jc w:val="both"/>
            </w:pPr>
          </w:p>
        </w:tc>
        <w:tc>
          <w:tcPr>
            <w:tcW w:w="1701" w:type="dxa"/>
            <w:tcMar>
              <w:top w:w="70" w:type="dxa"/>
              <w:left w:w="70" w:type="dxa"/>
              <w:bottom w:w="70" w:type="dxa"/>
              <w:right w:w="70" w:type="dxa"/>
            </w:tcMar>
            <w:vAlign w:val="center"/>
          </w:tcPr>
          <w:p w14:paraId="28B209DA" w14:textId="77777777" w:rsidR="00C01D06" w:rsidRPr="00E37F83" w:rsidRDefault="00C01D06" w:rsidP="00152B94">
            <w:pPr>
              <w:jc w:val="both"/>
            </w:pPr>
          </w:p>
        </w:tc>
        <w:tc>
          <w:tcPr>
            <w:tcW w:w="1417" w:type="dxa"/>
            <w:tcMar>
              <w:top w:w="70" w:type="dxa"/>
              <w:left w:w="70" w:type="dxa"/>
              <w:bottom w:w="70" w:type="dxa"/>
              <w:right w:w="70" w:type="dxa"/>
            </w:tcMar>
            <w:vAlign w:val="center"/>
          </w:tcPr>
          <w:p w14:paraId="5130B3B4" w14:textId="77777777" w:rsidR="00C01D06" w:rsidRPr="00E37F83" w:rsidRDefault="00C01D06" w:rsidP="00152B94">
            <w:pPr>
              <w:jc w:val="both"/>
            </w:pPr>
          </w:p>
        </w:tc>
      </w:tr>
    </w:tbl>
    <w:p w14:paraId="260B8F86" w14:textId="77777777" w:rsidR="00DB2F6F" w:rsidRPr="00E37F83" w:rsidRDefault="00DB2F6F" w:rsidP="00DB2F6F">
      <w:pPr>
        <w:pStyle w:val="Heading1"/>
        <w:spacing w:before="120"/>
        <w:jc w:val="center"/>
        <w:rPr>
          <w:rFonts w:eastAsia="Times New Roman"/>
          <w:bCs/>
          <w:i w:val="0"/>
          <w:sz w:val="24"/>
          <w:szCs w:val="24"/>
        </w:rPr>
      </w:pPr>
    </w:p>
    <w:p w14:paraId="248DD95B" w14:textId="77777777" w:rsidR="00DB2F6F" w:rsidRPr="00E37F83" w:rsidRDefault="00DB2F6F" w:rsidP="00DB2F6F">
      <w:pPr>
        <w:spacing w:before="120"/>
        <w:rPr>
          <w:b/>
          <w:bCs/>
        </w:rPr>
      </w:pPr>
      <w:r>
        <w:rPr>
          <w:bCs/>
          <w:i/>
        </w:rPr>
        <w:br w:type="page"/>
      </w:r>
    </w:p>
    <w:p w14:paraId="70D82B15" w14:textId="77777777" w:rsidR="0010688B" w:rsidRPr="00E37F83" w:rsidRDefault="0010688B" w:rsidP="00DB2F6F">
      <w:pPr>
        <w:pStyle w:val="Heading1"/>
        <w:spacing w:before="120"/>
        <w:jc w:val="center"/>
        <w:rPr>
          <w:rFonts w:eastAsia="Times New Roman"/>
          <w:bCs/>
          <w:i w:val="0"/>
          <w:sz w:val="24"/>
          <w:szCs w:val="24"/>
          <w:lang w:val="vi-VN"/>
        </w:rPr>
      </w:pPr>
    </w:p>
    <w:p w14:paraId="2FF9B938" w14:textId="77777777" w:rsidR="00C01D06" w:rsidRPr="00E37F83" w:rsidRDefault="00C01D06" w:rsidP="00DB2F6F">
      <w:pPr>
        <w:pStyle w:val="Heading1"/>
        <w:spacing w:before="120"/>
        <w:jc w:val="center"/>
        <w:rPr>
          <w:bCs/>
          <w:sz w:val="24"/>
          <w:szCs w:val="24"/>
        </w:rPr>
      </w:pPr>
      <w:r>
        <w:rPr>
          <w:rFonts w:eastAsia="Times New Roman"/>
          <w:bCs/>
          <w:i w:val="0"/>
          <w:sz w:val="24"/>
          <w:szCs w:val="24"/>
        </w:rPr>
        <w:t>TÀI LIỆU THAM KHẢO</w:t>
      </w:r>
    </w:p>
    <w:p w14:paraId="1A436519" w14:textId="77777777" w:rsidR="00C01D06" w:rsidRPr="00E37F83" w:rsidRDefault="00C01D06" w:rsidP="00DB2F6F">
      <w:pPr>
        <w:spacing w:before="120"/>
        <w:jc w:val="both"/>
      </w:pPr>
      <w:r>
        <w:t>[1] Nghị quyết 66.18/ 2026/ NQ-CP về phân quyền, cắt giảm, đơn giản hóa thủ tục hành chính, điều kiện kinh doanh thuộc phạm vi quản lý của Bộ Khoa học và Công nghệ.</w:t>
      </w:r>
    </w:p>
    <w:p w14:paraId="268A3C10" w14:textId="77777777" w:rsidR="00C01D06" w:rsidRPr="00E37F83" w:rsidRDefault="00C01D06" w:rsidP="00DB2F6F">
      <w:pPr>
        <w:spacing w:before="120"/>
        <w:jc w:val="both"/>
      </w:pPr>
      <w:r>
        <w:t>[2] Nghị quyết 66.19/ 2026/ NQ-CP về cắt giảm, phân quyền, đơn giản hóa thủ tục hành chính và điều kiện kinh doanh thuộc phạm vi quản lý của Bộ Nông nghiệp và Môi trường.</w:t>
      </w:r>
    </w:p>
    <w:p w14:paraId="202EEC55" w14:textId="77777777" w:rsidR="00C01D06" w:rsidRPr="00E37F83" w:rsidRDefault="00C01D06" w:rsidP="00DB2F6F">
      <w:pPr>
        <w:spacing w:before="120"/>
        <w:jc w:val="both"/>
      </w:pPr>
      <w:r>
        <w:t>[3] Nghị định 105/ 2016/ NĐ-CP; Nghị định 36/ 2026/ NĐ-CP sửa đổi, bổ sung quy định liên quan đến hoạt động kiểm định, hiệu chuẩn, thử nghiệm phương tiện đo, chuẩn đo lường.</w:t>
      </w:r>
    </w:p>
    <w:p w14:paraId="432D4D66" w14:textId="77777777" w:rsidR="00C01D06" w:rsidRPr="00E37F83" w:rsidRDefault="00C01D06" w:rsidP="00DB2F6F">
      <w:pPr>
        <w:spacing w:before="120"/>
        <w:jc w:val="both"/>
      </w:pPr>
      <w:r>
        <w:t>[4] Nghị định 107/ 2016/ NĐ-CP về điều kiện kinh doanh dịch vụ đánh giá sự phù hợp; các văn bản sửa đổi, bổ sung và thay thế nếu có.</w:t>
      </w:r>
    </w:p>
    <w:p w14:paraId="3BFF17B3" w14:textId="77777777" w:rsidR="00C01D06" w:rsidRPr="00E37F83" w:rsidRDefault="00C01D06" w:rsidP="00DB2F6F">
      <w:pPr>
        <w:spacing w:before="120"/>
        <w:jc w:val="both"/>
      </w:pPr>
      <w:r>
        <w:t>[5] Thông tư 24/ 2013/ TT-BKHCN về hoạt động kiểm định, hiệu chuẩn, thử nghiệm phương tiện đo, chuẩn đo lường; các văn bản sửa đổi, bổ sung và thay thế nếu có.</w:t>
      </w:r>
    </w:p>
    <w:p w14:paraId="443CF91B" w14:textId="77777777" w:rsidR="00C01D06" w:rsidRPr="00E37F83" w:rsidRDefault="00C01D06" w:rsidP="00DB2F6F">
      <w:pPr>
        <w:spacing w:before="120"/>
        <w:jc w:val="both"/>
      </w:pPr>
      <w:r>
        <w:t>[6] Luật Bảo vệ môi trường 2020; Nghị định 08/ 2022/ NĐ-CP; Nghị định 48/ 2026/ NĐ-CP; Thông tư 02/ 2022/ TT-BTNMT và các văn bản sửa đổi, bổ sung liên quan đến hoạt động quan trắc môi trường.</w:t>
      </w:r>
    </w:p>
    <w:p w14:paraId="722D5ACB" w14:textId="77777777" w:rsidR="00C01D06" w:rsidRPr="00E37F83" w:rsidRDefault="00C01D06" w:rsidP="00DB2F6F">
      <w:pPr>
        <w:spacing w:before="120"/>
        <w:jc w:val="both"/>
      </w:pPr>
      <w:r>
        <w:t>[7] Luật Giao dịch điện tử 2023; Luật Dữ liệu 2024; Luật Chuyển đổi số 2025; Nghị định 45/ 2020/ NĐ-CP về thực hiện thủ tục hành chính trên môi trường điện tử; Nghị định 42/ 2022/ NĐ-CP về cung cấp thông tin và dịch vụ công trực tuyến; Nghị định 13/ 2023/ NĐ-CP về bảo vệ dữ liệu cá nhân; Nghị định 278/ 2025/ NĐ-CP về kết nối, chia sẻ dữ liệu bắt buộc giữa các cơ quan thuộc hệ thống chính trị.</w:t>
      </w:r>
    </w:p>
    <w:p w14:paraId="510123B8" w14:textId="77777777" w:rsidR="00C01D06" w:rsidRPr="00E37F83" w:rsidRDefault="00C01D06" w:rsidP="00DB2F6F">
      <w:pPr>
        <w:spacing w:before="120"/>
        <w:jc w:val="both"/>
      </w:pPr>
      <w:r>
        <w:t>[8] TCVN ISO/ IEC 17025:2017; TCVN ISO/ IEC 17000; TCVN 6165/ VIM; ISO/ IEC Guide 99; TCVN 6910/ ISO 5725; GUM; ILAC P14 và các hướng dẫn công nhận áp dụng.</w:t>
      </w:r>
    </w:p>
    <w:p w14:paraId="33C41AFE" w14:textId="77777777" w:rsidR="00C01D06" w:rsidRPr="00E37F83" w:rsidRDefault="00C01D06" w:rsidP="00DB2F6F">
      <w:pPr>
        <w:spacing w:before="120"/>
        <w:jc w:val="both"/>
      </w:pPr>
      <w:r>
        <w:t>[9] Sổ tay chất lượng ETV.QM; các thủ tục ETV.P/ ETV.MP liên quan đến kiểm soát tài liệu, hồ sơ, rủi ro, bảo mật, nhân sự, thiết bị, phương pháp, đảm bảo giá trị sử dụng kết quả, công việc không phù hợp, hành động khắc phục, đánh giá nội bộ và xem xét lãnh đạo.</w:t>
      </w:r>
    </w:p>
    <w:p w14:paraId="054C5140" w14:textId="77777777" w:rsidR="00C01D06" w:rsidRPr="00E37F83" w:rsidRDefault="00C01D06" w:rsidP="00DB2F6F">
      <w:pPr>
        <w:spacing w:before="120"/>
        <w:jc w:val="both"/>
      </w:pPr>
      <w:del w:id="42" w:author="Claude" w:date="2026-06-26T00:00:00Z">
        <w:r>
          <w:delText>[10] Quy định cấu hình và phân quyền ManLab, quy định chữ ký số, QR, chứng chỉ đo lường số/ DMC nếu áp dụng.</w:delText>
        </w:r>
      </w:del>
      <w:ins w:id="43" w:author="Claude" w:date="2026-06-26T00:00:00Z">
        <w:r>
          <w:t>[10] Quy định cấu hình và phân quyền ManLab, quy định chữ ký số và QR tra cứu năng lực.</w:t>
        </w:r>
      </w:ins>
    </w:p>
    <w:p w14:paraId="5BD5C8F5" w14:textId="77777777" w:rsidR="00417305" w:rsidRDefault="00417305" w:rsidP="003A55EB">
      <w:pPr>
        <w:pStyle w:val="ListParagraph"/>
        <w:numPr>
          <w:ilvl w:val="0"/>
          <w:numId w:val="13"/>
        </w:numPr>
        <w:spacing w:before="120"/>
        <w:jc w:val="both"/>
        <w:rPr>
          <w:rFonts w:eastAsia="Times New Roman"/>
          <w:sz w:val="24"/>
          <w:szCs w:val="24"/>
        </w:rPr>
        <w:sectPr w:rsidR="00417305" w:rsidSect="009653F7">
          <w:headerReference w:type="even" r:id="rId8"/>
          <w:headerReference w:type="default" r:id="rId9"/>
          <w:footerReference w:type="even" r:id="rId10"/>
          <w:footerReference w:type="default" r:id="rId11"/>
          <w:pgSz w:w="11907" w:h="16840" w:code="9"/>
          <w:pgMar w:top="1134" w:right="1134" w:bottom="1134" w:left="1418" w:header="720" w:footer="369" w:gutter="0"/>
          <w:pgNumType w:start="1"/>
          <w:cols w:space="720"/>
          <w:titlePg/>
          <w:docGrid w:linePitch="381"/>
        </w:sectPr>
      </w:pPr>
    </w:p>
    <w:p w14:paraId="338B4E80" w14:textId="77777777" w:rsidR="006A6CF7" w:rsidRPr="00E86AF0" w:rsidRDefault="00E86AF0" w:rsidP="00E86AF0">
      <w:pPr>
        <w:spacing w:before="120"/>
        <w:jc w:val="both"/>
        <w:rPr>
          <w:lang w:val="vi-VN"/>
        </w:rPr>
      </w:pPr>
      <w:r>
        <w:rPr>
          <w:noProof/>
        </w:rPr>
        <w:lastRenderedPageBreak/>
        <w:drawing>
          <wp:inline distT="0" distB="0" distL="0" distR="0" wp14:anchorId="25E85C49" wp14:editId="324309BE">
            <wp:extent cx="9082216" cy="6415777"/>
            <wp:effectExtent l="0" t="0" r="0" b="0"/>
            <wp:docPr id="12695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6720" name=""/>
                    <pic:cNvPicPr/>
                  </pic:nvPicPr>
                  <pic:blipFill>
                    <a:blip r:embed="rId12"/>
                    <a:stretch>
                      <a:fillRect/>
                    </a:stretch>
                  </pic:blipFill>
                  <pic:spPr>
                    <a:xfrm>
                      <a:off x="0" y="0"/>
                      <a:ext cx="9112059" cy="6436858"/>
                    </a:xfrm>
                    <a:prstGeom prst="rect">
                      <a:avLst/>
                    </a:prstGeom>
                  </pic:spPr>
                </pic:pic>
              </a:graphicData>
            </a:graphic>
          </wp:inline>
        </w:drawing>
      </w:r>
      <w:r>
        <w:fldChar w:fldCharType="begin"/>
        <w:instrText xml:space="preserve"> INCLUDEPICTURE "https://chatgpt.com/backend-api/estuary/content?id=file_0000000041a87207be542fd4796ed423&amp;ts=494412&amp;p=fs&amp;cid=1&amp;sig=6148bdca0d3b02f34768c8e1fcb2b624b399b71ca2aa59a21c01ee2e6a4a5228&amp;v=0" \* MERGEFORMATINET </w:instrText>
        <w:fldChar w:fldCharType="separate"/>
        <w:fldChar w:fldCharType="end"/>
      </w:r>
    </w:p>
    <w:sectPr w:rsidR="006A6CF7" w:rsidRPr="00E86AF0" w:rsidSect="00417305">
      <w:pgSz w:w="16840" w:h="11907" w:orient="landscape" w:code="9"/>
      <w:pgMar w:top="1134" w:right="1134" w:bottom="1418" w:left="1134" w:header="720" w:footer="36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ED2338" w14:textId="77777777" w:rsidR="0080431D" w:rsidRDefault="0080431D" w:rsidP="00DC608D">
      <w:r>
        <w:separator/>
      </w:r>
    </w:p>
  </w:endnote>
  <w:endnote w:type="continuationSeparator" w:id="0">
    <w:p w14:paraId="43A4CB20" w14:textId="77777777" w:rsidR="0080431D" w:rsidRDefault="0080431D" w:rsidP="00DC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nArial">
    <w:altName w:val="Calibri"/>
    <w:panose1 w:val="020B0604020202020204"/>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0604020202020204"/>
    <w:charset w:val="00"/>
    <w:family w:val="swiss"/>
    <w:pitch w:val="variable"/>
    <w:sig w:usb0="00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550" w:type="dxa"/>
      <w:jc w:val="center"/>
      <w:tblBorders>
        <w:top w:val="single" w:sz="4" w:space="0" w:color="auto"/>
      </w:tblBorders>
      <w:tblLook w:val="04A0" w:firstRow="1" w:lastRow="0" w:firstColumn="1" w:lastColumn="0" w:noHBand="0" w:noVBand="1"/>
    </w:tblPr>
    <w:tblGrid>
      <w:gridCol w:w="1760"/>
      <w:gridCol w:w="1742"/>
      <w:gridCol w:w="2219"/>
      <w:gridCol w:w="2308"/>
      <w:gridCol w:w="1521"/>
    </w:tblGrid>
    <w:tr w:rsidR="00695C07" w14:paraId="2B6D9A0F" w14:textId="77777777" w:rsidTr="00FB0C1A">
      <w:trPr>
        <w:trHeight w:val="338"/>
        <w:jc w:val="center"/>
      </w:trPr>
      <w:tc>
        <w:tcPr>
          <w:tcW w:w="1760" w:type="dxa"/>
        </w:tcPr>
        <w:p w14:paraId="4091C62D" w14:textId="77777777" w:rsidR="00695C07" w:rsidRPr="000F4B37" w:rsidRDefault="000F4B37" w:rsidP="00E80BCD">
          <w:pPr>
            <w:pStyle w:val="Footer"/>
            <w:spacing w:before="60"/>
            <w:ind w:hanging="111"/>
            <w:rPr>
              <w:sz w:val="20"/>
            </w:rPr>
          </w:pPr>
          <w:r w:rsidRPr="000F4B37">
            <w:rPr>
              <w:sz w:val="20"/>
            </w:rPr>
            <w:t>ETV.MP</w:t>
          </w:r>
          <w:r w:rsidR="00CF7D79">
            <w:rPr>
              <w:sz w:val="20"/>
              <w:lang w:val="vi-VN"/>
            </w:rPr>
            <w:t xml:space="preserve"> </w:t>
          </w:r>
          <w:r w:rsidRPr="000F4B37">
            <w:rPr>
              <w:sz w:val="20"/>
            </w:rPr>
            <w:t>21</w:t>
          </w:r>
        </w:p>
      </w:tc>
      <w:tc>
        <w:tcPr>
          <w:tcW w:w="1742" w:type="dxa"/>
        </w:tcPr>
        <w:p w14:paraId="336C8EF4" w14:textId="77777777" w:rsidR="00695C07" w:rsidRPr="000F4B37" w:rsidRDefault="000F4B37" w:rsidP="000F4B37">
          <w:pPr>
            <w:pStyle w:val="Footer"/>
            <w:spacing w:before="60"/>
            <w:rPr>
              <w:sz w:val="20"/>
            </w:rPr>
          </w:pPr>
          <w:r>
            <w:rPr>
              <w:sz w:val="20"/>
            </w:rPr>
            <w:t xml:space="preserve">Lần BH: </w:t>
          </w:r>
          <w:r w:rsidR="00D61291">
            <w:rPr>
              <w:sz w:val="20"/>
              <w:lang w:val="vi-VN"/>
            </w:rPr>
            <w:t>0</w:t>
          </w:r>
          <w:r>
            <w:rPr>
              <w:sz w:val="20"/>
            </w:rPr>
            <w:t>1</w:t>
          </w:r>
        </w:p>
      </w:tc>
      <w:tc>
        <w:tcPr>
          <w:tcW w:w="2219" w:type="dxa"/>
        </w:tcPr>
        <w:p w14:paraId="66B501FA" w14:textId="77777777" w:rsidR="00695C07" w:rsidRPr="00D61291" w:rsidRDefault="000F4B37" w:rsidP="000F4B37">
          <w:pPr>
            <w:pStyle w:val="Footer"/>
            <w:spacing w:before="60"/>
            <w:rPr>
              <w:sz w:val="20"/>
              <w:lang w:val="vi-VN"/>
            </w:rPr>
          </w:pPr>
          <w:r>
            <w:rPr>
              <w:sz w:val="20"/>
            </w:rPr>
            <w:t xml:space="preserve">Ngày BH: </w:t>
          </w:r>
          <w:r w:rsidR="00D61291">
            <w:rPr>
              <w:sz w:val="20"/>
              <w:lang w:val="vi-VN"/>
            </w:rPr>
            <w:t>25</w:t>
          </w:r>
          <w:r w:rsidR="001C6097">
            <w:rPr>
              <w:sz w:val="20"/>
            </w:rPr>
            <w:t xml:space="preserve">/ </w:t>
          </w:r>
          <w:r>
            <w:rPr>
              <w:sz w:val="20"/>
            </w:rPr>
            <w:t>05</w:t>
          </w:r>
          <w:r w:rsidR="001C6097">
            <w:rPr>
              <w:sz w:val="20"/>
            </w:rPr>
            <w:t xml:space="preserve">/ </w:t>
          </w:r>
          <w:r>
            <w:rPr>
              <w:sz w:val="20"/>
            </w:rPr>
            <w:t>202</w:t>
          </w:r>
          <w:r w:rsidR="00D61291">
            <w:rPr>
              <w:sz w:val="20"/>
              <w:lang w:val="vi-VN"/>
            </w:rPr>
            <w:t>6</w:t>
          </w:r>
        </w:p>
      </w:tc>
      <w:tc>
        <w:tcPr>
          <w:tcW w:w="2308" w:type="dxa"/>
        </w:tcPr>
        <w:p w14:paraId="4919BDC5" w14:textId="77777777" w:rsidR="00695C07" w:rsidRPr="00D61291" w:rsidRDefault="000F4B37" w:rsidP="000F4B37">
          <w:pPr>
            <w:pStyle w:val="Footer"/>
            <w:spacing w:before="60"/>
            <w:ind w:right="-115"/>
            <w:rPr>
              <w:sz w:val="20"/>
              <w:lang w:val="vi-VN"/>
            </w:rPr>
          </w:pPr>
          <w:r>
            <w:rPr>
              <w:sz w:val="20"/>
            </w:rPr>
            <w:t>Soát xét:</w:t>
          </w:r>
        </w:p>
      </w:tc>
      <w:tc>
        <w:tcPr>
          <w:tcW w:w="1521" w:type="dxa"/>
        </w:tcPr>
        <w:p w14:paraId="7B920242" w14:textId="77777777" w:rsidR="00695C07" w:rsidRDefault="00695C07" w:rsidP="00033973">
          <w:pPr>
            <w:pStyle w:val="Footer"/>
            <w:spacing w:before="60"/>
            <w:ind w:right="-115"/>
            <w:jc w:val="right"/>
            <w:rPr>
              <w:sz w:val="20"/>
            </w:rPr>
          </w:pPr>
          <w:r>
            <w:rPr>
              <w:sz w:val="20"/>
            </w:rPr>
            <w:t xml:space="preserve">Trang: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8</w:t>
          </w:r>
          <w:r>
            <w:rPr>
              <w:rStyle w:val="PageNumber"/>
              <w:sz w:val="20"/>
            </w:rPr>
            <w:fldChar w:fldCharType="end"/>
          </w:r>
          <w:r w:rsidR="001C6097">
            <w:rPr>
              <w:rStyle w:val="PageNumber"/>
              <w:sz w:val="20"/>
            </w:rPr>
            <w:t xml:space="preserv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9</w:t>
          </w:r>
          <w:r>
            <w:rPr>
              <w:rStyle w:val="PageNumber"/>
              <w:sz w:val="20"/>
            </w:rPr>
            <w:fldChar w:fldCharType="end"/>
          </w:r>
        </w:p>
      </w:tc>
    </w:tr>
  </w:tbl>
  <w:p w14:paraId="26BC037F" w14:textId="77777777" w:rsidR="00695C07" w:rsidRPr="001A7DDB" w:rsidRDefault="00695C07">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550" w:type="dxa"/>
      <w:jc w:val="center"/>
      <w:tblBorders>
        <w:top w:val="single" w:sz="4" w:space="0" w:color="auto"/>
      </w:tblBorders>
      <w:tblLook w:val="04A0" w:firstRow="1" w:lastRow="0" w:firstColumn="1" w:lastColumn="0" w:noHBand="0" w:noVBand="1"/>
    </w:tblPr>
    <w:tblGrid>
      <w:gridCol w:w="1760"/>
      <w:gridCol w:w="1742"/>
      <w:gridCol w:w="2219"/>
      <w:gridCol w:w="2308"/>
      <w:gridCol w:w="1521"/>
    </w:tblGrid>
    <w:tr w:rsidR="009C2CBA" w14:paraId="7DC11A5C" w14:textId="77777777" w:rsidTr="002B7A2F">
      <w:trPr>
        <w:trHeight w:val="338"/>
        <w:jc w:val="center"/>
      </w:trPr>
      <w:tc>
        <w:tcPr>
          <w:tcW w:w="1760" w:type="dxa"/>
        </w:tcPr>
        <w:p w14:paraId="256A0759" w14:textId="77777777" w:rsidR="009C2CBA" w:rsidRPr="000F4B37" w:rsidRDefault="000F4B37" w:rsidP="000F4B37">
          <w:pPr>
            <w:pStyle w:val="Footer"/>
            <w:spacing w:before="60"/>
            <w:rPr>
              <w:sz w:val="20"/>
            </w:rPr>
          </w:pPr>
          <w:r w:rsidRPr="000F4B37">
            <w:rPr>
              <w:sz w:val="20"/>
            </w:rPr>
            <w:t>ETV.MP</w:t>
          </w:r>
          <w:r w:rsidR="005367AA">
            <w:rPr>
              <w:sz w:val="20"/>
              <w:lang w:val="vi-VN"/>
            </w:rPr>
            <w:t xml:space="preserve"> </w:t>
          </w:r>
          <w:r w:rsidRPr="000F4B37">
            <w:rPr>
              <w:sz w:val="20"/>
            </w:rPr>
            <w:t>21</w:t>
          </w:r>
        </w:p>
      </w:tc>
      <w:tc>
        <w:tcPr>
          <w:tcW w:w="1742" w:type="dxa"/>
        </w:tcPr>
        <w:p w14:paraId="6FA8AEF5" w14:textId="77777777" w:rsidR="009C2CBA" w:rsidRPr="000F4B37" w:rsidRDefault="000F4B37" w:rsidP="000F4B37">
          <w:pPr>
            <w:pStyle w:val="Footer"/>
            <w:spacing w:before="60"/>
            <w:rPr>
              <w:sz w:val="20"/>
            </w:rPr>
          </w:pPr>
          <w:r>
            <w:rPr>
              <w:sz w:val="20"/>
            </w:rPr>
            <w:t xml:space="preserve">Lần BH: </w:t>
          </w:r>
          <w:r w:rsidR="005367AA">
            <w:rPr>
              <w:sz w:val="20"/>
              <w:lang w:val="vi-VN"/>
            </w:rPr>
            <w:t>0</w:t>
          </w:r>
          <w:r>
            <w:rPr>
              <w:sz w:val="20"/>
            </w:rPr>
            <w:t>1</w:t>
          </w:r>
        </w:p>
      </w:tc>
      <w:tc>
        <w:tcPr>
          <w:tcW w:w="2219" w:type="dxa"/>
        </w:tcPr>
        <w:p w14:paraId="354CCDBD" w14:textId="77777777" w:rsidR="009C2CBA" w:rsidRPr="00FA1896" w:rsidRDefault="000F4B37" w:rsidP="000F4B37">
          <w:pPr>
            <w:pStyle w:val="Footer"/>
            <w:spacing w:before="60"/>
            <w:rPr>
              <w:sz w:val="20"/>
              <w:lang w:val="vi-VN"/>
            </w:rPr>
          </w:pPr>
          <w:r>
            <w:rPr>
              <w:sz w:val="20"/>
            </w:rPr>
            <w:t xml:space="preserve">Ngày BH: </w:t>
          </w:r>
          <w:r w:rsidR="00FA1896">
            <w:rPr>
              <w:sz w:val="20"/>
              <w:lang w:val="vi-VN"/>
            </w:rPr>
            <w:t>25</w:t>
          </w:r>
          <w:r w:rsidR="001C6097">
            <w:rPr>
              <w:sz w:val="20"/>
            </w:rPr>
            <w:t xml:space="preserve">/ </w:t>
          </w:r>
          <w:r>
            <w:rPr>
              <w:sz w:val="20"/>
            </w:rPr>
            <w:t>05</w:t>
          </w:r>
          <w:r w:rsidR="001C6097">
            <w:rPr>
              <w:sz w:val="20"/>
            </w:rPr>
            <w:t xml:space="preserve">/ </w:t>
          </w:r>
          <w:r>
            <w:rPr>
              <w:sz w:val="20"/>
            </w:rPr>
            <w:t>202</w:t>
          </w:r>
          <w:r w:rsidR="00FA1896">
            <w:rPr>
              <w:sz w:val="20"/>
              <w:lang w:val="vi-VN"/>
            </w:rPr>
            <w:t>6</w:t>
          </w:r>
        </w:p>
      </w:tc>
      <w:tc>
        <w:tcPr>
          <w:tcW w:w="2308" w:type="dxa"/>
        </w:tcPr>
        <w:p w14:paraId="5E7D9251" w14:textId="77777777" w:rsidR="009C2CBA" w:rsidRPr="00FA1896" w:rsidRDefault="000F4B37" w:rsidP="000F4B37">
          <w:pPr>
            <w:pStyle w:val="Footer"/>
            <w:spacing w:before="60"/>
            <w:ind w:right="-115"/>
            <w:rPr>
              <w:sz w:val="20"/>
              <w:lang w:val="vi-VN"/>
            </w:rPr>
          </w:pPr>
          <w:r>
            <w:rPr>
              <w:sz w:val="20"/>
            </w:rPr>
            <w:t xml:space="preserve">Soát xét: </w:t>
          </w:r>
        </w:p>
      </w:tc>
      <w:tc>
        <w:tcPr>
          <w:tcW w:w="1521" w:type="dxa"/>
        </w:tcPr>
        <w:p w14:paraId="12631248" w14:textId="77777777" w:rsidR="009C2CBA" w:rsidRDefault="009C2CBA" w:rsidP="009C2CBA">
          <w:pPr>
            <w:pStyle w:val="Footer"/>
            <w:spacing w:before="60"/>
            <w:ind w:right="-115"/>
            <w:jc w:val="right"/>
            <w:rPr>
              <w:sz w:val="20"/>
            </w:rPr>
          </w:pPr>
          <w:r>
            <w:rPr>
              <w:sz w:val="20"/>
            </w:rPr>
            <w:t xml:space="preserve">Trang: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8</w:t>
          </w:r>
          <w:r>
            <w:rPr>
              <w:rStyle w:val="PageNumber"/>
              <w:sz w:val="20"/>
            </w:rPr>
            <w:fldChar w:fldCharType="end"/>
          </w:r>
          <w:r w:rsidR="001C6097">
            <w:rPr>
              <w:rStyle w:val="PageNumber"/>
              <w:sz w:val="20"/>
            </w:rPr>
            <w:t xml:space="preserv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9</w:t>
          </w:r>
          <w:r>
            <w:rPr>
              <w:rStyle w:val="PageNumber"/>
              <w:sz w:val="20"/>
            </w:rPr>
            <w:fldChar w:fldCharType="end"/>
          </w:r>
        </w:p>
      </w:tc>
    </w:tr>
  </w:tbl>
  <w:p w14:paraId="741D4330" w14:textId="77777777" w:rsidR="00695C07" w:rsidRPr="00974956" w:rsidRDefault="00695C07" w:rsidP="00974956">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346420" w14:textId="77777777" w:rsidR="0080431D" w:rsidRDefault="0080431D" w:rsidP="00DC608D">
      <w:r>
        <w:separator/>
      </w:r>
    </w:p>
  </w:footnote>
  <w:footnote w:type="continuationSeparator" w:id="0">
    <w:p w14:paraId="416E68B1" w14:textId="77777777" w:rsidR="0080431D" w:rsidRDefault="0080431D" w:rsidP="00DC6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jc w:val="center"/>
      <w:tblBorders>
        <w:bottom w:val="single" w:sz="4" w:space="0" w:color="auto"/>
      </w:tblBorders>
      <w:tblLook w:val="04A0" w:firstRow="1" w:lastRow="0" w:firstColumn="1" w:lastColumn="0" w:noHBand="0" w:noVBand="1"/>
    </w:tblPr>
    <w:tblGrid>
      <w:gridCol w:w="9355"/>
    </w:tblGrid>
    <w:tr w:rsidR="00695C07" w:rsidRPr="00B528C1" w14:paraId="0461FEBB" w14:textId="77777777" w:rsidTr="00FB0C1A">
      <w:trPr>
        <w:trHeight w:val="267"/>
        <w:jc w:val="center"/>
      </w:trPr>
      <w:tc>
        <w:tcPr>
          <w:tcW w:w="9355" w:type="dxa"/>
        </w:tcPr>
        <w:p w14:paraId="2ACC8DA0" w14:textId="77777777" w:rsidR="00695C07" w:rsidRPr="00D61291" w:rsidRDefault="00DB2F6F" w:rsidP="00FA1896">
          <w:pPr>
            <w:pStyle w:val="Header"/>
            <w:tabs>
              <w:tab w:val="clear" w:pos="4680"/>
            </w:tabs>
            <w:spacing w:after="60"/>
            <w:ind w:right="-85"/>
            <w:rPr>
              <w:b/>
              <w:spacing w:val="-4"/>
              <w:sz w:val="20"/>
              <w:lang w:val="vi-VN"/>
            </w:rPr>
          </w:pPr>
          <w:r w:rsidRPr="005367AA">
            <w:rPr>
              <w:b/>
              <w:sz w:val="20"/>
              <w:lang w:val="vi-VN"/>
            </w:rPr>
            <w:t>T</w:t>
          </w:r>
          <w:r w:rsidRPr="005367AA">
            <w:rPr>
              <w:b/>
              <w:sz w:val="20"/>
            </w:rPr>
            <w:t xml:space="preserve">hủ tục </w:t>
          </w:r>
          <w:r w:rsidRPr="005367AA">
            <w:rPr>
              <w:b/>
              <w:sz w:val="20"/>
              <w:lang w:val="vi-VN"/>
            </w:rPr>
            <w:t xml:space="preserve">công bố, thông báo và kiểm soát năng lực đo lường và </w:t>
          </w:r>
          <w:r w:rsidRPr="005367AA">
            <w:rPr>
              <w:b/>
              <w:sz w:val="20"/>
            </w:rPr>
            <w:t>quan trắc môi trường</w:t>
          </w:r>
        </w:p>
      </w:tc>
    </w:tr>
  </w:tbl>
  <w:p w14:paraId="3E7609FA" w14:textId="77777777" w:rsidR="00695C07" w:rsidRPr="00767360" w:rsidRDefault="00695C07" w:rsidP="00904CC4">
    <w:pPr>
      <w:pStyle w:val="Header"/>
      <w:rPr>
        <w:sz w:val="2"/>
        <w:szCs w:val="2"/>
      </w:rPr>
    </w:pPr>
  </w:p>
  <w:p w14:paraId="51697E95" w14:textId="77777777" w:rsidR="00695C07" w:rsidRDefault="00695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86D3D" w14:textId="77777777" w:rsidR="00695C07" w:rsidRPr="005367AA" w:rsidRDefault="005367AA" w:rsidP="00D61291">
    <w:pPr>
      <w:spacing w:before="120"/>
      <w:jc w:val="both"/>
      <w:rPr>
        <w:b/>
        <w:color w:val="000000" w:themeColor="text1"/>
        <w:sz w:val="20"/>
        <w:szCs w:val="20"/>
        <w:lang w:val="vi-VN"/>
      </w:rPr>
    </w:pPr>
    <w:r w:rsidRPr="005367AA">
      <w:rPr>
        <w:b/>
        <w:sz w:val="20"/>
        <w:szCs w:val="20"/>
        <w:lang w:val="vi-VN"/>
      </w:rPr>
      <w:t>T</w:t>
    </w:r>
    <w:r w:rsidRPr="005367AA">
      <w:rPr>
        <w:b/>
        <w:sz w:val="20"/>
        <w:szCs w:val="20"/>
      </w:rPr>
      <w:t xml:space="preserve">hủ tục </w:t>
    </w:r>
    <w:r w:rsidRPr="005367AA">
      <w:rPr>
        <w:b/>
        <w:sz w:val="20"/>
        <w:szCs w:val="20"/>
        <w:lang w:val="vi-VN"/>
      </w:rPr>
      <w:t xml:space="preserve">công bố, thông báo và kiểm soát năng lực đo lường và </w:t>
    </w:r>
    <w:r w:rsidRPr="005367AA">
      <w:rPr>
        <w:b/>
        <w:sz w:val="20"/>
        <w:szCs w:val="20"/>
      </w:rPr>
      <w:t>quan trắc môi trường</w:t>
    </w:r>
  </w:p>
  <w:p w14:paraId="38A3B173" w14:textId="77777777" w:rsidR="00695C07" w:rsidRDefault="00695C07" w:rsidP="00767360">
    <w:pPr>
      <w:pStyle w:val="Header"/>
      <w:pBdr>
        <w:bottom w:val="single" w:sz="6" w:space="1" w:color="auto"/>
      </w:pBdr>
      <w:rPr>
        <w:sz w:val="2"/>
        <w:szCs w:val="2"/>
      </w:rPr>
    </w:pPr>
  </w:p>
  <w:p w14:paraId="7ADB5F04" w14:textId="77777777" w:rsidR="00695C07" w:rsidRPr="00D82E08" w:rsidRDefault="00695C07" w:rsidP="00767360">
    <w:pPr>
      <w:pStyle w:val="Header"/>
      <w:rPr>
        <w:sz w:val="2"/>
        <w:szCs w:val="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088DF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54295"/>
    <w:multiLevelType w:val="hybridMultilevel"/>
    <w:tmpl w:val="7E504B0A"/>
    <w:lvl w:ilvl="0" w:tplc="64DCC5A6">
      <w:start w:val="1"/>
      <w:numFmt w:val="decimal"/>
      <w:lvlText w:val="%1."/>
      <w:lvlJc w:val="left"/>
      <w:pPr>
        <w:tabs>
          <w:tab w:val="num" w:pos="1047"/>
        </w:tabs>
        <w:ind w:left="1047" w:hanging="567"/>
      </w:pPr>
      <w:rPr>
        <w:rFonts w:hint="default"/>
        <w:b/>
        <w:i w:val="0"/>
      </w:rPr>
    </w:lvl>
    <w:lvl w:ilvl="1" w:tplc="2F2053C8">
      <w:start w:val="1"/>
      <w:numFmt w:val="decimal"/>
      <w:lvlText w:val="8.%2."/>
      <w:lvlJc w:val="left"/>
      <w:pPr>
        <w:tabs>
          <w:tab w:val="num" w:pos="1047"/>
        </w:tabs>
        <w:ind w:left="1047" w:hanging="567"/>
      </w:pPr>
      <w:rPr>
        <w:rFonts w:hint="default"/>
        <w:b/>
        <w:i w:val="0"/>
        <w:sz w:val="26"/>
        <w:szCs w:val="26"/>
      </w:r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0" w15:restartNumberingAfterBreak="0">
    <w:nsid w:val="07045A5A"/>
    <w:multiLevelType w:val="hybridMultilevel"/>
    <w:tmpl w:val="4E08EF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AAF7C34"/>
    <w:multiLevelType w:val="hybridMultilevel"/>
    <w:tmpl w:val="3C3638C0"/>
    <w:lvl w:ilvl="0" w:tplc="2ED04EBC">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2C79AA"/>
    <w:multiLevelType w:val="hybridMultilevel"/>
    <w:tmpl w:val="F35A44AA"/>
    <w:lvl w:ilvl="0" w:tplc="8AC4E4A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D1073"/>
    <w:multiLevelType w:val="hybridMultilevel"/>
    <w:tmpl w:val="FE04A4B2"/>
    <w:lvl w:ilvl="0" w:tplc="C49C1D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C75F44"/>
    <w:multiLevelType w:val="multilevel"/>
    <w:tmpl w:val="D6A4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E118D"/>
    <w:multiLevelType w:val="hybridMultilevel"/>
    <w:tmpl w:val="7DEC58DE"/>
    <w:lvl w:ilvl="0" w:tplc="49F6B056">
      <w:start w:val="1"/>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6129C"/>
    <w:multiLevelType w:val="hybridMultilevel"/>
    <w:tmpl w:val="9E4AFB98"/>
    <w:lvl w:ilvl="0" w:tplc="6F243F6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412B13"/>
    <w:multiLevelType w:val="hybridMultilevel"/>
    <w:tmpl w:val="96023760"/>
    <w:lvl w:ilvl="0" w:tplc="67A0FC5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5E09B0"/>
    <w:multiLevelType w:val="hybridMultilevel"/>
    <w:tmpl w:val="C66C9DBC"/>
    <w:lvl w:ilvl="0" w:tplc="2ED04EBC">
      <w:start w:val="2"/>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C3E7DD3"/>
    <w:multiLevelType w:val="hybridMultilevel"/>
    <w:tmpl w:val="6226CAB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2F1E3DEC"/>
    <w:multiLevelType w:val="hybridMultilevel"/>
    <w:tmpl w:val="D084CFB4"/>
    <w:lvl w:ilvl="0" w:tplc="878EB8C4">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7408E3"/>
    <w:multiLevelType w:val="hybridMultilevel"/>
    <w:tmpl w:val="4DB21108"/>
    <w:lvl w:ilvl="0" w:tplc="13B2F2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7AC044B"/>
    <w:multiLevelType w:val="hybridMultilevel"/>
    <w:tmpl w:val="AB12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F3A18"/>
    <w:multiLevelType w:val="hybridMultilevel"/>
    <w:tmpl w:val="D9B490C6"/>
    <w:lvl w:ilvl="0" w:tplc="2ED04EBC">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D67CB6"/>
    <w:multiLevelType w:val="hybridMultilevel"/>
    <w:tmpl w:val="1D98A8FA"/>
    <w:lvl w:ilvl="0" w:tplc="F92EE9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5F6628"/>
    <w:multiLevelType w:val="hybridMultilevel"/>
    <w:tmpl w:val="0FA6C762"/>
    <w:lvl w:ilvl="0" w:tplc="2ED04EBC">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EA6D31"/>
    <w:multiLevelType w:val="multilevel"/>
    <w:tmpl w:val="B91E5458"/>
    <w:lvl w:ilvl="0">
      <w:start w:val="1"/>
      <w:numFmt w:val="decimal"/>
      <w:lvlText w:val="%1"/>
      <w:lvlJc w:val="left"/>
      <w:pPr>
        <w:tabs>
          <w:tab w:val="num" w:pos="585"/>
        </w:tabs>
        <w:ind w:left="585" w:hanging="585"/>
      </w:pPr>
    </w:lvl>
    <w:lvl w:ilvl="1">
      <w:start w:val="1"/>
      <w:numFmt w:val="decimal"/>
      <w:lvlText w:val="B3.%2"/>
      <w:lvlJc w:val="left"/>
      <w:pPr>
        <w:tabs>
          <w:tab w:val="num" w:pos="0"/>
        </w:tabs>
        <w:ind w:left="510" w:hanging="510"/>
      </w:pPr>
      <w:rPr>
        <w:b/>
        <w:vertAlign w:val="baseline"/>
      </w:rPr>
    </w:lvl>
    <w:lvl w:ilvl="2">
      <w:start w:val="1"/>
      <w:numFmt w:val="decimal"/>
      <w:isLgl/>
      <w:lvlText w:val="%1.%2.%3"/>
      <w:lvlJc w:val="left"/>
      <w:pPr>
        <w:tabs>
          <w:tab w:val="num" w:pos="720"/>
        </w:tabs>
        <w:ind w:left="720" w:hanging="720"/>
      </w:pPr>
      <w:rPr>
        <w:b w:val="0"/>
        <w:i/>
        <w:color w:val="auto"/>
      </w:rPr>
    </w:lvl>
    <w:lvl w:ilvl="3">
      <w:start w:val="1"/>
      <w:numFmt w:val="decimal"/>
      <w:isLgl/>
      <w:lvlText w:val="%1.%2.%3.%4"/>
      <w:lvlJc w:val="left"/>
      <w:pPr>
        <w:tabs>
          <w:tab w:val="num" w:pos="720"/>
        </w:tabs>
        <w:ind w:left="720" w:hanging="720"/>
      </w:pPr>
      <w:rPr>
        <w:b w:val="0"/>
        <w:i/>
        <w:color w:val="auto"/>
      </w:rPr>
    </w:lvl>
    <w:lvl w:ilvl="4">
      <w:start w:val="1"/>
      <w:numFmt w:val="decimal"/>
      <w:isLgl/>
      <w:lvlText w:val="%1.%2.%3.%4.%5"/>
      <w:lvlJc w:val="left"/>
      <w:pPr>
        <w:tabs>
          <w:tab w:val="num" w:pos="1080"/>
        </w:tabs>
        <w:ind w:left="1080" w:hanging="1080"/>
      </w:pPr>
      <w:rPr>
        <w:b w:val="0"/>
        <w:i/>
        <w:color w:val="auto"/>
      </w:rPr>
    </w:lvl>
    <w:lvl w:ilvl="5">
      <w:start w:val="1"/>
      <w:numFmt w:val="decimal"/>
      <w:isLgl/>
      <w:lvlText w:val="%1.%2.%3.%4.%5.%6"/>
      <w:lvlJc w:val="left"/>
      <w:pPr>
        <w:tabs>
          <w:tab w:val="num" w:pos="1080"/>
        </w:tabs>
        <w:ind w:left="1080" w:hanging="1080"/>
      </w:pPr>
      <w:rPr>
        <w:b w:val="0"/>
        <w:i/>
        <w:color w:val="auto"/>
      </w:rPr>
    </w:lvl>
    <w:lvl w:ilvl="6">
      <w:start w:val="1"/>
      <w:numFmt w:val="decimal"/>
      <w:isLgl/>
      <w:lvlText w:val="%1.%2.%3.%4.%5.%6.%7"/>
      <w:lvlJc w:val="left"/>
      <w:pPr>
        <w:tabs>
          <w:tab w:val="num" w:pos="1440"/>
        </w:tabs>
        <w:ind w:left="1440" w:hanging="1440"/>
      </w:pPr>
      <w:rPr>
        <w:b w:val="0"/>
        <w:i/>
        <w:color w:val="auto"/>
      </w:rPr>
    </w:lvl>
    <w:lvl w:ilvl="7">
      <w:start w:val="1"/>
      <w:numFmt w:val="decimal"/>
      <w:isLgl/>
      <w:lvlText w:val="%1.%2.%3.%4.%5.%6.%7.%8"/>
      <w:lvlJc w:val="left"/>
      <w:pPr>
        <w:tabs>
          <w:tab w:val="num" w:pos="1440"/>
        </w:tabs>
        <w:ind w:left="1440" w:hanging="1440"/>
      </w:pPr>
      <w:rPr>
        <w:b w:val="0"/>
        <w:i/>
        <w:color w:val="auto"/>
      </w:rPr>
    </w:lvl>
    <w:lvl w:ilvl="8">
      <w:start w:val="1"/>
      <w:numFmt w:val="decimal"/>
      <w:isLgl/>
      <w:lvlText w:val="%1.%2.%3.%4.%5.%6.%7.%8.%9"/>
      <w:lvlJc w:val="left"/>
      <w:pPr>
        <w:tabs>
          <w:tab w:val="num" w:pos="1800"/>
        </w:tabs>
        <w:ind w:left="1800" w:hanging="1800"/>
      </w:pPr>
      <w:rPr>
        <w:b w:val="0"/>
        <w:i/>
        <w:color w:val="auto"/>
      </w:rPr>
    </w:lvl>
  </w:abstractNum>
  <w:abstractNum w:abstractNumId="27" w15:restartNumberingAfterBreak="0">
    <w:nsid w:val="566C2C81"/>
    <w:multiLevelType w:val="hybridMultilevel"/>
    <w:tmpl w:val="5B4261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B9556D"/>
    <w:multiLevelType w:val="hybridMultilevel"/>
    <w:tmpl w:val="1F9AC204"/>
    <w:lvl w:ilvl="0" w:tplc="FBD83A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80AD1"/>
    <w:multiLevelType w:val="hybridMultilevel"/>
    <w:tmpl w:val="3AF4F056"/>
    <w:lvl w:ilvl="0" w:tplc="AB987886">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771FAE"/>
    <w:multiLevelType w:val="hybridMultilevel"/>
    <w:tmpl w:val="37702E58"/>
    <w:lvl w:ilvl="0" w:tplc="AC245AAA">
      <w:numFmt w:val="bullet"/>
      <w:lvlText w:val=""/>
      <w:lvlJc w:val="left"/>
      <w:pPr>
        <w:tabs>
          <w:tab w:val="num" w:pos="567"/>
        </w:tabs>
        <w:ind w:left="567" w:hanging="567"/>
      </w:pPr>
      <w:rPr>
        <w:rFonts w:ascii="Symbol" w:eastAsia="Times New Roman" w:hAnsi="Symbol" w:cs="Times New Roman" w:hint="default"/>
        <w:sz w:val="16"/>
        <w:szCs w:val="16"/>
      </w:rPr>
    </w:lvl>
    <w:lvl w:ilvl="1" w:tplc="3C4ED590">
      <w:numFmt w:val="bullet"/>
      <w:lvlText w:val="–"/>
      <w:lvlJc w:val="left"/>
      <w:pPr>
        <w:tabs>
          <w:tab w:val="num" w:pos="1780"/>
        </w:tabs>
        <w:ind w:left="1780" w:hanging="360"/>
      </w:pPr>
      <w:rPr>
        <w:rFonts w:ascii=".VnArial" w:eastAsia="Times New Roman" w:hAnsi=".VnArial" w:cs="Times New Roman" w:hint="default"/>
        <w:sz w:val="16"/>
        <w:szCs w:val="16"/>
      </w:rPr>
    </w:lvl>
    <w:lvl w:ilvl="2" w:tplc="04090005">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num w:numId="1" w16cid:durableId="598024675">
    <w:abstractNumId w:val="16"/>
  </w:num>
  <w:num w:numId="2" w16cid:durableId="832794354">
    <w:abstractNumId w:val="13"/>
  </w:num>
  <w:num w:numId="3" w16cid:durableId="1894848203">
    <w:abstractNumId w:val="10"/>
  </w:num>
  <w:num w:numId="4" w16cid:durableId="364789327">
    <w:abstractNumId w:val="15"/>
  </w:num>
  <w:num w:numId="5" w16cid:durableId="110975839">
    <w:abstractNumId w:val="24"/>
  </w:num>
  <w:num w:numId="6" w16cid:durableId="125782772">
    <w:abstractNumId w:val="9"/>
  </w:num>
  <w:num w:numId="7" w16cid:durableId="912860854">
    <w:abstractNumId w:val="27"/>
  </w:num>
  <w:num w:numId="8" w16cid:durableId="801725327">
    <w:abstractNumId w:val="25"/>
  </w:num>
  <w:num w:numId="9" w16cid:durableId="20664855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5182106">
    <w:abstractNumId w:val="19"/>
  </w:num>
  <w:num w:numId="11" w16cid:durableId="1661427469">
    <w:abstractNumId w:val="30"/>
  </w:num>
  <w:num w:numId="12" w16cid:durableId="1643464135">
    <w:abstractNumId w:val="20"/>
  </w:num>
  <w:num w:numId="13" w16cid:durableId="908346353">
    <w:abstractNumId w:val="21"/>
  </w:num>
  <w:num w:numId="14" w16cid:durableId="1984197392">
    <w:abstractNumId w:val="28"/>
  </w:num>
  <w:num w:numId="15" w16cid:durableId="28336916">
    <w:abstractNumId w:val="22"/>
  </w:num>
  <w:num w:numId="16" w16cid:durableId="1709721850">
    <w:abstractNumId w:val="18"/>
  </w:num>
  <w:num w:numId="17" w16cid:durableId="161704823">
    <w:abstractNumId w:val="11"/>
  </w:num>
  <w:num w:numId="18" w16cid:durableId="1850291261">
    <w:abstractNumId w:val="29"/>
  </w:num>
  <w:num w:numId="19" w16cid:durableId="443503849">
    <w:abstractNumId w:val="23"/>
  </w:num>
  <w:num w:numId="20" w16cid:durableId="41103103">
    <w:abstractNumId w:val="17"/>
  </w:num>
  <w:num w:numId="21" w16cid:durableId="1095638629">
    <w:abstractNumId w:val="8"/>
  </w:num>
  <w:num w:numId="22" w16cid:durableId="630743068">
    <w:abstractNumId w:val="6"/>
  </w:num>
  <w:num w:numId="23" w16cid:durableId="2124611992">
    <w:abstractNumId w:val="5"/>
  </w:num>
  <w:num w:numId="24" w16cid:durableId="1877112417">
    <w:abstractNumId w:val="4"/>
  </w:num>
  <w:num w:numId="25" w16cid:durableId="1390956887">
    <w:abstractNumId w:val="7"/>
  </w:num>
  <w:num w:numId="26" w16cid:durableId="1678117473">
    <w:abstractNumId w:val="3"/>
  </w:num>
  <w:num w:numId="27" w16cid:durableId="1777362028">
    <w:abstractNumId w:val="2"/>
  </w:num>
  <w:num w:numId="28" w16cid:durableId="1037194113">
    <w:abstractNumId w:val="1"/>
  </w:num>
  <w:num w:numId="29" w16cid:durableId="2061513338">
    <w:abstractNumId w:val="0"/>
  </w:num>
  <w:num w:numId="30" w16cid:durableId="1613708233">
    <w:abstractNumId w:val="12"/>
  </w:num>
  <w:num w:numId="31" w16cid:durableId="67365205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evenAndOddHeaders/>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B6"/>
    <w:rsid w:val="00003896"/>
    <w:rsid w:val="00006285"/>
    <w:rsid w:val="00006C40"/>
    <w:rsid w:val="0001003F"/>
    <w:rsid w:val="00011841"/>
    <w:rsid w:val="00012F1A"/>
    <w:rsid w:val="00014398"/>
    <w:rsid w:val="0001457F"/>
    <w:rsid w:val="00017767"/>
    <w:rsid w:val="00022BF8"/>
    <w:rsid w:val="00023B23"/>
    <w:rsid w:val="0002418E"/>
    <w:rsid w:val="00024996"/>
    <w:rsid w:val="00025D1F"/>
    <w:rsid w:val="000264D2"/>
    <w:rsid w:val="00030AB9"/>
    <w:rsid w:val="00032099"/>
    <w:rsid w:val="00033755"/>
    <w:rsid w:val="000337B9"/>
    <w:rsid w:val="00033973"/>
    <w:rsid w:val="000340EF"/>
    <w:rsid w:val="00037EE5"/>
    <w:rsid w:val="00040858"/>
    <w:rsid w:val="000410AD"/>
    <w:rsid w:val="000412AA"/>
    <w:rsid w:val="00042DC9"/>
    <w:rsid w:val="00044753"/>
    <w:rsid w:val="00044E4F"/>
    <w:rsid w:val="0004553F"/>
    <w:rsid w:val="00045876"/>
    <w:rsid w:val="00046751"/>
    <w:rsid w:val="00047452"/>
    <w:rsid w:val="00052E63"/>
    <w:rsid w:val="00053DF3"/>
    <w:rsid w:val="00053E5D"/>
    <w:rsid w:val="00055FAD"/>
    <w:rsid w:val="000565D1"/>
    <w:rsid w:val="0005767B"/>
    <w:rsid w:val="000610D6"/>
    <w:rsid w:val="00062C0A"/>
    <w:rsid w:val="0006568D"/>
    <w:rsid w:val="00066736"/>
    <w:rsid w:val="000702A1"/>
    <w:rsid w:val="000715B7"/>
    <w:rsid w:val="00076DB9"/>
    <w:rsid w:val="000770B6"/>
    <w:rsid w:val="0008267E"/>
    <w:rsid w:val="000845A0"/>
    <w:rsid w:val="00085C24"/>
    <w:rsid w:val="00087343"/>
    <w:rsid w:val="00087D57"/>
    <w:rsid w:val="000918DC"/>
    <w:rsid w:val="00093C2E"/>
    <w:rsid w:val="00094A68"/>
    <w:rsid w:val="0009514E"/>
    <w:rsid w:val="000A02C0"/>
    <w:rsid w:val="000A050B"/>
    <w:rsid w:val="000A0F1C"/>
    <w:rsid w:val="000A1D60"/>
    <w:rsid w:val="000A3CDC"/>
    <w:rsid w:val="000A47A6"/>
    <w:rsid w:val="000B0ECC"/>
    <w:rsid w:val="000B2849"/>
    <w:rsid w:val="000B3B93"/>
    <w:rsid w:val="000B4CDF"/>
    <w:rsid w:val="000B56BE"/>
    <w:rsid w:val="000B6395"/>
    <w:rsid w:val="000C174D"/>
    <w:rsid w:val="000C1D01"/>
    <w:rsid w:val="000C31D4"/>
    <w:rsid w:val="000C608A"/>
    <w:rsid w:val="000C761E"/>
    <w:rsid w:val="000D097B"/>
    <w:rsid w:val="000D1DC2"/>
    <w:rsid w:val="000D1F26"/>
    <w:rsid w:val="000D2A0D"/>
    <w:rsid w:val="000D366A"/>
    <w:rsid w:val="000D3F4C"/>
    <w:rsid w:val="000D53CB"/>
    <w:rsid w:val="000E144C"/>
    <w:rsid w:val="000E19A8"/>
    <w:rsid w:val="000E3E46"/>
    <w:rsid w:val="000E4F6C"/>
    <w:rsid w:val="000E7992"/>
    <w:rsid w:val="000F4B37"/>
    <w:rsid w:val="000F4F6C"/>
    <w:rsid w:val="000F6F64"/>
    <w:rsid w:val="001012DB"/>
    <w:rsid w:val="00101F92"/>
    <w:rsid w:val="001047D6"/>
    <w:rsid w:val="0010487B"/>
    <w:rsid w:val="00105676"/>
    <w:rsid w:val="0010688B"/>
    <w:rsid w:val="00106C42"/>
    <w:rsid w:val="00107EDF"/>
    <w:rsid w:val="00112BE5"/>
    <w:rsid w:val="001130DF"/>
    <w:rsid w:val="0012246E"/>
    <w:rsid w:val="00123C77"/>
    <w:rsid w:val="00124960"/>
    <w:rsid w:val="00125DF6"/>
    <w:rsid w:val="00126B22"/>
    <w:rsid w:val="00127D96"/>
    <w:rsid w:val="0013325E"/>
    <w:rsid w:val="001334C3"/>
    <w:rsid w:val="00133519"/>
    <w:rsid w:val="00133F4B"/>
    <w:rsid w:val="00134495"/>
    <w:rsid w:val="0013525E"/>
    <w:rsid w:val="00140323"/>
    <w:rsid w:val="001417A1"/>
    <w:rsid w:val="001466F2"/>
    <w:rsid w:val="00151B6B"/>
    <w:rsid w:val="00152B94"/>
    <w:rsid w:val="001530C6"/>
    <w:rsid w:val="0015345A"/>
    <w:rsid w:val="0015503B"/>
    <w:rsid w:val="0015597D"/>
    <w:rsid w:val="001568F0"/>
    <w:rsid w:val="00163876"/>
    <w:rsid w:val="00165FAD"/>
    <w:rsid w:val="00166BC7"/>
    <w:rsid w:val="00167B17"/>
    <w:rsid w:val="00175AAE"/>
    <w:rsid w:val="0018501B"/>
    <w:rsid w:val="001872AA"/>
    <w:rsid w:val="00187594"/>
    <w:rsid w:val="00187DF6"/>
    <w:rsid w:val="00191B14"/>
    <w:rsid w:val="00195548"/>
    <w:rsid w:val="001974DD"/>
    <w:rsid w:val="0019780F"/>
    <w:rsid w:val="001979E7"/>
    <w:rsid w:val="001A0498"/>
    <w:rsid w:val="001A44AB"/>
    <w:rsid w:val="001A6FE5"/>
    <w:rsid w:val="001A762B"/>
    <w:rsid w:val="001A7DDB"/>
    <w:rsid w:val="001B2FE8"/>
    <w:rsid w:val="001B5138"/>
    <w:rsid w:val="001B6FFA"/>
    <w:rsid w:val="001C6097"/>
    <w:rsid w:val="001C6B5D"/>
    <w:rsid w:val="001C78A0"/>
    <w:rsid w:val="001C78BB"/>
    <w:rsid w:val="001C7D2F"/>
    <w:rsid w:val="001D1E98"/>
    <w:rsid w:val="001D25E0"/>
    <w:rsid w:val="001D2E13"/>
    <w:rsid w:val="001D5E9A"/>
    <w:rsid w:val="001D6896"/>
    <w:rsid w:val="001D7584"/>
    <w:rsid w:val="001D7A86"/>
    <w:rsid w:val="001E1B0B"/>
    <w:rsid w:val="001E2520"/>
    <w:rsid w:val="001E3DB4"/>
    <w:rsid w:val="001E61D0"/>
    <w:rsid w:val="001E6E29"/>
    <w:rsid w:val="001E6FF6"/>
    <w:rsid w:val="001F06FE"/>
    <w:rsid w:val="001F0C53"/>
    <w:rsid w:val="001F270B"/>
    <w:rsid w:val="001F4032"/>
    <w:rsid w:val="001F679E"/>
    <w:rsid w:val="001F7FAA"/>
    <w:rsid w:val="00200293"/>
    <w:rsid w:val="002013F2"/>
    <w:rsid w:val="00202A2E"/>
    <w:rsid w:val="00202D9F"/>
    <w:rsid w:val="00204CBE"/>
    <w:rsid w:val="002057F1"/>
    <w:rsid w:val="00210133"/>
    <w:rsid w:val="00213DDF"/>
    <w:rsid w:val="00214061"/>
    <w:rsid w:val="002146F5"/>
    <w:rsid w:val="002150DF"/>
    <w:rsid w:val="00215715"/>
    <w:rsid w:val="00216193"/>
    <w:rsid w:val="00216E8D"/>
    <w:rsid w:val="00217EFB"/>
    <w:rsid w:val="00221093"/>
    <w:rsid w:val="00224FCB"/>
    <w:rsid w:val="00226522"/>
    <w:rsid w:val="00230831"/>
    <w:rsid w:val="002308A7"/>
    <w:rsid w:val="00234356"/>
    <w:rsid w:val="002345A4"/>
    <w:rsid w:val="0023469A"/>
    <w:rsid w:val="00235C91"/>
    <w:rsid w:val="0023617E"/>
    <w:rsid w:val="00237F1D"/>
    <w:rsid w:val="0024220C"/>
    <w:rsid w:val="00243BA6"/>
    <w:rsid w:val="00244AB6"/>
    <w:rsid w:val="002451DB"/>
    <w:rsid w:val="00245204"/>
    <w:rsid w:val="002458B7"/>
    <w:rsid w:val="00246CBB"/>
    <w:rsid w:val="00247759"/>
    <w:rsid w:val="00247CEB"/>
    <w:rsid w:val="002517D5"/>
    <w:rsid w:val="00251F3A"/>
    <w:rsid w:val="002522F9"/>
    <w:rsid w:val="0025249E"/>
    <w:rsid w:val="00255AEC"/>
    <w:rsid w:val="00256B35"/>
    <w:rsid w:val="002606C0"/>
    <w:rsid w:val="00263C32"/>
    <w:rsid w:val="00263CBE"/>
    <w:rsid w:val="00267339"/>
    <w:rsid w:val="00267A82"/>
    <w:rsid w:val="00270AC2"/>
    <w:rsid w:val="00271326"/>
    <w:rsid w:val="002725A3"/>
    <w:rsid w:val="0027300E"/>
    <w:rsid w:val="00273923"/>
    <w:rsid w:val="00273C38"/>
    <w:rsid w:val="00275AAB"/>
    <w:rsid w:val="00275D10"/>
    <w:rsid w:val="00277B38"/>
    <w:rsid w:val="00277FA5"/>
    <w:rsid w:val="00280950"/>
    <w:rsid w:val="00280DE4"/>
    <w:rsid w:val="0028140E"/>
    <w:rsid w:val="00281D01"/>
    <w:rsid w:val="0029086A"/>
    <w:rsid w:val="002914CC"/>
    <w:rsid w:val="00292340"/>
    <w:rsid w:val="002A0A5F"/>
    <w:rsid w:val="002A1A57"/>
    <w:rsid w:val="002A2732"/>
    <w:rsid w:val="002A284C"/>
    <w:rsid w:val="002A2E7F"/>
    <w:rsid w:val="002B3ADA"/>
    <w:rsid w:val="002B4BB0"/>
    <w:rsid w:val="002B538A"/>
    <w:rsid w:val="002B7F3F"/>
    <w:rsid w:val="002C0806"/>
    <w:rsid w:val="002C0C66"/>
    <w:rsid w:val="002C22C1"/>
    <w:rsid w:val="002C3FB2"/>
    <w:rsid w:val="002C4F96"/>
    <w:rsid w:val="002C50A1"/>
    <w:rsid w:val="002C6E05"/>
    <w:rsid w:val="002C7382"/>
    <w:rsid w:val="002D00C9"/>
    <w:rsid w:val="002D039B"/>
    <w:rsid w:val="002D2195"/>
    <w:rsid w:val="002D2C58"/>
    <w:rsid w:val="002D3542"/>
    <w:rsid w:val="002D45E3"/>
    <w:rsid w:val="002D5525"/>
    <w:rsid w:val="002D6560"/>
    <w:rsid w:val="002D7D8A"/>
    <w:rsid w:val="002D7DAC"/>
    <w:rsid w:val="002D7F6B"/>
    <w:rsid w:val="002E2BF2"/>
    <w:rsid w:val="002E4AB3"/>
    <w:rsid w:val="002E5327"/>
    <w:rsid w:val="002E5C10"/>
    <w:rsid w:val="002F0E7C"/>
    <w:rsid w:val="002F1F6A"/>
    <w:rsid w:val="002F3927"/>
    <w:rsid w:val="002F5F61"/>
    <w:rsid w:val="002F709C"/>
    <w:rsid w:val="00300EF5"/>
    <w:rsid w:val="00306DF6"/>
    <w:rsid w:val="00310FD1"/>
    <w:rsid w:val="003159CC"/>
    <w:rsid w:val="00316B04"/>
    <w:rsid w:val="00317047"/>
    <w:rsid w:val="00317066"/>
    <w:rsid w:val="003175F5"/>
    <w:rsid w:val="003200D3"/>
    <w:rsid w:val="00322D47"/>
    <w:rsid w:val="00322DBA"/>
    <w:rsid w:val="00325279"/>
    <w:rsid w:val="003271D1"/>
    <w:rsid w:val="00327C8D"/>
    <w:rsid w:val="0033061F"/>
    <w:rsid w:val="00330D31"/>
    <w:rsid w:val="003340BC"/>
    <w:rsid w:val="00341C4C"/>
    <w:rsid w:val="00342E80"/>
    <w:rsid w:val="0034447D"/>
    <w:rsid w:val="003449EC"/>
    <w:rsid w:val="00353001"/>
    <w:rsid w:val="00354F7C"/>
    <w:rsid w:val="00354F98"/>
    <w:rsid w:val="0035679E"/>
    <w:rsid w:val="00356F64"/>
    <w:rsid w:val="0035713C"/>
    <w:rsid w:val="00357863"/>
    <w:rsid w:val="00357E06"/>
    <w:rsid w:val="00357F70"/>
    <w:rsid w:val="00361186"/>
    <w:rsid w:val="0036612D"/>
    <w:rsid w:val="00370B86"/>
    <w:rsid w:val="003735E8"/>
    <w:rsid w:val="003767E3"/>
    <w:rsid w:val="003771AC"/>
    <w:rsid w:val="00377928"/>
    <w:rsid w:val="0038017A"/>
    <w:rsid w:val="00380276"/>
    <w:rsid w:val="00380489"/>
    <w:rsid w:val="00386B26"/>
    <w:rsid w:val="003907C3"/>
    <w:rsid w:val="00396AE5"/>
    <w:rsid w:val="003A01E1"/>
    <w:rsid w:val="003A05AC"/>
    <w:rsid w:val="003A18FE"/>
    <w:rsid w:val="003A1F15"/>
    <w:rsid w:val="003A39A0"/>
    <w:rsid w:val="003A3ED0"/>
    <w:rsid w:val="003A55EB"/>
    <w:rsid w:val="003A6C5C"/>
    <w:rsid w:val="003A7450"/>
    <w:rsid w:val="003B2F8B"/>
    <w:rsid w:val="003B2FA2"/>
    <w:rsid w:val="003B3A81"/>
    <w:rsid w:val="003B4328"/>
    <w:rsid w:val="003B5AE5"/>
    <w:rsid w:val="003B5CE3"/>
    <w:rsid w:val="003B7233"/>
    <w:rsid w:val="003C06A1"/>
    <w:rsid w:val="003C06F3"/>
    <w:rsid w:val="003C156B"/>
    <w:rsid w:val="003C273D"/>
    <w:rsid w:val="003C33B4"/>
    <w:rsid w:val="003C41FE"/>
    <w:rsid w:val="003C4F7D"/>
    <w:rsid w:val="003C57D0"/>
    <w:rsid w:val="003C5C09"/>
    <w:rsid w:val="003C5DC8"/>
    <w:rsid w:val="003C5F85"/>
    <w:rsid w:val="003C76B5"/>
    <w:rsid w:val="003C7CAB"/>
    <w:rsid w:val="003D04EC"/>
    <w:rsid w:val="003D1C70"/>
    <w:rsid w:val="003D226C"/>
    <w:rsid w:val="003D4203"/>
    <w:rsid w:val="003E0D50"/>
    <w:rsid w:val="003E0F62"/>
    <w:rsid w:val="003E3F56"/>
    <w:rsid w:val="003E607F"/>
    <w:rsid w:val="003E6E83"/>
    <w:rsid w:val="003F4F81"/>
    <w:rsid w:val="0040008A"/>
    <w:rsid w:val="00400476"/>
    <w:rsid w:val="004004E9"/>
    <w:rsid w:val="0040158C"/>
    <w:rsid w:val="004036A0"/>
    <w:rsid w:val="00403DD0"/>
    <w:rsid w:val="004070C2"/>
    <w:rsid w:val="0041171F"/>
    <w:rsid w:val="00411728"/>
    <w:rsid w:val="00414118"/>
    <w:rsid w:val="00414753"/>
    <w:rsid w:val="00415CED"/>
    <w:rsid w:val="00416B1D"/>
    <w:rsid w:val="00417305"/>
    <w:rsid w:val="00417389"/>
    <w:rsid w:val="004207A4"/>
    <w:rsid w:val="00423256"/>
    <w:rsid w:val="00426226"/>
    <w:rsid w:val="00433913"/>
    <w:rsid w:val="004340E6"/>
    <w:rsid w:val="00436482"/>
    <w:rsid w:val="00440E69"/>
    <w:rsid w:val="004418B7"/>
    <w:rsid w:val="004457D2"/>
    <w:rsid w:val="00446F9E"/>
    <w:rsid w:val="004475ED"/>
    <w:rsid w:val="00447DD9"/>
    <w:rsid w:val="00450686"/>
    <w:rsid w:val="004519E0"/>
    <w:rsid w:val="00453564"/>
    <w:rsid w:val="00455ECC"/>
    <w:rsid w:val="00456662"/>
    <w:rsid w:val="004605C4"/>
    <w:rsid w:val="004643AB"/>
    <w:rsid w:val="0046476B"/>
    <w:rsid w:val="00464F5B"/>
    <w:rsid w:val="00465277"/>
    <w:rsid w:val="00465E00"/>
    <w:rsid w:val="00466F3C"/>
    <w:rsid w:val="0046766A"/>
    <w:rsid w:val="00470069"/>
    <w:rsid w:val="00471B14"/>
    <w:rsid w:val="004723A0"/>
    <w:rsid w:val="0047287E"/>
    <w:rsid w:val="0047369F"/>
    <w:rsid w:val="00473AB0"/>
    <w:rsid w:val="004741AE"/>
    <w:rsid w:val="004742D0"/>
    <w:rsid w:val="004748F5"/>
    <w:rsid w:val="00474A4B"/>
    <w:rsid w:val="00474CC0"/>
    <w:rsid w:val="00474DA6"/>
    <w:rsid w:val="00475284"/>
    <w:rsid w:val="00475CE2"/>
    <w:rsid w:val="00477D46"/>
    <w:rsid w:val="00481AAD"/>
    <w:rsid w:val="00490626"/>
    <w:rsid w:val="00490F9B"/>
    <w:rsid w:val="00491274"/>
    <w:rsid w:val="004917FE"/>
    <w:rsid w:val="00495981"/>
    <w:rsid w:val="00495B52"/>
    <w:rsid w:val="00496A85"/>
    <w:rsid w:val="00497714"/>
    <w:rsid w:val="004A0486"/>
    <w:rsid w:val="004A2570"/>
    <w:rsid w:val="004A3D25"/>
    <w:rsid w:val="004A3FCF"/>
    <w:rsid w:val="004A4434"/>
    <w:rsid w:val="004A4FD8"/>
    <w:rsid w:val="004A6DAD"/>
    <w:rsid w:val="004A76BB"/>
    <w:rsid w:val="004B0FD7"/>
    <w:rsid w:val="004B23C1"/>
    <w:rsid w:val="004B2CC3"/>
    <w:rsid w:val="004B4E32"/>
    <w:rsid w:val="004C57E1"/>
    <w:rsid w:val="004C6177"/>
    <w:rsid w:val="004D0587"/>
    <w:rsid w:val="004D0D9E"/>
    <w:rsid w:val="004D12BD"/>
    <w:rsid w:val="004D1F03"/>
    <w:rsid w:val="004D1FE6"/>
    <w:rsid w:val="004D33FC"/>
    <w:rsid w:val="004D35EE"/>
    <w:rsid w:val="004D4316"/>
    <w:rsid w:val="004D44A4"/>
    <w:rsid w:val="004D4661"/>
    <w:rsid w:val="004D47F2"/>
    <w:rsid w:val="004D6A0C"/>
    <w:rsid w:val="004D72D9"/>
    <w:rsid w:val="004D740B"/>
    <w:rsid w:val="004E12E5"/>
    <w:rsid w:val="004E5A38"/>
    <w:rsid w:val="004E5E74"/>
    <w:rsid w:val="004F20AA"/>
    <w:rsid w:val="004F4A56"/>
    <w:rsid w:val="004F72F5"/>
    <w:rsid w:val="004F7590"/>
    <w:rsid w:val="005008CA"/>
    <w:rsid w:val="005020CF"/>
    <w:rsid w:val="0050223A"/>
    <w:rsid w:val="00502849"/>
    <w:rsid w:val="00502D3B"/>
    <w:rsid w:val="00504365"/>
    <w:rsid w:val="0050473F"/>
    <w:rsid w:val="005053A7"/>
    <w:rsid w:val="00505995"/>
    <w:rsid w:val="00505B67"/>
    <w:rsid w:val="0050663C"/>
    <w:rsid w:val="00506FAF"/>
    <w:rsid w:val="00510043"/>
    <w:rsid w:val="00514382"/>
    <w:rsid w:val="0051617C"/>
    <w:rsid w:val="0051688A"/>
    <w:rsid w:val="00516E9D"/>
    <w:rsid w:val="00520354"/>
    <w:rsid w:val="00521297"/>
    <w:rsid w:val="00525E7F"/>
    <w:rsid w:val="005264F6"/>
    <w:rsid w:val="00527470"/>
    <w:rsid w:val="00527D89"/>
    <w:rsid w:val="00531311"/>
    <w:rsid w:val="00532D04"/>
    <w:rsid w:val="0053356E"/>
    <w:rsid w:val="005367AA"/>
    <w:rsid w:val="00536904"/>
    <w:rsid w:val="00536A7A"/>
    <w:rsid w:val="00536DF4"/>
    <w:rsid w:val="005400CE"/>
    <w:rsid w:val="00541985"/>
    <w:rsid w:val="00543F4A"/>
    <w:rsid w:val="00543FE7"/>
    <w:rsid w:val="0054410B"/>
    <w:rsid w:val="00544893"/>
    <w:rsid w:val="0054655B"/>
    <w:rsid w:val="00552CB0"/>
    <w:rsid w:val="00553D4F"/>
    <w:rsid w:val="00554CE5"/>
    <w:rsid w:val="0055592D"/>
    <w:rsid w:val="00556E7F"/>
    <w:rsid w:val="00557635"/>
    <w:rsid w:val="0056147B"/>
    <w:rsid w:val="00562C41"/>
    <w:rsid w:val="005636A2"/>
    <w:rsid w:val="00564C23"/>
    <w:rsid w:val="0057125F"/>
    <w:rsid w:val="0057136B"/>
    <w:rsid w:val="0057153A"/>
    <w:rsid w:val="00571607"/>
    <w:rsid w:val="00572222"/>
    <w:rsid w:val="005723A5"/>
    <w:rsid w:val="00574FAE"/>
    <w:rsid w:val="00576ABF"/>
    <w:rsid w:val="0058060A"/>
    <w:rsid w:val="0058295C"/>
    <w:rsid w:val="00583578"/>
    <w:rsid w:val="00583D50"/>
    <w:rsid w:val="0058528F"/>
    <w:rsid w:val="00587DC0"/>
    <w:rsid w:val="005908B0"/>
    <w:rsid w:val="005910C5"/>
    <w:rsid w:val="005912D6"/>
    <w:rsid w:val="0059221E"/>
    <w:rsid w:val="0059318F"/>
    <w:rsid w:val="00593247"/>
    <w:rsid w:val="00596408"/>
    <w:rsid w:val="005A232C"/>
    <w:rsid w:val="005A30E7"/>
    <w:rsid w:val="005A46B6"/>
    <w:rsid w:val="005A475E"/>
    <w:rsid w:val="005A58D7"/>
    <w:rsid w:val="005A7308"/>
    <w:rsid w:val="005B26D7"/>
    <w:rsid w:val="005B3431"/>
    <w:rsid w:val="005B56AB"/>
    <w:rsid w:val="005B7B5B"/>
    <w:rsid w:val="005C05FB"/>
    <w:rsid w:val="005C0D5A"/>
    <w:rsid w:val="005C1137"/>
    <w:rsid w:val="005C2BC4"/>
    <w:rsid w:val="005C6635"/>
    <w:rsid w:val="005D0CC1"/>
    <w:rsid w:val="005D1940"/>
    <w:rsid w:val="005D45AA"/>
    <w:rsid w:val="005D4E52"/>
    <w:rsid w:val="005D774F"/>
    <w:rsid w:val="005E35A8"/>
    <w:rsid w:val="005E39BC"/>
    <w:rsid w:val="005E3E5E"/>
    <w:rsid w:val="005E61B9"/>
    <w:rsid w:val="005E7417"/>
    <w:rsid w:val="005E76F9"/>
    <w:rsid w:val="005E7C2A"/>
    <w:rsid w:val="005E7DBD"/>
    <w:rsid w:val="005F1212"/>
    <w:rsid w:val="005F1C3F"/>
    <w:rsid w:val="005F1D2E"/>
    <w:rsid w:val="005F1F81"/>
    <w:rsid w:val="005F6E3F"/>
    <w:rsid w:val="005F7847"/>
    <w:rsid w:val="00600AB9"/>
    <w:rsid w:val="006011C3"/>
    <w:rsid w:val="00605654"/>
    <w:rsid w:val="00607781"/>
    <w:rsid w:val="006107A1"/>
    <w:rsid w:val="00612965"/>
    <w:rsid w:val="00612D39"/>
    <w:rsid w:val="00615415"/>
    <w:rsid w:val="00615A0C"/>
    <w:rsid w:val="0061685A"/>
    <w:rsid w:val="00620643"/>
    <w:rsid w:val="006226C7"/>
    <w:rsid w:val="006249B1"/>
    <w:rsid w:val="0062541A"/>
    <w:rsid w:val="00630B00"/>
    <w:rsid w:val="0063389F"/>
    <w:rsid w:val="00634478"/>
    <w:rsid w:val="0063695E"/>
    <w:rsid w:val="006421D2"/>
    <w:rsid w:val="00643B24"/>
    <w:rsid w:val="006446AB"/>
    <w:rsid w:val="006450FB"/>
    <w:rsid w:val="0065113A"/>
    <w:rsid w:val="00660793"/>
    <w:rsid w:val="00665F1E"/>
    <w:rsid w:val="00666D6C"/>
    <w:rsid w:val="00666ECB"/>
    <w:rsid w:val="00670CFA"/>
    <w:rsid w:val="00671FAE"/>
    <w:rsid w:val="006747E0"/>
    <w:rsid w:val="00675E0A"/>
    <w:rsid w:val="0068030B"/>
    <w:rsid w:val="00680740"/>
    <w:rsid w:val="00684139"/>
    <w:rsid w:val="0068438E"/>
    <w:rsid w:val="006846C4"/>
    <w:rsid w:val="0068478D"/>
    <w:rsid w:val="006854BC"/>
    <w:rsid w:val="00687D03"/>
    <w:rsid w:val="00691BAA"/>
    <w:rsid w:val="00695C07"/>
    <w:rsid w:val="00697952"/>
    <w:rsid w:val="006A2A4A"/>
    <w:rsid w:val="006A3499"/>
    <w:rsid w:val="006A5174"/>
    <w:rsid w:val="006A5BE7"/>
    <w:rsid w:val="006A68B1"/>
    <w:rsid w:val="006A6CF7"/>
    <w:rsid w:val="006A7D99"/>
    <w:rsid w:val="006B0038"/>
    <w:rsid w:val="006B10ED"/>
    <w:rsid w:val="006B26CD"/>
    <w:rsid w:val="006B55A8"/>
    <w:rsid w:val="006B55D4"/>
    <w:rsid w:val="006B66B2"/>
    <w:rsid w:val="006B6EEC"/>
    <w:rsid w:val="006B7B39"/>
    <w:rsid w:val="006C0D22"/>
    <w:rsid w:val="006C12D4"/>
    <w:rsid w:val="006C1CC4"/>
    <w:rsid w:val="006C20A8"/>
    <w:rsid w:val="006C2A29"/>
    <w:rsid w:val="006C3320"/>
    <w:rsid w:val="006C43D6"/>
    <w:rsid w:val="006C481E"/>
    <w:rsid w:val="006C5022"/>
    <w:rsid w:val="006C5200"/>
    <w:rsid w:val="006C6057"/>
    <w:rsid w:val="006C6C35"/>
    <w:rsid w:val="006D3DA4"/>
    <w:rsid w:val="006D3F94"/>
    <w:rsid w:val="006D6EC8"/>
    <w:rsid w:val="006E0151"/>
    <w:rsid w:val="006E04F8"/>
    <w:rsid w:val="006E251F"/>
    <w:rsid w:val="006E2F41"/>
    <w:rsid w:val="006E30E7"/>
    <w:rsid w:val="006F3822"/>
    <w:rsid w:val="006F4F72"/>
    <w:rsid w:val="0070032C"/>
    <w:rsid w:val="007010FD"/>
    <w:rsid w:val="0070166C"/>
    <w:rsid w:val="00701904"/>
    <w:rsid w:val="00703ABD"/>
    <w:rsid w:val="00703B3C"/>
    <w:rsid w:val="00704187"/>
    <w:rsid w:val="00705C9E"/>
    <w:rsid w:val="00705D06"/>
    <w:rsid w:val="00707380"/>
    <w:rsid w:val="00707829"/>
    <w:rsid w:val="007141B3"/>
    <w:rsid w:val="00721110"/>
    <w:rsid w:val="00725E14"/>
    <w:rsid w:val="00731057"/>
    <w:rsid w:val="007311D1"/>
    <w:rsid w:val="0073277A"/>
    <w:rsid w:val="0073356D"/>
    <w:rsid w:val="007342B1"/>
    <w:rsid w:val="00734FC8"/>
    <w:rsid w:val="00734FE0"/>
    <w:rsid w:val="007403E7"/>
    <w:rsid w:val="007412C2"/>
    <w:rsid w:val="00743645"/>
    <w:rsid w:val="00746311"/>
    <w:rsid w:val="00746555"/>
    <w:rsid w:val="00751B5F"/>
    <w:rsid w:val="00751C92"/>
    <w:rsid w:val="007528B7"/>
    <w:rsid w:val="0075438F"/>
    <w:rsid w:val="00755E7D"/>
    <w:rsid w:val="007563A3"/>
    <w:rsid w:val="007578FD"/>
    <w:rsid w:val="007616E0"/>
    <w:rsid w:val="00767360"/>
    <w:rsid w:val="00767F63"/>
    <w:rsid w:val="00770183"/>
    <w:rsid w:val="00771842"/>
    <w:rsid w:val="00772C52"/>
    <w:rsid w:val="007734D3"/>
    <w:rsid w:val="007752EC"/>
    <w:rsid w:val="007759C5"/>
    <w:rsid w:val="00775C40"/>
    <w:rsid w:val="00780629"/>
    <w:rsid w:val="00783254"/>
    <w:rsid w:val="007837E9"/>
    <w:rsid w:val="00786BC4"/>
    <w:rsid w:val="007873B6"/>
    <w:rsid w:val="00794071"/>
    <w:rsid w:val="007942D3"/>
    <w:rsid w:val="007959A5"/>
    <w:rsid w:val="00795DA9"/>
    <w:rsid w:val="007A2377"/>
    <w:rsid w:val="007A244D"/>
    <w:rsid w:val="007A3BC6"/>
    <w:rsid w:val="007A43B6"/>
    <w:rsid w:val="007A7484"/>
    <w:rsid w:val="007B1D93"/>
    <w:rsid w:val="007B3486"/>
    <w:rsid w:val="007B36AA"/>
    <w:rsid w:val="007B69CA"/>
    <w:rsid w:val="007B75FA"/>
    <w:rsid w:val="007C25CF"/>
    <w:rsid w:val="007C4392"/>
    <w:rsid w:val="007C4B1E"/>
    <w:rsid w:val="007C502E"/>
    <w:rsid w:val="007C579D"/>
    <w:rsid w:val="007C5CD2"/>
    <w:rsid w:val="007C66C1"/>
    <w:rsid w:val="007C6866"/>
    <w:rsid w:val="007D08CC"/>
    <w:rsid w:val="007D1485"/>
    <w:rsid w:val="007D2434"/>
    <w:rsid w:val="007D266D"/>
    <w:rsid w:val="007D4149"/>
    <w:rsid w:val="007D6CE7"/>
    <w:rsid w:val="007E0B5A"/>
    <w:rsid w:val="007E367A"/>
    <w:rsid w:val="007E590B"/>
    <w:rsid w:val="007F1652"/>
    <w:rsid w:val="007F2A76"/>
    <w:rsid w:val="007F3F7C"/>
    <w:rsid w:val="007F46A6"/>
    <w:rsid w:val="007F69F0"/>
    <w:rsid w:val="00800748"/>
    <w:rsid w:val="00801976"/>
    <w:rsid w:val="00801B5C"/>
    <w:rsid w:val="008029B6"/>
    <w:rsid w:val="0080307D"/>
    <w:rsid w:val="0080431D"/>
    <w:rsid w:val="00810582"/>
    <w:rsid w:val="00811F57"/>
    <w:rsid w:val="0081219C"/>
    <w:rsid w:val="0081392E"/>
    <w:rsid w:val="00814850"/>
    <w:rsid w:val="008168B6"/>
    <w:rsid w:val="00817847"/>
    <w:rsid w:val="0082035C"/>
    <w:rsid w:val="00820811"/>
    <w:rsid w:val="00821A3B"/>
    <w:rsid w:val="00822009"/>
    <w:rsid w:val="008223EE"/>
    <w:rsid w:val="00825B03"/>
    <w:rsid w:val="008304BF"/>
    <w:rsid w:val="0083578C"/>
    <w:rsid w:val="00836971"/>
    <w:rsid w:val="008400AA"/>
    <w:rsid w:val="00840EA8"/>
    <w:rsid w:val="0084173E"/>
    <w:rsid w:val="00841F92"/>
    <w:rsid w:val="00842D63"/>
    <w:rsid w:val="008438F2"/>
    <w:rsid w:val="00845179"/>
    <w:rsid w:val="00845207"/>
    <w:rsid w:val="0084580D"/>
    <w:rsid w:val="00846C97"/>
    <w:rsid w:val="00850F67"/>
    <w:rsid w:val="00851FB3"/>
    <w:rsid w:val="00852DE2"/>
    <w:rsid w:val="008535FC"/>
    <w:rsid w:val="00854EA6"/>
    <w:rsid w:val="008550AA"/>
    <w:rsid w:val="008564AC"/>
    <w:rsid w:val="00856BCF"/>
    <w:rsid w:val="00857170"/>
    <w:rsid w:val="008579F2"/>
    <w:rsid w:val="00860A27"/>
    <w:rsid w:val="00860E60"/>
    <w:rsid w:val="008635C4"/>
    <w:rsid w:val="00865B3E"/>
    <w:rsid w:val="00865E89"/>
    <w:rsid w:val="00867AB5"/>
    <w:rsid w:val="008716CD"/>
    <w:rsid w:val="00872305"/>
    <w:rsid w:val="00873E74"/>
    <w:rsid w:val="00876C1F"/>
    <w:rsid w:val="00876F1B"/>
    <w:rsid w:val="00877152"/>
    <w:rsid w:val="00877E47"/>
    <w:rsid w:val="00877ED3"/>
    <w:rsid w:val="00883BD2"/>
    <w:rsid w:val="008842D5"/>
    <w:rsid w:val="00886242"/>
    <w:rsid w:val="008906FB"/>
    <w:rsid w:val="00890B88"/>
    <w:rsid w:val="008A2EAD"/>
    <w:rsid w:val="008A3C7D"/>
    <w:rsid w:val="008A7019"/>
    <w:rsid w:val="008B003D"/>
    <w:rsid w:val="008B09CE"/>
    <w:rsid w:val="008B192B"/>
    <w:rsid w:val="008B3B33"/>
    <w:rsid w:val="008B5162"/>
    <w:rsid w:val="008B5AA3"/>
    <w:rsid w:val="008C3323"/>
    <w:rsid w:val="008C4489"/>
    <w:rsid w:val="008C496F"/>
    <w:rsid w:val="008C606C"/>
    <w:rsid w:val="008C712D"/>
    <w:rsid w:val="008D08D2"/>
    <w:rsid w:val="008D2F8F"/>
    <w:rsid w:val="008D3033"/>
    <w:rsid w:val="008D5941"/>
    <w:rsid w:val="008D6F38"/>
    <w:rsid w:val="008E142C"/>
    <w:rsid w:val="008E149D"/>
    <w:rsid w:val="008F02D6"/>
    <w:rsid w:val="008F169C"/>
    <w:rsid w:val="008F170E"/>
    <w:rsid w:val="008F3E24"/>
    <w:rsid w:val="008F5D00"/>
    <w:rsid w:val="008F5E34"/>
    <w:rsid w:val="009007BD"/>
    <w:rsid w:val="00900C1A"/>
    <w:rsid w:val="00901CEC"/>
    <w:rsid w:val="00901D38"/>
    <w:rsid w:val="0090359F"/>
    <w:rsid w:val="00904CC4"/>
    <w:rsid w:val="00905C80"/>
    <w:rsid w:val="009070E7"/>
    <w:rsid w:val="00910053"/>
    <w:rsid w:val="009124D0"/>
    <w:rsid w:val="00916C06"/>
    <w:rsid w:val="00916E9E"/>
    <w:rsid w:val="00917663"/>
    <w:rsid w:val="00920504"/>
    <w:rsid w:val="009213AC"/>
    <w:rsid w:val="0092191C"/>
    <w:rsid w:val="00924CBE"/>
    <w:rsid w:val="00927091"/>
    <w:rsid w:val="0092767A"/>
    <w:rsid w:val="00931FA3"/>
    <w:rsid w:val="00932533"/>
    <w:rsid w:val="009326ED"/>
    <w:rsid w:val="00935CC8"/>
    <w:rsid w:val="009373C2"/>
    <w:rsid w:val="009418EE"/>
    <w:rsid w:val="00942757"/>
    <w:rsid w:val="00943430"/>
    <w:rsid w:val="0094435B"/>
    <w:rsid w:val="009501E9"/>
    <w:rsid w:val="009507C9"/>
    <w:rsid w:val="00957646"/>
    <w:rsid w:val="009606DA"/>
    <w:rsid w:val="00960901"/>
    <w:rsid w:val="00960DF5"/>
    <w:rsid w:val="0096160A"/>
    <w:rsid w:val="00962264"/>
    <w:rsid w:val="009630C1"/>
    <w:rsid w:val="0096366D"/>
    <w:rsid w:val="0096413F"/>
    <w:rsid w:val="00964206"/>
    <w:rsid w:val="009644B3"/>
    <w:rsid w:val="00964822"/>
    <w:rsid w:val="009653F7"/>
    <w:rsid w:val="0096731A"/>
    <w:rsid w:val="0096735D"/>
    <w:rsid w:val="0096758B"/>
    <w:rsid w:val="00967B4E"/>
    <w:rsid w:val="00970DC3"/>
    <w:rsid w:val="00973B54"/>
    <w:rsid w:val="00974956"/>
    <w:rsid w:val="00977194"/>
    <w:rsid w:val="00981CD8"/>
    <w:rsid w:val="00982428"/>
    <w:rsid w:val="00983537"/>
    <w:rsid w:val="00983E54"/>
    <w:rsid w:val="00985590"/>
    <w:rsid w:val="00985823"/>
    <w:rsid w:val="00987A1B"/>
    <w:rsid w:val="0099165A"/>
    <w:rsid w:val="00992C05"/>
    <w:rsid w:val="009961EF"/>
    <w:rsid w:val="00996E12"/>
    <w:rsid w:val="009A3FE1"/>
    <w:rsid w:val="009A4209"/>
    <w:rsid w:val="009A4726"/>
    <w:rsid w:val="009A5CA5"/>
    <w:rsid w:val="009A6F65"/>
    <w:rsid w:val="009B3798"/>
    <w:rsid w:val="009B3F22"/>
    <w:rsid w:val="009B45F8"/>
    <w:rsid w:val="009B483F"/>
    <w:rsid w:val="009B5F9A"/>
    <w:rsid w:val="009B6D3F"/>
    <w:rsid w:val="009B779D"/>
    <w:rsid w:val="009C1ACA"/>
    <w:rsid w:val="009C1D48"/>
    <w:rsid w:val="009C2CBA"/>
    <w:rsid w:val="009C378B"/>
    <w:rsid w:val="009C40A6"/>
    <w:rsid w:val="009C444D"/>
    <w:rsid w:val="009C5A35"/>
    <w:rsid w:val="009C76CE"/>
    <w:rsid w:val="009D0489"/>
    <w:rsid w:val="009D05AE"/>
    <w:rsid w:val="009D4E33"/>
    <w:rsid w:val="009D570F"/>
    <w:rsid w:val="009D593B"/>
    <w:rsid w:val="009E152C"/>
    <w:rsid w:val="009E6866"/>
    <w:rsid w:val="009F1A51"/>
    <w:rsid w:val="00A00DAA"/>
    <w:rsid w:val="00A0356A"/>
    <w:rsid w:val="00A03B0E"/>
    <w:rsid w:val="00A059AB"/>
    <w:rsid w:val="00A05F17"/>
    <w:rsid w:val="00A0774D"/>
    <w:rsid w:val="00A13B25"/>
    <w:rsid w:val="00A14DAB"/>
    <w:rsid w:val="00A157A1"/>
    <w:rsid w:val="00A2239E"/>
    <w:rsid w:val="00A23A0D"/>
    <w:rsid w:val="00A2592C"/>
    <w:rsid w:val="00A26E65"/>
    <w:rsid w:val="00A26FEA"/>
    <w:rsid w:val="00A3062C"/>
    <w:rsid w:val="00A323AC"/>
    <w:rsid w:val="00A32DB4"/>
    <w:rsid w:val="00A33E14"/>
    <w:rsid w:val="00A33E84"/>
    <w:rsid w:val="00A34BD6"/>
    <w:rsid w:val="00A40671"/>
    <w:rsid w:val="00A40BDE"/>
    <w:rsid w:val="00A42847"/>
    <w:rsid w:val="00A42CEA"/>
    <w:rsid w:val="00A432F3"/>
    <w:rsid w:val="00A4468A"/>
    <w:rsid w:val="00A44EB4"/>
    <w:rsid w:val="00A46504"/>
    <w:rsid w:val="00A475C7"/>
    <w:rsid w:val="00A50541"/>
    <w:rsid w:val="00A51776"/>
    <w:rsid w:val="00A53480"/>
    <w:rsid w:val="00A564A7"/>
    <w:rsid w:val="00A56943"/>
    <w:rsid w:val="00A56CDC"/>
    <w:rsid w:val="00A600A5"/>
    <w:rsid w:val="00A60725"/>
    <w:rsid w:val="00A66378"/>
    <w:rsid w:val="00A66537"/>
    <w:rsid w:val="00A665B0"/>
    <w:rsid w:val="00A676B2"/>
    <w:rsid w:val="00A6775E"/>
    <w:rsid w:val="00A73127"/>
    <w:rsid w:val="00A75652"/>
    <w:rsid w:val="00A75BDA"/>
    <w:rsid w:val="00A76A56"/>
    <w:rsid w:val="00A77F64"/>
    <w:rsid w:val="00A8121C"/>
    <w:rsid w:val="00A82567"/>
    <w:rsid w:val="00A8297A"/>
    <w:rsid w:val="00A82C14"/>
    <w:rsid w:val="00A83A4B"/>
    <w:rsid w:val="00A84A6E"/>
    <w:rsid w:val="00A84CAD"/>
    <w:rsid w:val="00A84D21"/>
    <w:rsid w:val="00A85900"/>
    <w:rsid w:val="00A86304"/>
    <w:rsid w:val="00A867E1"/>
    <w:rsid w:val="00A87EF5"/>
    <w:rsid w:val="00A9007A"/>
    <w:rsid w:val="00A9068B"/>
    <w:rsid w:val="00A90892"/>
    <w:rsid w:val="00A93563"/>
    <w:rsid w:val="00A93D15"/>
    <w:rsid w:val="00A9609A"/>
    <w:rsid w:val="00A97743"/>
    <w:rsid w:val="00A979DA"/>
    <w:rsid w:val="00A97C71"/>
    <w:rsid w:val="00AA2814"/>
    <w:rsid w:val="00AA5B1B"/>
    <w:rsid w:val="00AB10BF"/>
    <w:rsid w:val="00AB3189"/>
    <w:rsid w:val="00AB53D4"/>
    <w:rsid w:val="00AB5D67"/>
    <w:rsid w:val="00AB7E02"/>
    <w:rsid w:val="00AC00BA"/>
    <w:rsid w:val="00AC0390"/>
    <w:rsid w:val="00AC0CBF"/>
    <w:rsid w:val="00AC0E80"/>
    <w:rsid w:val="00AC1DBD"/>
    <w:rsid w:val="00AC1FF0"/>
    <w:rsid w:val="00AC3562"/>
    <w:rsid w:val="00AC495F"/>
    <w:rsid w:val="00AC6FF3"/>
    <w:rsid w:val="00AC7333"/>
    <w:rsid w:val="00AD0FD2"/>
    <w:rsid w:val="00AD0FF2"/>
    <w:rsid w:val="00AD1716"/>
    <w:rsid w:val="00AD2056"/>
    <w:rsid w:val="00AD56DF"/>
    <w:rsid w:val="00AE10C7"/>
    <w:rsid w:val="00AE1698"/>
    <w:rsid w:val="00AE2829"/>
    <w:rsid w:val="00AE6089"/>
    <w:rsid w:val="00AE7DAF"/>
    <w:rsid w:val="00AF01E5"/>
    <w:rsid w:val="00AF136F"/>
    <w:rsid w:val="00AF583A"/>
    <w:rsid w:val="00B0377E"/>
    <w:rsid w:val="00B03FF7"/>
    <w:rsid w:val="00B04E98"/>
    <w:rsid w:val="00B1102B"/>
    <w:rsid w:val="00B12795"/>
    <w:rsid w:val="00B12FC5"/>
    <w:rsid w:val="00B167D9"/>
    <w:rsid w:val="00B17E2F"/>
    <w:rsid w:val="00B23CE7"/>
    <w:rsid w:val="00B24229"/>
    <w:rsid w:val="00B2567B"/>
    <w:rsid w:val="00B27FE5"/>
    <w:rsid w:val="00B3060C"/>
    <w:rsid w:val="00B317A7"/>
    <w:rsid w:val="00B32AB1"/>
    <w:rsid w:val="00B32D78"/>
    <w:rsid w:val="00B3357E"/>
    <w:rsid w:val="00B419F3"/>
    <w:rsid w:val="00B42D01"/>
    <w:rsid w:val="00B43FD6"/>
    <w:rsid w:val="00B46D4F"/>
    <w:rsid w:val="00B4721D"/>
    <w:rsid w:val="00B4722C"/>
    <w:rsid w:val="00B47614"/>
    <w:rsid w:val="00B51731"/>
    <w:rsid w:val="00B51AE0"/>
    <w:rsid w:val="00B528C1"/>
    <w:rsid w:val="00B53DFE"/>
    <w:rsid w:val="00B54B1B"/>
    <w:rsid w:val="00B612A4"/>
    <w:rsid w:val="00B6170C"/>
    <w:rsid w:val="00B629DD"/>
    <w:rsid w:val="00B653BE"/>
    <w:rsid w:val="00B66380"/>
    <w:rsid w:val="00B66B92"/>
    <w:rsid w:val="00B674C7"/>
    <w:rsid w:val="00B7045B"/>
    <w:rsid w:val="00B70CCA"/>
    <w:rsid w:val="00B75445"/>
    <w:rsid w:val="00B76BD3"/>
    <w:rsid w:val="00B7723F"/>
    <w:rsid w:val="00B83031"/>
    <w:rsid w:val="00B8400C"/>
    <w:rsid w:val="00B84DC8"/>
    <w:rsid w:val="00B933EC"/>
    <w:rsid w:val="00B938F9"/>
    <w:rsid w:val="00B93B67"/>
    <w:rsid w:val="00B95E0E"/>
    <w:rsid w:val="00B95F16"/>
    <w:rsid w:val="00B965DB"/>
    <w:rsid w:val="00B9748C"/>
    <w:rsid w:val="00BA33C3"/>
    <w:rsid w:val="00BA455F"/>
    <w:rsid w:val="00BA5389"/>
    <w:rsid w:val="00BB057A"/>
    <w:rsid w:val="00BB132A"/>
    <w:rsid w:val="00BB375F"/>
    <w:rsid w:val="00BB3F78"/>
    <w:rsid w:val="00BB400D"/>
    <w:rsid w:val="00BB4413"/>
    <w:rsid w:val="00BB5109"/>
    <w:rsid w:val="00BC5A42"/>
    <w:rsid w:val="00BD3E3E"/>
    <w:rsid w:val="00BD4C9E"/>
    <w:rsid w:val="00BD6CA1"/>
    <w:rsid w:val="00BD745F"/>
    <w:rsid w:val="00BE1BEF"/>
    <w:rsid w:val="00BE2C4F"/>
    <w:rsid w:val="00BE5607"/>
    <w:rsid w:val="00BE7C4A"/>
    <w:rsid w:val="00BF0CED"/>
    <w:rsid w:val="00BF0D7B"/>
    <w:rsid w:val="00BF2790"/>
    <w:rsid w:val="00BF7DC7"/>
    <w:rsid w:val="00C018E9"/>
    <w:rsid w:val="00C01D06"/>
    <w:rsid w:val="00C01F13"/>
    <w:rsid w:val="00C02C81"/>
    <w:rsid w:val="00C03EC0"/>
    <w:rsid w:val="00C100AD"/>
    <w:rsid w:val="00C10D60"/>
    <w:rsid w:val="00C1178D"/>
    <w:rsid w:val="00C11DCC"/>
    <w:rsid w:val="00C11DD9"/>
    <w:rsid w:val="00C148C2"/>
    <w:rsid w:val="00C14AA1"/>
    <w:rsid w:val="00C16064"/>
    <w:rsid w:val="00C16D4B"/>
    <w:rsid w:val="00C16F17"/>
    <w:rsid w:val="00C17764"/>
    <w:rsid w:val="00C21CC0"/>
    <w:rsid w:val="00C27A31"/>
    <w:rsid w:val="00C32C51"/>
    <w:rsid w:val="00C343D1"/>
    <w:rsid w:val="00C34F7E"/>
    <w:rsid w:val="00C35457"/>
    <w:rsid w:val="00C355BB"/>
    <w:rsid w:val="00C400FB"/>
    <w:rsid w:val="00C43DB7"/>
    <w:rsid w:val="00C44294"/>
    <w:rsid w:val="00C45D3A"/>
    <w:rsid w:val="00C47503"/>
    <w:rsid w:val="00C47CED"/>
    <w:rsid w:val="00C501B6"/>
    <w:rsid w:val="00C51B82"/>
    <w:rsid w:val="00C522F1"/>
    <w:rsid w:val="00C54CE5"/>
    <w:rsid w:val="00C55240"/>
    <w:rsid w:val="00C5559C"/>
    <w:rsid w:val="00C569C3"/>
    <w:rsid w:val="00C56BA3"/>
    <w:rsid w:val="00C57BC6"/>
    <w:rsid w:val="00C60574"/>
    <w:rsid w:val="00C621DE"/>
    <w:rsid w:val="00C62AF6"/>
    <w:rsid w:val="00C631CC"/>
    <w:rsid w:val="00C64F68"/>
    <w:rsid w:val="00C70736"/>
    <w:rsid w:val="00C712BC"/>
    <w:rsid w:val="00C752CA"/>
    <w:rsid w:val="00C75D12"/>
    <w:rsid w:val="00C76766"/>
    <w:rsid w:val="00C7787E"/>
    <w:rsid w:val="00C82052"/>
    <w:rsid w:val="00C8280E"/>
    <w:rsid w:val="00C848E5"/>
    <w:rsid w:val="00C84D58"/>
    <w:rsid w:val="00C858B3"/>
    <w:rsid w:val="00C917AB"/>
    <w:rsid w:val="00C925B2"/>
    <w:rsid w:val="00C939A3"/>
    <w:rsid w:val="00C957EC"/>
    <w:rsid w:val="00C95D84"/>
    <w:rsid w:val="00C973E5"/>
    <w:rsid w:val="00C97AEE"/>
    <w:rsid w:val="00CA128E"/>
    <w:rsid w:val="00CA57BE"/>
    <w:rsid w:val="00CB09AF"/>
    <w:rsid w:val="00CB215B"/>
    <w:rsid w:val="00CB2379"/>
    <w:rsid w:val="00CB320E"/>
    <w:rsid w:val="00CB493F"/>
    <w:rsid w:val="00CB4CED"/>
    <w:rsid w:val="00CB6E57"/>
    <w:rsid w:val="00CC1CCB"/>
    <w:rsid w:val="00CD1C65"/>
    <w:rsid w:val="00CD2290"/>
    <w:rsid w:val="00CD25E3"/>
    <w:rsid w:val="00CD57BF"/>
    <w:rsid w:val="00CD6748"/>
    <w:rsid w:val="00CE028E"/>
    <w:rsid w:val="00CE2474"/>
    <w:rsid w:val="00CE30D5"/>
    <w:rsid w:val="00CE5BB8"/>
    <w:rsid w:val="00CF216D"/>
    <w:rsid w:val="00CF315F"/>
    <w:rsid w:val="00CF55CF"/>
    <w:rsid w:val="00CF580A"/>
    <w:rsid w:val="00CF7BE5"/>
    <w:rsid w:val="00CF7D79"/>
    <w:rsid w:val="00D0228B"/>
    <w:rsid w:val="00D03437"/>
    <w:rsid w:val="00D0462D"/>
    <w:rsid w:val="00D05309"/>
    <w:rsid w:val="00D0590A"/>
    <w:rsid w:val="00D0750E"/>
    <w:rsid w:val="00D1155B"/>
    <w:rsid w:val="00D130AC"/>
    <w:rsid w:val="00D163C5"/>
    <w:rsid w:val="00D16597"/>
    <w:rsid w:val="00D2211E"/>
    <w:rsid w:val="00D25424"/>
    <w:rsid w:val="00D26676"/>
    <w:rsid w:val="00D27561"/>
    <w:rsid w:val="00D35C13"/>
    <w:rsid w:val="00D41487"/>
    <w:rsid w:val="00D414B8"/>
    <w:rsid w:val="00D415EA"/>
    <w:rsid w:val="00D418E9"/>
    <w:rsid w:val="00D43DAF"/>
    <w:rsid w:val="00D45C61"/>
    <w:rsid w:val="00D4777F"/>
    <w:rsid w:val="00D51C79"/>
    <w:rsid w:val="00D52C23"/>
    <w:rsid w:val="00D5362D"/>
    <w:rsid w:val="00D53AB6"/>
    <w:rsid w:val="00D54747"/>
    <w:rsid w:val="00D54DAD"/>
    <w:rsid w:val="00D56113"/>
    <w:rsid w:val="00D60E33"/>
    <w:rsid w:val="00D61291"/>
    <w:rsid w:val="00D61A7E"/>
    <w:rsid w:val="00D61BC6"/>
    <w:rsid w:val="00D61C75"/>
    <w:rsid w:val="00D639D6"/>
    <w:rsid w:val="00D64877"/>
    <w:rsid w:val="00D65D62"/>
    <w:rsid w:val="00D70719"/>
    <w:rsid w:val="00D73510"/>
    <w:rsid w:val="00D770D0"/>
    <w:rsid w:val="00D77B4A"/>
    <w:rsid w:val="00D82E08"/>
    <w:rsid w:val="00D83731"/>
    <w:rsid w:val="00D85EED"/>
    <w:rsid w:val="00D90939"/>
    <w:rsid w:val="00D92715"/>
    <w:rsid w:val="00D94C91"/>
    <w:rsid w:val="00DA3004"/>
    <w:rsid w:val="00DA3A25"/>
    <w:rsid w:val="00DA58A6"/>
    <w:rsid w:val="00DA6F87"/>
    <w:rsid w:val="00DA78A0"/>
    <w:rsid w:val="00DB2F6F"/>
    <w:rsid w:val="00DB4666"/>
    <w:rsid w:val="00DB5997"/>
    <w:rsid w:val="00DB6662"/>
    <w:rsid w:val="00DC1CDE"/>
    <w:rsid w:val="00DC42D1"/>
    <w:rsid w:val="00DC43B6"/>
    <w:rsid w:val="00DC608D"/>
    <w:rsid w:val="00DC620F"/>
    <w:rsid w:val="00DC6FD2"/>
    <w:rsid w:val="00DD16B4"/>
    <w:rsid w:val="00DD198A"/>
    <w:rsid w:val="00DD2233"/>
    <w:rsid w:val="00DD2660"/>
    <w:rsid w:val="00DD2891"/>
    <w:rsid w:val="00DD4819"/>
    <w:rsid w:val="00DD48C3"/>
    <w:rsid w:val="00DD591B"/>
    <w:rsid w:val="00DD5BE7"/>
    <w:rsid w:val="00DE01B2"/>
    <w:rsid w:val="00DE0A20"/>
    <w:rsid w:val="00DE17AC"/>
    <w:rsid w:val="00DE1836"/>
    <w:rsid w:val="00DE4DE5"/>
    <w:rsid w:val="00DE7287"/>
    <w:rsid w:val="00DF312B"/>
    <w:rsid w:val="00DF664D"/>
    <w:rsid w:val="00DF7F81"/>
    <w:rsid w:val="00E0099F"/>
    <w:rsid w:val="00E00B99"/>
    <w:rsid w:val="00E018CB"/>
    <w:rsid w:val="00E01E8A"/>
    <w:rsid w:val="00E031CC"/>
    <w:rsid w:val="00E0385E"/>
    <w:rsid w:val="00E03AA7"/>
    <w:rsid w:val="00E03CCD"/>
    <w:rsid w:val="00E048AC"/>
    <w:rsid w:val="00E055EE"/>
    <w:rsid w:val="00E06FAC"/>
    <w:rsid w:val="00E0767A"/>
    <w:rsid w:val="00E07ACB"/>
    <w:rsid w:val="00E100C3"/>
    <w:rsid w:val="00E11615"/>
    <w:rsid w:val="00E128D4"/>
    <w:rsid w:val="00E12D26"/>
    <w:rsid w:val="00E1454E"/>
    <w:rsid w:val="00E145C8"/>
    <w:rsid w:val="00E1466D"/>
    <w:rsid w:val="00E15674"/>
    <w:rsid w:val="00E17E83"/>
    <w:rsid w:val="00E20C97"/>
    <w:rsid w:val="00E2119C"/>
    <w:rsid w:val="00E21C88"/>
    <w:rsid w:val="00E22E46"/>
    <w:rsid w:val="00E23371"/>
    <w:rsid w:val="00E257B0"/>
    <w:rsid w:val="00E313D8"/>
    <w:rsid w:val="00E3159C"/>
    <w:rsid w:val="00E317A0"/>
    <w:rsid w:val="00E3474C"/>
    <w:rsid w:val="00E348A6"/>
    <w:rsid w:val="00E36108"/>
    <w:rsid w:val="00E361CB"/>
    <w:rsid w:val="00E36E83"/>
    <w:rsid w:val="00E37F83"/>
    <w:rsid w:val="00E40D9E"/>
    <w:rsid w:val="00E41072"/>
    <w:rsid w:val="00E41C98"/>
    <w:rsid w:val="00E43D6E"/>
    <w:rsid w:val="00E44F7F"/>
    <w:rsid w:val="00E46CA8"/>
    <w:rsid w:val="00E47438"/>
    <w:rsid w:val="00E50386"/>
    <w:rsid w:val="00E50E6A"/>
    <w:rsid w:val="00E51DAF"/>
    <w:rsid w:val="00E52B6B"/>
    <w:rsid w:val="00E52D52"/>
    <w:rsid w:val="00E53328"/>
    <w:rsid w:val="00E53C8A"/>
    <w:rsid w:val="00E54E45"/>
    <w:rsid w:val="00E55C50"/>
    <w:rsid w:val="00E61315"/>
    <w:rsid w:val="00E714A7"/>
    <w:rsid w:val="00E743E2"/>
    <w:rsid w:val="00E75599"/>
    <w:rsid w:val="00E75F26"/>
    <w:rsid w:val="00E76174"/>
    <w:rsid w:val="00E76E48"/>
    <w:rsid w:val="00E77B0F"/>
    <w:rsid w:val="00E80BCD"/>
    <w:rsid w:val="00E80F3A"/>
    <w:rsid w:val="00E83671"/>
    <w:rsid w:val="00E83997"/>
    <w:rsid w:val="00E85019"/>
    <w:rsid w:val="00E865D5"/>
    <w:rsid w:val="00E86AF0"/>
    <w:rsid w:val="00E87044"/>
    <w:rsid w:val="00E876F1"/>
    <w:rsid w:val="00E91FDD"/>
    <w:rsid w:val="00E945D1"/>
    <w:rsid w:val="00E9514B"/>
    <w:rsid w:val="00E9550C"/>
    <w:rsid w:val="00EA3BFC"/>
    <w:rsid w:val="00EA494B"/>
    <w:rsid w:val="00EB0745"/>
    <w:rsid w:val="00EB16E4"/>
    <w:rsid w:val="00EB38DB"/>
    <w:rsid w:val="00EB432D"/>
    <w:rsid w:val="00EB50AF"/>
    <w:rsid w:val="00EB5987"/>
    <w:rsid w:val="00EB68C3"/>
    <w:rsid w:val="00EB6EDE"/>
    <w:rsid w:val="00EB72E2"/>
    <w:rsid w:val="00EC5157"/>
    <w:rsid w:val="00ED1D97"/>
    <w:rsid w:val="00ED45C8"/>
    <w:rsid w:val="00ED53CE"/>
    <w:rsid w:val="00ED7C0F"/>
    <w:rsid w:val="00EE1C80"/>
    <w:rsid w:val="00EE3C58"/>
    <w:rsid w:val="00EE4055"/>
    <w:rsid w:val="00EE413A"/>
    <w:rsid w:val="00EE4450"/>
    <w:rsid w:val="00EE4AC9"/>
    <w:rsid w:val="00EE51CC"/>
    <w:rsid w:val="00EE5546"/>
    <w:rsid w:val="00EE5D37"/>
    <w:rsid w:val="00EF00F1"/>
    <w:rsid w:val="00EF1202"/>
    <w:rsid w:val="00EF1D55"/>
    <w:rsid w:val="00EF3C49"/>
    <w:rsid w:val="00EF4F08"/>
    <w:rsid w:val="00F03A44"/>
    <w:rsid w:val="00F03FBF"/>
    <w:rsid w:val="00F0677D"/>
    <w:rsid w:val="00F07E17"/>
    <w:rsid w:val="00F1266C"/>
    <w:rsid w:val="00F12F3B"/>
    <w:rsid w:val="00F13DD4"/>
    <w:rsid w:val="00F14154"/>
    <w:rsid w:val="00F15DBD"/>
    <w:rsid w:val="00F1700B"/>
    <w:rsid w:val="00F176BD"/>
    <w:rsid w:val="00F222E6"/>
    <w:rsid w:val="00F22F84"/>
    <w:rsid w:val="00F24D8A"/>
    <w:rsid w:val="00F31EA9"/>
    <w:rsid w:val="00F3260C"/>
    <w:rsid w:val="00F3396F"/>
    <w:rsid w:val="00F34077"/>
    <w:rsid w:val="00F3691E"/>
    <w:rsid w:val="00F3703B"/>
    <w:rsid w:val="00F40659"/>
    <w:rsid w:val="00F40691"/>
    <w:rsid w:val="00F416E8"/>
    <w:rsid w:val="00F41DE9"/>
    <w:rsid w:val="00F43CB7"/>
    <w:rsid w:val="00F4480C"/>
    <w:rsid w:val="00F458A8"/>
    <w:rsid w:val="00F45F86"/>
    <w:rsid w:val="00F51337"/>
    <w:rsid w:val="00F541F8"/>
    <w:rsid w:val="00F544C2"/>
    <w:rsid w:val="00F5493B"/>
    <w:rsid w:val="00F55192"/>
    <w:rsid w:val="00F56C13"/>
    <w:rsid w:val="00F622B0"/>
    <w:rsid w:val="00F636CC"/>
    <w:rsid w:val="00F64CA5"/>
    <w:rsid w:val="00F66EFB"/>
    <w:rsid w:val="00F70FAE"/>
    <w:rsid w:val="00F71DAA"/>
    <w:rsid w:val="00F775CE"/>
    <w:rsid w:val="00F82A47"/>
    <w:rsid w:val="00F82AD7"/>
    <w:rsid w:val="00F90550"/>
    <w:rsid w:val="00F928DB"/>
    <w:rsid w:val="00F92B16"/>
    <w:rsid w:val="00FA1383"/>
    <w:rsid w:val="00FA1896"/>
    <w:rsid w:val="00FA1EDA"/>
    <w:rsid w:val="00FA246B"/>
    <w:rsid w:val="00FA7B51"/>
    <w:rsid w:val="00FB0B02"/>
    <w:rsid w:val="00FB0C1A"/>
    <w:rsid w:val="00FB147F"/>
    <w:rsid w:val="00FB1B2D"/>
    <w:rsid w:val="00FB4842"/>
    <w:rsid w:val="00FB48B7"/>
    <w:rsid w:val="00FB4F03"/>
    <w:rsid w:val="00FB4FE6"/>
    <w:rsid w:val="00FB7B41"/>
    <w:rsid w:val="00FC02BA"/>
    <w:rsid w:val="00FC08EA"/>
    <w:rsid w:val="00FC10BB"/>
    <w:rsid w:val="00FC33E2"/>
    <w:rsid w:val="00FC513C"/>
    <w:rsid w:val="00FC7011"/>
    <w:rsid w:val="00FC776F"/>
    <w:rsid w:val="00FC7DB2"/>
    <w:rsid w:val="00FD0291"/>
    <w:rsid w:val="00FD05CA"/>
    <w:rsid w:val="00FD149C"/>
    <w:rsid w:val="00FD3E58"/>
    <w:rsid w:val="00FD4E17"/>
    <w:rsid w:val="00FE42F5"/>
    <w:rsid w:val="00FE5124"/>
    <w:rsid w:val="00FE5471"/>
    <w:rsid w:val="00FE569A"/>
    <w:rsid w:val="00FE6842"/>
    <w:rsid w:val="00FE729E"/>
    <w:rsid w:val="00FE79B9"/>
    <w:rsid w:val="00FF234F"/>
    <w:rsid w:val="00FF3A87"/>
    <w:rsid w:val="00FF3D3D"/>
    <w:rsid w:val="00FF4C83"/>
    <w:rsid w:val="00FF63E7"/>
    <w:rsid w:val="00FF6B7B"/>
    <w:rsid w:val="00FF752F"/>
    <w:rsid w:val="4A2AD159"/>
    <w:rsid w:val="50133285"/>
    <w:rsid w:val="64F317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ABE7B"/>
  <w15:docId w15:val="{9CA92F2A-44BB-4044-964A-CA101A83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7E1"/>
    <w:pPr>
      <w:spacing w:after="0" w:line="240" w:lineRule="auto"/>
    </w:pPr>
    <w:rPr>
      <w:rFonts w:eastAsia="Times New Roman"/>
      <w:sz w:val="24"/>
      <w:szCs w:val="24"/>
    </w:rPr>
  </w:style>
  <w:style w:type="paragraph" w:styleId="Heading1">
    <w:name w:val="heading 1"/>
    <w:basedOn w:val="Normal"/>
    <w:next w:val="Normal"/>
    <w:link w:val="Heading1Char"/>
    <w:uiPriority w:val="9"/>
    <w:qFormat/>
    <w:rsid w:val="00A665B0"/>
    <w:pPr>
      <w:keepNext/>
      <w:outlineLvl w:val="0"/>
    </w:pPr>
    <w:rPr>
      <w:rFonts w:eastAsiaTheme="minorHAnsi"/>
      <w:b/>
      <w:i/>
      <w:sz w:val="20"/>
      <w:szCs w:val="20"/>
    </w:rPr>
  </w:style>
  <w:style w:type="paragraph" w:styleId="Heading2">
    <w:name w:val="heading 2"/>
    <w:basedOn w:val="Normal"/>
    <w:next w:val="Normal"/>
    <w:link w:val="Heading2Char"/>
    <w:uiPriority w:val="9"/>
    <w:unhideWhenUsed/>
    <w:qFormat/>
    <w:rsid w:val="00C01D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A2EA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A2EA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1D06"/>
    <w:pPr>
      <w:keepNext/>
      <w:keepLines/>
      <w:spacing w:before="200" w:line="252" w:lineRule="auto"/>
      <w:outlineLvl w:val="4"/>
    </w:pPr>
    <w:rPr>
      <w:rFonts w:asciiTheme="majorHAnsi" w:eastAsiaTheme="majorEastAsia" w:hAnsiTheme="majorHAnsi" w:cstheme="majorBidi"/>
      <w:color w:val="243F60" w:themeColor="accent1" w:themeShade="7F"/>
      <w:sz w:val="21"/>
      <w:szCs w:val="22"/>
    </w:rPr>
  </w:style>
  <w:style w:type="paragraph" w:styleId="Heading6">
    <w:name w:val="heading 6"/>
    <w:basedOn w:val="Normal"/>
    <w:next w:val="Normal"/>
    <w:link w:val="Heading6Char"/>
    <w:uiPriority w:val="9"/>
    <w:semiHidden/>
    <w:unhideWhenUsed/>
    <w:qFormat/>
    <w:rsid w:val="00C01D06"/>
    <w:pPr>
      <w:keepNext/>
      <w:keepLines/>
      <w:spacing w:before="200" w:line="252" w:lineRule="auto"/>
      <w:outlineLvl w:val="5"/>
    </w:pPr>
    <w:rPr>
      <w:rFonts w:asciiTheme="majorHAnsi" w:eastAsiaTheme="majorEastAsia" w:hAnsiTheme="majorHAnsi" w:cstheme="majorBidi"/>
      <w:i/>
      <w:iCs/>
      <w:color w:val="243F60" w:themeColor="accent1" w:themeShade="7F"/>
      <w:sz w:val="21"/>
      <w:szCs w:val="22"/>
    </w:rPr>
  </w:style>
  <w:style w:type="paragraph" w:styleId="Heading7">
    <w:name w:val="heading 7"/>
    <w:basedOn w:val="Normal"/>
    <w:next w:val="Normal"/>
    <w:link w:val="Heading7Char"/>
    <w:uiPriority w:val="9"/>
    <w:semiHidden/>
    <w:unhideWhenUsed/>
    <w:qFormat/>
    <w:rsid w:val="00C01D06"/>
    <w:pPr>
      <w:keepNext/>
      <w:keepLines/>
      <w:spacing w:before="200" w:line="252" w:lineRule="auto"/>
      <w:outlineLvl w:val="6"/>
    </w:pPr>
    <w:rPr>
      <w:rFonts w:asciiTheme="majorHAnsi" w:eastAsiaTheme="majorEastAsia" w:hAnsiTheme="majorHAnsi" w:cstheme="majorBidi"/>
      <w:i/>
      <w:iCs/>
      <w:color w:val="404040" w:themeColor="text1" w:themeTint="BF"/>
      <w:sz w:val="21"/>
      <w:szCs w:val="22"/>
    </w:rPr>
  </w:style>
  <w:style w:type="paragraph" w:styleId="Heading8">
    <w:name w:val="heading 8"/>
    <w:basedOn w:val="Normal"/>
    <w:next w:val="Normal"/>
    <w:link w:val="Heading8Char"/>
    <w:uiPriority w:val="9"/>
    <w:semiHidden/>
    <w:unhideWhenUsed/>
    <w:qFormat/>
    <w:rsid w:val="00C01D06"/>
    <w:pPr>
      <w:keepNext/>
      <w:keepLines/>
      <w:spacing w:before="200" w:line="252"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01D06"/>
    <w:pPr>
      <w:keepNext/>
      <w:keepLines/>
      <w:spacing w:before="200" w:line="252"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73B6"/>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7873B6"/>
    <w:rPr>
      <w:rFonts w:ascii="Tahoma" w:eastAsia="Times New Roman" w:hAnsi="Tahoma" w:cs="Tahoma"/>
      <w:sz w:val="16"/>
      <w:szCs w:val="16"/>
    </w:rPr>
  </w:style>
  <w:style w:type="character" w:customStyle="1" w:styleId="Heading1Char">
    <w:name w:val="Heading 1 Char"/>
    <w:basedOn w:val="DefaultParagraphFont"/>
    <w:link w:val="Heading1"/>
    <w:uiPriority w:val="9"/>
    <w:rsid w:val="00A665B0"/>
    <w:rPr>
      <w:rFonts w:ascii=".VnTime" w:eastAsia="Times New Roman" w:hAnsi=".VnTime" w:cs="Times New Roman"/>
      <w:b/>
      <w:i/>
      <w:sz w:val="20"/>
      <w:szCs w:val="20"/>
    </w:rPr>
  </w:style>
  <w:style w:type="character" w:customStyle="1" w:styleId="Heading3Char">
    <w:name w:val="Heading 3 Char"/>
    <w:basedOn w:val="DefaultParagraphFont"/>
    <w:link w:val="Heading3"/>
    <w:uiPriority w:val="9"/>
    <w:rsid w:val="008A2EA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A2EA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497714"/>
    <w:pPr>
      <w:ind w:left="720"/>
      <w:contextualSpacing/>
    </w:pPr>
    <w:rPr>
      <w:rFonts w:eastAsiaTheme="minorHAnsi"/>
      <w:sz w:val="28"/>
      <w:szCs w:val="20"/>
    </w:rPr>
  </w:style>
  <w:style w:type="character" w:styleId="Hyperlink">
    <w:name w:val="Hyperlink"/>
    <w:basedOn w:val="DefaultParagraphFont"/>
    <w:uiPriority w:val="99"/>
    <w:semiHidden/>
    <w:unhideWhenUsed/>
    <w:rsid w:val="00497714"/>
    <w:rPr>
      <w:color w:val="0000FF"/>
      <w:u w:val="single"/>
    </w:rPr>
  </w:style>
  <w:style w:type="table" w:styleId="TableGrid">
    <w:name w:val="Table Grid"/>
    <w:basedOn w:val="TableNormal"/>
    <w:uiPriority w:val="59"/>
    <w:rsid w:val="009070E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51C79"/>
    <w:rPr>
      <w:color w:val="808080"/>
    </w:rPr>
  </w:style>
  <w:style w:type="paragraph" w:styleId="Header">
    <w:name w:val="header"/>
    <w:aliases w:val="MyHeader"/>
    <w:basedOn w:val="Normal"/>
    <w:link w:val="HeaderChar"/>
    <w:uiPriority w:val="99"/>
    <w:unhideWhenUsed/>
    <w:rsid w:val="00DC608D"/>
    <w:pPr>
      <w:tabs>
        <w:tab w:val="center" w:pos="4680"/>
        <w:tab w:val="right" w:pos="9360"/>
      </w:tabs>
    </w:pPr>
    <w:rPr>
      <w:rFonts w:eastAsiaTheme="minorHAnsi"/>
      <w:sz w:val="28"/>
      <w:szCs w:val="20"/>
    </w:rPr>
  </w:style>
  <w:style w:type="character" w:customStyle="1" w:styleId="HeaderChar">
    <w:name w:val="Header Char"/>
    <w:aliases w:val="MyHeader Char"/>
    <w:basedOn w:val="DefaultParagraphFont"/>
    <w:link w:val="Header"/>
    <w:uiPriority w:val="99"/>
    <w:rsid w:val="00DC608D"/>
  </w:style>
  <w:style w:type="paragraph" w:styleId="Footer">
    <w:name w:val="footer"/>
    <w:basedOn w:val="Normal"/>
    <w:link w:val="FooterChar"/>
    <w:uiPriority w:val="99"/>
    <w:unhideWhenUsed/>
    <w:rsid w:val="00DC608D"/>
    <w:pPr>
      <w:tabs>
        <w:tab w:val="center" w:pos="4680"/>
        <w:tab w:val="right" w:pos="9360"/>
      </w:tabs>
    </w:pPr>
    <w:rPr>
      <w:rFonts w:eastAsiaTheme="minorHAnsi"/>
      <w:sz w:val="28"/>
      <w:szCs w:val="20"/>
    </w:rPr>
  </w:style>
  <w:style w:type="character" w:customStyle="1" w:styleId="FooterChar">
    <w:name w:val="Footer Char"/>
    <w:basedOn w:val="DefaultParagraphFont"/>
    <w:link w:val="Footer"/>
    <w:uiPriority w:val="99"/>
    <w:rsid w:val="00DC608D"/>
  </w:style>
  <w:style w:type="paragraph" w:styleId="DocumentMap">
    <w:name w:val="Document Map"/>
    <w:basedOn w:val="Normal"/>
    <w:link w:val="DocumentMapChar"/>
    <w:uiPriority w:val="99"/>
    <w:semiHidden/>
    <w:unhideWhenUsed/>
    <w:rsid w:val="00E348A6"/>
    <w:rPr>
      <w:rFonts w:ascii="Tahoma" w:hAnsi="Tahoma" w:cs="Tahoma"/>
      <w:sz w:val="16"/>
      <w:szCs w:val="16"/>
    </w:rPr>
  </w:style>
  <w:style w:type="character" w:customStyle="1" w:styleId="DocumentMapChar">
    <w:name w:val="Document Map Char"/>
    <w:basedOn w:val="DefaultParagraphFont"/>
    <w:link w:val="DocumentMap"/>
    <w:uiPriority w:val="99"/>
    <w:semiHidden/>
    <w:rsid w:val="00E348A6"/>
    <w:rPr>
      <w:rFonts w:ascii="Tahoma" w:hAnsi="Tahoma" w:cs="Tahoma"/>
      <w:sz w:val="16"/>
      <w:szCs w:val="16"/>
    </w:rPr>
  </w:style>
  <w:style w:type="table" w:customStyle="1" w:styleId="TableGrid1">
    <w:name w:val="Table Grid1"/>
    <w:basedOn w:val="TableNormal"/>
    <w:next w:val="TableGrid"/>
    <w:rsid w:val="00E54E45"/>
    <w:pPr>
      <w:spacing w:after="0" w:line="240" w:lineRule="auto"/>
    </w:pPr>
    <w:rPr>
      <w:rFonts w:eastAsia="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78A0"/>
    <w:pPr>
      <w:spacing w:after="0" w:line="240" w:lineRule="auto"/>
    </w:pPr>
  </w:style>
  <w:style w:type="paragraph" w:customStyle="1" w:styleId="abc">
    <w:name w:val="abc"/>
    <w:basedOn w:val="Normal"/>
    <w:uiPriority w:val="99"/>
    <w:rsid w:val="003F4F81"/>
    <w:pPr>
      <w:widowControl w:val="0"/>
      <w:overflowPunct w:val="0"/>
      <w:autoSpaceDE w:val="0"/>
      <w:autoSpaceDN w:val="0"/>
      <w:adjustRightInd w:val="0"/>
      <w:textAlignment w:val="baseline"/>
    </w:pPr>
    <w:rPr>
      <w:rFonts w:ascii=".VnTime" w:hAnsi=".VnTime"/>
      <w:sz w:val="26"/>
      <w:szCs w:val="20"/>
    </w:rPr>
  </w:style>
  <w:style w:type="character" w:styleId="PageNumber">
    <w:name w:val="page number"/>
    <w:basedOn w:val="DefaultParagraphFont"/>
    <w:rsid w:val="001A7DDB"/>
  </w:style>
  <w:style w:type="paragraph" w:customStyle="1" w:styleId="h1">
    <w:name w:val="h1"/>
    <w:basedOn w:val="BodyText"/>
    <w:rsid w:val="00270AC2"/>
    <w:pPr>
      <w:numPr>
        <w:ilvl w:val="12"/>
      </w:numPr>
      <w:spacing w:after="0"/>
      <w:jc w:val="both"/>
    </w:pPr>
    <w:rPr>
      <w:rFonts w:ascii=".VnTime" w:hAnsi=".VnTime"/>
      <w:b/>
      <w:sz w:val="28"/>
      <w:szCs w:val="20"/>
      <w:lang w:val="x-none" w:eastAsia="x-none"/>
    </w:rPr>
  </w:style>
  <w:style w:type="paragraph" w:styleId="BodyText">
    <w:name w:val="Body Text"/>
    <w:basedOn w:val="Normal"/>
    <w:link w:val="BodyTextChar"/>
    <w:uiPriority w:val="99"/>
    <w:unhideWhenUsed/>
    <w:rsid w:val="00270AC2"/>
    <w:pPr>
      <w:spacing w:after="120"/>
    </w:pPr>
  </w:style>
  <w:style w:type="character" w:customStyle="1" w:styleId="BodyTextChar">
    <w:name w:val="Body Text Char"/>
    <w:basedOn w:val="DefaultParagraphFont"/>
    <w:link w:val="BodyText"/>
    <w:uiPriority w:val="99"/>
    <w:rsid w:val="00270AC2"/>
    <w:rPr>
      <w:rFonts w:eastAsia="Times New Roman"/>
      <w:sz w:val="24"/>
      <w:szCs w:val="24"/>
    </w:rPr>
  </w:style>
  <w:style w:type="paragraph" w:styleId="NormalWeb">
    <w:name w:val="Normal (Web)"/>
    <w:basedOn w:val="Normal"/>
    <w:uiPriority w:val="99"/>
    <w:unhideWhenUsed/>
    <w:rsid w:val="00292340"/>
    <w:pPr>
      <w:spacing w:before="100" w:beforeAutospacing="1" w:after="100" w:afterAutospacing="1"/>
    </w:pPr>
  </w:style>
  <w:style w:type="character" w:styleId="Strong">
    <w:name w:val="Strong"/>
    <w:basedOn w:val="DefaultParagraphFont"/>
    <w:uiPriority w:val="22"/>
    <w:qFormat/>
    <w:rsid w:val="00292340"/>
    <w:rPr>
      <w:b/>
      <w:bCs/>
    </w:rPr>
  </w:style>
  <w:style w:type="character" w:customStyle="1" w:styleId="Heading2Char">
    <w:name w:val="Heading 2 Char"/>
    <w:basedOn w:val="DefaultParagraphFont"/>
    <w:link w:val="Heading2"/>
    <w:uiPriority w:val="9"/>
    <w:rsid w:val="00C01D06"/>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C01D06"/>
    <w:rPr>
      <w:rFonts w:asciiTheme="majorHAnsi" w:eastAsiaTheme="majorEastAsia" w:hAnsiTheme="majorHAnsi" w:cstheme="majorBidi"/>
      <w:color w:val="243F60" w:themeColor="accent1" w:themeShade="7F"/>
      <w:sz w:val="21"/>
      <w:szCs w:val="22"/>
    </w:rPr>
  </w:style>
  <w:style w:type="character" w:customStyle="1" w:styleId="Heading6Char">
    <w:name w:val="Heading 6 Char"/>
    <w:basedOn w:val="DefaultParagraphFont"/>
    <w:link w:val="Heading6"/>
    <w:uiPriority w:val="9"/>
    <w:semiHidden/>
    <w:rsid w:val="00C01D06"/>
    <w:rPr>
      <w:rFonts w:asciiTheme="majorHAnsi" w:eastAsiaTheme="majorEastAsia" w:hAnsiTheme="majorHAnsi" w:cstheme="majorBidi"/>
      <w:i/>
      <w:iCs/>
      <w:color w:val="243F60" w:themeColor="accent1" w:themeShade="7F"/>
      <w:sz w:val="21"/>
      <w:szCs w:val="22"/>
    </w:rPr>
  </w:style>
  <w:style w:type="character" w:customStyle="1" w:styleId="Heading7Char">
    <w:name w:val="Heading 7 Char"/>
    <w:basedOn w:val="DefaultParagraphFont"/>
    <w:link w:val="Heading7"/>
    <w:uiPriority w:val="9"/>
    <w:semiHidden/>
    <w:rsid w:val="00C01D06"/>
    <w:rPr>
      <w:rFonts w:asciiTheme="majorHAnsi" w:eastAsiaTheme="majorEastAsia" w:hAnsiTheme="majorHAnsi" w:cstheme="majorBidi"/>
      <w:i/>
      <w:iCs/>
      <w:color w:val="404040" w:themeColor="text1" w:themeTint="BF"/>
      <w:sz w:val="21"/>
      <w:szCs w:val="22"/>
    </w:rPr>
  </w:style>
  <w:style w:type="character" w:customStyle="1" w:styleId="Heading8Char">
    <w:name w:val="Heading 8 Char"/>
    <w:basedOn w:val="DefaultParagraphFont"/>
    <w:link w:val="Heading8"/>
    <w:uiPriority w:val="9"/>
    <w:semiHidden/>
    <w:rsid w:val="00C01D06"/>
    <w:rPr>
      <w:rFonts w:asciiTheme="majorHAnsi" w:eastAsiaTheme="majorEastAsia" w:hAnsiTheme="majorHAnsi" w:cstheme="majorBidi"/>
      <w:color w:val="4F81BD" w:themeColor="accent1"/>
      <w:sz w:val="20"/>
    </w:rPr>
  </w:style>
  <w:style w:type="character" w:customStyle="1" w:styleId="Heading9Char">
    <w:name w:val="Heading 9 Char"/>
    <w:basedOn w:val="DefaultParagraphFont"/>
    <w:link w:val="Heading9"/>
    <w:uiPriority w:val="9"/>
    <w:semiHidden/>
    <w:rsid w:val="00C01D06"/>
    <w:rPr>
      <w:rFonts w:asciiTheme="majorHAnsi" w:eastAsiaTheme="majorEastAsia" w:hAnsiTheme="majorHAnsi" w:cstheme="majorBidi"/>
      <w:i/>
      <w:iCs/>
      <w:color w:val="404040" w:themeColor="text1" w:themeTint="BF"/>
      <w:sz w:val="20"/>
    </w:rPr>
  </w:style>
  <w:style w:type="paragraph" w:styleId="Title">
    <w:name w:val="Title"/>
    <w:basedOn w:val="Normal"/>
    <w:next w:val="Normal"/>
    <w:link w:val="TitleChar"/>
    <w:uiPriority w:val="10"/>
    <w:qFormat/>
    <w:rsid w:val="00C01D06"/>
    <w:pPr>
      <w:pBdr>
        <w:bottom w:val="single" w:sz="8" w:space="4" w:color="4F81BD" w:themeColor="accent1"/>
      </w:pBdr>
      <w:spacing w:before="120" w:after="6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C01D06"/>
    <w:rPr>
      <w:rFonts w:asciiTheme="majorHAnsi" w:eastAsiaTheme="majorEastAsia" w:hAnsiTheme="majorHAnsi" w:cstheme="majorBidi"/>
      <w:b/>
      <w:color w:val="17365D" w:themeColor="text2" w:themeShade="BF"/>
      <w:spacing w:val="5"/>
      <w:kern w:val="28"/>
      <w:sz w:val="30"/>
      <w:szCs w:val="52"/>
    </w:rPr>
  </w:style>
  <w:style w:type="paragraph" w:styleId="Subtitle">
    <w:name w:val="Subtitle"/>
    <w:basedOn w:val="Normal"/>
    <w:next w:val="Normal"/>
    <w:link w:val="SubtitleChar"/>
    <w:uiPriority w:val="11"/>
    <w:qFormat/>
    <w:rsid w:val="00C01D06"/>
    <w:pPr>
      <w:numPr>
        <w:ilvl w:val="1"/>
      </w:numPr>
      <w:spacing w:after="60" w:line="252"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C01D06"/>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C01D06"/>
    <w:pPr>
      <w:spacing w:after="120" w:line="480" w:lineRule="auto"/>
    </w:pPr>
    <w:rPr>
      <w:sz w:val="21"/>
      <w:szCs w:val="22"/>
    </w:rPr>
  </w:style>
  <w:style w:type="character" w:customStyle="1" w:styleId="BodyText2Char">
    <w:name w:val="Body Text 2 Char"/>
    <w:basedOn w:val="DefaultParagraphFont"/>
    <w:link w:val="BodyText2"/>
    <w:uiPriority w:val="99"/>
    <w:rsid w:val="00C01D06"/>
    <w:rPr>
      <w:rFonts w:eastAsia="Times New Roman"/>
      <w:sz w:val="21"/>
      <w:szCs w:val="22"/>
    </w:rPr>
  </w:style>
  <w:style w:type="paragraph" w:styleId="BodyText3">
    <w:name w:val="Body Text 3"/>
    <w:basedOn w:val="Normal"/>
    <w:link w:val="BodyText3Char"/>
    <w:uiPriority w:val="99"/>
    <w:unhideWhenUsed/>
    <w:rsid w:val="00C01D06"/>
    <w:pPr>
      <w:spacing w:after="120" w:line="252" w:lineRule="auto"/>
    </w:pPr>
    <w:rPr>
      <w:sz w:val="16"/>
      <w:szCs w:val="16"/>
    </w:rPr>
  </w:style>
  <w:style w:type="character" w:customStyle="1" w:styleId="BodyText3Char">
    <w:name w:val="Body Text 3 Char"/>
    <w:basedOn w:val="DefaultParagraphFont"/>
    <w:link w:val="BodyText3"/>
    <w:uiPriority w:val="99"/>
    <w:rsid w:val="00C01D06"/>
    <w:rPr>
      <w:rFonts w:eastAsia="Times New Roman"/>
      <w:sz w:val="16"/>
      <w:szCs w:val="16"/>
    </w:rPr>
  </w:style>
  <w:style w:type="paragraph" w:styleId="List">
    <w:name w:val="List"/>
    <w:basedOn w:val="Normal"/>
    <w:uiPriority w:val="99"/>
    <w:unhideWhenUsed/>
    <w:rsid w:val="00C01D06"/>
    <w:pPr>
      <w:spacing w:after="60" w:line="252" w:lineRule="auto"/>
      <w:ind w:left="360" w:hanging="360"/>
      <w:contextualSpacing/>
    </w:pPr>
    <w:rPr>
      <w:sz w:val="21"/>
      <w:szCs w:val="22"/>
    </w:rPr>
  </w:style>
  <w:style w:type="paragraph" w:styleId="List2">
    <w:name w:val="List 2"/>
    <w:basedOn w:val="Normal"/>
    <w:uiPriority w:val="99"/>
    <w:unhideWhenUsed/>
    <w:rsid w:val="00C01D06"/>
    <w:pPr>
      <w:spacing w:after="60" w:line="252" w:lineRule="auto"/>
      <w:ind w:left="720" w:hanging="360"/>
      <w:contextualSpacing/>
    </w:pPr>
    <w:rPr>
      <w:sz w:val="21"/>
      <w:szCs w:val="22"/>
    </w:rPr>
  </w:style>
  <w:style w:type="paragraph" w:styleId="List3">
    <w:name w:val="List 3"/>
    <w:basedOn w:val="Normal"/>
    <w:uiPriority w:val="99"/>
    <w:unhideWhenUsed/>
    <w:rsid w:val="00C01D06"/>
    <w:pPr>
      <w:spacing w:after="60" w:line="252" w:lineRule="auto"/>
      <w:ind w:left="1080" w:hanging="360"/>
      <w:contextualSpacing/>
    </w:pPr>
    <w:rPr>
      <w:sz w:val="21"/>
      <w:szCs w:val="22"/>
    </w:rPr>
  </w:style>
  <w:style w:type="paragraph" w:styleId="ListBullet">
    <w:name w:val="List Bullet"/>
    <w:basedOn w:val="Normal"/>
    <w:uiPriority w:val="99"/>
    <w:unhideWhenUsed/>
    <w:rsid w:val="00C01D06"/>
    <w:pPr>
      <w:numPr>
        <w:numId w:val="21"/>
      </w:numPr>
      <w:tabs>
        <w:tab w:val="clear" w:pos="360"/>
      </w:tabs>
      <w:spacing w:after="60" w:line="252" w:lineRule="auto"/>
      <w:ind w:left="0" w:firstLine="0"/>
      <w:contextualSpacing/>
    </w:pPr>
    <w:rPr>
      <w:sz w:val="21"/>
      <w:szCs w:val="22"/>
    </w:rPr>
  </w:style>
  <w:style w:type="paragraph" w:styleId="ListBullet2">
    <w:name w:val="List Bullet 2"/>
    <w:basedOn w:val="Normal"/>
    <w:uiPriority w:val="99"/>
    <w:unhideWhenUsed/>
    <w:rsid w:val="00C01D06"/>
    <w:pPr>
      <w:numPr>
        <w:numId w:val="22"/>
      </w:numPr>
      <w:tabs>
        <w:tab w:val="clear" w:pos="720"/>
      </w:tabs>
      <w:spacing w:after="60" w:line="252" w:lineRule="auto"/>
      <w:ind w:left="0" w:firstLine="0"/>
      <w:contextualSpacing/>
    </w:pPr>
    <w:rPr>
      <w:sz w:val="21"/>
      <w:szCs w:val="22"/>
    </w:rPr>
  </w:style>
  <w:style w:type="paragraph" w:styleId="ListBullet3">
    <w:name w:val="List Bullet 3"/>
    <w:basedOn w:val="Normal"/>
    <w:uiPriority w:val="99"/>
    <w:unhideWhenUsed/>
    <w:rsid w:val="00C01D06"/>
    <w:pPr>
      <w:numPr>
        <w:numId w:val="23"/>
      </w:numPr>
      <w:tabs>
        <w:tab w:val="clear" w:pos="1080"/>
      </w:tabs>
      <w:spacing w:after="60" w:line="252" w:lineRule="auto"/>
      <w:ind w:left="0" w:firstLine="0"/>
      <w:contextualSpacing/>
    </w:pPr>
    <w:rPr>
      <w:sz w:val="21"/>
      <w:szCs w:val="22"/>
    </w:rPr>
  </w:style>
  <w:style w:type="paragraph" w:styleId="ListNumber">
    <w:name w:val="List Number"/>
    <w:basedOn w:val="Normal"/>
    <w:uiPriority w:val="99"/>
    <w:unhideWhenUsed/>
    <w:rsid w:val="00C01D06"/>
    <w:pPr>
      <w:numPr>
        <w:numId w:val="25"/>
      </w:numPr>
      <w:tabs>
        <w:tab w:val="clear" w:pos="360"/>
      </w:tabs>
      <w:spacing w:after="60" w:line="252" w:lineRule="auto"/>
      <w:ind w:left="0" w:firstLine="0"/>
      <w:contextualSpacing/>
    </w:pPr>
    <w:rPr>
      <w:sz w:val="21"/>
      <w:szCs w:val="22"/>
    </w:rPr>
  </w:style>
  <w:style w:type="paragraph" w:styleId="ListNumber2">
    <w:name w:val="List Number 2"/>
    <w:basedOn w:val="Normal"/>
    <w:uiPriority w:val="99"/>
    <w:unhideWhenUsed/>
    <w:rsid w:val="00C01D06"/>
    <w:pPr>
      <w:numPr>
        <w:numId w:val="26"/>
      </w:numPr>
      <w:tabs>
        <w:tab w:val="clear" w:pos="720"/>
      </w:tabs>
      <w:spacing w:after="60" w:line="252" w:lineRule="auto"/>
      <w:ind w:left="0" w:firstLine="0"/>
      <w:contextualSpacing/>
    </w:pPr>
    <w:rPr>
      <w:sz w:val="21"/>
      <w:szCs w:val="22"/>
    </w:rPr>
  </w:style>
  <w:style w:type="paragraph" w:styleId="ListNumber3">
    <w:name w:val="List Number 3"/>
    <w:basedOn w:val="Normal"/>
    <w:uiPriority w:val="99"/>
    <w:unhideWhenUsed/>
    <w:rsid w:val="00C01D06"/>
    <w:pPr>
      <w:numPr>
        <w:numId w:val="27"/>
      </w:numPr>
      <w:tabs>
        <w:tab w:val="clear" w:pos="1080"/>
      </w:tabs>
      <w:spacing w:after="60" w:line="252" w:lineRule="auto"/>
      <w:ind w:left="0" w:firstLine="0"/>
      <w:contextualSpacing/>
    </w:pPr>
    <w:rPr>
      <w:sz w:val="21"/>
      <w:szCs w:val="22"/>
    </w:rPr>
  </w:style>
  <w:style w:type="paragraph" w:styleId="ListContinue">
    <w:name w:val="List Continue"/>
    <w:basedOn w:val="Normal"/>
    <w:uiPriority w:val="99"/>
    <w:unhideWhenUsed/>
    <w:rsid w:val="00C01D06"/>
    <w:pPr>
      <w:spacing w:after="120" w:line="252" w:lineRule="auto"/>
      <w:ind w:left="360"/>
      <w:contextualSpacing/>
    </w:pPr>
    <w:rPr>
      <w:sz w:val="21"/>
      <w:szCs w:val="22"/>
    </w:rPr>
  </w:style>
  <w:style w:type="paragraph" w:styleId="ListContinue2">
    <w:name w:val="List Continue 2"/>
    <w:basedOn w:val="Normal"/>
    <w:uiPriority w:val="99"/>
    <w:unhideWhenUsed/>
    <w:rsid w:val="00C01D06"/>
    <w:pPr>
      <w:spacing w:after="120" w:line="252" w:lineRule="auto"/>
      <w:ind w:left="720"/>
      <w:contextualSpacing/>
    </w:pPr>
    <w:rPr>
      <w:sz w:val="21"/>
      <w:szCs w:val="22"/>
    </w:rPr>
  </w:style>
  <w:style w:type="paragraph" w:styleId="ListContinue3">
    <w:name w:val="List Continue 3"/>
    <w:basedOn w:val="Normal"/>
    <w:uiPriority w:val="99"/>
    <w:unhideWhenUsed/>
    <w:rsid w:val="00C01D06"/>
    <w:pPr>
      <w:spacing w:after="120" w:line="252" w:lineRule="auto"/>
      <w:ind w:left="1080"/>
      <w:contextualSpacing/>
    </w:pPr>
    <w:rPr>
      <w:sz w:val="21"/>
      <w:szCs w:val="22"/>
    </w:rPr>
  </w:style>
  <w:style w:type="paragraph" w:styleId="MacroText">
    <w:name w:val="macro"/>
    <w:link w:val="MacroTextChar"/>
    <w:uiPriority w:val="99"/>
    <w:unhideWhenUsed/>
    <w:rsid w:val="00C01D06"/>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rPr>
  </w:style>
  <w:style w:type="character" w:customStyle="1" w:styleId="MacroTextChar">
    <w:name w:val="Macro Text Char"/>
    <w:basedOn w:val="DefaultParagraphFont"/>
    <w:link w:val="MacroText"/>
    <w:uiPriority w:val="99"/>
    <w:rsid w:val="00C01D06"/>
    <w:rPr>
      <w:rFonts w:ascii="Courier" w:eastAsiaTheme="minorEastAsia" w:hAnsi="Courier" w:cstheme="minorBidi"/>
      <w:sz w:val="20"/>
    </w:rPr>
  </w:style>
  <w:style w:type="paragraph" w:styleId="Quote">
    <w:name w:val="Quote"/>
    <w:basedOn w:val="Normal"/>
    <w:next w:val="Normal"/>
    <w:link w:val="QuoteChar"/>
    <w:uiPriority w:val="29"/>
    <w:qFormat/>
    <w:rsid w:val="00C01D06"/>
    <w:pPr>
      <w:spacing w:after="60" w:line="252" w:lineRule="auto"/>
    </w:pPr>
    <w:rPr>
      <w:i/>
      <w:iCs/>
      <w:color w:val="000000" w:themeColor="text1"/>
      <w:sz w:val="21"/>
      <w:szCs w:val="22"/>
    </w:rPr>
  </w:style>
  <w:style w:type="character" w:customStyle="1" w:styleId="QuoteChar">
    <w:name w:val="Quote Char"/>
    <w:basedOn w:val="DefaultParagraphFont"/>
    <w:link w:val="Quote"/>
    <w:uiPriority w:val="29"/>
    <w:rsid w:val="00C01D06"/>
    <w:rPr>
      <w:rFonts w:eastAsia="Times New Roman"/>
      <w:i/>
      <w:iCs/>
      <w:color w:val="000000" w:themeColor="text1"/>
      <w:sz w:val="21"/>
      <w:szCs w:val="22"/>
    </w:rPr>
  </w:style>
  <w:style w:type="paragraph" w:styleId="Caption">
    <w:name w:val="caption"/>
    <w:basedOn w:val="Normal"/>
    <w:next w:val="Normal"/>
    <w:uiPriority w:val="35"/>
    <w:semiHidden/>
    <w:unhideWhenUsed/>
    <w:qFormat/>
    <w:rsid w:val="00C01D06"/>
    <w:pPr>
      <w:spacing w:after="60"/>
    </w:pPr>
    <w:rPr>
      <w:b/>
      <w:bCs/>
      <w:color w:val="4F81BD" w:themeColor="accent1"/>
      <w:sz w:val="18"/>
      <w:szCs w:val="18"/>
    </w:rPr>
  </w:style>
  <w:style w:type="character" w:styleId="Emphasis">
    <w:name w:val="Emphasis"/>
    <w:basedOn w:val="DefaultParagraphFont"/>
    <w:uiPriority w:val="20"/>
    <w:qFormat/>
    <w:rsid w:val="00C01D06"/>
    <w:rPr>
      <w:i/>
      <w:iCs/>
    </w:rPr>
  </w:style>
  <w:style w:type="paragraph" w:styleId="IntenseQuote">
    <w:name w:val="Intense Quote"/>
    <w:basedOn w:val="Normal"/>
    <w:next w:val="Normal"/>
    <w:link w:val="IntenseQuoteChar"/>
    <w:uiPriority w:val="30"/>
    <w:qFormat/>
    <w:rsid w:val="00C01D06"/>
    <w:pPr>
      <w:pBdr>
        <w:bottom w:val="single" w:sz="4" w:space="4" w:color="4F81BD" w:themeColor="accent1"/>
      </w:pBdr>
      <w:spacing w:before="200" w:after="280" w:line="252" w:lineRule="auto"/>
      <w:ind w:left="936" w:right="936"/>
    </w:pPr>
    <w:rPr>
      <w:b/>
      <w:bCs/>
      <w:i/>
      <w:iCs/>
      <w:color w:val="4F81BD" w:themeColor="accent1"/>
      <w:sz w:val="21"/>
      <w:szCs w:val="22"/>
    </w:rPr>
  </w:style>
  <w:style w:type="character" w:customStyle="1" w:styleId="IntenseQuoteChar">
    <w:name w:val="Intense Quote Char"/>
    <w:basedOn w:val="DefaultParagraphFont"/>
    <w:link w:val="IntenseQuote"/>
    <w:uiPriority w:val="30"/>
    <w:rsid w:val="00C01D06"/>
    <w:rPr>
      <w:rFonts w:eastAsia="Times New Roman"/>
      <w:b/>
      <w:bCs/>
      <w:i/>
      <w:iCs/>
      <w:color w:val="4F81BD" w:themeColor="accent1"/>
      <w:sz w:val="21"/>
      <w:szCs w:val="22"/>
    </w:rPr>
  </w:style>
  <w:style w:type="character" w:styleId="SubtleEmphasis">
    <w:name w:val="Subtle Emphasis"/>
    <w:basedOn w:val="DefaultParagraphFont"/>
    <w:uiPriority w:val="19"/>
    <w:qFormat/>
    <w:rsid w:val="00C01D06"/>
    <w:rPr>
      <w:i/>
      <w:iCs/>
      <w:color w:val="808080" w:themeColor="text1" w:themeTint="7F"/>
    </w:rPr>
  </w:style>
  <w:style w:type="character" w:styleId="IntenseEmphasis">
    <w:name w:val="Intense Emphasis"/>
    <w:basedOn w:val="DefaultParagraphFont"/>
    <w:uiPriority w:val="21"/>
    <w:qFormat/>
    <w:rsid w:val="00C01D06"/>
    <w:rPr>
      <w:b/>
      <w:bCs/>
      <w:i/>
      <w:iCs/>
      <w:color w:val="4F81BD" w:themeColor="accent1"/>
    </w:rPr>
  </w:style>
  <w:style w:type="character" w:styleId="SubtleReference">
    <w:name w:val="Subtle Reference"/>
    <w:basedOn w:val="DefaultParagraphFont"/>
    <w:uiPriority w:val="31"/>
    <w:qFormat/>
    <w:rsid w:val="00C01D06"/>
    <w:rPr>
      <w:smallCaps/>
      <w:color w:val="C0504D" w:themeColor="accent2"/>
      <w:u w:val="single"/>
    </w:rPr>
  </w:style>
  <w:style w:type="character" w:styleId="IntenseReference">
    <w:name w:val="Intense Reference"/>
    <w:basedOn w:val="DefaultParagraphFont"/>
    <w:uiPriority w:val="32"/>
    <w:qFormat/>
    <w:rsid w:val="00C01D06"/>
    <w:rPr>
      <w:b/>
      <w:bCs/>
      <w:smallCaps/>
      <w:color w:val="C0504D" w:themeColor="accent2"/>
      <w:spacing w:val="5"/>
      <w:u w:val="single"/>
    </w:rPr>
  </w:style>
  <w:style w:type="character" w:styleId="BookTitle">
    <w:name w:val="Book Title"/>
    <w:basedOn w:val="DefaultParagraphFont"/>
    <w:uiPriority w:val="33"/>
    <w:qFormat/>
    <w:rsid w:val="00C01D06"/>
    <w:rPr>
      <w:b/>
      <w:bCs/>
      <w:smallCaps/>
      <w:spacing w:val="5"/>
    </w:rPr>
  </w:style>
  <w:style w:type="paragraph" w:styleId="TOCHeading">
    <w:name w:val="TOC Heading"/>
    <w:basedOn w:val="Heading1"/>
    <w:next w:val="Normal"/>
    <w:uiPriority w:val="39"/>
    <w:semiHidden/>
    <w:unhideWhenUsed/>
    <w:qFormat/>
    <w:rsid w:val="00C01D06"/>
    <w:pPr>
      <w:keepLines/>
      <w:spacing w:before="120" w:after="60" w:line="252" w:lineRule="auto"/>
      <w:outlineLvl w:val="9"/>
    </w:pPr>
    <w:rPr>
      <w:rFonts w:asciiTheme="majorHAnsi" w:eastAsiaTheme="majorEastAsia" w:hAnsiTheme="majorHAnsi" w:cstheme="majorBidi"/>
      <w:bCs/>
      <w:i w:val="0"/>
      <w:color w:val="365F91" w:themeColor="accent1" w:themeShade="BF"/>
      <w:sz w:val="26"/>
      <w:szCs w:val="28"/>
    </w:rPr>
  </w:style>
  <w:style w:type="table" w:styleId="LightShading">
    <w:name w:val="Light Shading"/>
    <w:basedOn w:val="TableNormal"/>
    <w:uiPriority w:val="60"/>
    <w:rsid w:val="00C01D06"/>
    <w:pPr>
      <w:spacing w:after="0" w:line="240" w:lineRule="auto"/>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01D06"/>
    <w:pPr>
      <w:spacing w:after="0" w:line="240" w:lineRule="auto"/>
    </w:pPr>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01D06"/>
    <w:pPr>
      <w:spacing w:after="0" w:line="240" w:lineRule="auto"/>
    </w:pPr>
    <w:rPr>
      <w:rFonts w:asciiTheme="minorHAnsi" w:eastAsiaTheme="minorEastAsia"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01D06"/>
    <w:pPr>
      <w:spacing w:after="0" w:line="240" w:lineRule="auto"/>
    </w:pPr>
    <w:rPr>
      <w:rFonts w:asciiTheme="minorHAnsi" w:eastAsiaTheme="minorEastAsia" w:hAnsiTheme="minorHAnsi" w:cstheme="minorBid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01D06"/>
    <w:pPr>
      <w:spacing w:after="0" w:line="240" w:lineRule="auto"/>
    </w:pPr>
    <w:rPr>
      <w:rFonts w:asciiTheme="minorHAnsi" w:eastAsiaTheme="minorEastAsia" w:hAnsiTheme="minorHAnsi" w:cstheme="minorBidi"/>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01D06"/>
    <w:pPr>
      <w:spacing w:after="0" w:line="240" w:lineRule="auto"/>
    </w:pPr>
    <w:rPr>
      <w:rFonts w:asciiTheme="minorHAnsi" w:eastAsiaTheme="minorEastAsia" w:hAnsiTheme="minorHAnsi"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01D06"/>
    <w:pPr>
      <w:spacing w:after="0" w:line="240" w:lineRule="auto"/>
    </w:pPr>
    <w:rPr>
      <w:rFonts w:asciiTheme="minorHAnsi" w:eastAsiaTheme="minorEastAsia" w:hAnsiTheme="minorHAnsi" w:cstheme="minorBidi"/>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01D06"/>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01D06"/>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01D06"/>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01D06"/>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4042424">
      <w:bodyDiv w:val="1"/>
      <w:marLeft w:val="0"/>
      <w:marRight w:val="0"/>
      <w:marTop w:val="0"/>
      <w:marBottom w:val="0"/>
      <w:divBdr>
        <w:top w:val="none" w:sz="0" w:space="0" w:color="auto"/>
        <w:left w:val="none" w:sz="0" w:space="0" w:color="auto"/>
        <w:bottom w:val="none" w:sz="0" w:space="0" w:color="auto"/>
        <w:right w:val="none" w:sz="0" w:space="0" w:color="auto"/>
      </w:divBdr>
    </w:div>
    <w:div w:id="474839732">
      <w:bodyDiv w:val="1"/>
      <w:marLeft w:val="0"/>
      <w:marRight w:val="0"/>
      <w:marTop w:val="0"/>
      <w:marBottom w:val="0"/>
      <w:divBdr>
        <w:top w:val="none" w:sz="0" w:space="0" w:color="auto"/>
        <w:left w:val="none" w:sz="0" w:space="0" w:color="auto"/>
        <w:bottom w:val="none" w:sz="0" w:space="0" w:color="auto"/>
        <w:right w:val="none" w:sz="0" w:space="0" w:color="auto"/>
      </w:divBdr>
    </w:div>
    <w:div w:id="833489643">
      <w:bodyDiv w:val="1"/>
      <w:marLeft w:val="0"/>
      <w:marRight w:val="0"/>
      <w:marTop w:val="0"/>
      <w:marBottom w:val="0"/>
      <w:divBdr>
        <w:top w:val="none" w:sz="0" w:space="0" w:color="auto"/>
        <w:left w:val="none" w:sz="0" w:space="0" w:color="auto"/>
        <w:bottom w:val="none" w:sz="0" w:space="0" w:color="auto"/>
        <w:right w:val="none" w:sz="0" w:space="0" w:color="auto"/>
      </w:divBdr>
    </w:div>
    <w:div w:id="975454338">
      <w:bodyDiv w:val="1"/>
      <w:marLeft w:val="0"/>
      <w:marRight w:val="0"/>
      <w:marTop w:val="0"/>
      <w:marBottom w:val="0"/>
      <w:divBdr>
        <w:top w:val="none" w:sz="0" w:space="0" w:color="auto"/>
        <w:left w:val="none" w:sz="0" w:space="0" w:color="auto"/>
        <w:bottom w:val="none" w:sz="0" w:space="0" w:color="auto"/>
        <w:right w:val="none" w:sz="0" w:space="0" w:color="auto"/>
      </w:divBdr>
    </w:div>
    <w:div w:id="1323041740">
      <w:bodyDiv w:val="1"/>
      <w:marLeft w:val="0"/>
      <w:marRight w:val="0"/>
      <w:marTop w:val="0"/>
      <w:marBottom w:val="0"/>
      <w:divBdr>
        <w:top w:val="none" w:sz="0" w:space="0" w:color="auto"/>
        <w:left w:val="none" w:sz="0" w:space="0" w:color="auto"/>
        <w:bottom w:val="none" w:sz="0" w:space="0" w:color="auto"/>
        <w:right w:val="none" w:sz="0" w:space="0" w:color="auto"/>
      </w:divBdr>
    </w:div>
    <w:div w:id="1485125118">
      <w:bodyDiv w:val="1"/>
      <w:marLeft w:val="0"/>
      <w:marRight w:val="0"/>
      <w:marTop w:val="0"/>
      <w:marBottom w:val="0"/>
      <w:divBdr>
        <w:top w:val="none" w:sz="0" w:space="0" w:color="auto"/>
        <w:left w:val="none" w:sz="0" w:space="0" w:color="auto"/>
        <w:bottom w:val="none" w:sz="0" w:space="0" w:color="auto"/>
        <w:right w:val="none" w:sz="0" w:space="0" w:color="auto"/>
      </w:divBdr>
    </w:div>
    <w:div w:id="1601064022">
      <w:bodyDiv w:val="1"/>
      <w:marLeft w:val="0"/>
      <w:marRight w:val="0"/>
      <w:marTop w:val="0"/>
      <w:marBottom w:val="0"/>
      <w:divBdr>
        <w:top w:val="none" w:sz="0" w:space="0" w:color="auto"/>
        <w:left w:val="none" w:sz="0" w:space="0" w:color="auto"/>
        <w:bottom w:val="none" w:sz="0" w:space="0" w:color="auto"/>
        <w:right w:val="none" w:sz="0" w:space="0" w:color="auto"/>
      </w:divBdr>
    </w:div>
    <w:div w:id="1624920023">
      <w:bodyDiv w:val="1"/>
      <w:marLeft w:val="0"/>
      <w:marRight w:val="0"/>
      <w:marTop w:val="0"/>
      <w:marBottom w:val="0"/>
      <w:divBdr>
        <w:top w:val="none" w:sz="0" w:space="0" w:color="auto"/>
        <w:left w:val="none" w:sz="0" w:space="0" w:color="auto"/>
        <w:bottom w:val="none" w:sz="0" w:space="0" w:color="auto"/>
        <w:right w:val="none" w:sz="0" w:space="0" w:color="auto"/>
      </w:divBdr>
    </w:div>
    <w:div w:id="205056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26218C1-59DB-4F74-AE7C-AC4F4FFA9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29</Pages>
  <Words>12396</Words>
  <Characters>46733</Characters>
  <Application>Microsoft Office Word</Application>
  <DocSecurity>0</DocSecurity>
  <Lines>1869</Lines>
  <Paragraphs>1285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Nam Dương Thành</cp:lastModifiedBy>
  <cp:revision>67</cp:revision>
  <cp:lastPrinted>2020-01-13T09:24:00Z</cp:lastPrinted>
  <dcterms:created xsi:type="dcterms:W3CDTF">2023-06-12T06:53:00Z</dcterms:created>
  <dcterms:modified xsi:type="dcterms:W3CDTF">2026-06-27T00:54:00Z</dcterms:modified>
</cp:coreProperties>
</file>