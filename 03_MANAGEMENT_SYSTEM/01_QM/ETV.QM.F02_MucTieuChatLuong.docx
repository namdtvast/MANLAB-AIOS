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29FCD" w14:textId="171ECFB3" w:rsidR="001254EE" w:rsidRPr="000A7764" w:rsidRDefault="001254EE" w:rsidP="000A7764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40"/>
          <w:szCs w:val="40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t>MỤC TIÊU CHẤT LƯỢNG 20</w:t>
      </w:r>
      <w:r>
        <w:rPr>
          <w:rFonts w:ascii="Arial" w:hAnsi="Arial" w:cs="Arial"/>
          <w:i w:val="0"/>
          <w:color w:val="0033CC"/>
          <w:sz w:val="40"/>
          <w:szCs w:val="40"/>
        </w:rPr>
        <w:t>2</w:t>
      </w:r>
      <w:r w:rsidRPr="000A7764">
        <w:rPr>
          <w:rFonts w:ascii="Arial" w:hAnsi="Arial" w:cs="Arial"/>
          <w:i w:val="0"/>
          <w:color w:val="0033CC"/>
          <w:sz w:val="40"/>
          <w:szCs w:val="40"/>
        </w:rPr>
        <w:t>6</w:t>
      </w:r>
    </w:p>
    <w:p w14:paraId="6559724F" w14:textId="77777777" w:rsidR="001254EE" w:rsidRPr="00056846" w:rsidRDefault="001254EE" w:rsidP="001254EE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32"/>
          <w:szCs w:val="32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t>VIỆN KIỂM ĐỊNH CÔNG NGHỆ VÀ MÔI TRƯỜNG</w:t>
      </w:r>
    </w:p>
    <w:p w14:paraId="33831DB0" w14:textId="77777777" w:rsidR="001254EE" w:rsidRPr="00056846" w:rsidRDefault="001254EE" w:rsidP="001254EE">
      <w:pPr>
        <w:spacing w:before="80"/>
        <w:jc w:val="both"/>
        <w:rPr>
          <w:rFonts w:ascii="Arial" w:hAnsi="Arial" w:cs="Arial"/>
          <w:sz w:val="32"/>
          <w:szCs w:val="32"/>
          <w:lang w:val="sv-SE"/>
        </w:rPr>
      </w:pPr>
    </w:p>
    <w:p w14:paraId="28DFA4A3" w14:textId="18CD3F53" w:rsidR="001254EE" w:rsidRPr="000A7764" w:rsidRDefault="001254EE" w:rsidP="000A7764">
      <w:pPr>
        <w:spacing w:before="120" w:after="120"/>
        <w:ind w:firstLine="720"/>
        <w:jc w:val="both"/>
        <w:rPr>
          <w:rFonts w:ascii="Arial" w:hAnsi="Arial" w:cs="Arial"/>
          <w:i/>
          <w:sz w:val="32"/>
          <w:szCs w:val="32"/>
          <w:lang w:val="vi-VN"/>
        </w:rPr>
      </w:pPr>
      <w:r w:rsidRPr="00056846">
        <w:rPr>
          <w:rFonts w:ascii="Arial" w:hAnsi="Arial" w:cs="Arial"/>
          <w:i/>
          <w:sz w:val="32"/>
          <w:szCs w:val="32"/>
          <w:lang w:val="sv-SE"/>
        </w:rPr>
        <w:t xml:space="preserve">Căn cứ vào Biên bản họp xem xét của Lãnh đạo </w:t>
      </w:r>
      <w:r w:rsidRPr="00056846">
        <w:rPr>
          <w:rFonts w:ascii="Arial" w:hAnsi="Arial" w:cs="Arial"/>
          <w:i/>
          <w:sz w:val="32"/>
          <w:szCs w:val="32"/>
          <w:lang w:val="vi-VN"/>
        </w:rPr>
        <w:t>(</w:t>
      </w:r>
      <w:r w:rsidRPr="00056846">
        <w:rPr>
          <w:rFonts w:ascii="Arial" w:hAnsi="Arial" w:cs="Arial"/>
          <w:i/>
          <w:sz w:val="32"/>
          <w:szCs w:val="32"/>
          <w:lang w:val="sv-SE"/>
        </w:rPr>
        <w:t>ETV.P.F 17.0</w:t>
      </w:r>
      <w:r w:rsidRPr="00056846">
        <w:rPr>
          <w:rFonts w:ascii="Arial" w:hAnsi="Arial" w:cs="Arial"/>
          <w:i/>
          <w:sz w:val="32"/>
          <w:szCs w:val="32"/>
          <w:lang w:val="vi-VN"/>
        </w:rPr>
        <w:t xml:space="preserve">2) </w:t>
      </w:r>
      <w:r w:rsidRPr="00056846">
        <w:rPr>
          <w:rFonts w:ascii="Arial" w:hAnsi="Arial" w:cs="Arial"/>
          <w:i/>
          <w:sz w:val="32"/>
          <w:szCs w:val="32"/>
          <w:lang w:val="sv-SE"/>
        </w:rPr>
        <w:t>năm 20</w:t>
      </w:r>
      <w:r>
        <w:rPr>
          <w:rFonts w:ascii="Arial" w:hAnsi="Arial" w:cs="Arial"/>
          <w:i/>
          <w:sz w:val="32"/>
          <w:szCs w:val="32"/>
          <w:lang w:val="vi-VN"/>
        </w:rPr>
        <w:t>2</w:t>
      </w:r>
      <w:r>
        <w:rPr>
          <w:rFonts w:ascii="Arial" w:hAnsi="Arial" w:cs="Arial"/>
          <w:i/>
          <w:sz w:val="32"/>
          <w:szCs w:val="32"/>
          <w:lang w:val="vi-VN"/>
        </w:rPr>
        <w:t>5</w:t>
      </w:r>
      <w:r w:rsidRPr="00056846">
        <w:rPr>
          <w:rFonts w:ascii="Arial" w:hAnsi="Arial" w:cs="Arial"/>
          <w:i/>
          <w:sz w:val="32"/>
          <w:szCs w:val="32"/>
          <w:lang w:val="sv-SE"/>
        </w:rPr>
        <w:t>;</w:t>
      </w:r>
    </w:p>
    <w:p w14:paraId="26BBB8D0" w14:textId="77777777" w:rsidR="001254EE" w:rsidRPr="00056846" w:rsidRDefault="001254EE" w:rsidP="001254EE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Viện Kiểm định Công nghệ và Môi trường 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(gọi tắt 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ETV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)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phấn đấu thực hiện các mục tiêu chất lượng như sau:</w:t>
      </w:r>
    </w:p>
    <w:p w14:paraId="204CA330" w14:textId="77777777" w:rsidR="000A2402" w:rsidRPr="000A2402" w:rsidRDefault="000A2402" w:rsidP="000A240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sz w:val="32"/>
          <w:szCs w:val="32"/>
        </w:rPr>
      </w:pPr>
      <w:r w:rsidRPr="000A2402">
        <w:rPr>
          <w:rFonts w:ascii="Arial" w:eastAsia="Times New Roman" w:hAnsi="Arial" w:cs="Arial"/>
          <w:b/>
          <w:bCs/>
          <w:sz w:val="32"/>
          <w:szCs w:val="32"/>
        </w:rPr>
        <w:t>Hoàn thiện chuyển đổi số Hệ thống quản lý</w:t>
      </w:r>
      <w:r w:rsidRPr="000A2402">
        <w:rPr>
          <w:rFonts w:ascii="Arial" w:eastAsia="Times New Roman" w:hAnsi="Arial" w:cs="Arial"/>
          <w:sz w:val="32"/>
          <w:szCs w:val="32"/>
        </w:rPr>
        <w:t>, áp dụng 100% hồ sơ chất lượng và Giấy chứng nhận được quản lý, ký số và phát hành trên phần mềm ManLab.</w:t>
      </w:r>
    </w:p>
    <w:p w14:paraId="371D2535" w14:textId="6B682749" w:rsidR="000A2402" w:rsidRPr="000A2402" w:rsidRDefault="000A2402" w:rsidP="000A240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sz w:val="32"/>
          <w:szCs w:val="32"/>
        </w:rPr>
      </w:pPr>
      <w:r w:rsidRPr="000A2402">
        <w:rPr>
          <w:rFonts w:ascii="Arial" w:eastAsia="Times New Roman" w:hAnsi="Arial" w:cs="Arial"/>
          <w:b/>
          <w:bCs/>
          <w:sz w:val="32"/>
          <w:szCs w:val="32"/>
        </w:rPr>
        <w:t>Nâng cao năng lực nhân sự</w:t>
      </w:r>
      <w:r w:rsidRPr="000A2402">
        <w:rPr>
          <w:rFonts w:ascii="Arial" w:eastAsia="Times New Roman" w:hAnsi="Arial" w:cs="Arial"/>
          <w:sz w:val="32"/>
          <w:szCs w:val="32"/>
        </w:rPr>
        <w:t xml:space="preserve">, bảo đảm đào tạo, cập nhật chuyên môn và tham gia tối thiểu </w:t>
      </w:r>
      <w:r w:rsidRPr="000A2402">
        <w:rPr>
          <w:rFonts w:ascii="Arial" w:eastAsia="Times New Roman" w:hAnsi="Arial" w:cs="Arial"/>
          <w:b/>
          <w:bCs/>
          <w:sz w:val="32"/>
          <w:szCs w:val="32"/>
        </w:rPr>
        <w:t>0</w:t>
      </w:r>
      <w:r>
        <w:rPr>
          <w:rFonts w:ascii="Arial" w:eastAsia="Times New Roman" w:hAnsi="Arial" w:cs="Arial"/>
          <w:b/>
          <w:bCs/>
          <w:sz w:val="32"/>
          <w:szCs w:val="32"/>
          <w:lang w:val="vi-VN"/>
        </w:rPr>
        <w:t>2</w:t>
      </w:r>
      <w:r w:rsidRPr="000A2402">
        <w:rPr>
          <w:rFonts w:ascii="Arial" w:eastAsia="Times New Roman" w:hAnsi="Arial" w:cs="Arial"/>
          <w:b/>
          <w:bCs/>
          <w:sz w:val="32"/>
          <w:szCs w:val="32"/>
        </w:rPr>
        <w:t xml:space="preserve"> khóa đào tạo</w:t>
      </w:r>
      <w:r w:rsidRPr="000A2402">
        <w:rPr>
          <w:rFonts w:ascii="Arial" w:eastAsia="Times New Roman" w:hAnsi="Arial" w:cs="Arial"/>
          <w:sz w:val="32"/>
          <w:szCs w:val="32"/>
        </w:rPr>
        <w:t xml:space="preserve"> về đo lường, hiệu chuẩn hoặc thử nghiệm.</w:t>
      </w:r>
    </w:p>
    <w:p w14:paraId="742921A4" w14:textId="50C1F456" w:rsidR="000A2402" w:rsidRPr="000A2402" w:rsidRDefault="000A2402" w:rsidP="000A240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sz w:val="32"/>
          <w:szCs w:val="32"/>
        </w:rPr>
      </w:pPr>
      <w:r w:rsidRPr="000A2402">
        <w:rPr>
          <w:rFonts w:ascii="Arial" w:eastAsia="Times New Roman" w:hAnsi="Arial" w:cs="Arial"/>
          <w:b/>
          <w:bCs/>
          <w:sz w:val="32"/>
          <w:szCs w:val="32"/>
        </w:rPr>
        <w:t>Mở rộng phạm vi năng lực</w:t>
      </w:r>
      <w:r w:rsidRPr="000A2402">
        <w:rPr>
          <w:rFonts w:ascii="Arial" w:eastAsia="Times New Roman" w:hAnsi="Arial" w:cs="Arial"/>
          <w:sz w:val="32"/>
          <w:szCs w:val="32"/>
        </w:rPr>
        <w:t xml:space="preserve">, xây dựng và hoàn thiện tối thiểu </w:t>
      </w:r>
      <w:r w:rsidRPr="000A2402">
        <w:rPr>
          <w:rFonts w:ascii="Arial" w:eastAsia="Times New Roman" w:hAnsi="Arial" w:cs="Arial"/>
          <w:b/>
          <w:bCs/>
          <w:sz w:val="32"/>
          <w:szCs w:val="32"/>
        </w:rPr>
        <w:t>0</w:t>
      </w:r>
      <w:r>
        <w:rPr>
          <w:rFonts w:ascii="Arial" w:eastAsia="Times New Roman" w:hAnsi="Arial" w:cs="Arial"/>
          <w:b/>
          <w:bCs/>
          <w:sz w:val="32"/>
          <w:szCs w:val="32"/>
          <w:lang w:val="vi-VN"/>
        </w:rPr>
        <w:t>3</w:t>
      </w:r>
      <w:r w:rsidRPr="000A2402">
        <w:rPr>
          <w:rFonts w:ascii="Arial" w:eastAsia="Times New Roman" w:hAnsi="Arial" w:cs="Arial"/>
          <w:b/>
          <w:bCs/>
          <w:sz w:val="32"/>
          <w:szCs w:val="32"/>
        </w:rPr>
        <w:t xml:space="preserve"> quy trình hiệu chuẩn/thử nghiệm</w:t>
      </w:r>
      <w:r w:rsidRPr="000A2402">
        <w:rPr>
          <w:rFonts w:ascii="Arial" w:eastAsia="Times New Roman" w:hAnsi="Arial" w:cs="Arial"/>
          <w:sz w:val="32"/>
          <w:szCs w:val="32"/>
        </w:rPr>
        <w:t xml:space="preserve"> phục vụ công nhận VILAS.</w:t>
      </w:r>
    </w:p>
    <w:p w14:paraId="68FC840A" w14:textId="77777777" w:rsidR="000A2402" w:rsidRPr="000A2402" w:rsidRDefault="000A2402" w:rsidP="000A240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sz w:val="32"/>
          <w:szCs w:val="32"/>
        </w:rPr>
      </w:pPr>
      <w:r w:rsidRPr="000A2402">
        <w:rPr>
          <w:rFonts w:ascii="Arial" w:eastAsia="Times New Roman" w:hAnsi="Arial" w:cs="Arial"/>
          <w:b/>
          <w:bCs/>
          <w:sz w:val="32"/>
          <w:szCs w:val="32"/>
        </w:rPr>
        <w:t>Nâng cao hiệu lực Hệ thống quản lý theo ISO/IEC 17025:2017</w:t>
      </w:r>
      <w:r w:rsidRPr="000A2402">
        <w:rPr>
          <w:rFonts w:ascii="Arial" w:eastAsia="Times New Roman" w:hAnsi="Arial" w:cs="Arial"/>
          <w:sz w:val="32"/>
          <w:szCs w:val="32"/>
        </w:rPr>
        <w:t>, bảo đảm các hoạt động hiệu chuẩn, thử nghiệm và kiểm định được thực hiện đúng quy định và cải tiến liên tục.</w:t>
      </w:r>
    </w:p>
    <w:p w14:paraId="3A627064" w14:textId="6B5FCEBD" w:rsidR="000A2402" w:rsidRPr="000A2402" w:rsidRDefault="000A2402" w:rsidP="000A240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sz w:val="32"/>
          <w:szCs w:val="32"/>
        </w:rPr>
      </w:pPr>
      <w:r w:rsidRPr="000A2402">
        <w:rPr>
          <w:rFonts w:ascii="Arial" w:eastAsia="Times New Roman" w:hAnsi="Arial" w:cs="Arial"/>
          <w:b/>
          <w:bCs/>
          <w:sz w:val="32"/>
          <w:szCs w:val="32"/>
        </w:rPr>
        <w:t>Hoàn thiện tối thiểu 0</w:t>
      </w:r>
      <w:r>
        <w:rPr>
          <w:rFonts w:ascii="Arial" w:eastAsia="Times New Roman" w:hAnsi="Arial" w:cs="Arial"/>
          <w:b/>
          <w:bCs/>
          <w:sz w:val="32"/>
          <w:szCs w:val="32"/>
          <w:lang w:val="vi-VN"/>
        </w:rPr>
        <w:t>1</w:t>
      </w:r>
      <w:r w:rsidRPr="000A2402">
        <w:rPr>
          <w:rFonts w:ascii="Arial" w:eastAsia="Times New Roman" w:hAnsi="Arial" w:cs="Arial"/>
          <w:b/>
          <w:bCs/>
          <w:sz w:val="32"/>
          <w:szCs w:val="32"/>
        </w:rPr>
        <w:t xml:space="preserve"> quy trình kiểm định ĐLVN</w:t>
      </w:r>
      <w:r w:rsidRPr="000A2402">
        <w:rPr>
          <w:rFonts w:ascii="Arial" w:eastAsia="Times New Roman" w:hAnsi="Arial" w:cs="Arial"/>
          <w:sz w:val="32"/>
          <w:szCs w:val="32"/>
        </w:rPr>
        <w:t>, phục vụ mở rộng phạm vi chỉ định theo quy định.</w:t>
      </w:r>
    </w:p>
    <w:p w14:paraId="5461C606" w14:textId="7B15A1C2" w:rsidR="001254EE" w:rsidRPr="000A2402" w:rsidRDefault="000A2402" w:rsidP="000A240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sz w:val="32"/>
          <w:szCs w:val="32"/>
        </w:rPr>
      </w:pPr>
      <w:r w:rsidRPr="000A2402">
        <w:rPr>
          <w:rFonts w:ascii="Arial" w:eastAsia="Times New Roman" w:hAnsi="Arial" w:cs="Arial"/>
          <w:b/>
          <w:bCs/>
          <w:sz w:val="32"/>
          <w:szCs w:val="32"/>
        </w:rPr>
        <w:t>Duy trì 100% cán bộ tuân thủ Chính sách chất lượng và Hệ thống quản lý</w:t>
      </w:r>
      <w:r w:rsidRPr="000A2402">
        <w:rPr>
          <w:rFonts w:ascii="Arial" w:eastAsia="Times New Roman" w:hAnsi="Arial" w:cs="Arial"/>
          <w:sz w:val="32"/>
          <w:szCs w:val="32"/>
        </w:rPr>
        <w:t>, thực hiện đầy đủ đánh giá nội bộ, xem xét của lãnh đạo và các hoạt động cải tiến.</w:t>
      </w:r>
    </w:p>
    <w:p w14:paraId="45F6C5B2" w14:textId="52FEB186" w:rsidR="001254EE" w:rsidRPr="001254EE" w:rsidRDefault="001254EE" w:rsidP="001254EE">
      <w:pPr>
        <w:tabs>
          <w:tab w:val="left" w:pos="360"/>
        </w:tabs>
        <w:spacing w:before="120"/>
        <w:jc w:val="both"/>
        <w:rPr>
          <w:rFonts w:ascii="Arial" w:hAnsi="Arial" w:cs="Arial"/>
          <w:sz w:val="32"/>
          <w:szCs w:val="32"/>
          <w:lang w:val="vi-VN"/>
        </w:rPr>
      </w:pPr>
      <w:r w:rsidRPr="00056846">
        <w:rPr>
          <w:rFonts w:ascii="Arial" w:hAnsi="Arial" w:cs="Arial"/>
          <w:spacing w:val="-4"/>
          <w:sz w:val="32"/>
          <w:szCs w:val="32"/>
          <w:lang w:val="vi-VN"/>
        </w:rPr>
        <w:tab/>
        <w:t xml:space="preserve">               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                               Hà Nội, ngày 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0</w:t>
      </w:r>
      <w:r>
        <w:rPr>
          <w:rFonts w:ascii="Arial" w:hAnsi="Arial" w:cs="Arial"/>
          <w:i/>
          <w:iCs/>
          <w:sz w:val="32"/>
          <w:szCs w:val="32"/>
          <w:lang w:val="vi-VN"/>
        </w:rPr>
        <w:t>2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tháng 0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1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năm 20</w:t>
      </w:r>
      <w:r>
        <w:rPr>
          <w:rFonts w:ascii="Arial" w:hAnsi="Arial" w:cs="Arial"/>
          <w:i/>
          <w:iCs/>
          <w:sz w:val="32"/>
          <w:szCs w:val="32"/>
          <w:lang w:val="sv-SE"/>
        </w:rPr>
        <w:t>2</w:t>
      </w:r>
      <w:r>
        <w:rPr>
          <w:rFonts w:ascii="Arial" w:hAnsi="Arial" w:cs="Arial"/>
          <w:i/>
          <w:iCs/>
          <w:sz w:val="32"/>
          <w:szCs w:val="32"/>
          <w:lang w:val="vi-VN"/>
        </w:rPr>
        <w:t>6</w:t>
      </w:r>
    </w:p>
    <w:p w14:paraId="270B1EA0" w14:textId="77777777" w:rsidR="001254EE" w:rsidRPr="00991383" w:rsidRDefault="001254EE" w:rsidP="001254EE">
      <w:pPr>
        <w:tabs>
          <w:tab w:val="left" w:pos="360"/>
        </w:tabs>
        <w:spacing w:before="120"/>
        <w:jc w:val="both"/>
        <w:rPr>
          <w:rFonts w:ascii="Arial" w:hAnsi="Arial" w:cs="Arial"/>
          <w:spacing w:val="-4"/>
          <w:sz w:val="10"/>
          <w:szCs w:val="10"/>
          <w:lang w:val="sv-SE"/>
        </w:rPr>
      </w:pPr>
    </w:p>
    <w:tbl>
      <w:tblPr>
        <w:tblW w:w="9574" w:type="dxa"/>
        <w:jc w:val="center"/>
        <w:tblLook w:val="01E0" w:firstRow="1" w:lastRow="1" w:firstColumn="1" w:lastColumn="1" w:noHBand="0" w:noVBand="0"/>
      </w:tblPr>
      <w:tblGrid>
        <w:gridCol w:w="4554"/>
        <w:gridCol w:w="5020"/>
      </w:tblGrid>
      <w:tr w:rsidR="001254EE" w:rsidRPr="00991383" w14:paraId="3FC9F468" w14:textId="77777777" w:rsidTr="00AC5030">
        <w:trPr>
          <w:trHeight w:val="1705"/>
          <w:jc w:val="center"/>
        </w:trPr>
        <w:tc>
          <w:tcPr>
            <w:tcW w:w="4554" w:type="dxa"/>
          </w:tcPr>
          <w:p w14:paraId="70A2953F" w14:textId="77777777" w:rsidR="001254EE" w:rsidRPr="00127939" w:rsidRDefault="001254EE" w:rsidP="00AC5030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  <w:r w:rsidRPr="00127939">
              <w:rPr>
                <w:rFonts w:ascii="Arial" w:hAnsi="Arial" w:cs="Arial"/>
                <w:b/>
                <w:sz w:val="32"/>
                <w:szCs w:val="32"/>
                <w:lang w:val="sv-SE"/>
              </w:rPr>
              <w:t>TRƯỞNG PHÒNG</w:t>
            </w:r>
          </w:p>
          <w:p w14:paraId="284489C6" w14:textId="77777777" w:rsidR="001254EE" w:rsidRPr="00127939" w:rsidRDefault="001254EE" w:rsidP="00AC5030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</w:p>
          <w:p w14:paraId="68663C61" w14:textId="77777777" w:rsidR="001254EE" w:rsidRPr="00127939" w:rsidRDefault="001254EE" w:rsidP="00AC5030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</w:p>
          <w:p w14:paraId="35275212" w14:textId="77777777" w:rsidR="001254EE" w:rsidRPr="00127939" w:rsidRDefault="001254EE" w:rsidP="00AC5030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</w:p>
          <w:p w14:paraId="4084478B" w14:textId="77777777" w:rsidR="001254EE" w:rsidRPr="00127939" w:rsidRDefault="001254EE" w:rsidP="00AC5030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</w:p>
          <w:p w14:paraId="2DB97285" w14:textId="77777777" w:rsidR="001254EE" w:rsidRPr="00127939" w:rsidRDefault="001254EE" w:rsidP="00AC5030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</w:p>
          <w:p w14:paraId="3E6B15AF" w14:textId="77777777" w:rsidR="001254EE" w:rsidRPr="00127939" w:rsidRDefault="001254EE" w:rsidP="00AC5030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bCs/>
                <w:iCs/>
                <w:sz w:val="32"/>
                <w:szCs w:val="32"/>
                <w:lang w:val="vi-VN"/>
              </w:rPr>
            </w:pPr>
            <w:r w:rsidRPr="00127939">
              <w:rPr>
                <w:rFonts w:ascii="Arial" w:hAnsi="Arial" w:cs="Arial"/>
                <w:b/>
                <w:bCs/>
                <w:iCs/>
                <w:sz w:val="32"/>
                <w:szCs w:val="32"/>
                <w:lang w:val="sv-SE"/>
              </w:rPr>
              <w:t>Nguyễn</w:t>
            </w:r>
            <w:r w:rsidRPr="00127939">
              <w:rPr>
                <w:rFonts w:ascii="Arial" w:hAnsi="Arial" w:cs="Arial"/>
                <w:b/>
                <w:bCs/>
                <w:iCs/>
                <w:sz w:val="32"/>
                <w:szCs w:val="32"/>
                <w:lang w:val="vi-VN"/>
              </w:rPr>
              <w:t xml:space="preserve"> Ngọc Tuấn</w:t>
            </w:r>
          </w:p>
        </w:tc>
        <w:tc>
          <w:tcPr>
            <w:tcW w:w="5020" w:type="dxa"/>
          </w:tcPr>
          <w:p w14:paraId="2D2BAB59" w14:textId="77777777" w:rsidR="001254EE" w:rsidRPr="00127939" w:rsidRDefault="001254EE" w:rsidP="00AC5030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vi-VN"/>
              </w:rPr>
            </w:pPr>
            <w:r w:rsidRPr="00127939">
              <w:rPr>
                <w:rFonts w:ascii="Arial" w:hAnsi="Arial" w:cs="Arial"/>
                <w:b/>
                <w:sz w:val="32"/>
                <w:szCs w:val="32"/>
                <w:lang w:val="vi-VN"/>
              </w:rPr>
              <w:t>VIỆN TRƯỞNG</w:t>
            </w:r>
          </w:p>
          <w:p w14:paraId="7F5947D3" w14:textId="77777777" w:rsidR="001254EE" w:rsidRPr="00127939" w:rsidRDefault="001254EE" w:rsidP="00AC5030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 w:val="32"/>
                <w:szCs w:val="32"/>
                <w:lang w:val="vi-VN"/>
              </w:rPr>
            </w:pPr>
          </w:p>
          <w:p w14:paraId="1F256955" w14:textId="77777777" w:rsidR="001254EE" w:rsidRPr="00127939" w:rsidRDefault="001254EE" w:rsidP="00AC5030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 w:val="32"/>
                <w:szCs w:val="32"/>
                <w:lang w:val="vi-VN"/>
              </w:rPr>
            </w:pPr>
          </w:p>
          <w:p w14:paraId="7946A922" w14:textId="77777777" w:rsidR="001254EE" w:rsidRPr="00127939" w:rsidRDefault="001254EE" w:rsidP="00AC5030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 w:val="32"/>
                <w:szCs w:val="32"/>
                <w:lang w:val="vi-VN"/>
              </w:rPr>
            </w:pPr>
          </w:p>
          <w:p w14:paraId="26D37397" w14:textId="77777777" w:rsidR="001254EE" w:rsidRPr="00127939" w:rsidRDefault="001254EE" w:rsidP="00AC5030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 w:val="32"/>
                <w:szCs w:val="32"/>
                <w:lang w:val="vi-VN"/>
              </w:rPr>
            </w:pPr>
          </w:p>
          <w:p w14:paraId="19063376" w14:textId="77777777" w:rsidR="001254EE" w:rsidRPr="00127939" w:rsidRDefault="001254EE" w:rsidP="00AC5030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 w:val="32"/>
                <w:szCs w:val="32"/>
                <w:lang w:val="vi-VN"/>
              </w:rPr>
            </w:pPr>
          </w:p>
          <w:p w14:paraId="1DF0F3E9" w14:textId="77777777" w:rsidR="001254EE" w:rsidRPr="00127939" w:rsidRDefault="001254EE" w:rsidP="00AC5030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 w:val="32"/>
                <w:szCs w:val="32"/>
                <w:lang w:val="vi-VN"/>
              </w:rPr>
            </w:pPr>
            <w:r w:rsidRPr="00127939">
              <w:rPr>
                <w:rFonts w:ascii="Arial" w:hAnsi="Arial" w:cs="Arial"/>
                <w:b/>
                <w:bCs/>
                <w:noProof/>
                <w:sz w:val="32"/>
                <w:szCs w:val="32"/>
                <w:lang w:val="vi-VN"/>
              </w:rPr>
              <w:t>Nguyễn Hoàng Giang</w:t>
            </w:r>
          </w:p>
        </w:tc>
      </w:tr>
    </w:tbl>
    <w:p w14:paraId="201C9461" w14:textId="00595238" w:rsidR="0052646F" w:rsidRPr="0052646F" w:rsidRDefault="0052646F" w:rsidP="0052646F">
      <w:pPr>
        <w:pStyle w:val="Heading1"/>
        <w:spacing w:line="360" w:lineRule="auto"/>
        <w:ind w:right="-232"/>
        <w:jc w:val="center"/>
        <w:rPr>
          <w:rFonts w:ascii="Arial" w:hAnsi="Arial" w:cs="Arial"/>
          <w:i w:val="0"/>
          <w:color w:val="0033CC"/>
          <w:sz w:val="40"/>
          <w:szCs w:val="40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lastRenderedPageBreak/>
        <w:t>MỤC TIÊU CHẤT LƯỢNG 20</w:t>
      </w:r>
      <w:r>
        <w:rPr>
          <w:rFonts w:ascii="Arial" w:hAnsi="Arial" w:cs="Arial"/>
          <w:i w:val="0"/>
          <w:color w:val="0033CC"/>
          <w:sz w:val="40"/>
          <w:szCs w:val="40"/>
        </w:rPr>
        <w:t>25</w:t>
      </w:r>
    </w:p>
    <w:p w14:paraId="03750A02" w14:textId="77777777" w:rsidR="0052646F" w:rsidRPr="00056846" w:rsidRDefault="0052646F" w:rsidP="0052646F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32"/>
          <w:szCs w:val="32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t>VIỆN KIỂM ĐỊNH CÔNG NGHỆ VÀ MÔI TRƯỜNG</w:t>
      </w:r>
    </w:p>
    <w:p w14:paraId="3C0DAE1E" w14:textId="77777777" w:rsidR="0052646F" w:rsidRPr="00056846" w:rsidRDefault="0052646F" w:rsidP="0052646F">
      <w:pPr>
        <w:spacing w:before="80"/>
        <w:jc w:val="both"/>
        <w:rPr>
          <w:rFonts w:ascii="Arial" w:hAnsi="Arial" w:cs="Arial"/>
          <w:sz w:val="32"/>
          <w:szCs w:val="32"/>
          <w:lang w:val="sv-SE"/>
        </w:rPr>
      </w:pPr>
    </w:p>
    <w:p w14:paraId="73DD81FF" w14:textId="0AD45F11" w:rsidR="0052646F" w:rsidRPr="00056846" w:rsidRDefault="0052646F" w:rsidP="0052646F">
      <w:pPr>
        <w:spacing w:before="120" w:after="120"/>
        <w:ind w:firstLine="720"/>
        <w:jc w:val="both"/>
        <w:rPr>
          <w:rFonts w:ascii="Arial" w:hAnsi="Arial" w:cs="Arial"/>
          <w:i/>
          <w:sz w:val="32"/>
          <w:szCs w:val="32"/>
          <w:lang w:val="sv-SE"/>
        </w:rPr>
      </w:pPr>
      <w:r w:rsidRPr="00056846">
        <w:rPr>
          <w:rFonts w:ascii="Arial" w:hAnsi="Arial" w:cs="Arial"/>
          <w:i/>
          <w:sz w:val="32"/>
          <w:szCs w:val="32"/>
          <w:lang w:val="sv-SE"/>
        </w:rPr>
        <w:t xml:space="preserve">Căn cứ vào Biên bản họp xem xét của Lãnh đạo </w:t>
      </w:r>
      <w:r w:rsidRPr="00056846">
        <w:rPr>
          <w:rFonts w:ascii="Arial" w:hAnsi="Arial" w:cs="Arial"/>
          <w:i/>
          <w:sz w:val="32"/>
          <w:szCs w:val="32"/>
          <w:lang w:val="vi-VN"/>
        </w:rPr>
        <w:t>(</w:t>
      </w:r>
      <w:r w:rsidRPr="00056846">
        <w:rPr>
          <w:rFonts w:ascii="Arial" w:hAnsi="Arial" w:cs="Arial"/>
          <w:i/>
          <w:sz w:val="32"/>
          <w:szCs w:val="32"/>
          <w:lang w:val="sv-SE"/>
        </w:rPr>
        <w:t>ETV.P.F 17.0</w:t>
      </w:r>
      <w:r w:rsidRPr="00056846">
        <w:rPr>
          <w:rFonts w:ascii="Arial" w:hAnsi="Arial" w:cs="Arial"/>
          <w:i/>
          <w:sz w:val="32"/>
          <w:szCs w:val="32"/>
          <w:lang w:val="vi-VN"/>
        </w:rPr>
        <w:t xml:space="preserve">2) </w:t>
      </w:r>
      <w:r w:rsidRPr="00056846">
        <w:rPr>
          <w:rFonts w:ascii="Arial" w:hAnsi="Arial" w:cs="Arial"/>
          <w:i/>
          <w:sz w:val="32"/>
          <w:szCs w:val="32"/>
          <w:lang w:val="sv-SE"/>
        </w:rPr>
        <w:t>năm 20</w:t>
      </w:r>
      <w:r>
        <w:rPr>
          <w:rFonts w:ascii="Arial" w:hAnsi="Arial" w:cs="Arial"/>
          <w:i/>
          <w:sz w:val="32"/>
          <w:szCs w:val="32"/>
          <w:lang w:val="vi-VN"/>
        </w:rPr>
        <w:t>2</w:t>
      </w:r>
      <w:r w:rsidR="001254EE">
        <w:rPr>
          <w:rFonts w:ascii="Arial" w:hAnsi="Arial" w:cs="Arial"/>
          <w:i/>
          <w:sz w:val="32"/>
          <w:szCs w:val="32"/>
          <w:lang w:val="vi-VN"/>
        </w:rPr>
        <w:t>4</w:t>
      </w:r>
      <w:r w:rsidRPr="00056846">
        <w:rPr>
          <w:rFonts w:ascii="Arial" w:hAnsi="Arial" w:cs="Arial"/>
          <w:i/>
          <w:sz w:val="32"/>
          <w:szCs w:val="32"/>
          <w:lang w:val="sv-SE"/>
        </w:rPr>
        <w:t>;</w:t>
      </w:r>
    </w:p>
    <w:p w14:paraId="13D11052" w14:textId="77777777" w:rsidR="0052646F" w:rsidRPr="00056846" w:rsidRDefault="0052646F" w:rsidP="0052646F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566BD6DB" w14:textId="77777777" w:rsidR="0052646F" w:rsidRPr="00056846" w:rsidRDefault="0052646F" w:rsidP="0052646F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Viện Kiểm định Công nghệ và Môi trường 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(gọi tắt 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ETV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)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phấn đấu thực hiện các mục tiêu chất lượng như sau:</w:t>
      </w:r>
    </w:p>
    <w:p w14:paraId="1D4D1BDC" w14:textId="396BC35B" w:rsidR="00AD1779" w:rsidRPr="00AD1779" w:rsidRDefault="00AD1779" w:rsidP="00AD1779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vi-VN"/>
        </w:rPr>
      </w:pPr>
      <w:r>
        <w:rPr>
          <w:rFonts w:ascii="Arial" w:hAnsi="Arial" w:cs="Arial"/>
          <w:spacing w:val="-6"/>
          <w:sz w:val="32"/>
          <w:szCs w:val="32"/>
        </w:rPr>
        <w:t xml:space="preserve">1. 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>Số hóa và ký số hồ sơ chất lượng:</w:t>
      </w:r>
      <w:r>
        <w:rPr>
          <w:rFonts w:ascii="Arial" w:hAnsi="Arial" w:cs="Arial"/>
          <w:spacing w:val="-6"/>
          <w:sz w:val="32"/>
          <w:szCs w:val="32"/>
        </w:rPr>
        <w:t xml:space="preserve"> 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>Áp dụng 100% ký số và ký tươi GCN cung cấp cho khách hàng; triển khai ký số Sổ tay chất lượng, thủ tục và biểu mẫu ISO/IEC 17025:2017 trên phần mềm quản lý đo lường ManLab.</w:t>
      </w:r>
    </w:p>
    <w:p w14:paraId="32328F14" w14:textId="0DA34049" w:rsidR="00AD1779" w:rsidRPr="00AD1779" w:rsidRDefault="00AD1779" w:rsidP="00AD1779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vi-VN"/>
        </w:rPr>
      </w:pPr>
      <w:r>
        <w:rPr>
          <w:rFonts w:ascii="Arial" w:hAnsi="Arial" w:cs="Arial"/>
          <w:spacing w:val="-6"/>
          <w:sz w:val="32"/>
          <w:szCs w:val="32"/>
        </w:rPr>
        <w:t>2.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 xml:space="preserve"> </w:t>
      </w:r>
      <w:r w:rsidR="00E22AB3" w:rsidRPr="006F388A">
        <w:rPr>
          <w:rFonts w:ascii="Arial" w:hAnsi="Arial" w:cs="Arial"/>
          <w:spacing w:val="-6"/>
          <w:sz w:val="32"/>
          <w:szCs w:val="32"/>
        </w:rPr>
        <w:t>T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>ham gia</w:t>
      </w:r>
      <w:r w:rsidR="00E22AB3" w:rsidRPr="006F388A">
        <w:rPr>
          <w:rFonts w:ascii="Arial" w:hAnsi="Arial" w:cs="Arial"/>
          <w:spacing w:val="-6"/>
          <w:sz w:val="32"/>
          <w:szCs w:val="32"/>
        </w:rPr>
        <w:t xml:space="preserve"> </w:t>
      </w:r>
      <w:r w:rsidR="00E22AB3" w:rsidRPr="00AD1779">
        <w:rPr>
          <w:rFonts w:ascii="Arial" w:hAnsi="Arial" w:cs="Arial"/>
          <w:spacing w:val="-6"/>
          <w:sz w:val="32"/>
          <w:szCs w:val="32"/>
          <w:lang w:val="vi-VN"/>
        </w:rPr>
        <w:t>Đào tạo và nâng cao năng lực nhân sự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 xml:space="preserve"> tối thiểu 03 khóa đào tạo bên ngoài về đo lường – hiệu chuẩn.</w:t>
      </w:r>
    </w:p>
    <w:p w14:paraId="58A7C908" w14:textId="10B483CC" w:rsidR="00AD1779" w:rsidRPr="00AD1779" w:rsidRDefault="00AD1779" w:rsidP="00AD1779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vi-VN"/>
        </w:rPr>
      </w:pPr>
      <w:r>
        <w:rPr>
          <w:rFonts w:ascii="Arial" w:hAnsi="Arial" w:cs="Arial"/>
          <w:spacing w:val="-6"/>
          <w:sz w:val="32"/>
          <w:szCs w:val="32"/>
        </w:rPr>
        <w:t>3.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 xml:space="preserve"> Xây dựng, hoàn thiện tối thiểu 0</w:t>
      </w:r>
      <w:r w:rsidR="00D95F67">
        <w:rPr>
          <w:rFonts w:ascii="Arial" w:hAnsi="Arial" w:cs="Arial"/>
          <w:spacing w:val="-6"/>
          <w:sz w:val="32"/>
          <w:szCs w:val="32"/>
        </w:rPr>
        <w:t>6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 xml:space="preserve"> quy trình </w:t>
      </w:r>
      <w:r w:rsidR="00006CF5">
        <w:rPr>
          <w:rFonts w:ascii="Arial" w:hAnsi="Arial" w:cs="Arial"/>
          <w:spacing w:val="-6"/>
          <w:sz w:val="32"/>
          <w:szCs w:val="32"/>
        </w:rPr>
        <w:t>(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>hiệu chuẩn</w:t>
      </w:r>
      <w:r w:rsidR="00006CF5">
        <w:rPr>
          <w:rFonts w:ascii="Arial" w:hAnsi="Arial" w:cs="Arial"/>
          <w:spacing w:val="-6"/>
          <w:sz w:val="32"/>
          <w:szCs w:val="32"/>
        </w:rPr>
        <w:t xml:space="preserve"> và </w:t>
      </w:r>
      <w:r w:rsidR="00D95F67">
        <w:rPr>
          <w:rFonts w:ascii="Arial" w:hAnsi="Arial" w:cs="Arial"/>
          <w:spacing w:val="-6"/>
          <w:sz w:val="32"/>
          <w:szCs w:val="32"/>
        </w:rPr>
        <w:t>thử nghiệm</w:t>
      </w:r>
      <w:r w:rsidR="00006CF5">
        <w:rPr>
          <w:rFonts w:ascii="Arial" w:hAnsi="Arial" w:cs="Arial"/>
          <w:spacing w:val="-6"/>
          <w:sz w:val="32"/>
          <w:szCs w:val="32"/>
        </w:rPr>
        <w:t>)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 xml:space="preserve"> để đăng ký mở rộng công nhận VILAS.</w:t>
      </w:r>
    </w:p>
    <w:p w14:paraId="37D81EC9" w14:textId="289C1A85" w:rsidR="00AD1779" w:rsidRPr="00AD1779" w:rsidRDefault="00AD1779" w:rsidP="00AD1779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vi-VN"/>
        </w:rPr>
      </w:pPr>
      <w:r>
        <w:rPr>
          <w:rFonts w:ascii="Arial" w:hAnsi="Arial" w:cs="Arial"/>
          <w:spacing w:val="-6"/>
          <w:sz w:val="32"/>
          <w:szCs w:val="32"/>
        </w:rPr>
        <w:t>4.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 xml:space="preserve"> Thực hiện và cải tiến liên tục việc vận hành phòng thí nghiệm theo ISO/IEC 17025:2017 đối với các phép hiệu chuẩn, thử nghiệm và kiểm định đã được công nhận/chỉ định.</w:t>
      </w:r>
    </w:p>
    <w:p w14:paraId="7921C78D" w14:textId="43D2B514" w:rsidR="00AD1779" w:rsidRPr="00AD1779" w:rsidRDefault="00AD1779" w:rsidP="00AD1779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vi-VN"/>
        </w:rPr>
      </w:pPr>
      <w:r>
        <w:rPr>
          <w:rFonts w:ascii="Arial" w:hAnsi="Arial" w:cs="Arial"/>
          <w:spacing w:val="-6"/>
          <w:sz w:val="32"/>
          <w:szCs w:val="32"/>
        </w:rPr>
        <w:t>5.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 xml:space="preserve"> </w:t>
      </w:r>
      <w:r w:rsidR="008E7EEF" w:rsidRPr="008E7EEF">
        <w:rPr>
          <w:rFonts w:ascii="Arial" w:hAnsi="Arial" w:cs="Arial"/>
          <w:spacing w:val="-6"/>
          <w:sz w:val="32"/>
          <w:szCs w:val="32"/>
        </w:rPr>
        <w:t>X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>ây dựng và hoàn thiện tối thiểu 02 quy trình kiểm định ĐLVN, chuẩn bị hồ sơ đề nghị chỉ định bổ sung lĩnh vực kiểm định.</w:t>
      </w:r>
    </w:p>
    <w:p w14:paraId="1FF177D1" w14:textId="0579879A" w:rsidR="00AD1779" w:rsidRPr="00AD1779" w:rsidRDefault="00AD1779" w:rsidP="00AD1779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vi-VN"/>
        </w:rPr>
      </w:pPr>
      <w:r>
        <w:rPr>
          <w:rFonts w:ascii="Arial" w:hAnsi="Arial" w:cs="Arial"/>
          <w:spacing w:val="-6"/>
          <w:sz w:val="32"/>
          <w:szCs w:val="32"/>
        </w:rPr>
        <w:t>6.</w:t>
      </w:r>
      <w:r w:rsidRPr="00AD1779">
        <w:rPr>
          <w:rFonts w:ascii="Arial" w:hAnsi="Arial" w:cs="Arial"/>
          <w:spacing w:val="-6"/>
          <w:sz w:val="32"/>
          <w:szCs w:val="32"/>
          <w:lang w:val="vi-VN"/>
        </w:rPr>
        <w:t xml:space="preserve"> Đảm bảo 100% nhân viên hiểu, tuân thủ Chính sách chất lượng, các quy trình và hướng dẫn công việc; duy trì đánh giá nội bộ và xem xét lãnh đạo định kỳ.</w:t>
      </w:r>
    </w:p>
    <w:p w14:paraId="77016897" w14:textId="5F185598" w:rsidR="0052646F" w:rsidRPr="0052646F" w:rsidRDefault="0052646F" w:rsidP="0052646F">
      <w:pPr>
        <w:tabs>
          <w:tab w:val="left" w:pos="360"/>
        </w:tabs>
        <w:spacing w:before="120"/>
        <w:jc w:val="both"/>
        <w:rPr>
          <w:rFonts w:ascii="Arial" w:hAnsi="Arial" w:cs="Arial"/>
          <w:sz w:val="32"/>
          <w:szCs w:val="32"/>
        </w:rPr>
      </w:pPr>
      <w:r w:rsidRPr="00056846">
        <w:rPr>
          <w:rFonts w:ascii="Arial" w:hAnsi="Arial" w:cs="Arial"/>
          <w:spacing w:val="-4"/>
          <w:sz w:val="32"/>
          <w:szCs w:val="32"/>
          <w:lang w:val="vi-VN"/>
        </w:rPr>
        <w:tab/>
        <w:t xml:space="preserve">               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                               Hà Nội, ngày 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0</w:t>
      </w:r>
      <w:r w:rsidR="008276D0">
        <w:rPr>
          <w:rFonts w:ascii="Arial" w:hAnsi="Arial" w:cs="Arial"/>
          <w:i/>
          <w:iCs/>
          <w:sz w:val="32"/>
          <w:szCs w:val="32"/>
        </w:rPr>
        <w:t>3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tháng 0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1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năm 20</w:t>
      </w:r>
      <w:r>
        <w:rPr>
          <w:rFonts w:ascii="Arial" w:hAnsi="Arial" w:cs="Arial"/>
          <w:i/>
          <w:iCs/>
          <w:sz w:val="32"/>
          <w:szCs w:val="32"/>
          <w:lang w:val="sv-SE"/>
        </w:rPr>
        <w:t>2</w:t>
      </w:r>
      <w:r>
        <w:rPr>
          <w:rFonts w:ascii="Arial" w:hAnsi="Arial" w:cs="Arial"/>
          <w:i/>
          <w:iCs/>
          <w:sz w:val="32"/>
          <w:szCs w:val="32"/>
        </w:rPr>
        <w:t>5</w:t>
      </w:r>
    </w:p>
    <w:p w14:paraId="0C166803" w14:textId="77777777" w:rsidR="0052646F" w:rsidRPr="00991383" w:rsidRDefault="0052646F" w:rsidP="0052646F">
      <w:pPr>
        <w:tabs>
          <w:tab w:val="left" w:pos="360"/>
        </w:tabs>
        <w:spacing w:before="120"/>
        <w:jc w:val="both"/>
        <w:rPr>
          <w:rFonts w:ascii="Arial" w:hAnsi="Arial" w:cs="Arial"/>
          <w:spacing w:val="-4"/>
          <w:sz w:val="10"/>
          <w:szCs w:val="10"/>
          <w:lang w:val="sv-SE"/>
        </w:rPr>
      </w:pPr>
    </w:p>
    <w:tbl>
      <w:tblPr>
        <w:tblW w:w="9574" w:type="dxa"/>
        <w:jc w:val="center"/>
        <w:tblLook w:val="01E0" w:firstRow="1" w:lastRow="1" w:firstColumn="1" w:lastColumn="1" w:noHBand="0" w:noVBand="0"/>
      </w:tblPr>
      <w:tblGrid>
        <w:gridCol w:w="4554"/>
        <w:gridCol w:w="5020"/>
      </w:tblGrid>
      <w:tr w:rsidR="0052646F" w:rsidRPr="00991383" w14:paraId="1F327982" w14:textId="77777777" w:rsidTr="00D53389">
        <w:trPr>
          <w:trHeight w:val="1705"/>
          <w:jc w:val="center"/>
        </w:trPr>
        <w:tc>
          <w:tcPr>
            <w:tcW w:w="4554" w:type="dxa"/>
          </w:tcPr>
          <w:p w14:paraId="52A0F801" w14:textId="77777777" w:rsidR="0052646F" w:rsidRPr="00127939" w:rsidRDefault="0052646F" w:rsidP="00D5338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  <w:r w:rsidRPr="00127939">
              <w:rPr>
                <w:rFonts w:ascii="Arial" w:hAnsi="Arial" w:cs="Arial"/>
                <w:b/>
                <w:sz w:val="32"/>
                <w:szCs w:val="32"/>
                <w:lang w:val="sv-SE"/>
              </w:rPr>
              <w:t>TRƯỞNG PHÒNG</w:t>
            </w:r>
          </w:p>
          <w:p w14:paraId="0457320E" w14:textId="77777777" w:rsidR="0052646F" w:rsidRPr="00127939" w:rsidRDefault="0052646F" w:rsidP="00D5338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</w:p>
          <w:p w14:paraId="202807F3" w14:textId="77777777" w:rsidR="0052646F" w:rsidRPr="00127939" w:rsidRDefault="0052646F" w:rsidP="00D5338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</w:p>
          <w:p w14:paraId="3AC5A5FB" w14:textId="77777777" w:rsidR="0052646F" w:rsidRPr="00127939" w:rsidRDefault="0052646F" w:rsidP="00D5338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</w:p>
          <w:p w14:paraId="4B7D6A92" w14:textId="77777777" w:rsidR="0052646F" w:rsidRPr="00127939" w:rsidRDefault="0052646F" w:rsidP="00D5338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</w:p>
          <w:p w14:paraId="256E3B75" w14:textId="77777777" w:rsidR="0052646F" w:rsidRPr="00127939" w:rsidRDefault="0052646F" w:rsidP="00D5338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sv-SE"/>
              </w:rPr>
            </w:pPr>
          </w:p>
          <w:p w14:paraId="10EBB7DF" w14:textId="77777777" w:rsidR="0052646F" w:rsidRPr="00127939" w:rsidRDefault="0052646F" w:rsidP="00D5338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bCs/>
                <w:iCs/>
                <w:sz w:val="32"/>
                <w:szCs w:val="32"/>
                <w:lang w:val="vi-VN"/>
              </w:rPr>
            </w:pPr>
            <w:r w:rsidRPr="00127939">
              <w:rPr>
                <w:rFonts w:ascii="Arial" w:hAnsi="Arial" w:cs="Arial"/>
                <w:b/>
                <w:bCs/>
                <w:iCs/>
                <w:sz w:val="32"/>
                <w:szCs w:val="32"/>
                <w:lang w:val="sv-SE"/>
              </w:rPr>
              <w:t>Nguyễn</w:t>
            </w:r>
            <w:r w:rsidRPr="00127939">
              <w:rPr>
                <w:rFonts w:ascii="Arial" w:hAnsi="Arial" w:cs="Arial"/>
                <w:b/>
                <w:bCs/>
                <w:iCs/>
                <w:sz w:val="32"/>
                <w:szCs w:val="32"/>
                <w:lang w:val="vi-VN"/>
              </w:rPr>
              <w:t xml:space="preserve"> Ngọc Tuấn</w:t>
            </w:r>
          </w:p>
        </w:tc>
        <w:tc>
          <w:tcPr>
            <w:tcW w:w="5020" w:type="dxa"/>
          </w:tcPr>
          <w:p w14:paraId="3DF99A9D" w14:textId="77777777" w:rsidR="0052646F" w:rsidRPr="00127939" w:rsidRDefault="0052646F" w:rsidP="00D5338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sz w:val="32"/>
                <w:szCs w:val="32"/>
                <w:lang w:val="vi-VN"/>
              </w:rPr>
            </w:pPr>
            <w:r w:rsidRPr="00127939">
              <w:rPr>
                <w:rFonts w:ascii="Arial" w:hAnsi="Arial" w:cs="Arial"/>
                <w:b/>
                <w:sz w:val="32"/>
                <w:szCs w:val="32"/>
                <w:lang w:val="vi-VN"/>
              </w:rPr>
              <w:t>VIỆN TRƯỞNG</w:t>
            </w:r>
          </w:p>
          <w:p w14:paraId="2BAD4025" w14:textId="77777777" w:rsidR="0052646F" w:rsidRPr="00127939" w:rsidRDefault="0052646F" w:rsidP="00D53389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 w:val="32"/>
                <w:szCs w:val="32"/>
                <w:lang w:val="vi-VN"/>
              </w:rPr>
            </w:pPr>
          </w:p>
          <w:p w14:paraId="30828D61" w14:textId="77777777" w:rsidR="0052646F" w:rsidRPr="00127939" w:rsidRDefault="0052646F" w:rsidP="00D53389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 w:val="32"/>
                <w:szCs w:val="32"/>
                <w:lang w:val="vi-VN"/>
              </w:rPr>
            </w:pPr>
          </w:p>
          <w:p w14:paraId="1B769616" w14:textId="77777777" w:rsidR="0052646F" w:rsidRPr="00127939" w:rsidRDefault="0052646F" w:rsidP="00D53389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 w:val="32"/>
                <w:szCs w:val="32"/>
                <w:lang w:val="vi-VN"/>
              </w:rPr>
            </w:pPr>
          </w:p>
          <w:p w14:paraId="2F688749" w14:textId="77777777" w:rsidR="0052646F" w:rsidRPr="00127939" w:rsidRDefault="0052646F" w:rsidP="00D53389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 w:val="32"/>
                <w:szCs w:val="32"/>
                <w:lang w:val="vi-VN"/>
              </w:rPr>
            </w:pPr>
          </w:p>
          <w:p w14:paraId="581AC553" w14:textId="77777777" w:rsidR="0052646F" w:rsidRPr="00127939" w:rsidRDefault="0052646F" w:rsidP="00D5338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 w:val="32"/>
                <w:szCs w:val="32"/>
                <w:lang w:val="vi-VN"/>
              </w:rPr>
            </w:pPr>
          </w:p>
          <w:p w14:paraId="1610D7C6" w14:textId="77777777" w:rsidR="0052646F" w:rsidRPr="00127939" w:rsidRDefault="0052646F" w:rsidP="00D5338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 w:val="32"/>
                <w:szCs w:val="32"/>
                <w:lang w:val="vi-VN"/>
              </w:rPr>
            </w:pPr>
            <w:r w:rsidRPr="00127939">
              <w:rPr>
                <w:rFonts w:ascii="Arial" w:hAnsi="Arial" w:cs="Arial"/>
                <w:b/>
                <w:bCs/>
                <w:noProof/>
                <w:sz w:val="32"/>
                <w:szCs w:val="32"/>
                <w:lang w:val="vi-VN"/>
              </w:rPr>
              <w:t>Nguyễn Hoàng Giang</w:t>
            </w:r>
          </w:p>
        </w:tc>
      </w:tr>
    </w:tbl>
    <w:p w14:paraId="6CC17339" w14:textId="02AE851C" w:rsidR="00B7220F" w:rsidRPr="00B7220F" w:rsidRDefault="00B7220F" w:rsidP="00B7220F">
      <w:pPr>
        <w:pStyle w:val="Heading1"/>
        <w:spacing w:line="360" w:lineRule="auto"/>
        <w:ind w:right="-232"/>
        <w:jc w:val="center"/>
        <w:rPr>
          <w:rFonts w:ascii="Arial" w:hAnsi="Arial" w:cs="Arial"/>
          <w:i w:val="0"/>
          <w:color w:val="0033CC"/>
          <w:sz w:val="40"/>
          <w:szCs w:val="40"/>
          <w:lang w:val="vi-VN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lastRenderedPageBreak/>
        <w:t>MỤC TIÊU CHẤT LƯỢNG 20</w:t>
      </w:r>
      <w:r>
        <w:rPr>
          <w:rFonts w:ascii="Arial" w:hAnsi="Arial" w:cs="Arial"/>
          <w:i w:val="0"/>
          <w:color w:val="0033CC"/>
          <w:sz w:val="40"/>
          <w:szCs w:val="40"/>
        </w:rPr>
        <w:t>2</w:t>
      </w:r>
      <w:r>
        <w:rPr>
          <w:rFonts w:ascii="Arial" w:hAnsi="Arial" w:cs="Arial"/>
          <w:i w:val="0"/>
          <w:color w:val="0033CC"/>
          <w:sz w:val="40"/>
          <w:szCs w:val="40"/>
          <w:lang w:val="vi-VN"/>
        </w:rPr>
        <w:t>4</w:t>
      </w:r>
    </w:p>
    <w:p w14:paraId="546E513C" w14:textId="77777777" w:rsidR="00B7220F" w:rsidRPr="00056846" w:rsidRDefault="00B7220F" w:rsidP="00B7220F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32"/>
          <w:szCs w:val="32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t>VIỆN KIỂM ĐỊNH CÔNG NGHỆ VÀ MÔI TRƯỜNG</w:t>
      </w:r>
    </w:p>
    <w:p w14:paraId="272F4AA2" w14:textId="77777777" w:rsidR="00B7220F" w:rsidRPr="00056846" w:rsidRDefault="00B7220F" w:rsidP="00B7220F">
      <w:pPr>
        <w:spacing w:before="80"/>
        <w:jc w:val="both"/>
        <w:rPr>
          <w:rFonts w:ascii="Arial" w:hAnsi="Arial" w:cs="Arial"/>
          <w:sz w:val="32"/>
          <w:szCs w:val="32"/>
          <w:lang w:val="sv-SE"/>
        </w:rPr>
      </w:pPr>
    </w:p>
    <w:p w14:paraId="5C4EE88A" w14:textId="38B6DEB4" w:rsidR="00B7220F" w:rsidRPr="00056846" w:rsidRDefault="00B7220F" w:rsidP="00B7220F">
      <w:pPr>
        <w:spacing w:before="120" w:after="120"/>
        <w:ind w:firstLine="720"/>
        <w:jc w:val="both"/>
        <w:rPr>
          <w:rFonts w:ascii="Arial" w:hAnsi="Arial" w:cs="Arial"/>
          <w:i/>
          <w:sz w:val="32"/>
          <w:szCs w:val="32"/>
          <w:lang w:val="sv-SE"/>
        </w:rPr>
      </w:pPr>
      <w:r w:rsidRPr="00056846">
        <w:rPr>
          <w:rFonts w:ascii="Arial" w:hAnsi="Arial" w:cs="Arial"/>
          <w:i/>
          <w:sz w:val="32"/>
          <w:szCs w:val="32"/>
          <w:lang w:val="sv-SE"/>
        </w:rPr>
        <w:t xml:space="preserve">Căn cứ vào Biên bản họp xem xét của Lãnh đạo </w:t>
      </w:r>
      <w:r w:rsidRPr="00056846">
        <w:rPr>
          <w:rFonts w:ascii="Arial" w:hAnsi="Arial" w:cs="Arial"/>
          <w:i/>
          <w:sz w:val="32"/>
          <w:szCs w:val="32"/>
          <w:lang w:val="vi-VN"/>
        </w:rPr>
        <w:t>(</w:t>
      </w:r>
      <w:r w:rsidRPr="00056846">
        <w:rPr>
          <w:rFonts w:ascii="Arial" w:hAnsi="Arial" w:cs="Arial"/>
          <w:i/>
          <w:sz w:val="32"/>
          <w:szCs w:val="32"/>
          <w:lang w:val="sv-SE"/>
        </w:rPr>
        <w:t>ETV.P.F 17.0</w:t>
      </w:r>
      <w:r w:rsidRPr="00056846">
        <w:rPr>
          <w:rFonts w:ascii="Arial" w:hAnsi="Arial" w:cs="Arial"/>
          <w:i/>
          <w:sz w:val="32"/>
          <w:szCs w:val="32"/>
          <w:lang w:val="vi-VN"/>
        </w:rPr>
        <w:t xml:space="preserve">2) </w:t>
      </w:r>
      <w:r w:rsidRPr="00056846">
        <w:rPr>
          <w:rFonts w:ascii="Arial" w:hAnsi="Arial" w:cs="Arial"/>
          <w:i/>
          <w:sz w:val="32"/>
          <w:szCs w:val="32"/>
          <w:lang w:val="sv-SE"/>
        </w:rPr>
        <w:t>năm 20</w:t>
      </w:r>
      <w:r>
        <w:rPr>
          <w:rFonts w:ascii="Arial" w:hAnsi="Arial" w:cs="Arial"/>
          <w:i/>
          <w:sz w:val="32"/>
          <w:szCs w:val="32"/>
          <w:lang w:val="vi-VN"/>
        </w:rPr>
        <w:t>23</w:t>
      </w:r>
      <w:r w:rsidRPr="00056846">
        <w:rPr>
          <w:rFonts w:ascii="Arial" w:hAnsi="Arial" w:cs="Arial"/>
          <w:i/>
          <w:sz w:val="32"/>
          <w:szCs w:val="32"/>
          <w:lang w:val="sv-SE"/>
        </w:rPr>
        <w:t>;</w:t>
      </w:r>
    </w:p>
    <w:p w14:paraId="5A3BDF1B" w14:textId="77777777" w:rsidR="00B7220F" w:rsidRPr="00056846" w:rsidRDefault="00B7220F" w:rsidP="00B7220F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45EAFB01" w14:textId="77777777" w:rsidR="00B7220F" w:rsidRPr="00056846" w:rsidRDefault="00B7220F" w:rsidP="00B7220F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Viện Kiểm định Công nghệ và Môi trường 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(gọi tắt 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ETV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)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phấn đấu thực hiện các mục tiêu chất lượng như sau:</w:t>
      </w:r>
    </w:p>
    <w:p w14:paraId="62AC3A4A" w14:textId="77777777" w:rsidR="00B7220F" w:rsidRPr="00056846" w:rsidRDefault="00B7220F" w:rsidP="00B7220F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26C43F08" w14:textId="4B259FBB" w:rsidR="00543045" w:rsidRPr="00056846" w:rsidRDefault="00543045" w:rsidP="00543045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1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. </w:t>
      </w:r>
      <w:r>
        <w:rPr>
          <w:rFonts w:ascii="Arial" w:hAnsi="Arial" w:cs="Arial"/>
          <w:spacing w:val="-6"/>
          <w:sz w:val="32"/>
          <w:szCs w:val="32"/>
          <w:lang w:val="sv-SE"/>
        </w:rPr>
        <w:t>Áp</w:t>
      </w:r>
      <w:r>
        <w:rPr>
          <w:rFonts w:ascii="Arial" w:hAnsi="Arial" w:cs="Arial"/>
          <w:spacing w:val="-6"/>
          <w:sz w:val="32"/>
          <w:szCs w:val="32"/>
          <w:lang w:val="vi-VN"/>
        </w:rPr>
        <w:t xml:space="preserve"> dụng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</w:t>
      </w:r>
      <w:r w:rsidR="008E4227">
        <w:rPr>
          <w:rFonts w:ascii="Arial" w:hAnsi="Arial" w:cs="Arial"/>
          <w:spacing w:val="-6"/>
          <w:sz w:val="32"/>
          <w:szCs w:val="32"/>
          <w:lang w:val="vi-VN"/>
        </w:rPr>
        <w:t>100%</w:t>
      </w:r>
      <w:r>
        <w:rPr>
          <w:rFonts w:ascii="Arial" w:hAnsi="Arial" w:cs="Arial"/>
          <w:spacing w:val="-6"/>
          <w:sz w:val="32"/>
          <w:szCs w:val="32"/>
          <w:lang w:val="vi-VN"/>
        </w:rPr>
        <w:t xml:space="preserve"> </w:t>
      </w:r>
      <w:r>
        <w:rPr>
          <w:rFonts w:ascii="Arial" w:hAnsi="Arial" w:cs="Arial"/>
          <w:spacing w:val="-6"/>
          <w:sz w:val="32"/>
          <w:szCs w:val="32"/>
          <w:lang w:val="sv-SE"/>
        </w:rPr>
        <w:t>ký</w:t>
      </w:r>
      <w:r>
        <w:rPr>
          <w:rFonts w:ascii="Arial" w:hAnsi="Arial" w:cs="Arial"/>
          <w:spacing w:val="-6"/>
          <w:sz w:val="32"/>
          <w:szCs w:val="32"/>
          <w:lang w:val="vi-VN"/>
        </w:rPr>
        <w:t xml:space="preserve"> số và ký tươi GCN </w:t>
      </w:r>
      <w:r w:rsidR="00CB292B">
        <w:rPr>
          <w:rFonts w:ascii="Arial" w:hAnsi="Arial" w:cs="Arial"/>
          <w:spacing w:val="-6"/>
          <w:sz w:val="32"/>
          <w:szCs w:val="32"/>
          <w:lang w:val="vi-VN"/>
        </w:rPr>
        <w:t xml:space="preserve">để cung cấp cho khách hàng. Ứng dụng ký số 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Sổ tay chất lượng</w:t>
      </w:r>
      <w:r>
        <w:rPr>
          <w:rFonts w:ascii="Arial" w:hAnsi="Arial" w:cs="Arial"/>
          <w:spacing w:val="-6"/>
          <w:sz w:val="32"/>
          <w:szCs w:val="32"/>
          <w:lang w:val="vi-VN"/>
        </w:rPr>
        <w:t xml:space="preserve">, các thủ tục 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theo ISO/IEC 17025:2017</w:t>
      </w:r>
      <w:r w:rsidR="00A861AA">
        <w:rPr>
          <w:rFonts w:ascii="Arial" w:hAnsi="Arial" w:cs="Arial"/>
          <w:spacing w:val="-6"/>
          <w:sz w:val="32"/>
          <w:szCs w:val="32"/>
          <w:lang w:val="vi-VN"/>
        </w:rPr>
        <w:t xml:space="preserve"> bằng phần mềm quản lý đo lường ManLab.</w:t>
      </w:r>
    </w:p>
    <w:p w14:paraId="04451C6D" w14:textId="29E948A1" w:rsidR="00B7220F" w:rsidRPr="00056846" w:rsidRDefault="00A861AA" w:rsidP="00B7220F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2</w:t>
      </w:r>
      <w:r w:rsidR="00B7220F" w:rsidRPr="00056846">
        <w:rPr>
          <w:rFonts w:ascii="Arial" w:hAnsi="Arial" w:cs="Arial"/>
          <w:spacing w:val="-6"/>
          <w:sz w:val="32"/>
          <w:szCs w:val="32"/>
          <w:lang w:val="sv-SE"/>
        </w:rPr>
        <w:t>. Đào tạo, huấn luyện nội bộ cho nhân viên về ISO/IEC 17025:2017</w:t>
      </w:r>
      <w:r w:rsidR="00B7220F"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 và</w:t>
      </w:r>
      <w:r w:rsidR="00B7220F"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ước lượng ĐKĐB đo</w:t>
      </w:r>
      <w:r w:rsidR="00B7220F">
        <w:rPr>
          <w:rFonts w:ascii="Arial" w:hAnsi="Arial" w:cs="Arial"/>
          <w:spacing w:val="-6"/>
          <w:sz w:val="32"/>
          <w:szCs w:val="32"/>
          <w:lang w:val="sv-SE"/>
        </w:rPr>
        <w:t xml:space="preserve">. Đào tạo tối thiểu 03 khóa từ bên ngoài đối với lĩnh vực đo lường – hiệu chuẩn phương tiện đo. </w:t>
      </w:r>
    </w:p>
    <w:p w14:paraId="086525A1" w14:textId="25FE56EF" w:rsidR="00B7220F" w:rsidRPr="00153806" w:rsidRDefault="00B7220F" w:rsidP="00B7220F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3. Hoàn thiện </w:t>
      </w:r>
      <w:r w:rsidRPr="00153806">
        <w:rPr>
          <w:rFonts w:ascii="Arial" w:hAnsi="Arial" w:cs="Arial"/>
          <w:spacing w:val="-6"/>
          <w:sz w:val="32"/>
          <w:szCs w:val="32"/>
          <w:lang w:val="sv-SE"/>
        </w:rPr>
        <w:t>t</w:t>
      </w:r>
      <w:r>
        <w:rPr>
          <w:rFonts w:ascii="Arial" w:hAnsi="Arial" w:cs="Arial"/>
          <w:spacing w:val="-6"/>
          <w:sz w:val="32"/>
          <w:szCs w:val="32"/>
          <w:lang w:val="sv-SE"/>
        </w:rPr>
        <w:t>ối thiểu 0</w:t>
      </w:r>
      <w:r w:rsidR="00B36F19">
        <w:rPr>
          <w:rFonts w:ascii="Arial" w:hAnsi="Arial" w:cs="Arial"/>
          <w:spacing w:val="-6"/>
          <w:sz w:val="32"/>
          <w:szCs w:val="32"/>
          <w:lang w:val="vi-VN"/>
        </w:rPr>
        <w:t>3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quy trình hiệu chuẩn và phê duyệt phương pháp</w:t>
      </w:r>
      <w:r>
        <w:rPr>
          <w:rFonts w:ascii="Arial" w:hAnsi="Arial" w:cs="Arial"/>
          <w:spacing w:val="-6"/>
          <w:sz w:val="32"/>
          <w:szCs w:val="32"/>
          <w:lang w:val="sv-SE"/>
        </w:rPr>
        <w:t xml:space="preserve"> để được chứng nhận</w:t>
      </w:r>
      <w:r w:rsidRPr="00153806">
        <w:rPr>
          <w:rFonts w:ascii="Arial" w:hAnsi="Arial" w:cs="Arial"/>
          <w:spacing w:val="-6"/>
          <w:sz w:val="32"/>
          <w:szCs w:val="32"/>
          <w:lang w:val="sv-SE"/>
        </w:rPr>
        <w:t xml:space="preserve"> </w:t>
      </w:r>
      <w:r>
        <w:rPr>
          <w:rFonts w:ascii="Arial" w:hAnsi="Arial" w:cs="Arial"/>
          <w:spacing w:val="-6"/>
          <w:sz w:val="32"/>
          <w:szCs w:val="32"/>
          <w:lang w:val="sv-SE"/>
        </w:rPr>
        <w:t>và mở rộng VILAS.</w:t>
      </w:r>
    </w:p>
    <w:p w14:paraId="2B6146C4" w14:textId="77777777" w:rsidR="00B7220F" w:rsidRPr="00EB1A19" w:rsidRDefault="00B7220F" w:rsidP="00B7220F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vi-VN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4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. Duy trì và vận hành phòng thí nghiệm theo ISO/IEC 17025:2017 đối với các phép hiệu chuẩn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/thử nghiệm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đã được công nhận và các phép kiểm định đã được chỉ định.</w:t>
      </w:r>
    </w:p>
    <w:p w14:paraId="4DE4864C" w14:textId="141706E4" w:rsidR="00B7220F" w:rsidRPr="009914C8" w:rsidRDefault="00B7220F" w:rsidP="00B7220F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vi-VN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5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. </w:t>
      </w:r>
      <w:r>
        <w:rPr>
          <w:rFonts w:ascii="Arial" w:hAnsi="Arial" w:cs="Arial"/>
          <w:spacing w:val="-6"/>
          <w:sz w:val="32"/>
          <w:szCs w:val="32"/>
          <w:lang w:val="sv-SE"/>
        </w:rPr>
        <w:t xml:space="preserve">Hoàn thiện quy trình và hồ sơ chỉ định kiểm định tối thiểu </w:t>
      </w:r>
      <w:r w:rsidR="009914C8">
        <w:rPr>
          <w:rFonts w:ascii="Arial" w:hAnsi="Arial" w:cs="Arial"/>
          <w:spacing w:val="-6"/>
          <w:sz w:val="32"/>
          <w:szCs w:val="32"/>
          <w:lang w:val="vi-VN"/>
        </w:rPr>
        <w:t xml:space="preserve">02 </w:t>
      </w:r>
      <w:r>
        <w:rPr>
          <w:rFonts w:ascii="Arial" w:hAnsi="Arial" w:cs="Arial"/>
          <w:spacing w:val="-6"/>
          <w:sz w:val="32"/>
          <w:szCs w:val="32"/>
          <w:lang w:val="sv-SE"/>
        </w:rPr>
        <w:t>quy trình ĐLVN</w:t>
      </w:r>
      <w:r w:rsidR="009914C8">
        <w:rPr>
          <w:rFonts w:ascii="Arial" w:hAnsi="Arial" w:cs="Arial"/>
          <w:spacing w:val="-6"/>
          <w:sz w:val="32"/>
          <w:szCs w:val="32"/>
          <w:lang w:val="vi-VN"/>
        </w:rPr>
        <w:t>.</w:t>
      </w:r>
    </w:p>
    <w:p w14:paraId="5300FB2F" w14:textId="77777777" w:rsidR="00B7220F" w:rsidRPr="00056846" w:rsidRDefault="00B7220F" w:rsidP="00B7220F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6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. Nhân viên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 ETV phải hiểu về Chính sách chất lượng, các thủ tục và quy trình hướng dẫn công việc.</w:t>
      </w:r>
    </w:p>
    <w:p w14:paraId="67B1114A" w14:textId="58F230F1" w:rsidR="00B7220F" w:rsidRPr="00AD7E2E" w:rsidRDefault="00B7220F" w:rsidP="00B7220F">
      <w:pPr>
        <w:tabs>
          <w:tab w:val="left" w:pos="360"/>
        </w:tabs>
        <w:spacing w:before="120"/>
        <w:jc w:val="both"/>
        <w:rPr>
          <w:rFonts w:ascii="Arial" w:hAnsi="Arial" w:cs="Arial"/>
          <w:sz w:val="32"/>
          <w:szCs w:val="32"/>
          <w:lang w:val="vi-VN"/>
        </w:rPr>
      </w:pPr>
      <w:r w:rsidRPr="00056846">
        <w:rPr>
          <w:rFonts w:ascii="Arial" w:hAnsi="Arial" w:cs="Arial"/>
          <w:spacing w:val="-4"/>
          <w:sz w:val="32"/>
          <w:szCs w:val="32"/>
          <w:lang w:val="vi-VN"/>
        </w:rPr>
        <w:tab/>
        <w:t xml:space="preserve">               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                               Hà Nội, ngày 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0</w:t>
      </w:r>
      <w:r w:rsidR="00B36F19">
        <w:rPr>
          <w:rFonts w:ascii="Arial" w:hAnsi="Arial" w:cs="Arial"/>
          <w:i/>
          <w:iCs/>
          <w:sz w:val="32"/>
          <w:szCs w:val="32"/>
          <w:lang w:val="vi-VN"/>
        </w:rPr>
        <w:t>2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tháng 0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1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năm 20</w:t>
      </w:r>
      <w:r>
        <w:rPr>
          <w:rFonts w:ascii="Arial" w:hAnsi="Arial" w:cs="Arial"/>
          <w:i/>
          <w:iCs/>
          <w:sz w:val="32"/>
          <w:szCs w:val="32"/>
          <w:lang w:val="sv-SE"/>
        </w:rPr>
        <w:t>2</w:t>
      </w:r>
      <w:r>
        <w:rPr>
          <w:rFonts w:ascii="Arial" w:hAnsi="Arial" w:cs="Arial"/>
          <w:i/>
          <w:iCs/>
          <w:sz w:val="32"/>
          <w:szCs w:val="32"/>
          <w:lang w:val="vi-VN"/>
        </w:rPr>
        <w:t>4</w:t>
      </w:r>
    </w:p>
    <w:p w14:paraId="0EF12E36" w14:textId="77777777" w:rsidR="00B7220F" w:rsidRPr="00991383" w:rsidRDefault="00B7220F" w:rsidP="00B7220F">
      <w:pPr>
        <w:tabs>
          <w:tab w:val="left" w:pos="360"/>
        </w:tabs>
        <w:spacing w:before="120"/>
        <w:jc w:val="both"/>
        <w:rPr>
          <w:rFonts w:ascii="Arial" w:hAnsi="Arial" w:cs="Arial"/>
          <w:spacing w:val="-4"/>
          <w:sz w:val="10"/>
          <w:szCs w:val="10"/>
          <w:lang w:val="sv-SE"/>
        </w:rPr>
      </w:pPr>
    </w:p>
    <w:tbl>
      <w:tblPr>
        <w:tblW w:w="9574" w:type="dxa"/>
        <w:jc w:val="center"/>
        <w:tblLook w:val="01E0" w:firstRow="1" w:lastRow="1" w:firstColumn="1" w:lastColumn="1" w:noHBand="0" w:noVBand="0"/>
      </w:tblPr>
      <w:tblGrid>
        <w:gridCol w:w="4554"/>
        <w:gridCol w:w="5020"/>
      </w:tblGrid>
      <w:tr w:rsidR="00B7220F" w:rsidRPr="00991383" w14:paraId="726551C2" w14:textId="77777777" w:rsidTr="00E60D4C">
        <w:trPr>
          <w:trHeight w:val="1705"/>
          <w:jc w:val="center"/>
        </w:trPr>
        <w:tc>
          <w:tcPr>
            <w:tcW w:w="4554" w:type="dxa"/>
          </w:tcPr>
          <w:p w14:paraId="5586776D" w14:textId="77777777" w:rsidR="00B7220F" w:rsidRPr="00991383" w:rsidRDefault="00B7220F" w:rsidP="00E60D4C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  <w:r w:rsidRPr="00991383">
              <w:rPr>
                <w:rFonts w:ascii="Arial" w:hAnsi="Arial" w:cs="Arial"/>
                <w:b/>
                <w:szCs w:val="28"/>
                <w:lang w:val="sv-SE"/>
              </w:rPr>
              <w:t>TRƯỞNG PHÒNG</w:t>
            </w:r>
          </w:p>
          <w:p w14:paraId="22A07813" w14:textId="77777777" w:rsidR="00B7220F" w:rsidRPr="00991383" w:rsidRDefault="00B7220F" w:rsidP="00E60D4C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012B44D4" w14:textId="77777777" w:rsidR="00B7220F" w:rsidRPr="00991383" w:rsidRDefault="00B7220F" w:rsidP="00E60D4C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73FC16E9" w14:textId="77777777" w:rsidR="00B7220F" w:rsidRPr="00991383" w:rsidRDefault="00B7220F" w:rsidP="00E60D4C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2907D4B2" w14:textId="77777777" w:rsidR="00B7220F" w:rsidRPr="00991383" w:rsidRDefault="00B7220F" w:rsidP="00E60D4C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2C776CD5" w14:textId="77777777" w:rsidR="00B7220F" w:rsidRPr="00991383" w:rsidRDefault="00B7220F" w:rsidP="00E60D4C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7C96FBBF" w14:textId="3F738EAE" w:rsidR="00B7220F" w:rsidRPr="005D51F8" w:rsidRDefault="00B7220F" w:rsidP="00E60D4C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bCs/>
                <w:iCs/>
                <w:szCs w:val="28"/>
                <w:lang w:val="vi-VN"/>
              </w:rPr>
            </w:pPr>
            <w:r w:rsidRPr="00991383">
              <w:rPr>
                <w:rFonts w:ascii="Arial" w:hAnsi="Arial" w:cs="Arial"/>
                <w:b/>
                <w:bCs/>
                <w:iCs/>
                <w:szCs w:val="28"/>
                <w:lang w:val="sv-SE"/>
              </w:rPr>
              <w:t>Nguyễn</w:t>
            </w:r>
            <w:r>
              <w:rPr>
                <w:rFonts w:ascii="Arial" w:hAnsi="Arial" w:cs="Arial"/>
                <w:b/>
                <w:bCs/>
                <w:iCs/>
                <w:szCs w:val="28"/>
                <w:lang w:val="vi-VN"/>
              </w:rPr>
              <w:t xml:space="preserve"> </w:t>
            </w:r>
            <w:r w:rsidR="00B36F19">
              <w:rPr>
                <w:rFonts w:ascii="Arial" w:hAnsi="Arial" w:cs="Arial"/>
                <w:b/>
                <w:bCs/>
                <w:iCs/>
                <w:szCs w:val="28"/>
                <w:lang w:val="vi-VN"/>
              </w:rPr>
              <w:t>Ngọc Tuấn</w:t>
            </w:r>
          </w:p>
        </w:tc>
        <w:tc>
          <w:tcPr>
            <w:tcW w:w="5020" w:type="dxa"/>
          </w:tcPr>
          <w:p w14:paraId="4744BC75" w14:textId="77777777" w:rsidR="00B7220F" w:rsidRPr="00991383" w:rsidRDefault="00B7220F" w:rsidP="00E60D4C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szCs w:val="28"/>
                <w:lang w:val="vi-VN"/>
              </w:rPr>
            </w:pPr>
            <w:r w:rsidRPr="00991383">
              <w:rPr>
                <w:rFonts w:ascii="Arial" w:hAnsi="Arial" w:cs="Arial"/>
                <w:b/>
                <w:szCs w:val="28"/>
                <w:lang w:val="vi-VN"/>
              </w:rPr>
              <w:t>VIỆN TRƯỞNG</w:t>
            </w:r>
          </w:p>
          <w:p w14:paraId="32FEA7E6" w14:textId="77777777" w:rsidR="00B7220F" w:rsidRPr="00991383" w:rsidRDefault="00B7220F" w:rsidP="00E60D4C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6E7C02C3" w14:textId="77777777" w:rsidR="00B7220F" w:rsidRPr="00991383" w:rsidRDefault="00B7220F" w:rsidP="00E60D4C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2682D55F" w14:textId="77777777" w:rsidR="00B7220F" w:rsidRPr="00991383" w:rsidRDefault="00B7220F" w:rsidP="00E60D4C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044071F6" w14:textId="77777777" w:rsidR="00B7220F" w:rsidRPr="00991383" w:rsidRDefault="00B7220F" w:rsidP="00E60D4C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376092AE" w14:textId="77777777" w:rsidR="00B7220F" w:rsidRPr="00991383" w:rsidRDefault="00B7220F" w:rsidP="00E60D4C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  <w:lang w:val="vi-VN"/>
              </w:rPr>
            </w:pPr>
          </w:p>
          <w:p w14:paraId="0EE7EC6A" w14:textId="77777777" w:rsidR="00B7220F" w:rsidRPr="00991383" w:rsidRDefault="00B7220F" w:rsidP="00E60D4C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  <w:lang w:val="vi-VN"/>
              </w:rPr>
            </w:pPr>
            <w:r w:rsidRPr="00991383">
              <w:rPr>
                <w:rFonts w:ascii="Arial" w:hAnsi="Arial" w:cs="Arial"/>
                <w:b/>
                <w:bCs/>
                <w:noProof/>
                <w:szCs w:val="28"/>
                <w:lang w:val="vi-VN"/>
              </w:rPr>
              <w:t>Nguyễn Hoàng Giang</w:t>
            </w:r>
          </w:p>
        </w:tc>
      </w:tr>
    </w:tbl>
    <w:p w14:paraId="524CDADC" w14:textId="72D64959" w:rsidR="00991383" w:rsidRPr="00991383" w:rsidRDefault="00991383" w:rsidP="00991383">
      <w:pPr>
        <w:pStyle w:val="Heading1"/>
        <w:spacing w:line="360" w:lineRule="auto"/>
        <w:ind w:right="-232"/>
        <w:jc w:val="center"/>
        <w:rPr>
          <w:rFonts w:ascii="Arial" w:hAnsi="Arial" w:cs="Arial"/>
          <w:i w:val="0"/>
          <w:color w:val="0033CC"/>
          <w:sz w:val="40"/>
          <w:szCs w:val="40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lastRenderedPageBreak/>
        <w:t>MỤC TIÊU CHẤT LƯỢNG 20</w:t>
      </w:r>
      <w:r>
        <w:rPr>
          <w:rFonts w:ascii="Arial" w:hAnsi="Arial" w:cs="Arial"/>
          <w:i w:val="0"/>
          <w:color w:val="0033CC"/>
          <w:sz w:val="40"/>
          <w:szCs w:val="40"/>
        </w:rPr>
        <w:t>23</w:t>
      </w:r>
    </w:p>
    <w:p w14:paraId="69750EC6" w14:textId="77777777" w:rsidR="00991383" w:rsidRPr="00056846" w:rsidRDefault="00991383" w:rsidP="00991383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32"/>
          <w:szCs w:val="32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t>VIỆN KIỂM ĐỊNH CÔNG NGHỆ VÀ MÔI TRƯỜNG</w:t>
      </w:r>
    </w:p>
    <w:p w14:paraId="4AC4AE80" w14:textId="77777777" w:rsidR="00991383" w:rsidRPr="00056846" w:rsidRDefault="00991383" w:rsidP="00991383">
      <w:pPr>
        <w:spacing w:before="80"/>
        <w:jc w:val="both"/>
        <w:rPr>
          <w:rFonts w:ascii="Arial" w:hAnsi="Arial" w:cs="Arial"/>
          <w:sz w:val="32"/>
          <w:szCs w:val="32"/>
          <w:lang w:val="sv-SE"/>
        </w:rPr>
      </w:pPr>
    </w:p>
    <w:p w14:paraId="766745E7" w14:textId="77777777" w:rsidR="00991383" w:rsidRPr="00056846" w:rsidRDefault="00991383" w:rsidP="00991383">
      <w:pPr>
        <w:spacing w:before="120" w:after="120"/>
        <w:ind w:firstLine="720"/>
        <w:jc w:val="both"/>
        <w:rPr>
          <w:rFonts w:ascii="Arial" w:hAnsi="Arial" w:cs="Arial"/>
          <w:i/>
          <w:sz w:val="32"/>
          <w:szCs w:val="32"/>
          <w:lang w:val="sv-SE"/>
        </w:rPr>
      </w:pPr>
      <w:r w:rsidRPr="00056846">
        <w:rPr>
          <w:rFonts w:ascii="Arial" w:hAnsi="Arial" w:cs="Arial"/>
          <w:i/>
          <w:sz w:val="32"/>
          <w:szCs w:val="32"/>
          <w:lang w:val="sv-SE"/>
        </w:rPr>
        <w:t xml:space="preserve">Căn cứ vào Biên bản họp xem xét của Lãnh đạo </w:t>
      </w:r>
      <w:r w:rsidRPr="00056846">
        <w:rPr>
          <w:rFonts w:ascii="Arial" w:hAnsi="Arial" w:cs="Arial"/>
          <w:i/>
          <w:sz w:val="32"/>
          <w:szCs w:val="32"/>
          <w:lang w:val="vi-VN"/>
        </w:rPr>
        <w:t>(</w:t>
      </w:r>
      <w:r w:rsidRPr="00056846">
        <w:rPr>
          <w:rFonts w:ascii="Arial" w:hAnsi="Arial" w:cs="Arial"/>
          <w:i/>
          <w:sz w:val="32"/>
          <w:szCs w:val="32"/>
          <w:lang w:val="sv-SE"/>
        </w:rPr>
        <w:t>ETV.P.F 17.0</w:t>
      </w:r>
      <w:r w:rsidRPr="00056846">
        <w:rPr>
          <w:rFonts w:ascii="Arial" w:hAnsi="Arial" w:cs="Arial"/>
          <w:i/>
          <w:sz w:val="32"/>
          <w:szCs w:val="32"/>
          <w:lang w:val="vi-VN"/>
        </w:rPr>
        <w:t xml:space="preserve">2) </w:t>
      </w:r>
      <w:r w:rsidRPr="00056846">
        <w:rPr>
          <w:rFonts w:ascii="Arial" w:hAnsi="Arial" w:cs="Arial"/>
          <w:i/>
          <w:sz w:val="32"/>
          <w:szCs w:val="32"/>
          <w:lang w:val="sv-SE"/>
        </w:rPr>
        <w:t>năm 20</w:t>
      </w:r>
      <w:r>
        <w:rPr>
          <w:rFonts w:ascii="Arial" w:hAnsi="Arial" w:cs="Arial"/>
          <w:i/>
          <w:sz w:val="32"/>
          <w:szCs w:val="32"/>
          <w:lang w:val="vi-VN"/>
        </w:rPr>
        <w:t>22</w:t>
      </w:r>
      <w:r w:rsidRPr="00056846">
        <w:rPr>
          <w:rFonts w:ascii="Arial" w:hAnsi="Arial" w:cs="Arial"/>
          <w:i/>
          <w:sz w:val="32"/>
          <w:szCs w:val="32"/>
          <w:lang w:val="sv-SE"/>
        </w:rPr>
        <w:t>;</w:t>
      </w:r>
    </w:p>
    <w:p w14:paraId="72F1B436" w14:textId="77777777" w:rsidR="00991383" w:rsidRPr="00056846" w:rsidRDefault="00991383" w:rsidP="00991383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3D9B8137" w14:textId="77777777" w:rsidR="00991383" w:rsidRPr="00056846" w:rsidRDefault="00991383" w:rsidP="00991383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Viện Kiểm định Công nghệ và Môi trường 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(gọi tắt 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ETV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)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phấn đấu thực hiện các mục tiêu chất lượng như sau:</w:t>
      </w:r>
    </w:p>
    <w:p w14:paraId="11B8EFBA" w14:textId="77777777" w:rsidR="00991383" w:rsidRPr="00056846" w:rsidRDefault="00991383" w:rsidP="00991383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7ED176C0" w14:textId="77777777" w:rsidR="00991383" w:rsidRPr="00056846" w:rsidRDefault="00991383" w:rsidP="00991383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>1. Đào tạo, huấn luyện nội bộ cho nhân viên về ISO/IEC 17025:2017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 và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ước lượng ĐKĐB đo</w:t>
      </w:r>
      <w:r>
        <w:rPr>
          <w:rFonts w:ascii="Arial" w:hAnsi="Arial" w:cs="Arial"/>
          <w:spacing w:val="-6"/>
          <w:sz w:val="32"/>
          <w:szCs w:val="32"/>
          <w:lang w:val="sv-SE"/>
        </w:rPr>
        <w:t xml:space="preserve">. Đào tạo tối thiểu 03 khóa từ bên ngoài đối với lĩnh vực đo lường – hiệu chuẩn phương tiện đo. </w:t>
      </w:r>
    </w:p>
    <w:p w14:paraId="44C5AF31" w14:textId="6D65AA57" w:rsidR="00991383" w:rsidRPr="00056846" w:rsidRDefault="00991383" w:rsidP="00991383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>2. Hoàn thiện Sổ tay chất lượng phòng thí nghiệm</w:t>
      </w:r>
      <w:r>
        <w:rPr>
          <w:rFonts w:ascii="Arial" w:hAnsi="Arial" w:cs="Arial"/>
          <w:spacing w:val="-6"/>
          <w:sz w:val="32"/>
          <w:szCs w:val="32"/>
          <w:lang w:val="sv-SE"/>
        </w:rPr>
        <w:t xml:space="preserve"> và thủ tục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theo ISO/IEC 17025:2017</w:t>
      </w:r>
      <w:r w:rsidR="00EC5F0F">
        <w:rPr>
          <w:rFonts w:ascii="Arial" w:hAnsi="Arial" w:cs="Arial"/>
          <w:spacing w:val="-6"/>
          <w:sz w:val="32"/>
          <w:szCs w:val="32"/>
          <w:lang w:val="sv-SE"/>
        </w:rPr>
        <w:t xml:space="preserve"> đảm bảo </w:t>
      </w:r>
      <w:r w:rsidR="008B4270">
        <w:rPr>
          <w:rFonts w:ascii="Arial" w:hAnsi="Arial" w:cs="Arial"/>
          <w:spacing w:val="-6"/>
          <w:sz w:val="32"/>
          <w:szCs w:val="32"/>
          <w:lang w:val="sv-SE"/>
        </w:rPr>
        <w:t>duy trì các thông số</w:t>
      </w:r>
      <w:r w:rsidR="001B3E06">
        <w:rPr>
          <w:rFonts w:ascii="Arial" w:hAnsi="Arial" w:cs="Arial"/>
          <w:spacing w:val="-6"/>
          <w:sz w:val="32"/>
          <w:szCs w:val="32"/>
          <w:lang w:val="sv-SE"/>
        </w:rPr>
        <w:t xml:space="preserve"> đã được công nhận</w:t>
      </w:r>
      <w:r w:rsidR="000D18E3">
        <w:rPr>
          <w:rFonts w:ascii="Arial" w:hAnsi="Arial" w:cs="Arial"/>
          <w:spacing w:val="-6"/>
          <w:sz w:val="32"/>
          <w:szCs w:val="32"/>
          <w:lang w:val="sv-SE"/>
        </w:rPr>
        <w:t>.</w:t>
      </w:r>
      <w:r w:rsidR="008B4270">
        <w:rPr>
          <w:rFonts w:ascii="Arial" w:hAnsi="Arial" w:cs="Arial"/>
          <w:spacing w:val="-6"/>
          <w:sz w:val="32"/>
          <w:szCs w:val="32"/>
          <w:lang w:val="sv-SE"/>
        </w:rPr>
        <w:t xml:space="preserve"> </w:t>
      </w:r>
    </w:p>
    <w:p w14:paraId="6EDEC5FC" w14:textId="3F19647E" w:rsidR="00991383" w:rsidRPr="00153806" w:rsidRDefault="00991383" w:rsidP="00991383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3. Hoàn thiện </w:t>
      </w:r>
      <w:r w:rsidR="00153806" w:rsidRPr="00153806">
        <w:rPr>
          <w:rFonts w:ascii="Arial" w:hAnsi="Arial" w:cs="Arial"/>
          <w:spacing w:val="-6"/>
          <w:sz w:val="32"/>
          <w:szCs w:val="32"/>
          <w:lang w:val="sv-SE"/>
        </w:rPr>
        <w:t>t</w:t>
      </w:r>
      <w:r w:rsidR="00153806">
        <w:rPr>
          <w:rFonts w:ascii="Arial" w:hAnsi="Arial" w:cs="Arial"/>
          <w:spacing w:val="-6"/>
          <w:sz w:val="32"/>
          <w:szCs w:val="32"/>
          <w:lang w:val="sv-SE"/>
        </w:rPr>
        <w:t>ối thiểu 07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quy trình hiệu chuẩn và phê duyệt phương pháp</w:t>
      </w:r>
      <w:r>
        <w:rPr>
          <w:rFonts w:ascii="Arial" w:hAnsi="Arial" w:cs="Arial"/>
          <w:spacing w:val="-6"/>
          <w:sz w:val="32"/>
          <w:szCs w:val="32"/>
          <w:lang w:val="sv-SE"/>
        </w:rPr>
        <w:t xml:space="preserve"> để được chứng nhận</w:t>
      </w:r>
      <w:r w:rsidR="00153806" w:rsidRPr="00153806">
        <w:rPr>
          <w:rFonts w:ascii="Arial" w:hAnsi="Arial" w:cs="Arial"/>
          <w:spacing w:val="-6"/>
          <w:sz w:val="32"/>
          <w:szCs w:val="32"/>
          <w:lang w:val="sv-SE"/>
        </w:rPr>
        <w:t xml:space="preserve"> </w:t>
      </w:r>
      <w:r w:rsidR="00153806">
        <w:rPr>
          <w:rFonts w:ascii="Arial" w:hAnsi="Arial" w:cs="Arial"/>
          <w:spacing w:val="-6"/>
          <w:sz w:val="32"/>
          <w:szCs w:val="32"/>
          <w:lang w:val="sv-SE"/>
        </w:rPr>
        <w:t>và mở rộng VILAS.</w:t>
      </w:r>
    </w:p>
    <w:p w14:paraId="735E56EB" w14:textId="3DEB1706" w:rsidR="00991383" w:rsidRPr="00EB1A19" w:rsidRDefault="00991383" w:rsidP="00991383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vi-VN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4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. </w:t>
      </w:r>
      <w:r w:rsidR="00472479" w:rsidRPr="00056846">
        <w:rPr>
          <w:rFonts w:ascii="Arial" w:hAnsi="Arial" w:cs="Arial"/>
          <w:spacing w:val="-6"/>
          <w:sz w:val="32"/>
          <w:szCs w:val="32"/>
          <w:lang w:val="sv-SE"/>
        </w:rPr>
        <w:t>Duy trì và vận hành phòng thí nghiệm theo ISO/IEC 17025:2017 đối với các phép hiệu chuẩn</w:t>
      </w:r>
      <w:r w:rsidR="00472479" w:rsidRPr="00056846">
        <w:rPr>
          <w:rFonts w:ascii="Arial" w:hAnsi="Arial" w:cs="Arial"/>
          <w:spacing w:val="-6"/>
          <w:sz w:val="32"/>
          <w:szCs w:val="32"/>
          <w:lang w:val="vi-VN"/>
        </w:rPr>
        <w:t>/thử nghiệm</w:t>
      </w:r>
      <w:r w:rsidR="00472479"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đã được công nhận và các phép kiểm định đã được chỉ định.</w:t>
      </w:r>
    </w:p>
    <w:p w14:paraId="053977AD" w14:textId="432B8603" w:rsidR="00991383" w:rsidRDefault="00991383" w:rsidP="00991383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5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. </w:t>
      </w:r>
      <w:r w:rsidR="00CF1762">
        <w:rPr>
          <w:rFonts w:ascii="Arial" w:hAnsi="Arial" w:cs="Arial"/>
          <w:spacing w:val="-6"/>
          <w:sz w:val="32"/>
          <w:szCs w:val="32"/>
          <w:lang w:val="sv-SE"/>
        </w:rPr>
        <w:t>Hoàn thiện quy trình và hồ sơ chỉ định kiểm định tối thiểu 10 quy trình ĐLVN lĩnh vực hóa lý</w:t>
      </w:r>
    </w:p>
    <w:p w14:paraId="08B0D688" w14:textId="77777777" w:rsidR="00991383" w:rsidRPr="00056846" w:rsidRDefault="00991383" w:rsidP="00991383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6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. Nhân viên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 ETV phải hiểu về Chính sách chất lượng, các thủ tục và quy trình hướng dẫn công việc.</w:t>
      </w:r>
    </w:p>
    <w:p w14:paraId="0322D91B" w14:textId="39ED9F73" w:rsidR="00991383" w:rsidRPr="00AD7E2E" w:rsidRDefault="00991383" w:rsidP="00991383">
      <w:pPr>
        <w:tabs>
          <w:tab w:val="left" w:pos="360"/>
        </w:tabs>
        <w:spacing w:before="120"/>
        <w:jc w:val="both"/>
        <w:rPr>
          <w:rFonts w:ascii="Arial" w:hAnsi="Arial" w:cs="Arial"/>
          <w:sz w:val="32"/>
          <w:szCs w:val="32"/>
          <w:lang w:val="vi-VN"/>
        </w:rPr>
      </w:pPr>
      <w:r w:rsidRPr="00056846">
        <w:rPr>
          <w:rFonts w:ascii="Arial" w:hAnsi="Arial" w:cs="Arial"/>
          <w:spacing w:val="-4"/>
          <w:sz w:val="32"/>
          <w:szCs w:val="32"/>
          <w:lang w:val="vi-VN"/>
        </w:rPr>
        <w:tab/>
        <w:t xml:space="preserve">               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                               Hà Nội, ngày 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06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tháng 0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1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năm 20</w:t>
      </w:r>
      <w:r>
        <w:rPr>
          <w:rFonts w:ascii="Arial" w:hAnsi="Arial" w:cs="Arial"/>
          <w:i/>
          <w:iCs/>
          <w:sz w:val="32"/>
          <w:szCs w:val="32"/>
          <w:lang w:val="sv-SE"/>
        </w:rPr>
        <w:t>2</w:t>
      </w:r>
      <w:r w:rsidR="00AD7E2E" w:rsidRPr="00AD7E2E">
        <w:rPr>
          <w:rFonts w:ascii="Arial" w:hAnsi="Arial" w:cs="Arial"/>
          <w:i/>
          <w:iCs/>
          <w:sz w:val="32"/>
          <w:szCs w:val="32"/>
          <w:lang w:val="vi-VN"/>
        </w:rPr>
        <w:t>3</w:t>
      </w:r>
    </w:p>
    <w:p w14:paraId="6AEF8F09" w14:textId="77777777" w:rsidR="00991383" w:rsidRPr="00991383" w:rsidRDefault="00991383" w:rsidP="00991383">
      <w:pPr>
        <w:tabs>
          <w:tab w:val="left" w:pos="360"/>
        </w:tabs>
        <w:spacing w:before="120"/>
        <w:jc w:val="both"/>
        <w:rPr>
          <w:rFonts w:ascii="Arial" w:hAnsi="Arial" w:cs="Arial"/>
          <w:spacing w:val="-4"/>
          <w:sz w:val="10"/>
          <w:szCs w:val="10"/>
          <w:lang w:val="sv-SE"/>
        </w:rPr>
      </w:pPr>
    </w:p>
    <w:tbl>
      <w:tblPr>
        <w:tblW w:w="9574" w:type="dxa"/>
        <w:jc w:val="center"/>
        <w:tblLook w:val="01E0" w:firstRow="1" w:lastRow="1" w:firstColumn="1" w:lastColumn="1" w:noHBand="0" w:noVBand="0"/>
      </w:tblPr>
      <w:tblGrid>
        <w:gridCol w:w="4554"/>
        <w:gridCol w:w="5020"/>
      </w:tblGrid>
      <w:tr w:rsidR="00991383" w:rsidRPr="00991383" w14:paraId="06560963" w14:textId="77777777" w:rsidTr="000B5709">
        <w:trPr>
          <w:trHeight w:val="1705"/>
          <w:jc w:val="center"/>
        </w:trPr>
        <w:tc>
          <w:tcPr>
            <w:tcW w:w="4554" w:type="dxa"/>
          </w:tcPr>
          <w:p w14:paraId="034F4F40" w14:textId="0055C5E3" w:rsidR="00991383" w:rsidRPr="00991383" w:rsidRDefault="00D73694" w:rsidP="000B570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  <w:r>
              <w:rPr>
                <w:rFonts w:ascii="Arial" w:hAnsi="Arial" w:cs="Arial"/>
                <w:b/>
                <w:szCs w:val="28"/>
                <w:lang w:val="sv-SE"/>
              </w:rPr>
              <w:t xml:space="preserve">P. </w:t>
            </w:r>
            <w:r w:rsidR="00991383" w:rsidRPr="00991383">
              <w:rPr>
                <w:rFonts w:ascii="Arial" w:hAnsi="Arial" w:cs="Arial"/>
                <w:b/>
                <w:szCs w:val="28"/>
                <w:lang w:val="sv-SE"/>
              </w:rPr>
              <w:t>TRƯỞNG PHÒNG</w:t>
            </w:r>
          </w:p>
          <w:p w14:paraId="14A001ED" w14:textId="77777777" w:rsidR="00991383" w:rsidRPr="00991383" w:rsidRDefault="00991383" w:rsidP="000B570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59769300" w14:textId="77777777" w:rsidR="00991383" w:rsidRPr="00991383" w:rsidRDefault="00991383" w:rsidP="000B570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34F256CB" w14:textId="77777777" w:rsidR="00991383" w:rsidRPr="00991383" w:rsidRDefault="00991383" w:rsidP="000B570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4FF883E2" w14:textId="77777777" w:rsidR="00991383" w:rsidRPr="00991383" w:rsidRDefault="00991383" w:rsidP="000B570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0BE862A6" w14:textId="77777777" w:rsidR="00991383" w:rsidRPr="00991383" w:rsidRDefault="00991383" w:rsidP="000B570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6D1D4335" w14:textId="60D01CE9" w:rsidR="00991383" w:rsidRPr="00D73694" w:rsidRDefault="00991383" w:rsidP="000B5709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bCs/>
                <w:iCs/>
                <w:szCs w:val="28"/>
              </w:rPr>
            </w:pPr>
            <w:r w:rsidRPr="00991383">
              <w:rPr>
                <w:rFonts w:ascii="Arial" w:hAnsi="Arial" w:cs="Arial"/>
                <w:b/>
                <w:bCs/>
                <w:iCs/>
                <w:szCs w:val="28"/>
                <w:lang w:val="sv-SE"/>
              </w:rPr>
              <w:t>Nguyễn</w:t>
            </w:r>
            <w:r>
              <w:rPr>
                <w:rFonts w:ascii="Arial" w:hAnsi="Arial" w:cs="Arial"/>
                <w:b/>
                <w:bCs/>
                <w:iCs/>
                <w:szCs w:val="28"/>
                <w:lang w:val="vi-VN"/>
              </w:rPr>
              <w:t xml:space="preserve"> </w:t>
            </w:r>
            <w:r w:rsidR="00D73694">
              <w:rPr>
                <w:rFonts w:ascii="Arial" w:hAnsi="Arial" w:cs="Arial"/>
                <w:b/>
                <w:bCs/>
                <w:iCs/>
                <w:szCs w:val="28"/>
              </w:rPr>
              <w:t>Ngọc Tuấn</w:t>
            </w:r>
          </w:p>
        </w:tc>
        <w:tc>
          <w:tcPr>
            <w:tcW w:w="5020" w:type="dxa"/>
          </w:tcPr>
          <w:p w14:paraId="16A83E58" w14:textId="77777777" w:rsidR="00991383" w:rsidRPr="00991383" w:rsidRDefault="00991383" w:rsidP="000B570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szCs w:val="28"/>
                <w:lang w:val="vi-VN"/>
              </w:rPr>
            </w:pPr>
            <w:r w:rsidRPr="00991383">
              <w:rPr>
                <w:rFonts w:ascii="Arial" w:hAnsi="Arial" w:cs="Arial"/>
                <w:b/>
                <w:szCs w:val="28"/>
                <w:lang w:val="vi-VN"/>
              </w:rPr>
              <w:t>VIỆN TRƯỞNG</w:t>
            </w:r>
          </w:p>
          <w:p w14:paraId="4F6C73A2" w14:textId="77777777" w:rsidR="00991383" w:rsidRPr="00991383" w:rsidRDefault="00991383" w:rsidP="000B5709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0E9CFA80" w14:textId="77777777" w:rsidR="00991383" w:rsidRPr="00991383" w:rsidRDefault="00991383" w:rsidP="000B5709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3742C283" w14:textId="77777777" w:rsidR="00991383" w:rsidRPr="00991383" w:rsidRDefault="00991383" w:rsidP="000B5709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172CF668" w14:textId="77777777" w:rsidR="00991383" w:rsidRPr="00991383" w:rsidRDefault="00991383" w:rsidP="000B5709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32F5ACF4" w14:textId="77777777" w:rsidR="00991383" w:rsidRPr="00991383" w:rsidRDefault="00991383" w:rsidP="000B570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  <w:lang w:val="vi-VN"/>
              </w:rPr>
            </w:pPr>
          </w:p>
          <w:p w14:paraId="15F8D6D3" w14:textId="77777777" w:rsidR="00991383" w:rsidRPr="00991383" w:rsidRDefault="00991383" w:rsidP="000B570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  <w:lang w:val="vi-VN"/>
              </w:rPr>
            </w:pPr>
            <w:r w:rsidRPr="00991383">
              <w:rPr>
                <w:rFonts w:ascii="Arial" w:hAnsi="Arial" w:cs="Arial"/>
                <w:b/>
                <w:bCs/>
                <w:noProof/>
                <w:szCs w:val="28"/>
                <w:lang w:val="vi-VN"/>
              </w:rPr>
              <w:t>Nguyễn Hoàng Giang</w:t>
            </w:r>
          </w:p>
        </w:tc>
      </w:tr>
    </w:tbl>
    <w:p w14:paraId="2DB2DF4D" w14:textId="77777777" w:rsidR="00991383" w:rsidRPr="00991383" w:rsidRDefault="00991383" w:rsidP="00991383">
      <w:pPr>
        <w:spacing w:before="240" w:after="120"/>
        <w:jc w:val="both"/>
        <w:rPr>
          <w:rFonts w:ascii="Arial" w:hAnsi="Arial" w:cs="Arial"/>
          <w:sz w:val="2"/>
          <w:szCs w:val="2"/>
          <w:lang w:val="vi-VN"/>
        </w:rPr>
      </w:pPr>
    </w:p>
    <w:p w14:paraId="642BEA4B" w14:textId="4ADBCA50" w:rsidR="005D51F8" w:rsidRPr="005D51F8" w:rsidRDefault="005D51F8" w:rsidP="005D51F8">
      <w:pPr>
        <w:pStyle w:val="Heading1"/>
        <w:spacing w:line="360" w:lineRule="auto"/>
        <w:ind w:right="-232"/>
        <w:jc w:val="center"/>
        <w:rPr>
          <w:rFonts w:ascii="Arial" w:hAnsi="Arial" w:cs="Arial"/>
          <w:i w:val="0"/>
          <w:color w:val="0033CC"/>
          <w:sz w:val="40"/>
          <w:szCs w:val="40"/>
          <w:lang w:val="vi-VN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lastRenderedPageBreak/>
        <w:t>MỤC TIÊU CHẤT LƯỢNG 20</w:t>
      </w:r>
      <w:r>
        <w:rPr>
          <w:rFonts w:ascii="Arial" w:hAnsi="Arial" w:cs="Arial"/>
          <w:i w:val="0"/>
          <w:color w:val="0033CC"/>
          <w:sz w:val="40"/>
          <w:szCs w:val="40"/>
        </w:rPr>
        <w:t>2</w:t>
      </w:r>
      <w:r>
        <w:rPr>
          <w:rFonts w:ascii="Arial" w:hAnsi="Arial" w:cs="Arial"/>
          <w:i w:val="0"/>
          <w:color w:val="0033CC"/>
          <w:sz w:val="40"/>
          <w:szCs w:val="40"/>
          <w:lang w:val="vi-VN"/>
        </w:rPr>
        <w:t>2</w:t>
      </w:r>
    </w:p>
    <w:p w14:paraId="03C83DF4" w14:textId="77777777" w:rsidR="005D51F8" w:rsidRPr="00056846" w:rsidRDefault="005D51F8" w:rsidP="005D51F8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32"/>
          <w:szCs w:val="32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t>VIỆN KIỂM ĐỊNH CÔNG NGHỆ VÀ MÔI TRƯỜNG</w:t>
      </w:r>
    </w:p>
    <w:p w14:paraId="33FD7309" w14:textId="77777777" w:rsidR="005D51F8" w:rsidRPr="00056846" w:rsidRDefault="005D51F8" w:rsidP="005D51F8">
      <w:pPr>
        <w:spacing w:before="80"/>
        <w:jc w:val="both"/>
        <w:rPr>
          <w:rFonts w:ascii="Arial" w:hAnsi="Arial" w:cs="Arial"/>
          <w:sz w:val="32"/>
          <w:szCs w:val="32"/>
          <w:lang w:val="sv-SE"/>
        </w:rPr>
      </w:pPr>
    </w:p>
    <w:p w14:paraId="1D32FF5B" w14:textId="5C5918FC" w:rsidR="005D51F8" w:rsidRPr="00056846" w:rsidRDefault="005D51F8" w:rsidP="005D51F8">
      <w:pPr>
        <w:spacing w:before="120" w:after="120"/>
        <w:ind w:firstLine="720"/>
        <w:jc w:val="both"/>
        <w:rPr>
          <w:rFonts w:ascii="Arial" w:hAnsi="Arial" w:cs="Arial"/>
          <w:i/>
          <w:sz w:val="32"/>
          <w:szCs w:val="32"/>
          <w:lang w:val="sv-SE"/>
        </w:rPr>
      </w:pPr>
      <w:r w:rsidRPr="00056846">
        <w:rPr>
          <w:rFonts w:ascii="Arial" w:hAnsi="Arial" w:cs="Arial"/>
          <w:i/>
          <w:sz w:val="32"/>
          <w:szCs w:val="32"/>
          <w:lang w:val="sv-SE"/>
        </w:rPr>
        <w:t xml:space="preserve">Căn cứ vào Biên bản họp xem xét của Lãnh đạo </w:t>
      </w:r>
      <w:r w:rsidRPr="00056846">
        <w:rPr>
          <w:rFonts w:ascii="Arial" w:hAnsi="Arial" w:cs="Arial"/>
          <w:i/>
          <w:sz w:val="32"/>
          <w:szCs w:val="32"/>
          <w:lang w:val="vi-VN"/>
        </w:rPr>
        <w:t>(</w:t>
      </w:r>
      <w:r w:rsidRPr="00056846">
        <w:rPr>
          <w:rFonts w:ascii="Arial" w:hAnsi="Arial" w:cs="Arial"/>
          <w:i/>
          <w:sz w:val="32"/>
          <w:szCs w:val="32"/>
          <w:lang w:val="sv-SE"/>
        </w:rPr>
        <w:t>ETV.P.F 17.0</w:t>
      </w:r>
      <w:r w:rsidRPr="00056846">
        <w:rPr>
          <w:rFonts w:ascii="Arial" w:hAnsi="Arial" w:cs="Arial"/>
          <w:i/>
          <w:sz w:val="32"/>
          <w:szCs w:val="32"/>
          <w:lang w:val="vi-VN"/>
        </w:rPr>
        <w:t xml:space="preserve">2) </w:t>
      </w:r>
      <w:r w:rsidRPr="00056846">
        <w:rPr>
          <w:rFonts w:ascii="Arial" w:hAnsi="Arial" w:cs="Arial"/>
          <w:i/>
          <w:sz w:val="32"/>
          <w:szCs w:val="32"/>
          <w:lang w:val="sv-SE"/>
        </w:rPr>
        <w:t>năm 20</w:t>
      </w:r>
      <w:r w:rsidR="00F135B5">
        <w:rPr>
          <w:rFonts w:ascii="Arial" w:hAnsi="Arial" w:cs="Arial"/>
          <w:i/>
          <w:sz w:val="32"/>
          <w:szCs w:val="32"/>
          <w:lang w:val="vi-VN"/>
        </w:rPr>
        <w:t>22</w:t>
      </w:r>
      <w:r w:rsidRPr="00056846">
        <w:rPr>
          <w:rFonts w:ascii="Arial" w:hAnsi="Arial" w:cs="Arial"/>
          <w:i/>
          <w:sz w:val="32"/>
          <w:szCs w:val="32"/>
          <w:lang w:val="sv-SE"/>
        </w:rPr>
        <w:t>;</w:t>
      </w:r>
    </w:p>
    <w:p w14:paraId="487B0CCA" w14:textId="77777777" w:rsidR="005D51F8" w:rsidRPr="00056846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33A68D35" w14:textId="77777777" w:rsidR="005D51F8" w:rsidRPr="00056846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Viện Kiểm định Công nghệ và Môi trường 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(gọi tắt 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ETV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)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phấn đấu thực hiện các mục tiêu chất lượng như sau:</w:t>
      </w:r>
    </w:p>
    <w:p w14:paraId="1783EC58" w14:textId="77777777" w:rsidR="005D51F8" w:rsidRPr="00056846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3B0EA763" w14:textId="77777777" w:rsidR="005D51F8" w:rsidRPr="00056846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>1. Đào tạo, huấn luyện nội bộ cho nhân viên về ISO/IEC 17025:2017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 và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ước lượng ĐKĐB đo</w:t>
      </w:r>
      <w:r>
        <w:rPr>
          <w:rFonts w:ascii="Arial" w:hAnsi="Arial" w:cs="Arial"/>
          <w:spacing w:val="-6"/>
          <w:sz w:val="32"/>
          <w:szCs w:val="32"/>
          <w:lang w:val="sv-SE"/>
        </w:rPr>
        <w:t xml:space="preserve">. Đào tạo tối thiểu 03 khóa từ bên ngoài đối với lĩnh vực đo lường – hiệu chuẩn phương tiện đo. </w:t>
      </w:r>
    </w:p>
    <w:p w14:paraId="3C385C61" w14:textId="77777777" w:rsidR="005D51F8" w:rsidRPr="00056846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>2. Hoàn thiện Sổ tay chất lượng phòng thí nghiệm</w:t>
      </w:r>
      <w:r>
        <w:rPr>
          <w:rFonts w:ascii="Arial" w:hAnsi="Arial" w:cs="Arial"/>
          <w:spacing w:val="-6"/>
          <w:sz w:val="32"/>
          <w:szCs w:val="32"/>
          <w:lang w:val="sv-SE"/>
        </w:rPr>
        <w:t xml:space="preserve"> và thủ tục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theo ISO/IEC 17025:2017.</w:t>
      </w:r>
    </w:p>
    <w:p w14:paraId="593CBFCA" w14:textId="7B923CD8" w:rsidR="005D51F8" w:rsidRPr="00056846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3. Hoàn thiện </w:t>
      </w:r>
      <w:r w:rsidR="00BF1B95">
        <w:rPr>
          <w:rFonts w:ascii="Arial" w:hAnsi="Arial" w:cs="Arial"/>
          <w:spacing w:val="-6"/>
          <w:sz w:val="32"/>
          <w:szCs w:val="32"/>
          <w:lang w:val="vi-VN"/>
        </w:rPr>
        <w:t>05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quy trình hiệu chuẩn và phê duyệt phương pháp</w:t>
      </w:r>
      <w:r>
        <w:rPr>
          <w:rFonts w:ascii="Arial" w:hAnsi="Arial" w:cs="Arial"/>
          <w:spacing w:val="-6"/>
          <w:sz w:val="32"/>
          <w:szCs w:val="32"/>
          <w:lang w:val="sv-SE"/>
        </w:rPr>
        <w:t xml:space="preserve"> đ</w:t>
      </w:r>
      <w:r w:rsidR="00BF1B95">
        <w:rPr>
          <w:rFonts w:ascii="Arial" w:hAnsi="Arial" w:cs="Arial"/>
          <w:spacing w:val="-6"/>
          <w:sz w:val="32"/>
          <w:szCs w:val="32"/>
          <w:lang w:val="sv-SE"/>
        </w:rPr>
        <w:t>ể</w:t>
      </w:r>
      <w:r>
        <w:rPr>
          <w:rFonts w:ascii="Arial" w:hAnsi="Arial" w:cs="Arial"/>
          <w:spacing w:val="-6"/>
          <w:sz w:val="32"/>
          <w:szCs w:val="32"/>
          <w:lang w:val="sv-SE"/>
        </w:rPr>
        <w:t xml:space="preserve"> được chứng nhận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.</w:t>
      </w:r>
    </w:p>
    <w:p w14:paraId="4F4485E2" w14:textId="785F83EB" w:rsidR="005D51F8" w:rsidRPr="00EB1A19" w:rsidRDefault="00EB1A19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vi-VN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4</w:t>
      </w:r>
      <w:r w:rsidR="005D51F8"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. </w:t>
      </w:r>
      <w:r w:rsidR="005D51F8">
        <w:rPr>
          <w:rFonts w:ascii="Arial" w:hAnsi="Arial" w:cs="Arial"/>
          <w:spacing w:val="-6"/>
          <w:sz w:val="32"/>
          <w:szCs w:val="32"/>
          <w:lang w:val="sv-SE"/>
        </w:rPr>
        <w:t xml:space="preserve">Mở rộng VILAS đối với </w:t>
      </w:r>
      <w:r>
        <w:rPr>
          <w:rFonts w:ascii="Arial" w:hAnsi="Arial" w:cs="Arial"/>
          <w:spacing w:val="-6"/>
          <w:sz w:val="32"/>
          <w:szCs w:val="32"/>
          <w:lang w:val="vi-VN"/>
        </w:rPr>
        <w:t xml:space="preserve">PTĐ thuộc </w:t>
      </w:r>
      <w:r w:rsidR="005D51F8">
        <w:rPr>
          <w:rFonts w:ascii="Arial" w:hAnsi="Arial" w:cs="Arial"/>
          <w:spacing w:val="-6"/>
          <w:sz w:val="32"/>
          <w:szCs w:val="32"/>
          <w:lang w:val="sv-SE"/>
        </w:rPr>
        <w:t xml:space="preserve">lĩnh vực nhiệt độ và </w:t>
      </w:r>
      <w:r>
        <w:rPr>
          <w:rFonts w:ascii="Arial" w:hAnsi="Arial" w:cs="Arial"/>
          <w:spacing w:val="-6"/>
          <w:sz w:val="32"/>
          <w:szCs w:val="32"/>
          <w:lang w:val="sv-SE"/>
        </w:rPr>
        <w:t>hoá</w:t>
      </w:r>
      <w:r>
        <w:rPr>
          <w:rFonts w:ascii="Arial" w:hAnsi="Arial" w:cs="Arial"/>
          <w:spacing w:val="-6"/>
          <w:sz w:val="32"/>
          <w:szCs w:val="32"/>
          <w:lang w:val="vi-VN"/>
        </w:rPr>
        <w:t xml:space="preserve"> lý</w:t>
      </w:r>
    </w:p>
    <w:p w14:paraId="12D0FDA1" w14:textId="6906DDD1" w:rsidR="005D51F8" w:rsidRDefault="00EB1A19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5</w:t>
      </w:r>
      <w:r w:rsidR="005D51F8" w:rsidRPr="00056846">
        <w:rPr>
          <w:rFonts w:ascii="Arial" w:hAnsi="Arial" w:cs="Arial"/>
          <w:spacing w:val="-6"/>
          <w:sz w:val="32"/>
          <w:szCs w:val="32"/>
          <w:lang w:val="sv-SE"/>
        </w:rPr>
        <w:t>. Duy trì và vận hành phòng thí nghiệm theo ISO/IEC 17025:2017 đối với các phép hiệu chuẩn</w:t>
      </w:r>
      <w:r w:rsidR="005D51F8" w:rsidRPr="00056846">
        <w:rPr>
          <w:rFonts w:ascii="Arial" w:hAnsi="Arial" w:cs="Arial"/>
          <w:spacing w:val="-6"/>
          <w:sz w:val="32"/>
          <w:szCs w:val="32"/>
          <w:lang w:val="vi-VN"/>
        </w:rPr>
        <w:t>/thử nghiệm</w:t>
      </w:r>
      <w:r w:rsidR="005D51F8"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đã được công nhận và các phép kiểm định đã được chỉ định.</w:t>
      </w:r>
    </w:p>
    <w:p w14:paraId="63088726" w14:textId="77999888" w:rsidR="00EB1A19" w:rsidRPr="00056846" w:rsidRDefault="00EB1A19" w:rsidP="00EB1A19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>
        <w:rPr>
          <w:rFonts w:ascii="Arial" w:hAnsi="Arial" w:cs="Arial"/>
          <w:spacing w:val="-6"/>
          <w:sz w:val="32"/>
          <w:szCs w:val="32"/>
          <w:lang w:val="vi-VN"/>
        </w:rPr>
        <w:t>6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. Nhân viên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 ETV phải hiểu về Chính sách chất lượng, các thủ tục và quy trình hướng dẫn công việc.</w:t>
      </w:r>
    </w:p>
    <w:p w14:paraId="769ECABF" w14:textId="5BA3034E" w:rsidR="005D51F8" w:rsidRPr="005D51F8" w:rsidRDefault="005D51F8" w:rsidP="005D51F8">
      <w:pPr>
        <w:tabs>
          <w:tab w:val="left" w:pos="360"/>
        </w:tabs>
        <w:spacing w:before="120"/>
        <w:jc w:val="both"/>
        <w:rPr>
          <w:rFonts w:ascii="Arial" w:hAnsi="Arial" w:cs="Arial"/>
          <w:sz w:val="32"/>
          <w:szCs w:val="32"/>
          <w:lang w:val="vi-VN"/>
        </w:rPr>
      </w:pPr>
      <w:r w:rsidRPr="00056846">
        <w:rPr>
          <w:rFonts w:ascii="Arial" w:hAnsi="Arial" w:cs="Arial"/>
          <w:spacing w:val="-4"/>
          <w:sz w:val="32"/>
          <w:szCs w:val="32"/>
          <w:lang w:val="vi-VN"/>
        </w:rPr>
        <w:tab/>
        <w:t xml:space="preserve">               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                               Hà Nội, ngày 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06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tháng 0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1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năm 20</w:t>
      </w:r>
      <w:r>
        <w:rPr>
          <w:rFonts w:ascii="Arial" w:hAnsi="Arial" w:cs="Arial"/>
          <w:i/>
          <w:iCs/>
          <w:sz w:val="32"/>
          <w:szCs w:val="32"/>
          <w:lang w:val="sv-SE"/>
        </w:rPr>
        <w:t>2</w:t>
      </w:r>
      <w:r>
        <w:rPr>
          <w:rFonts w:ascii="Arial" w:hAnsi="Arial" w:cs="Arial"/>
          <w:i/>
          <w:iCs/>
          <w:sz w:val="32"/>
          <w:szCs w:val="32"/>
          <w:lang w:val="vi-VN"/>
        </w:rPr>
        <w:t>2</w:t>
      </w:r>
    </w:p>
    <w:p w14:paraId="44D5099B" w14:textId="77777777" w:rsidR="005D51F8" w:rsidRPr="00991383" w:rsidRDefault="005D51F8" w:rsidP="005D51F8">
      <w:pPr>
        <w:tabs>
          <w:tab w:val="left" w:pos="360"/>
        </w:tabs>
        <w:spacing w:before="120"/>
        <w:jc w:val="both"/>
        <w:rPr>
          <w:rFonts w:ascii="Arial" w:hAnsi="Arial" w:cs="Arial"/>
          <w:spacing w:val="-4"/>
          <w:sz w:val="10"/>
          <w:szCs w:val="10"/>
          <w:lang w:val="sv-SE"/>
        </w:rPr>
      </w:pPr>
    </w:p>
    <w:tbl>
      <w:tblPr>
        <w:tblW w:w="9574" w:type="dxa"/>
        <w:jc w:val="center"/>
        <w:tblLook w:val="01E0" w:firstRow="1" w:lastRow="1" w:firstColumn="1" w:lastColumn="1" w:noHBand="0" w:noVBand="0"/>
      </w:tblPr>
      <w:tblGrid>
        <w:gridCol w:w="4554"/>
        <w:gridCol w:w="5020"/>
      </w:tblGrid>
      <w:tr w:rsidR="005D51F8" w:rsidRPr="00991383" w14:paraId="4FBA7463" w14:textId="77777777" w:rsidTr="005D3BF3">
        <w:trPr>
          <w:trHeight w:val="1705"/>
          <w:jc w:val="center"/>
        </w:trPr>
        <w:tc>
          <w:tcPr>
            <w:tcW w:w="4554" w:type="dxa"/>
          </w:tcPr>
          <w:p w14:paraId="3BDE61D7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  <w:r w:rsidRPr="00991383">
              <w:rPr>
                <w:rFonts w:ascii="Arial" w:hAnsi="Arial" w:cs="Arial"/>
                <w:b/>
                <w:szCs w:val="28"/>
                <w:lang w:val="sv-SE"/>
              </w:rPr>
              <w:t>TRƯỞNG PHÒNG</w:t>
            </w:r>
          </w:p>
          <w:p w14:paraId="5D5C4979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387B9507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781100DC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3F5AF786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1FD6B669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0B208EBF" w14:textId="061FF138" w:rsidR="005D51F8" w:rsidRPr="005D51F8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bCs/>
                <w:iCs/>
                <w:szCs w:val="28"/>
                <w:lang w:val="vi-VN"/>
              </w:rPr>
            </w:pPr>
            <w:r w:rsidRPr="00991383">
              <w:rPr>
                <w:rFonts w:ascii="Arial" w:hAnsi="Arial" w:cs="Arial"/>
                <w:b/>
                <w:bCs/>
                <w:iCs/>
                <w:szCs w:val="28"/>
                <w:lang w:val="sv-SE"/>
              </w:rPr>
              <w:t>Nguyễn</w:t>
            </w:r>
            <w:r>
              <w:rPr>
                <w:rFonts w:ascii="Arial" w:hAnsi="Arial" w:cs="Arial"/>
                <w:b/>
                <w:bCs/>
                <w:iCs/>
                <w:szCs w:val="28"/>
                <w:lang w:val="vi-VN"/>
              </w:rPr>
              <w:t xml:space="preserve"> Văn Huy</w:t>
            </w:r>
          </w:p>
        </w:tc>
        <w:tc>
          <w:tcPr>
            <w:tcW w:w="5020" w:type="dxa"/>
          </w:tcPr>
          <w:p w14:paraId="7B10FC7E" w14:textId="77777777" w:rsidR="005D51F8" w:rsidRPr="00991383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szCs w:val="28"/>
                <w:lang w:val="vi-VN"/>
              </w:rPr>
            </w:pPr>
            <w:r w:rsidRPr="00991383">
              <w:rPr>
                <w:rFonts w:ascii="Arial" w:hAnsi="Arial" w:cs="Arial"/>
                <w:b/>
                <w:szCs w:val="28"/>
                <w:lang w:val="vi-VN"/>
              </w:rPr>
              <w:t>VIỆN TRƯỞNG</w:t>
            </w:r>
          </w:p>
          <w:p w14:paraId="55B35613" w14:textId="77777777" w:rsidR="005D51F8" w:rsidRPr="00991383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5BF9EABF" w14:textId="77777777" w:rsidR="005D51F8" w:rsidRPr="00991383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1DAF850B" w14:textId="77777777" w:rsidR="005D51F8" w:rsidRPr="00991383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718FC0CC" w14:textId="77777777" w:rsidR="005D51F8" w:rsidRPr="00991383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vi-VN"/>
              </w:rPr>
            </w:pPr>
          </w:p>
          <w:p w14:paraId="32E44F17" w14:textId="77777777" w:rsidR="005D51F8" w:rsidRPr="00991383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  <w:lang w:val="vi-VN"/>
              </w:rPr>
            </w:pPr>
          </w:p>
          <w:p w14:paraId="7BBAFE4B" w14:textId="77777777" w:rsidR="005D51F8" w:rsidRPr="00991383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  <w:lang w:val="vi-VN"/>
              </w:rPr>
            </w:pPr>
            <w:r w:rsidRPr="00991383">
              <w:rPr>
                <w:rFonts w:ascii="Arial" w:hAnsi="Arial" w:cs="Arial"/>
                <w:b/>
                <w:bCs/>
                <w:noProof/>
                <w:szCs w:val="28"/>
                <w:lang w:val="vi-VN"/>
              </w:rPr>
              <w:t>Nguyễn Hoàng Giang</w:t>
            </w:r>
          </w:p>
        </w:tc>
      </w:tr>
    </w:tbl>
    <w:p w14:paraId="3F0FDE98" w14:textId="77777777" w:rsidR="005D51F8" w:rsidRPr="00991383" w:rsidRDefault="005D51F8" w:rsidP="005D51F8">
      <w:pPr>
        <w:spacing w:before="240" w:after="120"/>
        <w:jc w:val="both"/>
        <w:rPr>
          <w:rFonts w:ascii="Arial" w:hAnsi="Arial" w:cs="Arial"/>
          <w:sz w:val="2"/>
          <w:szCs w:val="2"/>
          <w:lang w:val="vi-VN"/>
        </w:rPr>
      </w:pPr>
    </w:p>
    <w:p w14:paraId="5EDB44E2" w14:textId="59814C64" w:rsidR="005D51F8" w:rsidRPr="005D51F8" w:rsidRDefault="005D51F8" w:rsidP="005D51F8">
      <w:pPr>
        <w:pStyle w:val="Heading1"/>
        <w:spacing w:line="360" w:lineRule="auto"/>
        <w:ind w:right="-232"/>
        <w:jc w:val="center"/>
        <w:rPr>
          <w:rFonts w:ascii="Arial" w:hAnsi="Arial" w:cs="Arial"/>
          <w:i w:val="0"/>
          <w:color w:val="0033CC"/>
          <w:sz w:val="40"/>
          <w:szCs w:val="40"/>
          <w:lang w:val="vi-VN"/>
        </w:rPr>
      </w:pPr>
      <w:r w:rsidRPr="00991383">
        <w:rPr>
          <w:rFonts w:ascii="Arial" w:hAnsi="Arial" w:cs="Arial"/>
          <w:i w:val="0"/>
          <w:color w:val="0033CC"/>
          <w:sz w:val="40"/>
          <w:szCs w:val="40"/>
          <w:lang w:val="vi-VN"/>
        </w:rPr>
        <w:lastRenderedPageBreak/>
        <w:t>MỤC TIÊU CHẤT LƯỢNG 20</w:t>
      </w:r>
      <w:r>
        <w:rPr>
          <w:rFonts w:ascii="Arial" w:hAnsi="Arial" w:cs="Arial"/>
          <w:i w:val="0"/>
          <w:color w:val="0033CC"/>
          <w:sz w:val="40"/>
          <w:szCs w:val="40"/>
          <w:lang w:val="vi-VN"/>
        </w:rPr>
        <w:t>21</w:t>
      </w:r>
    </w:p>
    <w:p w14:paraId="1CEE7FE0" w14:textId="77777777" w:rsidR="005D51F8" w:rsidRPr="00991383" w:rsidRDefault="005D51F8" w:rsidP="005D51F8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32"/>
          <w:szCs w:val="32"/>
          <w:lang w:val="vi-VN"/>
        </w:rPr>
      </w:pPr>
      <w:r w:rsidRPr="00991383">
        <w:rPr>
          <w:rFonts w:ascii="Arial" w:hAnsi="Arial" w:cs="Arial"/>
          <w:i w:val="0"/>
          <w:color w:val="0033CC"/>
          <w:sz w:val="40"/>
          <w:szCs w:val="40"/>
          <w:lang w:val="vi-VN"/>
        </w:rPr>
        <w:t>VIỆN KIỂM ĐỊNH CÔNG NGHỆ VÀ MÔI TRƯỜNG</w:t>
      </w:r>
    </w:p>
    <w:p w14:paraId="04AC6BD3" w14:textId="77777777" w:rsidR="005D51F8" w:rsidRPr="005D51F8" w:rsidRDefault="005D51F8" w:rsidP="005D51F8">
      <w:pPr>
        <w:spacing w:before="80"/>
        <w:jc w:val="both"/>
        <w:rPr>
          <w:rFonts w:ascii="Arial" w:hAnsi="Arial" w:cs="Arial"/>
          <w:sz w:val="32"/>
          <w:szCs w:val="32"/>
          <w:lang w:val="sv-SE"/>
        </w:rPr>
      </w:pPr>
    </w:p>
    <w:p w14:paraId="65B14103" w14:textId="0A9A3230" w:rsidR="005D51F8" w:rsidRPr="005D51F8" w:rsidRDefault="005D51F8" w:rsidP="005D51F8">
      <w:pPr>
        <w:spacing w:before="120" w:after="120"/>
        <w:ind w:firstLine="720"/>
        <w:jc w:val="both"/>
        <w:rPr>
          <w:rFonts w:ascii="Arial" w:hAnsi="Arial" w:cs="Arial"/>
          <w:i/>
          <w:sz w:val="32"/>
          <w:szCs w:val="32"/>
          <w:lang w:val="sv-SE"/>
        </w:rPr>
      </w:pPr>
      <w:r w:rsidRPr="005D51F8">
        <w:rPr>
          <w:rFonts w:ascii="Arial" w:hAnsi="Arial" w:cs="Arial"/>
          <w:i/>
          <w:sz w:val="32"/>
          <w:szCs w:val="32"/>
          <w:lang w:val="sv-SE"/>
        </w:rPr>
        <w:t xml:space="preserve">Căn cứ vào Biên bản họp xem xét của Lãnh đạo </w:t>
      </w:r>
      <w:r w:rsidRPr="005D51F8">
        <w:rPr>
          <w:rFonts w:ascii="Arial" w:hAnsi="Arial" w:cs="Arial"/>
          <w:i/>
          <w:sz w:val="32"/>
          <w:szCs w:val="32"/>
          <w:lang w:val="vi-VN"/>
        </w:rPr>
        <w:t>(</w:t>
      </w:r>
      <w:r w:rsidRPr="005D51F8">
        <w:rPr>
          <w:rFonts w:ascii="Arial" w:hAnsi="Arial" w:cs="Arial"/>
          <w:i/>
          <w:sz w:val="32"/>
          <w:szCs w:val="32"/>
          <w:lang w:val="sv-SE"/>
        </w:rPr>
        <w:t>ETV.P.F 17.0</w:t>
      </w:r>
      <w:r w:rsidRPr="005D51F8">
        <w:rPr>
          <w:rFonts w:ascii="Arial" w:hAnsi="Arial" w:cs="Arial"/>
          <w:i/>
          <w:sz w:val="32"/>
          <w:szCs w:val="32"/>
          <w:lang w:val="vi-VN"/>
        </w:rPr>
        <w:t xml:space="preserve">2) </w:t>
      </w:r>
      <w:r w:rsidRPr="005D51F8">
        <w:rPr>
          <w:rFonts w:ascii="Arial" w:hAnsi="Arial" w:cs="Arial"/>
          <w:i/>
          <w:sz w:val="32"/>
          <w:szCs w:val="32"/>
          <w:lang w:val="sv-SE"/>
        </w:rPr>
        <w:t>năm 20</w:t>
      </w:r>
      <w:r>
        <w:rPr>
          <w:rFonts w:ascii="Arial" w:hAnsi="Arial" w:cs="Arial"/>
          <w:i/>
          <w:sz w:val="32"/>
          <w:szCs w:val="32"/>
          <w:lang w:val="vi-VN"/>
        </w:rPr>
        <w:t>21</w:t>
      </w:r>
      <w:r w:rsidRPr="005D51F8">
        <w:rPr>
          <w:rFonts w:ascii="Arial" w:hAnsi="Arial" w:cs="Arial"/>
          <w:i/>
          <w:sz w:val="32"/>
          <w:szCs w:val="32"/>
          <w:lang w:val="sv-SE"/>
        </w:rPr>
        <w:t>;</w:t>
      </w:r>
    </w:p>
    <w:p w14:paraId="5C17F53E" w14:textId="77777777" w:rsidR="005D51F8" w:rsidRPr="005D51F8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1E282D9B" w14:textId="77777777" w:rsidR="005D51F8" w:rsidRPr="005D51F8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Viện Kiểm định Công nghệ và Môi trường </w:t>
      </w:r>
      <w:r w:rsidRPr="005D51F8">
        <w:rPr>
          <w:rFonts w:ascii="Arial" w:hAnsi="Arial" w:cs="Arial"/>
          <w:spacing w:val="-6"/>
          <w:sz w:val="32"/>
          <w:szCs w:val="32"/>
          <w:lang w:val="vi-VN"/>
        </w:rPr>
        <w:t xml:space="preserve">(gọi tắt 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>ETV</w:t>
      </w:r>
      <w:r w:rsidRPr="005D51F8">
        <w:rPr>
          <w:rFonts w:ascii="Arial" w:hAnsi="Arial" w:cs="Arial"/>
          <w:spacing w:val="-6"/>
          <w:sz w:val="32"/>
          <w:szCs w:val="32"/>
          <w:lang w:val="vi-VN"/>
        </w:rPr>
        <w:t>)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 phấn đấu thực hiện các mục tiêu chất lượng như sau:</w:t>
      </w:r>
    </w:p>
    <w:p w14:paraId="066A643C" w14:textId="77777777" w:rsidR="005D51F8" w:rsidRPr="005D51F8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3A940BDE" w14:textId="77777777" w:rsidR="005D51F8" w:rsidRPr="005D51F8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>1. Đào tạo, huấn luyện nội bộ/bên ngoài cho nhân viên về ISO/IEC 17025:2017</w:t>
      </w:r>
      <w:r w:rsidRPr="005D51F8">
        <w:rPr>
          <w:rFonts w:ascii="Arial" w:hAnsi="Arial" w:cs="Arial"/>
          <w:spacing w:val="-6"/>
          <w:sz w:val="32"/>
          <w:szCs w:val="32"/>
          <w:lang w:val="vi-VN"/>
        </w:rPr>
        <w:t xml:space="preserve"> và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 ước lượng ĐKĐB đo. </w:t>
      </w:r>
    </w:p>
    <w:p w14:paraId="5C9814B8" w14:textId="77777777" w:rsidR="005D51F8" w:rsidRPr="005D51F8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>2. Hoàn thiện Sổ tay chất lượng phòng thí nghiệm theo ISO/IEC 17025:2017.</w:t>
      </w:r>
    </w:p>
    <w:p w14:paraId="515FC536" w14:textId="77777777" w:rsidR="005D51F8" w:rsidRPr="005D51F8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>3. Hoàn thiện các quy trình hiệu chuẩn</w:t>
      </w:r>
      <w:r w:rsidRPr="005D51F8">
        <w:rPr>
          <w:rFonts w:ascii="Arial" w:hAnsi="Arial" w:cs="Arial"/>
          <w:spacing w:val="-6"/>
          <w:sz w:val="32"/>
          <w:szCs w:val="32"/>
          <w:lang w:val="vi-VN"/>
        </w:rPr>
        <w:t>/thử nghiệm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 và phê duyệt phương pháp</w:t>
      </w:r>
      <w:r w:rsidRPr="005D51F8">
        <w:rPr>
          <w:rFonts w:ascii="Arial" w:hAnsi="Arial" w:cs="Arial"/>
          <w:spacing w:val="-6"/>
          <w:sz w:val="32"/>
          <w:szCs w:val="32"/>
          <w:lang w:val="vi-VN"/>
        </w:rPr>
        <w:t>.</w:t>
      </w:r>
    </w:p>
    <w:p w14:paraId="621D97CF" w14:textId="77777777" w:rsidR="005D51F8" w:rsidRPr="005D51F8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>4. Nhân viên</w:t>
      </w:r>
      <w:r w:rsidRPr="005D51F8">
        <w:rPr>
          <w:rFonts w:ascii="Arial" w:hAnsi="Arial" w:cs="Arial"/>
          <w:spacing w:val="-6"/>
          <w:sz w:val="32"/>
          <w:szCs w:val="32"/>
          <w:lang w:val="vi-VN"/>
        </w:rPr>
        <w:t xml:space="preserve"> ETV phải hiểu về Chính sách chất lượng, các thủ tục và quy trình hướng dẫn công việc.</w:t>
      </w:r>
    </w:p>
    <w:p w14:paraId="2455CF52" w14:textId="77777777" w:rsidR="005D51F8" w:rsidRPr="005D51F8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>5. Khắc phục nhanh các hành động không phù hợp sau đánh giá của Văn phòng Công nhận chất lượng</w:t>
      </w:r>
      <w:r w:rsidRPr="005D51F8">
        <w:rPr>
          <w:rFonts w:ascii="Arial" w:hAnsi="Arial" w:cs="Arial"/>
          <w:spacing w:val="-6"/>
          <w:sz w:val="32"/>
          <w:szCs w:val="32"/>
          <w:lang w:val="vi-VN"/>
        </w:rPr>
        <w:t xml:space="preserve"> 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>để phòng thí nghiệm nhanh chóng được công nhận trong Quý III.</w:t>
      </w:r>
    </w:p>
    <w:p w14:paraId="0AFF3E94" w14:textId="77777777" w:rsidR="005D51F8" w:rsidRPr="005D51F8" w:rsidRDefault="005D51F8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>6. Duy trì và vận hành phòng thí nghiệm theo ISO/IEC 17025:2017 đối với các phép hiệu chuẩn</w:t>
      </w:r>
      <w:r w:rsidRPr="005D51F8">
        <w:rPr>
          <w:rFonts w:ascii="Arial" w:hAnsi="Arial" w:cs="Arial"/>
          <w:spacing w:val="-6"/>
          <w:sz w:val="32"/>
          <w:szCs w:val="32"/>
          <w:lang w:val="vi-VN"/>
        </w:rPr>
        <w:t>/thử nghiệm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 đã được công nhận và các phép kiểm định đã được chỉ định.</w:t>
      </w:r>
    </w:p>
    <w:p w14:paraId="7D1079AC" w14:textId="2B35B676" w:rsidR="005D51F8" w:rsidRPr="005D51F8" w:rsidRDefault="005D51F8" w:rsidP="005D51F8">
      <w:pPr>
        <w:tabs>
          <w:tab w:val="left" w:pos="360"/>
        </w:tabs>
        <w:spacing w:before="120"/>
        <w:jc w:val="both"/>
        <w:rPr>
          <w:rFonts w:ascii="Arial" w:hAnsi="Arial" w:cs="Arial"/>
          <w:sz w:val="32"/>
          <w:szCs w:val="32"/>
          <w:lang w:val="vi-VN"/>
        </w:rPr>
      </w:pPr>
      <w:r w:rsidRPr="005D51F8">
        <w:rPr>
          <w:rFonts w:ascii="Arial" w:hAnsi="Arial" w:cs="Arial"/>
          <w:spacing w:val="-4"/>
          <w:sz w:val="32"/>
          <w:szCs w:val="32"/>
          <w:lang w:val="vi-VN"/>
        </w:rPr>
        <w:tab/>
        <w:t xml:space="preserve">               </w:t>
      </w:r>
      <w:r w:rsidRPr="005D51F8">
        <w:rPr>
          <w:rFonts w:ascii="Arial" w:hAnsi="Arial" w:cs="Arial"/>
          <w:i/>
          <w:iCs/>
          <w:sz w:val="32"/>
          <w:szCs w:val="32"/>
          <w:lang w:val="sv-SE"/>
        </w:rPr>
        <w:t xml:space="preserve">                                Hà Nội, ngày </w:t>
      </w:r>
      <w:r>
        <w:rPr>
          <w:rFonts w:ascii="Arial" w:hAnsi="Arial" w:cs="Arial"/>
          <w:i/>
          <w:iCs/>
          <w:sz w:val="32"/>
          <w:szCs w:val="32"/>
          <w:lang w:val="vi-VN"/>
        </w:rPr>
        <w:t>01</w:t>
      </w:r>
      <w:r w:rsidRPr="005D51F8">
        <w:rPr>
          <w:rFonts w:ascii="Arial" w:hAnsi="Arial" w:cs="Arial"/>
          <w:i/>
          <w:iCs/>
          <w:sz w:val="32"/>
          <w:szCs w:val="32"/>
          <w:lang w:val="sv-SE"/>
        </w:rPr>
        <w:t xml:space="preserve"> tháng 0</w:t>
      </w:r>
      <w:r>
        <w:rPr>
          <w:rFonts w:ascii="Arial" w:hAnsi="Arial" w:cs="Arial"/>
          <w:i/>
          <w:iCs/>
          <w:sz w:val="32"/>
          <w:szCs w:val="32"/>
          <w:lang w:val="vi-VN"/>
        </w:rPr>
        <w:t>1</w:t>
      </w:r>
      <w:r w:rsidRPr="005D51F8">
        <w:rPr>
          <w:rFonts w:ascii="Arial" w:hAnsi="Arial" w:cs="Arial"/>
          <w:i/>
          <w:iCs/>
          <w:sz w:val="32"/>
          <w:szCs w:val="32"/>
          <w:lang w:val="sv-SE"/>
        </w:rPr>
        <w:t xml:space="preserve"> năm 20</w:t>
      </w:r>
      <w:r>
        <w:rPr>
          <w:rFonts w:ascii="Arial" w:hAnsi="Arial" w:cs="Arial"/>
          <w:i/>
          <w:iCs/>
          <w:sz w:val="32"/>
          <w:szCs w:val="32"/>
          <w:lang w:val="vi-VN"/>
        </w:rPr>
        <w:t>21</w:t>
      </w:r>
    </w:p>
    <w:p w14:paraId="7C18A761" w14:textId="77777777" w:rsidR="005D51F8" w:rsidRPr="00991383" w:rsidRDefault="005D51F8" w:rsidP="005D51F8">
      <w:pPr>
        <w:tabs>
          <w:tab w:val="left" w:pos="360"/>
        </w:tabs>
        <w:spacing w:before="120"/>
        <w:jc w:val="both"/>
        <w:rPr>
          <w:rFonts w:ascii="Arial" w:hAnsi="Arial" w:cs="Arial"/>
          <w:spacing w:val="-4"/>
          <w:sz w:val="10"/>
          <w:szCs w:val="10"/>
          <w:lang w:val="sv-SE"/>
        </w:rPr>
      </w:pPr>
    </w:p>
    <w:tbl>
      <w:tblPr>
        <w:tblW w:w="9574" w:type="dxa"/>
        <w:jc w:val="center"/>
        <w:tblLook w:val="01E0" w:firstRow="1" w:lastRow="1" w:firstColumn="1" w:lastColumn="1" w:noHBand="0" w:noVBand="0"/>
      </w:tblPr>
      <w:tblGrid>
        <w:gridCol w:w="4554"/>
        <w:gridCol w:w="5020"/>
      </w:tblGrid>
      <w:tr w:rsidR="005D51F8" w:rsidRPr="00AF71E0" w14:paraId="1CCBB7EE" w14:textId="77777777" w:rsidTr="005D3BF3">
        <w:trPr>
          <w:trHeight w:val="1705"/>
          <w:jc w:val="center"/>
        </w:trPr>
        <w:tc>
          <w:tcPr>
            <w:tcW w:w="4554" w:type="dxa"/>
          </w:tcPr>
          <w:p w14:paraId="58DA23A8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  <w:r w:rsidRPr="00991383">
              <w:rPr>
                <w:rFonts w:ascii="Arial" w:hAnsi="Arial" w:cs="Arial"/>
                <w:b/>
                <w:szCs w:val="28"/>
                <w:lang w:val="sv-SE"/>
              </w:rPr>
              <w:t>TRƯỞNG PHÒNG</w:t>
            </w:r>
          </w:p>
          <w:p w14:paraId="4396C1C4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  <w:r w:rsidRPr="00991383">
              <w:rPr>
                <w:rFonts w:ascii="Arial" w:hAnsi="Arial" w:cs="Arial"/>
                <w:b/>
                <w:szCs w:val="28"/>
                <w:lang w:val="sv-SE"/>
              </w:rPr>
              <w:t>KIÊM QUẢN LÝ CHẤT LƯỢNG</w:t>
            </w:r>
          </w:p>
          <w:p w14:paraId="09945EF6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1C0BC648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0AC27381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60D5C9F1" w14:textId="77777777" w:rsidR="005D51F8" w:rsidRPr="00991383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04B11798" w14:textId="77777777" w:rsidR="005D51F8" w:rsidRPr="005D51F8" w:rsidRDefault="005D51F8" w:rsidP="005D3BF3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bCs/>
                <w:iCs/>
                <w:szCs w:val="28"/>
              </w:rPr>
            </w:pPr>
            <w:r w:rsidRPr="005D51F8">
              <w:rPr>
                <w:rFonts w:ascii="Arial" w:hAnsi="Arial" w:cs="Arial"/>
                <w:b/>
                <w:bCs/>
                <w:iCs/>
                <w:szCs w:val="28"/>
              </w:rPr>
              <w:t>Nguyễn Chu Anh Tuấn</w:t>
            </w:r>
          </w:p>
        </w:tc>
        <w:tc>
          <w:tcPr>
            <w:tcW w:w="5020" w:type="dxa"/>
          </w:tcPr>
          <w:p w14:paraId="18E2CB0F" w14:textId="77777777" w:rsidR="005D51F8" w:rsidRPr="005D51F8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szCs w:val="28"/>
              </w:rPr>
            </w:pPr>
            <w:r w:rsidRPr="005D51F8">
              <w:rPr>
                <w:rFonts w:ascii="Arial" w:hAnsi="Arial" w:cs="Arial"/>
                <w:b/>
                <w:szCs w:val="28"/>
              </w:rPr>
              <w:t>VIỆN TRƯỞNG</w:t>
            </w:r>
          </w:p>
          <w:p w14:paraId="4F94B1B3" w14:textId="77777777" w:rsidR="005D51F8" w:rsidRPr="005D51F8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</w:rPr>
            </w:pPr>
          </w:p>
          <w:p w14:paraId="16720329" w14:textId="77777777" w:rsidR="005D51F8" w:rsidRPr="005D51F8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</w:rPr>
            </w:pPr>
          </w:p>
          <w:p w14:paraId="2EEFFB49" w14:textId="77777777" w:rsidR="005D51F8" w:rsidRPr="005D51F8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</w:rPr>
            </w:pPr>
          </w:p>
          <w:p w14:paraId="4787EC9F" w14:textId="77777777" w:rsidR="005D51F8" w:rsidRPr="005D51F8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</w:rPr>
            </w:pPr>
          </w:p>
          <w:p w14:paraId="448D6614" w14:textId="77777777" w:rsidR="005D51F8" w:rsidRPr="005D51F8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</w:rPr>
            </w:pPr>
          </w:p>
          <w:p w14:paraId="7F91F0B1" w14:textId="77777777" w:rsidR="005D51F8" w:rsidRPr="005D51F8" w:rsidRDefault="005D51F8" w:rsidP="005D3BF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</w:rPr>
            </w:pPr>
            <w:r w:rsidRPr="005D51F8">
              <w:rPr>
                <w:rFonts w:ascii="Arial" w:hAnsi="Arial" w:cs="Arial"/>
                <w:b/>
                <w:bCs/>
                <w:noProof/>
                <w:szCs w:val="28"/>
              </w:rPr>
              <w:t>Nguyễn Hoàng Giang</w:t>
            </w:r>
          </w:p>
        </w:tc>
      </w:tr>
    </w:tbl>
    <w:p w14:paraId="4E5BE23A" w14:textId="77777777" w:rsidR="005D51F8" w:rsidRPr="005D51F8" w:rsidRDefault="005D51F8" w:rsidP="005D51F8">
      <w:pPr>
        <w:spacing w:before="240" w:after="120"/>
        <w:jc w:val="both"/>
        <w:rPr>
          <w:rFonts w:ascii="Arial" w:hAnsi="Arial" w:cs="Arial"/>
          <w:sz w:val="2"/>
          <w:szCs w:val="2"/>
        </w:rPr>
      </w:pPr>
    </w:p>
    <w:p w14:paraId="370D1A01" w14:textId="654EC6C9" w:rsidR="00EF6B7A" w:rsidRPr="00AF71E0" w:rsidRDefault="00EF6B7A" w:rsidP="00EF6B7A">
      <w:pPr>
        <w:pStyle w:val="Heading1"/>
        <w:spacing w:line="360" w:lineRule="auto"/>
        <w:ind w:right="-232"/>
        <w:jc w:val="center"/>
        <w:rPr>
          <w:rFonts w:ascii="Arial" w:hAnsi="Arial" w:cs="Arial"/>
          <w:i w:val="0"/>
          <w:color w:val="0033CC"/>
          <w:sz w:val="40"/>
          <w:szCs w:val="40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lastRenderedPageBreak/>
        <w:t>MỤC TIÊU CHẤT LƯỢNG 20</w:t>
      </w:r>
      <w:r>
        <w:rPr>
          <w:rFonts w:ascii="Arial" w:hAnsi="Arial" w:cs="Arial"/>
          <w:i w:val="0"/>
          <w:color w:val="0033CC"/>
          <w:sz w:val="40"/>
          <w:szCs w:val="40"/>
        </w:rPr>
        <w:t>20</w:t>
      </w:r>
    </w:p>
    <w:p w14:paraId="0CAB785A" w14:textId="77777777" w:rsidR="00EF6B7A" w:rsidRPr="00056846" w:rsidRDefault="00EF6B7A" w:rsidP="00EF6B7A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32"/>
          <w:szCs w:val="32"/>
        </w:rPr>
      </w:pPr>
      <w:r w:rsidRPr="00AF71E0">
        <w:rPr>
          <w:rFonts w:ascii="Arial" w:hAnsi="Arial" w:cs="Arial"/>
          <w:i w:val="0"/>
          <w:color w:val="0033CC"/>
          <w:sz w:val="40"/>
          <w:szCs w:val="40"/>
        </w:rPr>
        <w:t>VIỆN KIỂM ĐỊNH CÔNG NGHỆ VÀ MÔI TRƯỜNG</w:t>
      </w:r>
    </w:p>
    <w:p w14:paraId="2934BBF6" w14:textId="77777777" w:rsidR="00EF6B7A" w:rsidRPr="00056846" w:rsidRDefault="00EF6B7A" w:rsidP="00EF6B7A">
      <w:pPr>
        <w:spacing w:before="80"/>
        <w:jc w:val="both"/>
        <w:rPr>
          <w:rFonts w:ascii="Arial" w:hAnsi="Arial" w:cs="Arial"/>
          <w:sz w:val="32"/>
          <w:szCs w:val="32"/>
          <w:lang w:val="sv-SE"/>
        </w:rPr>
      </w:pPr>
    </w:p>
    <w:p w14:paraId="671B86BC" w14:textId="77777777" w:rsidR="00EF6B7A" w:rsidRPr="00056846" w:rsidRDefault="00EF6B7A" w:rsidP="00EF6B7A">
      <w:pPr>
        <w:spacing w:before="120" w:after="120"/>
        <w:ind w:firstLine="720"/>
        <w:jc w:val="both"/>
        <w:rPr>
          <w:rFonts w:ascii="Arial" w:hAnsi="Arial" w:cs="Arial"/>
          <w:i/>
          <w:sz w:val="32"/>
          <w:szCs w:val="32"/>
          <w:lang w:val="sv-SE"/>
        </w:rPr>
      </w:pPr>
      <w:r w:rsidRPr="00056846">
        <w:rPr>
          <w:rFonts w:ascii="Arial" w:hAnsi="Arial" w:cs="Arial"/>
          <w:i/>
          <w:sz w:val="32"/>
          <w:szCs w:val="32"/>
          <w:lang w:val="sv-SE"/>
        </w:rPr>
        <w:t xml:space="preserve">Căn cứ vào Biên bản họp xem xét của Lãnh đạo </w:t>
      </w:r>
      <w:r w:rsidRPr="00056846">
        <w:rPr>
          <w:rFonts w:ascii="Arial" w:hAnsi="Arial" w:cs="Arial"/>
          <w:i/>
          <w:sz w:val="32"/>
          <w:szCs w:val="32"/>
          <w:lang w:val="vi-VN"/>
        </w:rPr>
        <w:t>(</w:t>
      </w:r>
      <w:r w:rsidRPr="00056846">
        <w:rPr>
          <w:rFonts w:ascii="Arial" w:hAnsi="Arial" w:cs="Arial"/>
          <w:i/>
          <w:sz w:val="32"/>
          <w:szCs w:val="32"/>
          <w:lang w:val="sv-SE"/>
        </w:rPr>
        <w:t>ETV.P.F 17.0</w:t>
      </w:r>
      <w:r w:rsidRPr="00056846">
        <w:rPr>
          <w:rFonts w:ascii="Arial" w:hAnsi="Arial" w:cs="Arial"/>
          <w:i/>
          <w:sz w:val="32"/>
          <w:szCs w:val="32"/>
          <w:lang w:val="vi-VN"/>
        </w:rPr>
        <w:t xml:space="preserve">2) </w:t>
      </w:r>
      <w:r w:rsidRPr="00056846">
        <w:rPr>
          <w:rFonts w:ascii="Arial" w:hAnsi="Arial" w:cs="Arial"/>
          <w:i/>
          <w:sz w:val="32"/>
          <w:szCs w:val="32"/>
          <w:lang w:val="sv-SE"/>
        </w:rPr>
        <w:t>năm 201</w:t>
      </w:r>
      <w:r w:rsidRPr="00056846">
        <w:rPr>
          <w:rFonts w:ascii="Arial" w:hAnsi="Arial" w:cs="Arial"/>
          <w:i/>
          <w:sz w:val="32"/>
          <w:szCs w:val="32"/>
          <w:lang w:val="vi-VN"/>
        </w:rPr>
        <w:t>9</w:t>
      </w:r>
      <w:r w:rsidRPr="00056846">
        <w:rPr>
          <w:rFonts w:ascii="Arial" w:hAnsi="Arial" w:cs="Arial"/>
          <w:i/>
          <w:sz w:val="32"/>
          <w:szCs w:val="32"/>
          <w:lang w:val="sv-SE"/>
        </w:rPr>
        <w:t>;</w:t>
      </w:r>
    </w:p>
    <w:p w14:paraId="260CC73F" w14:textId="77777777" w:rsidR="00EF6B7A" w:rsidRPr="00056846" w:rsidRDefault="00EF6B7A" w:rsidP="00EF6B7A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53447368" w14:textId="77777777" w:rsidR="00EF6B7A" w:rsidRPr="00056846" w:rsidRDefault="00EF6B7A" w:rsidP="00EF6B7A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Viện Kiểm định Công nghệ và Môi trường 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(gọi tắt 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>ETV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)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phấn đấu thực hiện các mục tiêu chất lượng như sau:</w:t>
      </w:r>
    </w:p>
    <w:p w14:paraId="040C4D7A" w14:textId="77777777" w:rsidR="00EF6B7A" w:rsidRPr="00056846" w:rsidRDefault="00EF6B7A" w:rsidP="00EF6B7A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6704FBFD" w14:textId="385EE71D" w:rsidR="00EF6B7A" w:rsidRPr="00056846" w:rsidRDefault="00EF6B7A" w:rsidP="00EF6B7A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>1. Đào tạo, huấn luyện nội bộ cho nhân viên về ISO/IEC 17025:2017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 và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ước lượng ĐKĐB đo</w:t>
      </w:r>
      <w:r w:rsidR="00677902">
        <w:rPr>
          <w:rFonts w:ascii="Arial" w:hAnsi="Arial" w:cs="Arial"/>
          <w:spacing w:val="-6"/>
          <w:sz w:val="32"/>
          <w:szCs w:val="32"/>
          <w:lang w:val="sv-SE"/>
        </w:rPr>
        <w:t xml:space="preserve">. Đào tạo tối thiểu 03 khóa từ bên ngoài đối với lĩnh vực đo lường – hiệu chuẩn phương tiện đo. </w:t>
      </w:r>
    </w:p>
    <w:p w14:paraId="4543FB5E" w14:textId="3CED6F6D" w:rsidR="00EF6B7A" w:rsidRPr="00056846" w:rsidRDefault="00EF6B7A" w:rsidP="00EF6B7A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>2. Hoàn thiện Sổ tay chất lượng phòng thí nghiệm</w:t>
      </w:r>
      <w:r w:rsidR="000C7DE4">
        <w:rPr>
          <w:rFonts w:ascii="Arial" w:hAnsi="Arial" w:cs="Arial"/>
          <w:spacing w:val="-6"/>
          <w:sz w:val="32"/>
          <w:szCs w:val="32"/>
          <w:lang w:val="sv-SE"/>
        </w:rPr>
        <w:t xml:space="preserve"> và thủ tục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theo ISO/IEC 17025:2017.</w:t>
      </w:r>
    </w:p>
    <w:p w14:paraId="5C0F128C" w14:textId="1124C02E" w:rsidR="00EF6B7A" w:rsidRPr="00056846" w:rsidRDefault="00EF6B7A" w:rsidP="00EF6B7A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>3. Hoàn thiện các quy trình hiệu chuẩn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/thử nghiệm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và phê duyệt phương pháp</w:t>
      </w:r>
      <w:r w:rsidR="008076CE">
        <w:rPr>
          <w:rFonts w:ascii="Arial" w:hAnsi="Arial" w:cs="Arial"/>
          <w:spacing w:val="-6"/>
          <w:sz w:val="32"/>
          <w:szCs w:val="32"/>
          <w:lang w:val="sv-SE"/>
        </w:rPr>
        <w:t xml:space="preserve"> đã được chứng nhận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.</w:t>
      </w:r>
    </w:p>
    <w:p w14:paraId="4947770D" w14:textId="77777777" w:rsidR="00EF6B7A" w:rsidRPr="00056846" w:rsidRDefault="00EF6B7A" w:rsidP="00EF6B7A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>4. Nhân viên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 xml:space="preserve"> ETV phải hiểu về Chính sách chất lượng, các thủ tục và quy trình hướng dẫn công việc.</w:t>
      </w:r>
    </w:p>
    <w:p w14:paraId="55AF00AB" w14:textId="422BC0E1" w:rsidR="00EF6B7A" w:rsidRPr="00056846" w:rsidRDefault="00EF6B7A" w:rsidP="00EF6B7A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5. </w:t>
      </w:r>
      <w:r w:rsidR="00A44A39">
        <w:rPr>
          <w:rFonts w:ascii="Arial" w:hAnsi="Arial" w:cs="Arial"/>
          <w:spacing w:val="-6"/>
          <w:sz w:val="32"/>
          <w:szCs w:val="32"/>
          <w:lang w:val="sv-SE"/>
        </w:rPr>
        <w:t xml:space="preserve">Mở rộng VILAS đối với lĩnh vực nhiệt độ và áp suất </w:t>
      </w:r>
    </w:p>
    <w:p w14:paraId="35B97CE2" w14:textId="77777777" w:rsidR="00EF6B7A" w:rsidRPr="00056846" w:rsidRDefault="00EF6B7A" w:rsidP="00EF6B7A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056846">
        <w:rPr>
          <w:rFonts w:ascii="Arial" w:hAnsi="Arial" w:cs="Arial"/>
          <w:spacing w:val="-6"/>
          <w:sz w:val="32"/>
          <w:szCs w:val="32"/>
          <w:lang w:val="sv-SE"/>
        </w:rPr>
        <w:t>6. Duy trì và vận hành phòng thí nghiệm theo ISO/IEC 17025:2017 đối với các phép hiệu chuẩn</w:t>
      </w:r>
      <w:r w:rsidRPr="00056846">
        <w:rPr>
          <w:rFonts w:ascii="Arial" w:hAnsi="Arial" w:cs="Arial"/>
          <w:spacing w:val="-6"/>
          <w:sz w:val="32"/>
          <w:szCs w:val="32"/>
          <w:lang w:val="vi-VN"/>
        </w:rPr>
        <w:t>/thử nghiệm</w:t>
      </w:r>
      <w:r w:rsidRPr="00056846">
        <w:rPr>
          <w:rFonts w:ascii="Arial" w:hAnsi="Arial" w:cs="Arial"/>
          <w:spacing w:val="-6"/>
          <w:sz w:val="32"/>
          <w:szCs w:val="32"/>
          <w:lang w:val="sv-SE"/>
        </w:rPr>
        <w:t xml:space="preserve"> đã được công nhận và các phép kiểm định đã được chỉ định.</w:t>
      </w:r>
    </w:p>
    <w:p w14:paraId="27F8BEFF" w14:textId="049A1C0F" w:rsidR="00EF6B7A" w:rsidRPr="00056846" w:rsidRDefault="00EF6B7A" w:rsidP="00EF6B7A">
      <w:pPr>
        <w:tabs>
          <w:tab w:val="left" w:pos="360"/>
        </w:tabs>
        <w:spacing w:before="120"/>
        <w:jc w:val="both"/>
        <w:rPr>
          <w:rFonts w:ascii="Arial" w:hAnsi="Arial" w:cs="Arial"/>
          <w:sz w:val="32"/>
          <w:szCs w:val="32"/>
          <w:lang w:val="vi-VN"/>
        </w:rPr>
      </w:pPr>
      <w:r w:rsidRPr="00056846">
        <w:rPr>
          <w:rFonts w:ascii="Arial" w:hAnsi="Arial" w:cs="Arial"/>
          <w:spacing w:val="-4"/>
          <w:sz w:val="32"/>
          <w:szCs w:val="32"/>
          <w:lang w:val="vi-VN"/>
        </w:rPr>
        <w:tab/>
        <w:t xml:space="preserve">               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                               Hà Nội, ngày 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06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tháng 0</w:t>
      </w:r>
      <w:r w:rsidRPr="00991383">
        <w:rPr>
          <w:rFonts w:ascii="Arial" w:hAnsi="Arial" w:cs="Arial"/>
          <w:i/>
          <w:iCs/>
          <w:sz w:val="32"/>
          <w:szCs w:val="32"/>
          <w:lang w:val="sv-SE"/>
        </w:rPr>
        <w:t>1</w:t>
      </w:r>
      <w:r w:rsidRPr="00056846">
        <w:rPr>
          <w:rFonts w:ascii="Arial" w:hAnsi="Arial" w:cs="Arial"/>
          <w:i/>
          <w:iCs/>
          <w:sz w:val="32"/>
          <w:szCs w:val="32"/>
          <w:lang w:val="sv-SE"/>
        </w:rPr>
        <w:t xml:space="preserve"> năm 20</w:t>
      </w:r>
      <w:r>
        <w:rPr>
          <w:rFonts w:ascii="Arial" w:hAnsi="Arial" w:cs="Arial"/>
          <w:i/>
          <w:iCs/>
          <w:sz w:val="32"/>
          <w:szCs w:val="32"/>
          <w:lang w:val="sv-SE"/>
        </w:rPr>
        <w:t>20</w:t>
      </w:r>
    </w:p>
    <w:p w14:paraId="0CC40EC3" w14:textId="77777777" w:rsidR="00EF6B7A" w:rsidRPr="00991383" w:rsidRDefault="00EF6B7A" w:rsidP="00EF6B7A">
      <w:pPr>
        <w:tabs>
          <w:tab w:val="left" w:pos="360"/>
        </w:tabs>
        <w:spacing w:before="120"/>
        <w:jc w:val="both"/>
        <w:rPr>
          <w:rFonts w:ascii="Arial" w:hAnsi="Arial" w:cs="Arial"/>
          <w:spacing w:val="-4"/>
          <w:sz w:val="10"/>
          <w:szCs w:val="10"/>
          <w:lang w:val="sv-SE"/>
        </w:rPr>
      </w:pPr>
    </w:p>
    <w:tbl>
      <w:tblPr>
        <w:tblW w:w="9574" w:type="dxa"/>
        <w:jc w:val="center"/>
        <w:tblLook w:val="01E0" w:firstRow="1" w:lastRow="1" w:firstColumn="1" w:lastColumn="1" w:noHBand="0" w:noVBand="0"/>
      </w:tblPr>
      <w:tblGrid>
        <w:gridCol w:w="4554"/>
        <w:gridCol w:w="5020"/>
      </w:tblGrid>
      <w:tr w:rsidR="00EF6B7A" w:rsidRPr="00991383" w14:paraId="11478EF5" w14:textId="77777777" w:rsidTr="00056846">
        <w:trPr>
          <w:trHeight w:val="1705"/>
          <w:jc w:val="center"/>
        </w:trPr>
        <w:tc>
          <w:tcPr>
            <w:tcW w:w="4554" w:type="dxa"/>
          </w:tcPr>
          <w:p w14:paraId="58770550" w14:textId="77777777" w:rsidR="00EF6B7A" w:rsidRPr="00991383" w:rsidRDefault="00EF6B7A" w:rsidP="00056846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  <w:r w:rsidRPr="00991383">
              <w:rPr>
                <w:rFonts w:ascii="Arial" w:hAnsi="Arial" w:cs="Arial"/>
                <w:b/>
                <w:szCs w:val="28"/>
                <w:lang w:val="sv-SE"/>
              </w:rPr>
              <w:t>TRƯỞNG PHÒNG</w:t>
            </w:r>
          </w:p>
          <w:p w14:paraId="6913A9EC" w14:textId="1CCF4C6C" w:rsidR="00EF6B7A" w:rsidRPr="00991383" w:rsidRDefault="00EF6B7A" w:rsidP="00056846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326AB719" w14:textId="77777777" w:rsidR="00EF6B7A" w:rsidRPr="00991383" w:rsidRDefault="00EF6B7A" w:rsidP="00056846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42FF174B" w14:textId="77777777" w:rsidR="00EF6B7A" w:rsidRPr="00991383" w:rsidRDefault="00EF6B7A" w:rsidP="00056846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4F2D7096" w14:textId="77777777" w:rsidR="00EF6B7A" w:rsidRPr="00991383" w:rsidRDefault="00EF6B7A" w:rsidP="00056846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1D450A41" w14:textId="77777777" w:rsidR="00EF6B7A" w:rsidRPr="00991383" w:rsidRDefault="00EF6B7A" w:rsidP="00056846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7CA71855" w14:textId="2998BD58" w:rsidR="00EF6B7A" w:rsidRPr="00991383" w:rsidRDefault="00CA3F33" w:rsidP="00056846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bCs/>
                <w:iCs/>
                <w:szCs w:val="28"/>
                <w:lang w:val="sv-SE"/>
              </w:rPr>
            </w:pPr>
            <w:r w:rsidRPr="00991383">
              <w:rPr>
                <w:rFonts w:ascii="Arial" w:hAnsi="Arial" w:cs="Arial"/>
                <w:b/>
                <w:bCs/>
                <w:iCs/>
                <w:szCs w:val="28"/>
                <w:lang w:val="sv-SE"/>
              </w:rPr>
              <w:t>Hoàng Kim Tùng</w:t>
            </w:r>
          </w:p>
        </w:tc>
        <w:tc>
          <w:tcPr>
            <w:tcW w:w="5020" w:type="dxa"/>
          </w:tcPr>
          <w:p w14:paraId="315D61FA" w14:textId="77777777" w:rsidR="00EF6B7A" w:rsidRPr="00991383" w:rsidRDefault="00EF6B7A" w:rsidP="0005684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  <w:r w:rsidRPr="00991383">
              <w:rPr>
                <w:rFonts w:ascii="Arial" w:hAnsi="Arial" w:cs="Arial"/>
                <w:b/>
                <w:szCs w:val="28"/>
                <w:lang w:val="sv-SE"/>
              </w:rPr>
              <w:t>VIỆN TRƯỞNG</w:t>
            </w:r>
          </w:p>
          <w:p w14:paraId="66847947" w14:textId="77777777" w:rsidR="00EF6B7A" w:rsidRPr="00991383" w:rsidRDefault="00EF6B7A" w:rsidP="00056846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sv-SE"/>
              </w:rPr>
            </w:pPr>
          </w:p>
          <w:p w14:paraId="032D813F" w14:textId="77777777" w:rsidR="00EF6B7A" w:rsidRPr="00991383" w:rsidRDefault="00EF6B7A" w:rsidP="00056846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sv-SE"/>
              </w:rPr>
            </w:pPr>
          </w:p>
          <w:p w14:paraId="03C4094F" w14:textId="77777777" w:rsidR="00EF6B7A" w:rsidRPr="00991383" w:rsidRDefault="00EF6B7A" w:rsidP="00056846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sv-SE"/>
              </w:rPr>
            </w:pPr>
          </w:p>
          <w:p w14:paraId="12A5D0C1" w14:textId="77777777" w:rsidR="00EF6B7A" w:rsidRPr="00991383" w:rsidRDefault="00EF6B7A" w:rsidP="00056846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  <w:lang w:val="sv-SE"/>
              </w:rPr>
            </w:pPr>
          </w:p>
          <w:p w14:paraId="7E46374B" w14:textId="77777777" w:rsidR="00EF6B7A" w:rsidRPr="00991383" w:rsidRDefault="00EF6B7A" w:rsidP="0005684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  <w:lang w:val="sv-SE"/>
              </w:rPr>
            </w:pPr>
          </w:p>
          <w:p w14:paraId="66C43C3B" w14:textId="77777777" w:rsidR="00EF6B7A" w:rsidRPr="00991383" w:rsidRDefault="00EF6B7A" w:rsidP="0005684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  <w:lang w:val="sv-SE"/>
              </w:rPr>
            </w:pPr>
            <w:r w:rsidRPr="00991383">
              <w:rPr>
                <w:rFonts w:ascii="Arial" w:hAnsi="Arial" w:cs="Arial"/>
                <w:b/>
                <w:bCs/>
                <w:noProof/>
                <w:szCs w:val="28"/>
                <w:lang w:val="sv-SE"/>
              </w:rPr>
              <w:t>Nguyễn Hoàng Giang</w:t>
            </w:r>
          </w:p>
        </w:tc>
      </w:tr>
    </w:tbl>
    <w:p w14:paraId="01441996" w14:textId="77777777" w:rsidR="00EF6B7A" w:rsidRPr="00991383" w:rsidRDefault="00EF6B7A" w:rsidP="00EF6B7A">
      <w:pPr>
        <w:spacing w:before="240" w:after="120"/>
        <w:jc w:val="both"/>
        <w:rPr>
          <w:rFonts w:ascii="Arial" w:hAnsi="Arial" w:cs="Arial"/>
          <w:sz w:val="2"/>
          <w:szCs w:val="2"/>
          <w:lang w:val="sv-SE"/>
        </w:rPr>
      </w:pPr>
    </w:p>
    <w:p w14:paraId="322B4797" w14:textId="2659170F" w:rsidR="00F86421" w:rsidRPr="00991383" w:rsidRDefault="00F86421" w:rsidP="005D51F8">
      <w:pPr>
        <w:pStyle w:val="Heading1"/>
        <w:spacing w:line="360" w:lineRule="auto"/>
        <w:ind w:right="-232"/>
        <w:jc w:val="center"/>
        <w:rPr>
          <w:rFonts w:ascii="Arial" w:hAnsi="Arial" w:cs="Arial"/>
          <w:i w:val="0"/>
          <w:color w:val="0033CC"/>
          <w:sz w:val="40"/>
          <w:szCs w:val="40"/>
          <w:lang w:val="sv-SE"/>
        </w:rPr>
      </w:pPr>
      <w:r w:rsidRPr="00991383">
        <w:rPr>
          <w:rFonts w:ascii="Arial" w:hAnsi="Arial" w:cs="Arial"/>
          <w:i w:val="0"/>
          <w:color w:val="0033CC"/>
          <w:sz w:val="40"/>
          <w:szCs w:val="40"/>
          <w:lang w:val="sv-SE"/>
        </w:rPr>
        <w:lastRenderedPageBreak/>
        <w:t>MỤC TIÊU CHẤT LƯỢNG 2019</w:t>
      </w:r>
    </w:p>
    <w:p w14:paraId="41662E18" w14:textId="77777777" w:rsidR="00F86421" w:rsidRPr="00991383" w:rsidRDefault="00F86421" w:rsidP="009958CD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32"/>
          <w:szCs w:val="32"/>
          <w:lang w:val="sv-SE"/>
        </w:rPr>
      </w:pPr>
      <w:r w:rsidRPr="00991383">
        <w:rPr>
          <w:rFonts w:ascii="Arial" w:hAnsi="Arial" w:cs="Arial"/>
          <w:i w:val="0"/>
          <w:color w:val="0033CC"/>
          <w:sz w:val="40"/>
          <w:szCs w:val="40"/>
          <w:lang w:val="sv-SE"/>
        </w:rPr>
        <w:t>VIỆN KIỂM ĐỊNH CÔNG NGHỆ VÀ MÔI TRƯỜNG</w:t>
      </w:r>
    </w:p>
    <w:p w14:paraId="07CAC485" w14:textId="77777777" w:rsidR="0027222C" w:rsidRPr="005D51F8" w:rsidRDefault="0027222C" w:rsidP="0027222C">
      <w:pPr>
        <w:spacing w:before="80"/>
        <w:jc w:val="both"/>
        <w:rPr>
          <w:rFonts w:ascii="Arial" w:hAnsi="Arial" w:cs="Arial"/>
          <w:sz w:val="32"/>
          <w:szCs w:val="32"/>
          <w:lang w:val="sv-SE"/>
        </w:rPr>
      </w:pPr>
    </w:p>
    <w:p w14:paraId="4234D1DC" w14:textId="213C84FE" w:rsidR="00F86421" w:rsidRPr="005D51F8" w:rsidRDefault="002C6204" w:rsidP="005D51F8">
      <w:pPr>
        <w:spacing w:before="120" w:after="120"/>
        <w:ind w:firstLine="720"/>
        <w:jc w:val="both"/>
        <w:rPr>
          <w:rFonts w:ascii="Arial" w:hAnsi="Arial" w:cs="Arial"/>
          <w:i/>
          <w:sz w:val="32"/>
          <w:szCs w:val="32"/>
          <w:lang w:val="sv-SE"/>
        </w:rPr>
      </w:pPr>
      <w:r w:rsidRPr="005D51F8">
        <w:rPr>
          <w:rFonts w:ascii="Arial" w:hAnsi="Arial" w:cs="Arial"/>
          <w:i/>
          <w:sz w:val="32"/>
          <w:szCs w:val="32"/>
          <w:lang w:val="sv-SE"/>
        </w:rPr>
        <w:t>Căn cứ vào</w:t>
      </w:r>
      <w:r w:rsidR="00F86421" w:rsidRPr="005D51F8">
        <w:rPr>
          <w:rFonts w:ascii="Arial" w:hAnsi="Arial" w:cs="Arial"/>
          <w:i/>
          <w:sz w:val="32"/>
          <w:szCs w:val="32"/>
          <w:lang w:val="sv-SE"/>
        </w:rPr>
        <w:t xml:space="preserve"> Biên bản họp xem xét của Lãnh đạo </w:t>
      </w:r>
      <w:r w:rsidR="00F86421" w:rsidRPr="005D51F8">
        <w:rPr>
          <w:rFonts w:ascii="Arial" w:hAnsi="Arial" w:cs="Arial"/>
          <w:i/>
          <w:sz w:val="32"/>
          <w:szCs w:val="32"/>
          <w:lang w:val="vi-VN"/>
        </w:rPr>
        <w:t>(</w:t>
      </w:r>
      <w:r w:rsidR="00F86421" w:rsidRPr="005D51F8">
        <w:rPr>
          <w:rFonts w:ascii="Arial" w:hAnsi="Arial" w:cs="Arial"/>
          <w:i/>
          <w:sz w:val="32"/>
          <w:szCs w:val="32"/>
          <w:lang w:val="sv-SE"/>
        </w:rPr>
        <w:t>ETV.P.F 17.0</w:t>
      </w:r>
      <w:r w:rsidR="00F86421" w:rsidRPr="005D51F8">
        <w:rPr>
          <w:rFonts w:ascii="Arial" w:hAnsi="Arial" w:cs="Arial"/>
          <w:i/>
          <w:sz w:val="32"/>
          <w:szCs w:val="32"/>
          <w:lang w:val="vi-VN"/>
        </w:rPr>
        <w:t xml:space="preserve">2) </w:t>
      </w:r>
      <w:r w:rsidR="00F86421" w:rsidRPr="005D51F8">
        <w:rPr>
          <w:rFonts w:ascii="Arial" w:hAnsi="Arial" w:cs="Arial"/>
          <w:i/>
          <w:sz w:val="32"/>
          <w:szCs w:val="32"/>
          <w:lang w:val="sv-SE"/>
        </w:rPr>
        <w:t>năm 201</w:t>
      </w:r>
      <w:r w:rsidR="00F86421" w:rsidRPr="005D51F8">
        <w:rPr>
          <w:rFonts w:ascii="Arial" w:hAnsi="Arial" w:cs="Arial"/>
          <w:i/>
          <w:sz w:val="32"/>
          <w:szCs w:val="32"/>
          <w:lang w:val="vi-VN"/>
        </w:rPr>
        <w:t>9</w:t>
      </w:r>
      <w:r w:rsidR="00F86421" w:rsidRPr="005D51F8">
        <w:rPr>
          <w:rFonts w:ascii="Arial" w:hAnsi="Arial" w:cs="Arial"/>
          <w:i/>
          <w:sz w:val="32"/>
          <w:szCs w:val="32"/>
          <w:lang w:val="sv-SE"/>
        </w:rPr>
        <w:t>;</w:t>
      </w:r>
    </w:p>
    <w:p w14:paraId="4110E6A5" w14:textId="77777777" w:rsidR="002C6204" w:rsidRPr="005D51F8" w:rsidRDefault="002C6204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7F63BF22" w14:textId="61805FB1" w:rsidR="00F86421" w:rsidRPr="005D51F8" w:rsidRDefault="00F86421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Viện Kiểm định Công nghệ và Môi trường </w:t>
      </w:r>
      <w:r w:rsidRPr="005D51F8">
        <w:rPr>
          <w:rFonts w:ascii="Arial" w:hAnsi="Arial" w:cs="Arial"/>
          <w:spacing w:val="-6"/>
          <w:sz w:val="32"/>
          <w:szCs w:val="32"/>
          <w:lang w:val="vi-VN"/>
        </w:rPr>
        <w:t xml:space="preserve">(gọi tắt 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>ETV</w:t>
      </w:r>
      <w:r w:rsidRPr="005D51F8">
        <w:rPr>
          <w:rFonts w:ascii="Arial" w:hAnsi="Arial" w:cs="Arial"/>
          <w:spacing w:val="-6"/>
          <w:sz w:val="32"/>
          <w:szCs w:val="32"/>
          <w:lang w:val="vi-VN"/>
        </w:rPr>
        <w:t>)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 phấn đấu thực hiện các mục tiêu chất lượng như sau:</w:t>
      </w:r>
    </w:p>
    <w:p w14:paraId="406D1352" w14:textId="77777777" w:rsidR="002C6204" w:rsidRPr="005D51F8" w:rsidRDefault="002C6204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</w:p>
    <w:p w14:paraId="78B515D9" w14:textId="0F57D1FF" w:rsidR="00023F2F" w:rsidRPr="005D51F8" w:rsidRDefault="00023F2F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>1. Đào tạo, huấn luyện nội bộ/bên ngoài cho nhân viên về ISO/IEC 17025</w:t>
      </w:r>
      <w:r w:rsidR="000275A2" w:rsidRPr="005D51F8">
        <w:rPr>
          <w:rFonts w:ascii="Arial" w:hAnsi="Arial" w:cs="Arial"/>
          <w:spacing w:val="-6"/>
          <w:sz w:val="32"/>
          <w:szCs w:val="32"/>
          <w:lang w:val="sv-SE"/>
        </w:rPr>
        <w:t>:2017</w:t>
      </w:r>
      <w:r w:rsidR="00FD12B4" w:rsidRPr="005D51F8">
        <w:rPr>
          <w:rFonts w:ascii="Arial" w:hAnsi="Arial" w:cs="Arial"/>
          <w:spacing w:val="-6"/>
          <w:sz w:val="32"/>
          <w:szCs w:val="32"/>
          <w:lang w:val="vi-VN"/>
        </w:rPr>
        <w:t xml:space="preserve"> và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 ước lượng ĐKĐB đo. </w:t>
      </w:r>
    </w:p>
    <w:p w14:paraId="28D16FE9" w14:textId="3821D51A" w:rsidR="009E7AC2" w:rsidRPr="005D51F8" w:rsidRDefault="00023F2F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>2</w:t>
      </w:r>
      <w:r w:rsidR="009E7AC2"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. </w:t>
      </w:r>
      <w:r w:rsidR="00ED5E2F"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Hoàn thiện Sổ </w:t>
      </w:r>
      <w:r w:rsidR="00653937"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tay chất lượng 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>phòng thí nghiệm theo ISO/IEC 17025</w:t>
      </w:r>
      <w:r w:rsidR="000275A2" w:rsidRPr="005D51F8">
        <w:rPr>
          <w:rFonts w:ascii="Arial" w:hAnsi="Arial" w:cs="Arial"/>
          <w:spacing w:val="-6"/>
          <w:sz w:val="32"/>
          <w:szCs w:val="32"/>
          <w:lang w:val="sv-SE"/>
        </w:rPr>
        <w:t>:2017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>.</w:t>
      </w:r>
    </w:p>
    <w:p w14:paraId="2688C1BE" w14:textId="21A5B90E" w:rsidR="00023F2F" w:rsidRPr="005D51F8" w:rsidRDefault="00023F2F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3. </w:t>
      </w:r>
      <w:r w:rsidR="002C2519" w:rsidRPr="005D51F8">
        <w:rPr>
          <w:rFonts w:ascii="Arial" w:hAnsi="Arial" w:cs="Arial"/>
          <w:spacing w:val="-6"/>
          <w:sz w:val="32"/>
          <w:szCs w:val="32"/>
          <w:lang w:val="sv-SE"/>
        </w:rPr>
        <w:t>H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oàn thiện các </w:t>
      </w:r>
      <w:r w:rsidR="002C2519"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quy trình 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>hiệu chuẩn</w:t>
      </w:r>
      <w:r w:rsidR="002C2519" w:rsidRPr="005D51F8">
        <w:rPr>
          <w:rFonts w:ascii="Arial" w:hAnsi="Arial" w:cs="Arial"/>
          <w:spacing w:val="-6"/>
          <w:sz w:val="32"/>
          <w:szCs w:val="32"/>
          <w:lang w:val="vi-VN"/>
        </w:rPr>
        <w:t>/thử nghiệm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 và phê duyệt phương pháp</w:t>
      </w:r>
      <w:r w:rsidR="000D283E" w:rsidRPr="005D51F8">
        <w:rPr>
          <w:rFonts w:ascii="Arial" w:hAnsi="Arial" w:cs="Arial"/>
          <w:spacing w:val="-6"/>
          <w:sz w:val="32"/>
          <w:szCs w:val="32"/>
          <w:lang w:val="vi-VN"/>
        </w:rPr>
        <w:t>.</w:t>
      </w:r>
    </w:p>
    <w:p w14:paraId="0D39A43A" w14:textId="49AE33AC" w:rsidR="00023F2F" w:rsidRPr="005D51F8" w:rsidRDefault="00023F2F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4. </w:t>
      </w:r>
      <w:r w:rsidR="00D35EF7" w:rsidRPr="005D51F8">
        <w:rPr>
          <w:rFonts w:ascii="Arial" w:hAnsi="Arial" w:cs="Arial"/>
          <w:spacing w:val="-6"/>
          <w:sz w:val="32"/>
          <w:szCs w:val="32"/>
          <w:lang w:val="sv-SE"/>
        </w:rPr>
        <w:t>Nhân viên</w:t>
      </w:r>
      <w:r w:rsidR="002C37DB" w:rsidRPr="005D51F8">
        <w:rPr>
          <w:rFonts w:ascii="Arial" w:hAnsi="Arial" w:cs="Arial"/>
          <w:spacing w:val="-6"/>
          <w:sz w:val="32"/>
          <w:szCs w:val="32"/>
          <w:lang w:val="vi-VN"/>
        </w:rPr>
        <w:t xml:space="preserve"> ETV </w:t>
      </w:r>
      <w:r w:rsidR="00D35EF7" w:rsidRPr="005D51F8">
        <w:rPr>
          <w:rFonts w:ascii="Arial" w:hAnsi="Arial" w:cs="Arial"/>
          <w:spacing w:val="-6"/>
          <w:sz w:val="32"/>
          <w:szCs w:val="32"/>
          <w:lang w:val="vi-VN"/>
        </w:rPr>
        <w:t xml:space="preserve">phải </w:t>
      </w:r>
      <w:r w:rsidR="002C37DB" w:rsidRPr="005D51F8">
        <w:rPr>
          <w:rFonts w:ascii="Arial" w:hAnsi="Arial" w:cs="Arial"/>
          <w:spacing w:val="-6"/>
          <w:sz w:val="32"/>
          <w:szCs w:val="32"/>
          <w:lang w:val="vi-VN"/>
        </w:rPr>
        <w:t>hiểu về Chính sách chất lượng, các thủ tục và quy trình hướng dẫn công việc.</w:t>
      </w:r>
    </w:p>
    <w:p w14:paraId="0205DE8F" w14:textId="37F7D9AF" w:rsidR="00023F2F" w:rsidRPr="005D51F8" w:rsidRDefault="00023F2F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>5. Khắc phục nhanh các hành động không phù hợp sau đánh giá của Văn phòng Công nhận chất lượng</w:t>
      </w:r>
      <w:r w:rsidR="000D283E" w:rsidRPr="005D51F8">
        <w:rPr>
          <w:rFonts w:ascii="Arial" w:hAnsi="Arial" w:cs="Arial"/>
          <w:spacing w:val="-6"/>
          <w:sz w:val="32"/>
          <w:szCs w:val="32"/>
          <w:lang w:val="vi-VN"/>
        </w:rPr>
        <w:t xml:space="preserve"> 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để phòng thí nghiệm nhanh chóng được công nhận trong </w:t>
      </w:r>
      <w:r w:rsidR="00517C59" w:rsidRPr="005D51F8">
        <w:rPr>
          <w:rFonts w:ascii="Arial" w:hAnsi="Arial" w:cs="Arial"/>
          <w:spacing w:val="-6"/>
          <w:sz w:val="32"/>
          <w:szCs w:val="32"/>
          <w:lang w:val="sv-SE"/>
        </w:rPr>
        <w:t>Q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>uý III.</w:t>
      </w:r>
    </w:p>
    <w:p w14:paraId="05BF0ECF" w14:textId="0E2EFDD0" w:rsidR="002C6204" w:rsidRPr="005D51F8" w:rsidRDefault="002C6204" w:rsidP="005D51F8">
      <w:pPr>
        <w:spacing w:before="120" w:after="120"/>
        <w:ind w:firstLine="720"/>
        <w:jc w:val="both"/>
        <w:rPr>
          <w:rFonts w:ascii="Arial" w:hAnsi="Arial" w:cs="Arial"/>
          <w:spacing w:val="-6"/>
          <w:sz w:val="32"/>
          <w:szCs w:val="32"/>
          <w:lang w:val="sv-SE"/>
        </w:rPr>
      </w:pPr>
      <w:r w:rsidRPr="005D51F8">
        <w:rPr>
          <w:rFonts w:ascii="Arial" w:hAnsi="Arial" w:cs="Arial"/>
          <w:spacing w:val="-6"/>
          <w:sz w:val="32"/>
          <w:szCs w:val="32"/>
          <w:lang w:val="sv-SE"/>
        </w:rPr>
        <w:t>6. Duy trì và vận hành phòng thí nghiệm theo ISO/IEC</w:t>
      </w:r>
      <w:r w:rsidR="00775252"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 17025:2017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 đối với các phép hiệu chuẩn</w:t>
      </w:r>
      <w:r w:rsidR="00517C59" w:rsidRPr="005D51F8">
        <w:rPr>
          <w:rFonts w:ascii="Arial" w:hAnsi="Arial" w:cs="Arial"/>
          <w:spacing w:val="-6"/>
          <w:sz w:val="32"/>
          <w:szCs w:val="32"/>
          <w:lang w:val="vi-VN"/>
        </w:rPr>
        <w:t>/thử nghiệm</w:t>
      </w:r>
      <w:r w:rsidRPr="005D51F8">
        <w:rPr>
          <w:rFonts w:ascii="Arial" w:hAnsi="Arial" w:cs="Arial"/>
          <w:spacing w:val="-6"/>
          <w:sz w:val="32"/>
          <w:szCs w:val="32"/>
          <w:lang w:val="sv-SE"/>
        </w:rPr>
        <w:t xml:space="preserve"> đã được công nhận và các phép kiểm định đã được chỉ định.</w:t>
      </w:r>
    </w:p>
    <w:p w14:paraId="4FC82484" w14:textId="3BCBDF44" w:rsidR="00F86421" w:rsidRPr="005D51F8" w:rsidRDefault="00F86421" w:rsidP="00F86421">
      <w:pPr>
        <w:tabs>
          <w:tab w:val="left" w:pos="360"/>
        </w:tabs>
        <w:spacing w:before="120"/>
        <w:jc w:val="both"/>
        <w:rPr>
          <w:rFonts w:ascii="Arial" w:hAnsi="Arial" w:cs="Arial"/>
          <w:sz w:val="32"/>
          <w:szCs w:val="32"/>
          <w:lang w:val="vi-VN"/>
        </w:rPr>
      </w:pPr>
      <w:r w:rsidRPr="005D51F8">
        <w:rPr>
          <w:rFonts w:ascii="Arial" w:hAnsi="Arial" w:cs="Arial"/>
          <w:spacing w:val="-4"/>
          <w:sz w:val="32"/>
          <w:szCs w:val="32"/>
          <w:lang w:val="vi-VN"/>
        </w:rPr>
        <w:tab/>
        <w:t xml:space="preserve">               </w:t>
      </w:r>
      <w:r w:rsidRPr="005D51F8">
        <w:rPr>
          <w:rFonts w:ascii="Arial" w:hAnsi="Arial" w:cs="Arial"/>
          <w:i/>
          <w:iCs/>
          <w:sz w:val="32"/>
          <w:szCs w:val="32"/>
          <w:lang w:val="sv-SE"/>
        </w:rPr>
        <w:t xml:space="preserve">                                Hà Nội, ngày </w:t>
      </w:r>
      <w:r w:rsidRPr="005D51F8">
        <w:rPr>
          <w:rFonts w:ascii="Arial" w:hAnsi="Arial" w:cs="Arial"/>
          <w:i/>
          <w:iCs/>
          <w:sz w:val="32"/>
          <w:szCs w:val="32"/>
          <w:lang w:val="vi-VN"/>
        </w:rPr>
        <w:t>22</w:t>
      </w:r>
      <w:r w:rsidRPr="005D51F8">
        <w:rPr>
          <w:rFonts w:ascii="Arial" w:hAnsi="Arial" w:cs="Arial"/>
          <w:i/>
          <w:iCs/>
          <w:sz w:val="32"/>
          <w:szCs w:val="32"/>
          <w:lang w:val="sv-SE"/>
        </w:rPr>
        <w:t xml:space="preserve"> tháng 0</w:t>
      </w:r>
      <w:r w:rsidRPr="005D51F8">
        <w:rPr>
          <w:rFonts w:ascii="Arial" w:hAnsi="Arial" w:cs="Arial"/>
          <w:i/>
          <w:iCs/>
          <w:sz w:val="32"/>
          <w:szCs w:val="32"/>
          <w:lang w:val="vi-VN"/>
        </w:rPr>
        <w:t>4</w:t>
      </w:r>
      <w:r w:rsidRPr="005D51F8">
        <w:rPr>
          <w:rFonts w:ascii="Arial" w:hAnsi="Arial" w:cs="Arial"/>
          <w:i/>
          <w:iCs/>
          <w:sz w:val="32"/>
          <w:szCs w:val="32"/>
          <w:lang w:val="sv-SE"/>
        </w:rPr>
        <w:t xml:space="preserve"> năm 201</w:t>
      </w:r>
      <w:r w:rsidRPr="005D51F8">
        <w:rPr>
          <w:rFonts w:ascii="Arial" w:hAnsi="Arial" w:cs="Arial"/>
          <w:i/>
          <w:iCs/>
          <w:sz w:val="32"/>
          <w:szCs w:val="32"/>
          <w:lang w:val="vi-VN"/>
        </w:rPr>
        <w:t>9</w:t>
      </w:r>
    </w:p>
    <w:p w14:paraId="4C2DBB7C" w14:textId="17411137" w:rsidR="00F86421" w:rsidRPr="00991383" w:rsidRDefault="00F86421" w:rsidP="00F86421">
      <w:pPr>
        <w:tabs>
          <w:tab w:val="left" w:pos="360"/>
        </w:tabs>
        <w:spacing w:before="120"/>
        <w:jc w:val="both"/>
        <w:rPr>
          <w:rFonts w:ascii="Arial" w:hAnsi="Arial" w:cs="Arial"/>
          <w:spacing w:val="-4"/>
          <w:sz w:val="10"/>
          <w:szCs w:val="10"/>
          <w:lang w:val="sv-SE"/>
        </w:rPr>
      </w:pPr>
    </w:p>
    <w:tbl>
      <w:tblPr>
        <w:tblW w:w="9574" w:type="dxa"/>
        <w:jc w:val="center"/>
        <w:tblLook w:val="01E0" w:firstRow="1" w:lastRow="1" w:firstColumn="1" w:lastColumn="1" w:noHBand="0" w:noVBand="0"/>
      </w:tblPr>
      <w:tblGrid>
        <w:gridCol w:w="4554"/>
        <w:gridCol w:w="5020"/>
      </w:tblGrid>
      <w:tr w:rsidR="00F86421" w:rsidRPr="00AF71E0" w14:paraId="0AA0F8AE" w14:textId="77777777" w:rsidTr="00347A87">
        <w:trPr>
          <w:trHeight w:val="1705"/>
          <w:jc w:val="center"/>
        </w:trPr>
        <w:tc>
          <w:tcPr>
            <w:tcW w:w="4554" w:type="dxa"/>
          </w:tcPr>
          <w:p w14:paraId="117E7498" w14:textId="77777777" w:rsidR="00F86421" w:rsidRPr="00991383" w:rsidRDefault="00F86421" w:rsidP="00347A87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  <w:r w:rsidRPr="00991383">
              <w:rPr>
                <w:rFonts w:ascii="Arial" w:hAnsi="Arial" w:cs="Arial"/>
                <w:b/>
                <w:szCs w:val="28"/>
                <w:lang w:val="sv-SE"/>
              </w:rPr>
              <w:t>TRƯỞNG PHÒNG</w:t>
            </w:r>
          </w:p>
          <w:p w14:paraId="3B4B97F4" w14:textId="77777777" w:rsidR="00F86421" w:rsidRPr="00991383" w:rsidRDefault="00F86421" w:rsidP="00347A87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  <w:r w:rsidRPr="00991383">
              <w:rPr>
                <w:rFonts w:ascii="Arial" w:hAnsi="Arial" w:cs="Arial"/>
                <w:b/>
                <w:szCs w:val="28"/>
                <w:lang w:val="sv-SE"/>
              </w:rPr>
              <w:t>KIÊM QUẢN LÝ CHẤT LƯỢNG</w:t>
            </w:r>
          </w:p>
          <w:p w14:paraId="5E112FF9" w14:textId="77777777" w:rsidR="00F86421" w:rsidRPr="00991383" w:rsidRDefault="00F86421" w:rsidP="00347A87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178F69CB" w14:textId="77777777" w:rsidR="00AF71E0" w:rsidRPr="00991383" w:rsidRDefault="00AF71E0" w:rsidP="00347A87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694D39FA" w14:textId="77777777" w:rsidR="009958CD" w:rsidRPr="00991383" w:rsidRDefault="009958CD" w:rsidP="00347A87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65F11236" w14:textId="77777777" w:rsidR="00F86421" w:rsidRPr="00991383" w:rsidRDefault="00F86421" w:rsidP="00347A87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szCs w:val="28"/>
                <w:lang w:val="sv-SE"/>
              </w:rPr>
            </w:pPr>
          </w:p>
          <w:p w14:paraId="6C5499BA" w14:textId="77777777" w:rsidR="00F86421" w:rsidRPr="005D51F8" w:rsidRDefault="00F86421" w:rsidP="00347A87">
            <w:pPr>
              <w:tabs>
                <w:tab w:val="left" w:pos="396"/>
              </w:tabs>
              <w:jc w:val="center"/>
              <w:rPr>
                <w:rFonts w:ascii="Arial" w:hAnsi="Arial" w:cs="Arial"/>
                <w:b/>
                <w:bCs/>
                <w:iCs/>
                <w:szCs w:val="28"/>
              </w:rPr>
            </w:pPr>
            <w:r w:rsidRPr="005D51F8">
              <w:rPr>
                <w:rFonts w:ascii="Arial" w:hAnsi="Arial" w:cs="Arial"/>
                <w:b/>
                <w:bCs/>
                <w:iCs/>
                <w:szCs w:val="28"/>
              </w:rPr>
              <w:t>Nguyễn Chu Anh Tuấn</w:t>
            </w:r>
          </w:p>
        </w:tc>
        <w:tc>
          <w:tcPr>
            <w:tcW w:w="5020" w:type="dxa"/>
          </w:tcPr>
          <w:p w14:paraId="049A6065" w14:textId="77777777" w:rsidR="00F86421" w:rsidRPr="005D51F8" w:rsidRDefault="00F86421" w:rsidP="00347A8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szCs w:val="28"/>
              </w:rPr>
            </w:pPr>
            <w:r w:rsidRPr="005D51F8">
              <w:rPr>
                <w:rFonts w:ascii="Arial" w:hAnsi="Arial" w:cs="Arial"/>
                <w:b/>
                <w:szCs w:val="28"/>
              </w:rPr>
              <w:t>VIỆN TRƯỞNG</w:t>
            </w:r>
          </w:p>
          <w:p w14:paraId="3170C4DB" w14:textId="77777777" w:rsidR="00F86421" w:rsidRPr="005D51F8" w:rsidRDefault="00F86421" w:rsidP="00347A87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</w:rPr>
            </w:pPr>
          </w:p>
          <w:p w14:paraId="16C5D866" w14:textId="77777777" w:rsidR="00AF71E0" w:rsidRPr="005D51F8" w:rsidRDefault="00AF71E0" w:rsidP="00347A87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</w:rPr>
            </w:pPr>
          </w:p>
          <w:p w14:paraId="2F093347" w14:textId="77777777" w:rsidR="009958CD" w:rsidRPr="005D51F8" w:rsidRDefault="009958CD" w:rsidP="00347A87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</w:rPr>
            </w:pPr>
          </w:p>
          <w:p w14:paraId="4CA93920" w14:textId="77777777" w:rsidR="00F86421" w:rsidRPr="005D51F8" w:rsidRDefault="00F86421" w:rsidP="00347A87">
            <w:pPr>
              <w:tabs>
                <w:tab w:val="left" w:pos="540"/>
              </w:tabs>
              <w:jc w:val="center"/>
              <w:rPr>
                <w:rFonts w:ascii="Arial" w:hAnsi="Arial" w:cs="Arial"/>
                <w:noProof/>
                <w:szCs w:val="28"/>
              </w:rPr>
            </w:pPr>
          </w:p>
          <w:p w14:paraId="1301687B" w14:textId="77777777" w:rsidR="00F86421" w:rsidRPr="005D51F8" w:rsidRDefault="00F86421" w:rsidP="00347A8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</w:rPr>
            </w:pPr>
          </w:p>
          <w:p w14:paraId="39B25CDA" w14:textId="5053CF77" w:rsidR="00F86421" w:rsidRPr="005D51F8" w:rsidRDefault="00F86421" w:rsidP="00347A8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noProof/>
                <w:szCs w:val="28"/>
              </w:rPr>
            </w:pPr>
            <w:r w:rsidRPr="005D51F8">
              <w:rPr>
                <w:rFonts w:ascii="Arial" w:hAnsi="Arial" w:cs="Arial"/>
                <w:b/>
                <w:bCs/>
                <w:noProof/>
                <w:szCs w:val="28"/>
              </w:rPr>
              <w:t>Nguyễn Hoàng Giang</w:t>
            </w:r>
          </w:p>
        </w:tc>
      </w:tr>
    </w:tbl>
    <w:p w14:paraId="5F9D68DA" w14:textId="6F5299A9" w:rsidR="00BD7916" w:rsidRPr="005D51F8" w:rsidRDefault="00BD7916" w:rsidP="0027222C">
      <w:pPr>
        <w:spacing w:before="240" w:after="120"/>
        <w:jc w:val="both"/>
        <w:rPr>
          <w:rFonts w:ascii="Arial" w:hAnsi="Arial" w:cs="Arial"/>
          <w:sz w:val="2"/>
          <w:szCs w:val="2"/>
        </w:rPr>
      </w:pPr>
    </w:p>
    <w:sectPr w:rsidR="00BD7916" w:rsidRPr="005D51F8" w:rsidSect="00921E81">
      <w:headerReference w:type="even" r:id="rId8"/>
      <w:headerReference w:type="default" r:id="rId9"/>
      <w:headerReference w:type="first" r:id="rId10"/>
      <w:pgSz w:w="11907" w:h="16840" w:code="9"/>
      <w:pgMar w:top="1134" w:right="1134" w:bottom="1134" w:left="1134" w:header="1134" w:footer="1134" w:gutter="0"/>
      <w:pgBorders>
        <w:top w:val="twistedLines1" w:sz="31" w:space="0" w:color="auto"/>
        <w:left w:val="twistedLines1" w:sz="31" w:space="4" w:color="auto"/>
        <w:bottom w:val="twistedLines1" w:sz="31" w:space="1" w:color="auto"/>
        <w:right w:val="twistedLines1" w:sz="31" w:space="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B08D37" w14:textId="77777777" w:rsidR="009F0B56" w:rsidRDefault="009F0B56" w:rsidP="00C35E98">
      <w:r>
        <w:separator/>
      </w:r>
    </w:p>
  </w:endnote>
  <w:endnote w:type="continuationSeparator" w:id="0">
    <w:p w14:paraId="5798A9BD" w14:textId="77777777" w:rsidR="009F0B56" w:rsidRDefault="009F0B56" w:rsidP="00C35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8C88F9" w14:textId="77777777" w:rsidR="009F0B56" w:rsidRDefault="009F0B56" w:rsidP="00C35E98">
      <w:r>
        <w:separator/>
      </w:r>
    </w:p>
  </w:footnote>
  <w:footnote w:type="continuationSeparator" w:id="0">
    <w:p w14:paraId="10F7995D" w14:textId="77777777" w:rsidR="009F0B56" w:rsidRDefault="009F0B56" w:rsidP="00C35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CAB00D" w14:textId="6B219820" w:rsidR="00C35E98" w:rsidRDefault="009F0B56">
    <w:pPr>
      <w:pStyle w:val="Header"/>
    </w:pPr>
    <w:ins w:id="0" w:author="Duong Thanh Nam" w:date="2019-06-19T16:58:00Z">
      <w:r>
        <w:rPr>
          <w:noProof/>
        </w:rPr>
        <w:pict w14:anchorId="1F681D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174633889" o:spid="_x0000_s1027" type="#_x0000_t75" alt="/Users/dtn/Desktop/Screen Shot 2019-06-19 at 16.57.34.png" style="position:absolute;margin-left:0;margin-top:0;width:481.7pt;height:249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Screen Shot 2019-06-19 at 16" gain="19661f" blacklevel="22938f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95E10D" w14:textId="6C8ECFCB" w:rsidR="009958CD" w:rsidRDefault="009F0B56">
    <w:pPr>
      <w:pStyle w:val="Header"/>
    </w:pPr>
    <w:ins w:id="1" w:author="Duong Thanh Nam" w:date="2019-06-19T16:58:00Z">
      <w:r>
        <w:rPr>
          <w:noProof/>
        </w:rPr>
        <w:pict w14:anchorId="00BBDC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174633890" o:spid="_x0000_s1026" type="#_x0000_t75" alt="/Users/dtn/Desktop/Screen Shot 2019-06-19 at 16.57.34.png" style="position:absolute;margin-left:0;margin-top:0;width:481.7pt;height:249.7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Screen Shot 2019-06-19 at 16" gain="19661f" blacklevel="22938f"/>
            <w10:wrap anchorx="margin" anchory="margin"/>
          </v:shape>
        </w:pict>
      </w:r>
    </w:ins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E13AD7" w14:textId="3B0B9B12" w:rsidR="00C35E98" w:rsidRDefault="009F0B56">
    <w:pPr>
      <w:pStyle w:val="Header"/>
    </w:pPr>
    <w:ins w:id="2" w:author="Duong Thanh Nam" w:date="2019-06-19T16:58:00Z">
      <w:r>
        <w:rPr>
          <w:noProof/>
        </w:rPr>
        <w:pict w14:anchorId="48567A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174633888" o:spid="_x0000_s1025" type="#_x0000_t75" alt="/Users/dtn/Desktop/Screen Shot 2019-06-19 at 16.57.34.png" style="position:absolute;margin-left:0;margin-top:0;width:481.7pt;height:249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Screen Shot 2019-06-19 at 16" gain="19661f" blacklevel="22938f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CC0601"/>
    <w:multiLevelType w:val="multilevel"/>
    <w:tmpl w:val="2094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F667F1"/>
    <w:multiLevelType w:val="hybridMultilevel"/>
    <w:tmpl w:val="97A632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CA4738"/>
    <w:multiLevelType w:val="multilevel"/>
    <w:tmpl w:val="074C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627852">
    <w:abstractNumId w:val="2"/>
  </w:num>
  <w:num w:numId="2" w16cid:durableId="1337000591">
    <w:abstractNumId w:val="1"/>
  </w:num>
  <w:num w:numId="3" w16cid:durableId="12619890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uong Thanh Nam">
    <w15:presenceInfo w15:providerId="Windows Live" w15:userId="2232c06a7694f50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3ED"/>
    <w:rsid w:val="00006CF5"/>
    <w:rsid w:val="00017A2B"/>
    <w:rsid w:val="0002082E"/>
    <w:rsid w:val="00023F2F"/>
    <w:rsid w:val="000275A2"/>
    <w:rsid w:val="000A2402"/>
    <w:rsid w:val="000A42B3"/>
    <w:rsid w:val="000A7764"/>
    <w:rsid w:val="000C7DE4"/>
    <w:rsid w:val="000D18E3"/>
    <w:rsid w:val="000D283E"/>
    <w:rsid w:val="000F4D57"/>
    <w:rsid w:val="001070C0"/>
    <w:rsid w:val="001254EE"/>
    <w:rsid w:val="00127939"/>
    <w:rsid w:val="00145249"/>
    <w:rsid w:val="00153806"/>
    <w:rsid w:val="001921C9"/>
    <w:rsid w:val="001A4845"/>
    <w:rsid w:val="001B3E06"/>
    <w:rsid w:val="001D045E"/>
    <w:rsid w:val="001D4D88"/>
    <w:rsid w:val="001E001B"/>
    <w:rsid w:val="001F1746"/>
    <w:rsid w:val="002072F7"/>
    <w:rsid w:val="002109C4"/>
    <w:rsid w:val="00213128"/>
    <w:rsid w:val="002514B5"/>
    <w:rsid w:val="0027222C"/>
    <w:rsid w:val="002737C1"/>
    <w:rsid w:val="00274598"/>
    <w:rsid w:val="002C2519"/>
    <w:rsid w:val="002C37DB"/>
    <w:rsid w:val="002C6204"/>
    <w:rsid w:val="002F3683"/>
    <w:rsid w:val="00303CF8"/>
    <w:rsid w:val="00304A86"/>
    <w:rsid w:val="00335109"/>
    <w:rsid w:val="00376D39"/>
    <w:rsid w:val="00386DD0"/>
    <w:rsid w:val="00392420"/>
    <w:rsid w:val="003A6910"/>
    <w:rsid w:val="003E11BF"/>
    <w:rsid w:val="003E28E4"/>
    <w:rsid w:val="00472479"/>
    <w:rsid w:val="004A76BB"/>
    <w:rsid w:val="004C44D0"/>
    <w:rsid w:val="00517C59"/>
    <w:rsid w:val="0052646F"/>
    <w:rsid w:val="00540F8F"/>
    <w:rsid w:val="00543045"/>
    <w:rsid w:val="00577097"/>
    <w:rsid w:val="00580516"/>
    <w:rsid w:val="00595767"/>
    <w:rsid w:val="005C3736"/>
    <w:rsid w:val="005C7BFF"/>
    <w:rsid w:val="005D51F8"/>
    <w:rsid w:val="00613C84"/>
    <w:rsid w:val="00634354"/>
    <w:rsid w:val="00653937"/>
    <w:rsid w:val="00655C85"/>
    <w:rsid w:val="00657A3E"/>
    <w:rsid w:val="006630AC"/>
    <w:rsid w:val="00673F36"/>
    <w:rsid w:val="00677902"/>
    <w:rsid w:val="006A37BE"/>
    <w:rsid w:val="006B4F0C"/>
    <w:rsid w:val="006C7577"/>
    <w:rsid w:val="006F388A"/>
    <w:rsid w:val="00701A47"/>
    <w:rsid w:val="00716274"/>
    <w:rsid w:val="00727FB2"/>
    <w:rsid w:val="007365C2"/>
    <w:rsid w:val="007751C6"/>
    <w:rsid w:val="00775252"/>
    <w:rsid w:val="00784296"/>
    <w:rsid w:val="007F501D"/>
    <w:rsid w:val="008076CE"/>
    <w:rsid w:val="00823905"/>
    <w:rsid w:val="008276D0"/>
    <w:rsid w:val="008733ED"/>
    <w:rsid w:val="00877F4A"/>
    <w:rsid w:val="00887D8C"/>
    <w:rsid w:val="008B4270"/>
    <w:rsid w:val="008C2E67"/>
    <w:rsid w:val="008D4CF1"/>
    <w:rsid w:val="008E4227"/>
    <w:rsid w:val="008E7EEF"/>
    <w:rsid w:val="009077D2"/>
    <w:rsid w:val="00921E81"/>
    <w:rsid w:val="00932607"/>
    <w:rsid w:val="00935562"/>
    <w:rsid w:val="009463B1"/>
    <w:rsid w:val="009610B0"/>
    <w:rsid w:val="00991383"/>
    <w:rsid w:val="009914C8"/>
    <w:rsid w:val="009958CD"/>
    <w:rsid w:val="009B6910"/>
    <w:rsid w:val="009E7AC2"/>
    <w:rsid w:val="009F0B56"/>
    <w:rsid w:val="00A070B1"/>
    <w:rsid w:val="00A15AF0"/>
    <w:rsid w:val="00A44A39"/>
    <w:rsid w:val="00A861AA"/>
    <w:rsid w:val="00AA666D"/>
    <w:rsid w:val="00AD1779"/>
    <w:rsid w:val="00AD7E2E"/>
    <w:rsid w:val="00AF71E0"/>
    <w:rsid w:val="00B36F19"/>
    <w:rsid w:val="00B553FE"/>
    <w:rsid w:val="00B7220F"/>
    <w:rsid w:val="00B97D70"/>
    <w:rsid w:val="00BA4639"/>
    <w:rsid w:val="00BD1097"/>
    <w:rsid w:val="00BD7916"/>
    <w:rsid w:val="00BF1B95"/>
    <w:rsid w:val="00C0630B"/>
    <w:rsid w:val="00C10E72"/>
    <w:rsid w:val="00C16502"/>
    <w:rsid w:val="00C35E98"/>
    <w:rsid w:val="00C533E5"/>
    <w:rsid w:val="00C80275"/>
    <w:rsid w:val="00C9528B"/>
    <w:rsid w:val="00CA3F33"/>
    <w:rsid w:val="00CB292B"/>
    <w:rsid w:val="00CD1396"/>
    <w:rsid w:val="00CE098B"/>
    <w:rsid w:val="00CF1762"/>
    <w:rsid w:val="00D35EF7"/>
    <w:rsid w:val="00D53B1A"/>
    <w:rsid w:val="00D73694"/>
    <w:rsid w:val="00D95F67"/>
    <w:rsid w:val="00DB0188"/>
    <w:rsid w:val="00DE1D48"/>
    <w:rsid w:val="00E22AB3"/>
    <w:rsid w:val="00E6665D"/>
    <w:rsid w:val="00EB1A19"/>
    <w:rsid w:val="00EC5F0F"/>
    <w:rsid w:val="00ED5E2F"/>
    <w:rsid w:val="00EF4061"/>
    <w:rsid w:val="00EF6B7A"/>
    <w:rsid w:val="00F135B5"/>
    <w:rsid w:val="00F339AA"/>
    <w:rsid w:val="00F500DB"/>
    <w:rsid w:val="00F55A90"/>
    <w:rsid w:val="00F6031B"/>
    <w:rsid w:val="00F71D80"/>
    <w:rsid w:val="00F86421"/>
    <w:rsid w:val="00F926C1"/>
    <w:rsid w:val="00FD106F"/>
    <w:rsid w:val="00FD12B4"/>
    <w:rsid w:val="00FF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5FE7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ED"/>
    <w:pPr>
      <w:spacing w:after="0" w:line="240" w:lineRule="auto"/>
    </w:pPr>
    <w:rPr>
      <w:rFonts w:ascii=".VnTime" w:eastAsia="Batang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8733ED"/>
    <w:pPr>
      <w:keepNext/>
      <w:outlineLvl w:val="0"/>
    </w:pPr>
    <w:rPr>
      <w:b/>
      <w:i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42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33ED"/>
    <w:rPr>
      <w:rFonts w:ascii=".VnTime" w:eastAsia="Batang" w:hAnsi=".VnTime" w:cs="Times New Roman"/>
      <w:b/>
      <w:i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1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188"/>
    <w:rPr>
      <w:rFonts w:ascii="Tahoma" w:eastAsia="Batang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C35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35E98"/>
    <w:rPr>
      <w:rFonts w:ascii=".VnTime" w:eastAsia="Batang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C35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E98"/>
    <w:rPr>
      <w:rFonts w:ascii=".VnTime" w:eastAsia="Batang" w:hAnsi=".VnTime" w:cs="Times New Roman"/>
      <w:sz w:val="28"/>
      <w:szCs w:val="20"/>
    </w:rPr>
  </w:style>
  <w:style w:type="character" w:customStyle="1" w:styleId="apple-converted-space">
    <w:name w:val="apple-converted-space"/>
    <w:basedOn w:val="DefaultParagraphFont"/>
    <w:rsid w:val="00304A86"/>
  </w:style>
  <w:style w:type="character" w:customStyle="1" w:styleId="Heading5Char">
    <w:name w:val="Heading 5 Char"/>
    <w:basedOn w:val="DefaultParagraphFont"/>
    <w:link w:val="Heading5"/>
    <w:uiPriority w:val="9"/>
    <w:semiHidden/>
    <w:rsid w:val="00F86421"/>
    <w:rPr>
      <w:rFonts w:asciiTheme="majorHAnsi" w:eastAsiaTheme="majorEastAsia" w:hAnsiTheme="majorHAnsi" w:cstheme="majorBidi"/>
      <w:color w:val="365F91" w:themeColor="accent1" w:themeShade="BF"/>
      <w:sz w:val="28"/>
      <w:szCs w:val="20"/>
    </w:rPr>
  </w:style>
  <w:style w:type="paragraph" w:styleId="Revision">
    <w:name w:val="Revision"/>
    <w:hidden/>
    <w:uiPriority w:val="99"/>
    <w:semiHidden/>
    <w:rsid w:val="005D51F8"/>
    <w:pPr>
      <w:spacing w:after="0" w:line="240" w:lineRule="auto"/>
    </w:pPr>
    <w:rPr>
      <w:rFonts w:ascii=".VnTime" w:eastAsia="Batang" w:hAnsi=".VnTime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AD1779"/>
    <w:pPr>
      <w:ind w:left="720"/>
      <w:contextualSpacing/>
    </w:pPr>
  </w:style>
  <w:style w:type="character" w:customStyle="1" w:styleId="s1">
    <w:name w:val="s1"/>
    <w:basedOn w:val="DefaultParagraphFont"/>
    <w:rsid w:val="000A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22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D891B-7F46-3544-8BE1-466874B0D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1895</Words>
  <Characters>7487</Characters>
  <Application>Microsoft Office Word</Application>
  <DocSecurity>0</DocSecurity>
  <Lines>340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Cail-Lab</dc:creator>
  <cp:lastModifiedBy>Nam Dương Thành</cp:lastModifiedBy>
  <cp:revision>61</cp:revision>
  <cp:lastPrinted>2019-06-19T09:58:00Z</cp:lastPrinted>
  <dcterms:created xsi:type="dcterms:W3CDTF">2019-06-19T07:43:00Z</dcterms:created>
  <dcterms:modified xsi:type="dcterms:W3CDTF">2026-06-30T08:31:00Z</dcterms:modified>
</cp:coreProperties>
</file>