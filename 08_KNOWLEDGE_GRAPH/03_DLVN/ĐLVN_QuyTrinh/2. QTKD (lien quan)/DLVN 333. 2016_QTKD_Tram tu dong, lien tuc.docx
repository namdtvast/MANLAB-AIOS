
<file path=[Content_Types].xml><?xml version="1.0" encoding="utf-8"?>
<Types xmlns="http://schemas.openxmlformats.org/package/2006/content-types">
  <Default Extension="xml" ContentType="application/xml"/>
  <Default Extension="bin" ContentType="application/vnd.openxmlformats-officedocument.oleObject"/>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4F2C77" w14:textId="654C45AB" w:rsidR="006C554D" w:rsidRPr="00275047" w:rsidRDefault="00F10B44" w:rsidP="006C554D">
      <w:pPr>
        <w:pStyle w:val="abc"/>
        <w:rPr>
          <w:rFonts w:ascii="Arial" w:hAnsi="Arial" w:cs="Arial"/>
          <w:b/>
          <w:sz w:val="32"/>
        </w:rPr>
      </w:pPr>
      <w:r>
        <w:rPr>
          <w:noProof/>
        </w:rPr>
        <mc:AlternateContent>
          <mc:Choice Requires="wps">
            <w:drawing>
              <wp:anchor distT="0" distB="0" distL="114300" distR="114300" simplePos="0" relativeHeight="251658240" behindDoc="0" locked="0" layoutInCell="1" allowOverlap="1" wp14:anchorId="5A303E77" wp14:editId="4175F532">
                <wp:simplePos x="0" y="0"/>
                <wp:positionH relativeFrom="column">
                  <wp:posOffset>216535</wp:posOffset>
                </wp:positionH>
                <wp:positionV relativeFrom="paragraph">
                  <wp:posOffset>-6350</wp:posOffset>
                </wp:positionV>
                <wp:extent cx="724535" cy="635"/>
                <wp:effectExtent l="0" t="0" r="37465" b="50165"/>
                <wp:wrapNone/>
                <wp:docPr id="12" name="Lin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4535" cy="635"/>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D7CB44D" id="Line 36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pt,-.5pt" to="74.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" strokeweight="2.25pt"/>
            </w:pict>
          </mc:Fallback>
        </mc:AlternateContent>
      </w:r>
      <w:r w:rsidR="00AF6276" w:rsidRPr="00275047">
        <w:rPr>
          <w:rFonts w:ascii=".VnAvantH" w:hAnsi=".VnAvantH"/>
          <w:b/>
          <w:sz w:val="32"/>
        </w:rPr>
        <w:t xml:space="preserve"> </w:t>
      </w:r>
      <w:r w:rsidR="00490358" w:rsidRPr="00275047">
        <w:rPr>
          <w:rFonts w:ascii=".VnAvantH" w:hAnsi=".VnAvantH"/>
          <w:b/>
          <w:sz w:val="32"/>
        </w:rPr>
        <w:t xml:space="preserve"> </w:t>
      </w:r>
      <w:r w:rsidR="00192760" w:rsidRPr="00275047">
        <w:rPr>
          <w:rFonts w:ascii=".VnAvantH" w:hAnsi=".VnAvantH"/>
          <w:b/>
          <w:sz w:val="32"/>
        </w:rPr>
        <w:t xml:space="preserve">  </w:t>
      </w:r>
      <w:r w:rsidR="006C554D" w:rsidRPr="00275047">
        <w:rPr>
          <w:rFonts w:ascii="Times New Roman" w:hAnsi="Times New Roman"/>
          <w:b/>
          <w:sz w:val="40"/>
        </w:rPr>
        <w:t>ĐLVN</w:t>
      </w:r>
      <w:r w:rsidR="006C554D" w:rsidRPr="00275047">
        <w:rPr>
          <w:rFonts w:ascii=".VnAvantH" w:hAnsi=".VnAvantH"/>
          <w:b/>
          <w:sz w:val="32"/>
        </w:rPr>
        <w:tab/>
      </w:r>
      <w:r w:rsidR="006C554D" w:rsidRPr="00275047">
        <w:rPr>
          <w:rFonts w:ascii="Arial" w:hAnsi="Arial" w:cs="Arial"/>
          <w:b/>
          <w:sz w:val="32"/>
        </w:rPr>
        <w:t>V</w:t>
      </w:r>
      <w:r w:rsidR="006C554D" w:rsidRPr="00275047">
        <w:rPr>
          <w:rFonts w:ascii="Arial" w:hAnsi="Arial" w:cs="Arial" w:hint="eastAsia"/>
          <w:b/>
          <w:sz w:val="32"/>
        </w:rPr>
        <w:t>Ă</w:t>
      </w:r>
      <w:r w:rsidR="006C554D" w:rsidRPr="00275047">
        <w:rPr>
          <w:rFonts w:ascii="Arial" w:hAnsi="Arial" w:cs="Arial"/>
          <w:b/>
          <w:sz w:val="32"/>
        </w:rPr>
        <w:t xml:space="preserve">N BẢN KỸ THUẬT </w:t>
      </w:r>
      <w:r w:rsidR="006C554D" w:rsidRPr="00275047">
        <w:rPr>
          <w:rFonts w:ascii="Arial" w:hAnsi="Arial" w:cs="Arial" w:hint="eastAsia"/>
          <w:b/>
          <w:sz w:val="32"/>
        </w:rPr>
        <w:t>Đ</w:t>
      </w:r>
      <w:r w:rsidR="006C554D" w:rsidRPr="00275047">
        <w:rPr>
          <w:rFonts w:ascii="Arial" w:hAnsi="Arial" w:cs="Arial"/>
          <w:b/>
          <w:sz w:val="32"/>
        </w:rPr>
        <w:t>O L</w:t>
      </w:r>
      <w:r w:rsidR="006C554D" w:rsidRPr="00275047">
        <w:rPr>
          <w:rFonts w:ascii="Arial" w:hAnsi="Arial" w:cs="Arial" w:hint="eastAsia"/>
          <w:b/>
          <w:sz w:val="32"/>
        </w:rPr>
        <w:t>Ư</w:t>
      </w:r>
      <w:r w:rsidR="006C554D" w:rsidRPr="00275047">
        <w:rPr>
          <w:rFonts w:ascii="Arial" w:hAnsi="Arial" w:cs="Arial"/>
          <w:b/>
          <w:sz w:val="32"/>
        </w:rPr>
        <w:t>ỜNG VIỆT NAM</w:t>
      </w:r>
    </w:p>
    <w:p w14:paraId="1169D4E2" w14:textId="12769294" w:rsidR="00B8133C" w:rsidRPr="00275047" w:rsidRDefault="00F10B44" w:rsidP="00B8133C">
      <w:pPr>
        <w:pStyle w:val="abc"/>
        <w:rPr>
          <w:sz w:val="22"/>
        </w:rPr>
      </w:pPr>
      <w:r>
        <w:rPr>
          <w:noProof/>
        </w:rPr>
        <mc:AlternateContent>
          <mc:Choice Requires="wps">
            <w:drawing>
              <wp:anchor distT="0" distB="0" distL="114300" distR="114300" simplePos="0" relativeHeight="251657216" behindDoc="0" locked="0" layoutInCell="1" allowOverlap="1" wp14:anchorId="2079E2FE" wp14:editId="190290B8">
                <wp:simplePos x="0" y="0"/>
                <wp:positionH relativeFrom="column">
                  <wp:posOffset>-1093470</wp:posOffset>
                </wp:positionH>
                <wp:positionV relativeFrom="paragraph">
                  <wp:posOffset>210820</wp:posOffset>
                </wp:positionV>
                <wp:extent cx="7567930" cy="398780"/>
                <wp:effectExtent l="0" t="0" r="26670" b="33020"/>
                <wp:wrapNone/>
                <wp:docPr id="9" name="Rectangle 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7930" cy="398780"/>
                        </a:xfrm>
                        <a:prstGeom prst="rect">
                          <a:avLst/>
                        </a:prstGeom>
                        <a:solidFill>
                          <a:srgbClr val="FF0000"/>
                        </a:solidFill>
                        <a:ln w="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7C85CC7" w14:textId="77777777" w:rsidR="00987FBF" w:rsidRPr="00B8133C" w:rsidRDefault="00987FBF" w:rsidP="00B8133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79E2FE" id="Rectangle 361" o:spid="_x0000_s1026" style="position:absolute;margin-left:-86.1pt;margin-top:16.6pt;width:595.9pt;height:31.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" fillcolor="red" strokeweight="0">
                <v:shadow color="gray" opacity="1" mv:blur="0" offset="2pt,2pt"/>
                <v:textbox inset="0,0,0,0">
                  <w:txbxContent>
                    <w:p w14:paraId="17C85CC7" w14:textId="77777777" w:rsidR="00987FBF" w:rsidRPr="00B8133C" w:rsidRDefault="00987FBF" w:rsidP="00B8133C"/>
                  </w:txbxContent>
                </v:textbox>
              </v:rect>
            </w:pict>
          </mc:Fallback>
        </mc:AlternateContent>
      </w:r>
      <w:r>
        <w:rPr>
          <w:noProof/>
        </w:rPr>
        <mc:AlternateContent>
          <mc:Choice Requires="wps">
            <w:drawing>
              <wp:anchor distT="0" distB="0" distL="114300" distR="114300" simplePos="0" relativeHeight="251656192" behindDoc="0" locked="0" layoutInCell="0" allowOverlap="1" wp14:anchorId="5D689129" wp14:editId="6135370D">
                <wp:simplePos x="0" y="0"/>
                <wp:positionH relativeFrom="column">
                  <wp:posOffset>212090</wp:posOffset>
                </wp:positionH>
                <wp:positionV relativeFrom="paragraph">
                  <wp:posOffset>-635</wp:posOffset>
                </wp:positionV>
                <wp:extent cx="724535" cy="635"/>
                <wp:effectExtent l="0" t="0" r="37465" b="50165"/>
                <wp:wrapNone/>
                <wp:docPr id="11" name="Lin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4535" cy="635"/>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D282548" id="Line 35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pt,-.05pt" to="73.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" o:allowincell="f" strokeweight="2.25pt"/>
            </w:pict>
          </mc:Fallback>
        </mc:AlternateContent>
      </w:r>
    </w:p>
    <w:p w14:paraId="24189B20" w14:textId="77777777" w:rsidR="00B8133C" w:rsidRPr="00275047" w:rsidRDefault="00B8133C" w:rsidP="00B8133C">
      <w:pPr>
        <w:pStyle w:val="abc"/>
        <w:rPr>
          <w:sz w:val="22"/>
        </w:rPr>
      </w:pPr>
    </w:p>
    <w:p w14:paraId="5F03D6DE" w14:textId="77777777" w:rsidR="00B8133C" w:rsidRPr="00275047" w:rsidRDefault="00B8133C" w:rsidP="00B8133C">
      <w:pPr>
        <w:pStyle w:val="abc"/>
        <w:ind w:left="-1797"/>
        <w:rPr>
          <w:sz w:val="22"/>
        </w:rPr>
      </w:pPr>
    </w:p>
    <w:p w14:paraId="3156DDFD" w14:textId="77777777" w:rsidR="00B8133C" w:rsidRPr="00275047" w:rsidRDefault="00B8133C" w:rsidP="00B8133C">
      <w:pPr>
        <w:pStyle w:val="abc"/>
        <w:rPr>
          <w:sz w:val="22"/>
        </w:rPr>
      </w:pPr>
    </w:p>
    <w:p w14:paraId="6C8EF67E" w14:textId="77777777" w:rsidR="00B8133C" w:rsidRPr="00275047" w:rsidRDefault="00B8133C" w:rsidP="00B8133C">
      <w:pPr>
        <w:pStyle w:val="abc"/>
        <w:rPr>
          <w:sz w:val="22"/>
        </w:rPr>
      </w:pPr>
    </w:p>
    <w:p w14:paraId="439339D5" w14:textId="77777777" w:rsidR="00B8133C" w:rsidRPr="00275047" w:rsidRDefault="00B8133C" w:rsidP="00B8133C">
      <w:pPr>
        <w:pStyle w:val="abc"/>
        <w:rPr>
          <w:sz w:val="22"/>
        </w:rPr>
      </w:pPr>
    </w:p>
    <w:p w14:paraId="021E762D" w14:textId="77777777" w:rsidR="00B8133C" w:rsidRPr="00275047" w:rsidRDefault="00B8133C" w:rsidP="00B8133C">
      <w:pPr>
        <w:pStyle w:val="abc"/>
        <w:rPr>
          <w:sz w:val="22"/>
        </w:rPr>
      </w:pPr>
      <w:bookmarkStart w:id="0" w:name="_GoBack"/>
      <w:bookmarkEnd w:id="0"/>
    </w:p>
    <w:p w14:paraId="65A84EFF" w14:textId="77777777" w:rsidR="00B8133C" w:rsidRPr="00275047" w:rsidRDefault="00B8133C" w:rsidP="00B8133C">
      <w:pPr>
        <w:pStyle w:val="abc"/>
        <w:rPr>
          <w:sz w:val="22"/>
        </w:rPr>
      </w:pPr>
    </w:p>
    <w:p w14:paraId="04EB84C1" w14:textId="77777777" w:rsidR="00B8133C" w:rsidRPr="00275047" w:rsidRDefault="00B8133C" w:rsidP="00B8133C">
      <w:pPr>
        <w:pStyle w:val="abc"/>
        <w:jc w:val="center"/>
        <w:rPr>
          <w:b/>
          <w:sz w:val="27"/>
        </w:rPr>
      </w:pPr>
    </w:p>
    <w:p w14:paraId="5A508ABF" w14:textId="77777777" w:rsidR="00B8133C" w:rsidRPr="00275047" w:rsidRDefault="00B8133C" w:rsidP="00B8133C">
      <w:pPr>
        <w:pStyle w:val="abc"/>
        <w:jc w:val="center"/>
        <w:rPr>
          <w:b/>
          <w:sz w:val="27"/>
        </w:rPr>
      </w:pPr>
    </w:p>
    <w:p w14:paraId="5EE7A8C9" w14:textId="77777777" w:rsidR="00B8133C" w:rsidRPr="00275047" w:rsidRDefault="00B8133C" w:rsidP="00B8133C">
      <w:pPr>
        <w:pStyle w:val="abc"/>
        <w:jc w:val="center"/>
        <w:rPr>
          <w:b/>
          <w:sz w:val="27"/>
        </w:rPr>
      </w:pPr>
    </w:p>
    <w:p w14:paraId="78431A55" w14:textId="77777777" w:rsidR="00E161AB" w:rsidRPr="00275047" w:rsidRDefault="00E161AB" w:rsidP="00E161AB">
      <w:pPr>
        <w:pStyle w:val="abc"/>
        <w:jc w:val="center"/>
        <w:rPr>
          <w:b/>
          <w:sz w:val="27"/>
        </w:rPr>
      </w:pPr>
    </w:p>
    <w:p w14:paraId="41561DA0" w14:textId="175D69DB" w:rsidR="00E161AB" w:rsidRPr="00275047" w:rsidRDefault="00143FE5" w:rsidP="00E161AB">
      <w:pPr>
        <w:pStyle w:val="abc"/>
        <w:jc w:val="center"/>
        <w:rPr>
          <w:rFonts w:ascii="Times New Roman" w:hAnsi="Times New Roman"/>
          <w:b/>
          <w:sz w:val="28"/>
        </w:rPr>
      </w:pPr>
      <w:r w:rsidRPr="00275047">
        <w:rPr>
          <w:rFonts w:ascii="Times New Roman" w:hAnsi="Times New Roman" w:hint="eastAsia"/>
          <w:b/>
          <w:sz w:val="32"/>
        </w:rPr>
        <w:t>Đ</w:t>
      </w:r>
      <w:r w:rsidRPr="00275047">
        <w:rPr>
          <w:rFonts w:ascii="Times New Roman" w:hAnsi="Times New Roman"/>
          <w:b/>
          <w:sz w:val="32"/>
        </w:rPr>
        <w:t xml:space="preserve">LVN </w:t>
      </w:r>
      <w:r w:rsidR="00825CF7" w:rsidRPr="00275047">
        <w:rPr>
          <w:rFonts w:ascii="Times New Roman" w:hAnsi="Times New Roman"/>
          <w:b/>
          <w:sz w:val="32"/>
          <w:lang w:val="vi-VN"/>
        </w:rPr>
        <w:t>33</w:t>
      </w:r>
      <w:r w:rsidR="00825CF7">
        <w:rPr>
          <w:rFonts w:ascii="Times New Roman" w:hAnsi="Times New Roman"/>
          <w:b/>
          <w:sz w:val="32"/>
          <w:lang w:val="vi-VN"/>
        </w:rPr>
        <w:t>3</w:t>
      </w:r>
      <w:r w:rsidR="00825CF7" w:rsidRPr="00275047">
        <w:rPr>
          <w:rFonts w:ascii="Times New Roman" w:hAnsi="Times New Roman"/>
          <w:b/>
          <w:sz w:val="32"/>
        </w:rPr>
        <w:t xml:space="preserve"> </w:t>
      </w:r>
      <w:r w:rsidRPr="00275047">
        <w:rPr>
          <w:rFonts w:ascii="Times New Roman" w:hAnsi="Times New Roman"/>
          <w:b/>
          <w:sz w:val="32"/>
        </w:rPr>
        <w:t xml:space="preserve">: </w:t>
      </w:r>
      <w:r w:rsidR="00B93959" w:rsidRPr="00275047">
        <w:rPr>
          <w:rFonts w:ascii="Times New Roman" w:hAnsi="Times New Roman"/>
          <w:b/>
          <w:sz w:val="32"/>
        </w:rPr>
        <w:t>20</w:t>
      </w:r>
      <w:r w:rsidR="00C74DD6" w:rsidRPr="00275047">
        <w:rPr>
          <w:rFonts w:ascii="Times New Roman" w:hAnsi="Times New Roman"/>
          <w:b/>
          <w:sz w:val="32"/>
        </w:rPr>
        <w:t>1</w:t>
      </w:r>
      <w:r w:rsidR="00192760" w:rsidRPr="00275047">
        <w:rPr>
          <w:rFonts w:ascii="Times New Roman" w:hAnsi="Times New Roman"/>
          <w:b/>
          <w:sz w:val="32"/>
        </w:rPr>
        <w:t>6</w:t>
      </w:r>
    </w:p>
    <w:p w14:paraId="1FBB4896" w14:textId="77777777" w:rsidR="00E161AB" w:rsidRPr="00275047" w:rsidRDefault="00E161AB" w:rsidP="00E161AB">
      <w:pPr>
        <w:pStyle w:val="abc"/>
        <w:jc w:val="center"/>
        <w:rPr>
          <w:sz w:val="22"/>
        </w:rPr>
      </w:pPr>
    </w:p>
    <w:p w14:paraId="6EDC6494" w14:textId="77777777" w:rsidR="00E161AB" w:rsidRPr="00275047" w:rsidRDefault="00E161AB" w:rsidP="00E161AB">
      <w:pPr>
        <w:pStyle w:val="abc"/>
        <w:spacing w:before="40" w:after="40"/>
        <w:jc w:val="center"/>
        <w:rPr>
          <w:sz w:val="22"/>
        </w:rPr>
      </w:pPr>
    </w:p>
    <w:p w14:paraId="180B638D" w14:textId="77777777" w:rsidR="00E161AB" w:rsidRPr="00275047" w:rsidRDefault="00E161AB" w:rsidP="00E161AB">
      <w:pPr>
        <w:pStyle w:val="abc"/>
        <w:spacing w:before="40" w:after="40"/>
        <w:jc w:val="center"/>
        <w:rPr>
          <w:sz w:val="22"/>
        </w:rPr>
      </w:pPr>
    </w:p>
    <w:p w14:paraId="07F6CD5A" w14:textId="77777777" w:rsidR="0034139F" w:rsidRPr="00275047" w:rsidRDefault="0034139F" w:rsidP="00E161AB">
      <w:pPr>
        <w:pStyle w:val="abc"/>
        <w:spacing w:before="40" w:after="40"/>
        <w:jc w:val="center"/>
        <w:rPr>
          <w:sz w:val="22"/>
        </w:rPr>
      </w:pPr>
    </w:p>
    <w:p w14:paraId="2230A0DB" w14:textId="77777777" w:rsidR="00384BA9" w:rsidRPr="00275047" w:rsidRDefault="00384BA9" w:rsidP="00E50D38">
      <w:pPr>
        <w:pStyle w:val="abc"/>
        <w:spacing w:before="40" w:after="40"/>
        <w:jc w:val="center"/>
        <w:rPr>
          <w:rFonts w:ascii="Arial" w:hAnsi="Arial" w:cs="Arial"/>
          <w:b/>
          <w:bCs/>
          <w:spacing w:val="-2"/>
          <w:sz w:val="36"/>
          <w:szCs w:val="36"/>
        </w:rPr>
      </w:pPr>
      <w:r w:rsidRPr="00275047">
        <w:rPr>
          <w:rFonts w:ascii="Arial" w:hAnsi="Arial" w:cs="Arial"/>
          <w:b/>
          <w:bCs/>
          <w:spacing w:val="-2"/>
          <w:sz w:val="36"/>
          <w:szCs w:val="36"/>
        </w:rPr>
        <w:t>PHƯƠNG TIỆN ĐO NỒNG ĐỘ SO</w:t>
      </w:r>
      <w:r w:rsidRPr="00275047">
        <w:rPr>
          <w:rFonts w:ascii="Arial" w:hAnsi="Arial" w:cs="Arial"/>
          <w:b/>
          <w:bCs/>
          <w:spacing w:val="-2"/>
          <w:sz w:val="36"/>
          <w:szCs w:val="36"/>
          <w:vertAlign w:val="subscript"/>
        </w:rPr>
        <w:t>2</w:t>
      </w:r>
      <w:r w:rsidR="005E6976" w:rsidRPr="00275047">
        <w:rPr>
          <w:rFonts w:ascii="Arial" w:hAnsi="Arial" w:cs="Arial"/>
          <w:b/>
          <w:bCs/>
          <w:spacing w:val="-2"/>
          <w:sz w:val="36"/>
          <w:szCs w:val="36"/>
        </w:rPr>
        <w:t xml:space="preserve">, </w:t>
      </w:r>
      <w:r w:rsidRPr="00275047">
        <w:rPr>
          <w:rFonts w:ascii="Arial" w:hAnsi="Arial" w:cs="Arial"/>
          <w:b/>
          <w:bCs/>
          <w:spacing w:val="-2"/>
          <w:sz w:val="36"/>
          <w:szCs w:val="36"/>
        </w:rPr>
        <w:t>CO</w:t>
      </w:r>
      <w:r w:rsidR="005E6976" w:rsidRPr="00275047">
        <w:rPr>
          <w:rFonts w:ascii="Arial" w:hAnsi="Arial" w:cs="Arial"/>
          <w:b/>
          <w:bCs/>
          <w:spacing w:val="-2"/>
          <w:sz w:val="36"/>
          <w:szCs w:val="36"/>
        </w:rPr>
        <w:t xml:space="preserve">, </w:t>
      </w:r>
      <w:r w:rsidRPr="00275047">
        <w:rPr>
          <w:rFonts w:ascii="Arial" w:hAnsi="Arial" w:cs="Arial"/>
          <w:b/>
          <w:bCs/>
          <w:spacing w:val="-2"/>
          <w:sz w:val="36"/>
          <w:szCs w:val="36"/>
        </w:rPr>
        <w:t>NO</w:t>
      </w:r>
      <w:r w:rsidR="005E6976" w:rsidRPr="00275047">
        <w:rPr>
          <w:rFonts w:ascii="Arial" w:hAnsi="Arial" w:cs="Arial"/>
          <w:b/>
          <w:bCs/>
          <w:spacing w:val="-2"/>
          <w:sz w:val="36"/>
          <w:szCs w:val="36"/>
        </w:rPr>
        <w:t xml:space="preserve">, </w:t>
      </w:r>
      <w:r w:rsidR="00E618A9" w:rsidRPr="00275047">
        <w:rPr>
          <w:rFonts w:ascii="Arial" w:hAnsi="Arial" w:cs="Arial"/>
          <w:b/>
          <w:bCs/>
          <w:spacing w:val="-2"/>
          <w:sz w:val="36"/>
          <w:szCs w:val="36"/>
        </w:rPr>
        <w:t>NO</w:t>
      </w:r>
      <w:r w:rsidR="00E618A9" w:rsidRPr="00275047">
        <w:rPr>
          <w:rFonts w:ascii="Arial" w:hAnsi="Arial" w:cs="Arial"/>
          <w:b/>
          <w:bCs/>
          <w:spacing w:val="-2"/>
          <w:sz w:val="36"/>
          <w:szCs w:val="36"/>
          <w:vertAlign w:val="subscript"/>
        </w:rPr>
        <w:t>2</w:t>
      </w:r>
    </w:p>
    <w:p w14:paraId="3E97BD03" w14:textId="77777777" w:rsidR="0034139F" w:rsidRPr="00275047" w:rsidRDefault="00663E7D">
      <w:pPr>
        <w:pStyle w:val="abc"/>
        <w:spacing w:before="40" w:after="40"/>
        <w:jc w:val="center"/>
        <w:rPr>
          <w:rFonts w:ascii="Arial" w:hAnsi="Arial" w:cs="Arial"/>
          <w:b/>
          <w:bCs/>
          <w:sz w:val="36"/>
          <w:szCs w:val="36"/>
        </w:rPr>
      </w:pPr>
      <w:r w:rsidRPr="00275047">
        <w:rPr>
          <w:rFonts w:ascii="Arial" w:hAnsi="Arial" w:cs="Arial"/>
          <w:b/>
          <w:bCs/>
          <w:sz w:val="36"/>
          <w:szCs w:val="36"/>
        </w:rPr>
        <w:t>C</w:t>
      </w:r>
      <w:r w:rsidR="007611DC" w:rsidRPr="00275047">
        <w:rPr>
          <w:rFonts w:ascii="Arial" w:hAnsi="Arial" w:cs="Arial"/>
          <w:b/>
          <w:bCs/>
          <w:sz w:val="36"/>
          <w:szCs w:val="36"/>
        </w:rPr>
        <w:t>ỦA</w:t>
      </w:r>
      <w:r w:rsidRPr="00275047">
        <w:rPr>
          <w:rFonts w:ascii="Arial" w:hAnsi="Arial" w:cs="Arial"/>
          <w:b/>
          <w:bCs/>
          <w:sz w:val="36"/>
          <w:szCs w:val="36"/>
        </w:rPr>
        <w:t xml:space="preserve"> TRẠM QUAN TRẮC KHÔNG KHÍ TỰ ĐỘNG, LIÊN TỤC</w:t>
      </w:r>
      <w:r w:rsidR="00384BA9" w:rsidRPr="00275047">
        <w:rPr>
          <w:rFonts w:ascii="Arial" w:hAnsi="Arial" w:cs="Arial"/>
          <w:b/>
          <w:bCs/>
          <w:sz w:val="36"/>
          <w:szCs w:val="36"/>
        </w:rPr>
        <w:t xml:space="preserve"> - </w:t>
      </w:r>
      <w:r w:rsidR="0034139F" w:rsidRPr="00275047">
        <w:rPr>
          <w:rFonts w:ascii="Arial" w:hAnsi="Arial" w:cs="Arial"/>
          <w:b/>
          <w:bCs/>
          <w:sz w:val="36"/>
          <w:szCs w:val="36"/>
        </w:rPr>
        <w:t>QUY TRÌNH KIỂM ĐỊNH</w:t>
      </w:r>
    </w:p>
    <w:p w14:paraId="5E3AF28E" w14:textId="77777777" w:rsidR="0034139F" w:rsidRPr="00275047" w:rsidRDefault="0034139F" w:rsidP="0034139F">
      <w:pPr>
        <w:pStyle w:val="abc"/>
        <w:spacing w:before="40" w:after="40"/>
        <w:jc w:val="center"/>
        <w:rPr>
          <w:rFonts w:ascii="Times New Roman" w:hAnsi="Times New Roman"/>
          <w:b/>
          <w:bCs/>
          <w:i/>
          <w:iCs/>
          <w:sz w:val="28"/>
          <w:szCs w:val="28"/>
        </w:rPr>
      </w:pPr>
    </w:p>
    <w:p w14:paraId="167822F5" w14:textId="77777777" w:rsidR="00965293" w:rsidRPr="00275047" w:rsidRDefault="00384BA9" w:rsidP="0034139F">
      <w:pPr>
        <w:pStyle w:val="abc"/>
        <w:spacing w:before="40" w:after="40"/>
        <w:jc w:val="center"/>
        <w:rPr>
          <w:rFonts w:ascii="Times New Roman" w:hAnsi="Times New Roman"/>
          <w:b/>
          <w:bCs/>
          <w:i/>
          <w:iCs/>
          <w:sz w:val="32"/>
          <w:szCs w:val="32"/>
        </w:rPr>
      </w:pPr>
      <w:r w:rsidRPr="00275047">
        <w:rPr>
          <w:rFonts w:ascii="Times New Roman" w:hAnsi="Times New Roman"/>
          <w:b/>
          <w:bCs/>
          <w:i/>
          <w:iCs/>
          <w:sz w:val="32"/>
          <w:szCs w:val="32"/>
        </w:rPr>
        <w:t>Gas analyzers of SO</w:t>
      </w:r>
      <w:r w:rsidRPr="00275047">
        <w:rPr>
          <w:rFonts w:ascii="Times New Roman" w:hAnsi="Times New Roman"/>
          <w:b/>
          <w:bCs/>
          <w:i/>
          <w:iCs/>
          <w:sz w:val="32"/>
          <w:szCs w:val="32"/>
          <w:vertAlign w:val="subscript"/>
        </w:rPr>
        <w:t>2</w:t>
      </w:r>
      <w:r w:rsidR="005E6976" w:rsidRPr="00275047">
        <w:rPr>
          <w:rFonts w:ascii="Times New Roman" w:hAnsi="Times New Roman"/>
          <w:b/>
          <w:bCs/>
          <w:i/>
          <w:iCs/>
          <w:sz w:val="32"/>
          <w:szCs w:val="32"/>
        </w:rPr>
        <w:t xml:space="preserve">, </w:t>
      </w:r>
      <w:r w:rsidRPr="00275047">
        <w:rPr>
          <w:rFonts w:ascii="Times New Roman" w:hAnsi="Times New Roman"/>
          <w:b/>
          <w:bCs/>
          <w:i/>
          <w:iCs/>
          <w:sz w:val="32"/>
          <w:szCs w:val="32"/>
        </w:rPr>
        <w:t>CO</w:t>
      </w:r>
      <w:r w:rsidR="005E6976" w:rsidRPr="00275047">
        <w:rPr>
          <w:rFonts w:ascii="Times New Roman" w:hAnsi="Times New Roman"/>
          <w:b/>
          <w:bCs/>
          <w:i/>
          <w:iCs/>
          <w:sz w:val="32"/>
          <w:szCs w:val="32"/>
        </w:rPr>
        <w:t>,</w:t>
      </w:r>
      <w:r w:rsidR="00E50D38" w:rsidRPr="00275047">
        <w:rPr>
          <w:rFonts w:ascii="Times New Roman" w:hAnsi="Times New Roman"/>
          <w:b/>
          <w:bCs/>
          <w:i/>
          <w:iCs/>
          <w:sz w:val="32"/>
          <w:szCs w:val="32"/>
        </w:rPr>
        <w:t xml:space="preserve"> </w:t>
      </w:r>
      <w:r w:rsidR="00E618A9" w:rsidRPr="00275047">
        <w:rPr>
          <w:rFonts w:ascii="Times New Roman" w:hAnsi="Times New Roman"/>
          <w:b/>
          <w:bCs/>
          <w:i/>
          <w:iCs/>
          <w:sz w:val="32"/>
          <w:szCs w:val="32"/>
        </w:rPr>
        <w:t>NO</w:t>
      </w:r>
      <w:r w:rsidR="005E6976" w:rsidRPr="00275047">
        <w:rPr>
          <w:rFonts w:ascii="Times New Roman" w:hAnsi="Times New Roman"/>
          <w:b/>
          <w:bCs/>
          <w:i/>
          <w:iCs/>
          <w:sz w:val="32"/>
          <w:szCs w:val="32"/>
        </w:rPr>
        <w:t xml:space="preserve">, </w:t>
      </w:r>
      <w:r w:rsidRPr="00275047">
        <w:rPr>
          <w:rFonts w:ascii="Times New Roman" w:hAnsi="Times New Roman"/>
          <w:b/>
          <w:bCs/>
          <w:i/>
          <w:iCs/>
          <w:sz w:val="32"/>
          <w:szCs w:val="32"/>
        </w:rPr>
        <w:t>NO</w:t>
      </w:r>
      <w:r w:rsidR="00E618A9" w:rsidRPr="00275047">
        <w:rPr>
          <w:rFonts w:ascii="Times New Roman" w:hAnsi="Times New Roman"/>
          <w:b/>
          <w:bCs/>
          <w:i/>
          <w:iCs/>
          <w:sz w:val="32"/>
          <w:szCs w:val="32"/>
          <w:vertAlign w:val="subscript"/>
        </w:rPr>
        <w:t>2</w:t>
      </w:r>
      <w:r w:rsidR="00E50D38" w:rsidRPr="00275047">
        <w:rPr>
          <w:rFonts w:ascii="Times New Roman" w:hAnsi="Times New Roman"/>
          <w:b/>
          <w:bCs/>
          <w:i/>
          <w:iCs/>
          <w:sz w:val="32"/>
          <w:szCs w:val="32"/>
        </w:rPr>
        <w:t xml:space="preserve"> </w:t>
      </w:r>
      <w:r w:rsidR="00863FF2" w:rsidRPr="00B16547">
        <w:rPr>
          <w:rFonts w:ascii="Times New Roman" w:hAnsi="Times New Roman"/>
          <w:b/>
          <w:bCs/>
          <w:i/>
          <w:iCs/>
          <w:sz w:val="32"/>
          <w:szCs w:val="32"/>
        </w:rPr>
        <w:t>for</w:t>
      </w:r>
      <w:r w:rsidR="00863FF2" w:rsidRPr="00275047">
        <w:rPr>
          <w:rFonts w:ascii="Times New Roman" w:hAnsi="Times New Roman"/>
          <w:b/>
          <w:bCs/>
          <w:i/>
          <w:iCs/>
          <w:sz w:val="32"/>
          <w:szCs w:val="32"/>
        </w:rPr>
        <w:t xml:space="preserve"> </w:t>
      </w:r>
      <w:r w:rsidR="004B0BFC" w:rsidRPr="00275047">
        <w:rPr>
          <w:rFonts w:ascii="Times New Roman" w:hAnsi="Times New Roman"/>
          <w:b/>
          <w:bCs/>
          <w:i/>
          <w:iCs/>
          <w:sz w:val="32"/>
          <w:szCs w:val="32"/>
          <w:lang w:val="vi-VN"/>
        </w:rPr>
        <w:t xml:space="preserve">continuous </w:t>
      </w:r>
      <w:r w:rsidR="00A62303" w:rsidRPr="00275047">
        <w:rPr>
          <w:rFonts w:ascii="Times New Roman" w:hAnsi="Times New Roman"/>
          <w:b/>
          <w:bCs/>
          <w:i/>
          <w:iCs/>
          <w:sz w:val="32"/>
          <w:szCs w:val="32"/>
        </w:rPr>
        <w:t>a</w:t>
      </w:r>
      <w:r w:rsidR="009A4A7E" w:rsidRPr="00275047">
        <w:rPr>
          <w:rFonts w:ascii="Times New Roman" w:hAnsi="Times New Roman"/>
          <w:b/>
          <w:bCs/>
          <w:i/>
          <w:iCs/>
          <w:sz w:val="32"/>
          <w:szCs w:val="32"/>
        </w:rPr>
        <w:t xml:space="preserve">mbient </w:t>
      </w:r>
      <w:r w:rsidR="00A62303" w:rsidRPr="00275047">
        <w:rPr>
          <w:rFonts w:ascii="Times New Roman" w:hAnsi="Times New Roman"/>
          <w:b/>
          <w:bCs/>
          <w:i/>
          <w:iCs/>
          <w:sz w:val="32"/>
          <w:szCs w:val="32"/>
        </w:rPr>
        <w:t>a</w:t>
      </w:r>
      <w:r w:rsidR="009A4A7E" w:rsidRPr="00275047">
        <w:rPr>
          <w:rFonts w:ascii="Times New Roman" w:hAnsi="Times New Roman"/>
          <w:b/>
          <w:bCs/>
          <w:i/>
          <w:iCs/>
          <w:sz w:val="32"/>
          <w:szCs w:val="32"/>
        </w:rPr>
        <w:t xml:space="preserve">ir </w:t>
      </w:r>
      <w:r w:rsidR="00A62303" w:rsidRPr="00275047">
        <w:rPr>
          <w:rFonts w:ascii="Times New Roman" w:hAnsi="Times New Roman"/>
          <w:b/>
          <w:bCs/>
          <w:i/>
          <w:iCs/>
          <w:sz w:val="32"/>
          <w:szCs w:val="32"/>
        </w:rPr>
        <w:t>q</w:t>
      </w:r>
      <w:r w:rsidR="009A4A7E" w:rsidRPr="00275047">
        <w:rPr>
          <w:rFonts w:ascii="Times New Roman" w:hAnsi="Times New Roman"/>
          <w:b/>
          <w:bCs/>
          <w:i/>
          <w:iCs/>
          <w:sz w:val="32"/>
          <w:szCs w:val="32"/>
        </w:rPr>
        <w:t xml:space="preserve">uality </w:t>
      </w:r>
      <w:r w:rsidR="00A62303" w:rsidRPr="00275047">
        <w:rPr>
          <w:rFonts w:ascii="Times New Roman" w:hAnsi="Times New Roman"/>
          <w:b/>
          <w:bCs/>
          <w:i/>
          <w:iCs/>
          <w:sz w:val="32"/>
          <w:szCs w:val="32"/>
        </w:rPr>
        <w:t>m</w:t>
      </w:r>
      <w:r w:rsidR="009A4A7E" w:rsidRPr="00275047">
        <w:rPr>
          <w:rFonts w:ascii="Times New Roman" w:hAnsi="Times New Roman"/>
          <w:b/>
          <w:bCs/>
          <w:i/>
          <w:iCs/>
          <w:sz w:val="32"/>
          <w:szCs w:val="32"/>
        </w:rPr>
        <w:t xml:space="preserve">onitoring </w:t>
      </w:r>
      <w:r w:rsidR="00490358" w:rsidRPr="00275047">
        <w:rPr>
          <w:rFonts w:ascii="Times New Roman" w:hAnsi="Times New Roman"/>
          <w:b/>
          <w:bCs/>
          <w:i/>
          <w:iCs/>
          <w:sz w:val="32"/>
          <w:szCs w:val="32"/>
        </w:rPr>
        <w:t xml:space="preserve">station </w:t>
      </w:r>
      <w:r w:rsidR="001E46AB" w:rsidRPr="00275047">
        <w:rPr>
          <w:rFonts w:ascii="Times New Roman" w:hAnsi="Times New Roman"/>
          <w:b/>
          <w:bCs/>
          <w:i/>
          <w:iCs/>
          <w:sz w:val="32"/>
          <w:szCs w:val="32"/>
        </w:rPr>
        <w:t xml:space="preserve">- </w:t>
      </w:r>
      <w:r w:rsidR="00A62303" w:rsidRPr="00275047">
        <w:rPr>
          <w:rFonts w:ascii="Times New Roman" w:hAnsi="Times New Roman"/>
          <w:b/>
          <w:bCs/>
          <w:i/>
          <w:iCs/>
          <w:sz w:val="32"/>
          <w:szCs w:val="32"/>
        </w:rPr>
        <w:t>V</w:t>
      </w:r>
      <w:r w:rsidRPr="00275047">
        <w:rPr>
          <w:rFonts w:ascii="Times New Roman" w:hAnsi="Times New Roman"/>
          <w:b/>
          <w:bCs/>
          <w:i/>
          <w:iCs/>
          <w:sz w:val="32"/>
          <w:szCs w:val="32"/>
        </w:rPr>
        <w:t>erification</w:t>
      </w:r>
      <w:r w:rsidR="00A62303" w:rsidRPr="00275047">
        <w:rPr>
          <w:rFonts w:ascii="Times New Roman" w:hAnsi="Times New Roman"/>
          <w:b/>
          <w:bCs/>
          <w:i/>
          <w:iCs/>
          <w:sz w:val="32"/>
          <w:szCs w:val="32"/>
        </w:rPr>
        <w:t xml:space="preserve"> procedure</w:t>
      </w:r>
    </w:p>
    <w:p w14:paraId="19E1BDAA" w14:textId="77777777" w:rsidR="00E161AB" w:rsidRPr="00275047" w:rsidRDefault="00E161AB" w:rsidP="00E161AB">
      <w:pPr>
        <w:pStyle w:val="abc"/>
        <w:spacing w:before="40" w:after="40"/>
        <w:jc w:val="center"/>
        <w:rPr>
          <w:sz w:val="22"/>
        </w:rPr>
      </w:pPr>
    </w:p>
    <w:p w14:paraId="0435E021" w14:textId="77777777" w:rsidR="00E161AB" w:rsidRPr="00275047" w:rsidRDefault="00E161AB" w:rsidP="00E161AB">
      <w:pPr>
        <w:pStyle w:val="abc"/>
        <w:spacing w:before="40" w:after="40"/>
        <w:jc w:val="center"/>
        <w:rPr>
          <w:sz w:val="22"/>
        </w:rPr>
      </w:pPr>
    </w:p>
    <w:p w14:paraId="21E3FC66" w14:textId="77777777" w:rsidR="00E161AB" w:rsidRPr="00275047" w:rsidRDefault="00E161AB" w:rsidP="00E161AB">
      <w:pPr>
        <w:pStyle w:val="abc"/>
        <w:widowControl/>
        <w:overflowPunct/>
        <w:autoSpaceDE/>
        <w:autoSpaceDN/>
        <w:adjustRightInd/>
        <w:jc w:val="both"/>
        <w:textAlignment w:val="auto"/>
      </w:pPr>
    </w:p>
    <w:p w14:paraId="4256A78D" w14:textId="25FF72F3" w:rsidR="00695F3E" w:rsidRPr="00275047" w:rsidRDefault="00695F3E" w:rsidP="00E161AB">
      <w:pPr>
        <w:pStyle w:val="abc"/>
        <w:widowControl/>
        <w:overflowPunct/>
        <w:autoSpaceDE/>
        <w:autoSpaceDN/>
        <w:adjustRightInd/>
        <w:jc w:val="both"/>
        <w:textAlignment w:val="auto"/>
      </w:pPr>
    </w:p>
    <w:p w14:paraId="1166A58A" w14:textId="77777777" w:rsidR="0034139F" w:rsidRPr="00275047" w:rsidRDefault="0034139F" w:rsidP="00E161AB">
      <w:pPr>
        <w:pStyle w:val="abc"/>
        <w:widowControl/>
        <w:overflowPunct/>
        <w:autoSpaceDE/>
        <w:autoSpaceDN/>
        <w:adjustRightInd/>
        <w:jc w:val="both"/>
        <w:textAlignment w:val="auto"/>
      </w:pPr>
    </w:p>
    <w:p w14:paraId="29E96664" w14:textId="77777777" w:rsidR="00E161AB" w:rsidRPr="00275047" w:rsidRDefault="00E161AB" w:rsidP="00E161AB">
      <w:pPr>
        <w:pStyle w:val="abc"/>
        <w:widowControl/>
        <w:overflowPunct/>
        <w:autoSpaceDE/>
        <w:autoSpaceDN/>
        <w:adjustRightInd/>
        <w:jc w:val="both"/>
        <w:textAlignment w:val="auto"/>
      </w:pPr>
    </w:p>
    <w:p w14:paraId="7A09DA33" w14:textId="77777777" w:rsidR="00E161AB" w:rsidRPr="00275047" w:rsidRDefault="00E161AB" w:rsidP="00E161AB">
      <w:pPr>
        <w:pStyle w:val="abc"/>
        <w:widowControl/>
        <w:overflowPunct/>
        <w:autoSpaceDE/>
        <w:autoSpaceDN/>
        <w:adjustRightInd/>
        <w:jc w:val="both"/>
        <w:textAlignment w:val="auto"/>
      </w:pPr>
    </w:p>
    <w:p w14:paraId="6704C87E" w14:textId="77777777" w:rsidR="00E161AB" w:rsidRPr="00275047" w:rsidRDefault="00E161AB" w:rsidP="00E161AB">
      <w:pPr>
        <w:pStyle w:val="abc"/>
        <w:jc w:val="both"/>
        <w:rPr>
          <w:sz w:val="20"/>
        </w:rPr>
      </w:pPr>
    </w:p>
    <w:p w14:paraId="3D8C6E41" w14:textId="77777777" w:rsidR="00E161AB" w:rsidRPr="00275047" w:rsidRDefault="00E161AB" w:rsidP="00E161AB">
      <w:pPr>
        <w:pStyle w:val="abc"/>
        <w:jc w:val="center"/>
        <w:rPr>
          <w:rFonts w:ascii=".VnAvantH" w:hAnsi=".VnAvantH"/>
          <w:b/>
          <w:sz w:val="20"/>
        </w:rPr>
      </w:pPr>
    </w:p>
    <w:p w14:paraId="4F6E7D58" w14:textId="77777777" w:rsidR="00FE3204" w:rsidRPr="00275047" w:rsidRDefault="00FE3204" w:rsidP="00E161AB">
      <w:pPr>
        <w:pStyle w:val="abc"/>
        <w:jc w:val="center"/>
        <w:rPr>
          <w:rFonts w:ascii=".VnAvantH" w:hAnsi=".VnAvantH"/>
          <w:b/>
          <w:sz w:val="20"/>
        </w:rPr>
      </w:pPr>
    </w:p>
    <w:p w14:paraId="5CCB689E" w14:textId="77777777" w:rsidR="00E618A9" w:rsidRPr="00275047" w:rsidRDefault="00E618A9" w:rsidP="00E161AB">
      <w:pPr>
        <w:pStyle w:val="abc"/>
        <w:jc w:val="center"/>
        <w:rPr>
          <w:rFonts w:ascii="Arial" w:hAnsi="Arial" w:cs="Arial"/>
          <w:b/>
          <w:sz w:val="24"/>
        </w:rPr>
      </w:pPr>
    </w:p>
    <w:p w14:paraId="02795277" w14:textId="77777777" w:rsidR="00D26F4B" w:rsidRPr="00275047" w:rsidRDefault="00D26F4B" w:rsidP="00E161AB">
      <w:pPr>
        <w:pStyle w:val="abc"/>
        <w:jc w:val="center"/>
        <w:rPr>
          <w:rFonts w:ascii="Arial" w:hAnsi="Arial" w:cs="Arial"/>
          <w:b/>
          <w:sz w:val="24"/>
        </w:rPr>
      </w:pPr>
    </w:p>
    <w:p w14:paraId="035D4346" w14:textId="77777777" w:rsidR="00E618A9" w:rsidRPr="00275047" w:rsidRDefault="00E618A9" w:rsidP="00E161AB">
      <w:pPr>
        <w:pStyle w:val="abc"/>
        <w:jc w:val="center"/>
        <w:rPr>
          <w:rFonts w:ascii="Arial" w:hAnsi="Arial" w:cs="Arial"/>
          <w:b/>
          <w:sz w:val="24"/>
        </w:rPr>
      </w:pPr>
    </w:p>
    <w:p w14:paraId="2BEA9612" w14:textId="77777777" w:rsidR="00E618A9" w:rsidRPr="00275047" w:rsidRDefault="00E618A9" w:rsidP="00E161AB">
      <w:pPr>
        <w:pStyle w:val="abc"/>
        <w:jc w:val="center"/>
        <w:rPr>
          <w:rFonts w:ascii="Arial" w:hAnsi="Arial" w:cs="Arial"/>
          <w:b/>
          <w:sz w:val="24"/>
        </w:rPr>
      </w:pPr>
    </w:p>
    <w:p w14:paraId="618BFF81" w14:textId="77777777" w:rsidR="00E618A9" w:rsidRPr="00275047" w:rsidRDefault="00E618A9" w:rsidP="00E161AB">
      <w:pPr>
        <w:pStyle w:val="abc"/>
        <w:jc w:val="center"/>
        <w:rPr>
          <w:rFonts w:ascii="Arial" w:hAnsi="Arial" w:cs="Arial"/>
          <w:b/>
          <w:sz w:val="24"/>
        </w:rPr>
      </w:pPr>
    </w:p>
    <w:p w14:paraId="52D5D3B0" w14:textId="77777777" w:rsidR="00E618A9" w:rsidRPr="00275047" w:rsidRDefault="00E618A9" w:rsidP="00E161AB">
      <w:pPr>
        <w:pStyle w:val="abc"/>
        <w:jc w:val="center"/>
        <w:rPr>
          <w:rFonts w:ascii="Arial" w:hAnsi="Arial" w:cs="Arial"/>
          <w:b/>
          <w:sz w:val="24"/>
        </w:rPr>
      </w:pPr>
    </w:p>
    <w:p w14:paraId="1F1C9D5F" w14:textId="77777777" w:rsidR="00046D44" w:rsidRPr="00275047" w:rsidRDefault="00046D44">
      <w:pPr>
        <w:jc w:val="center"/>
        <w:rPr>
          <w:rFonts w:ascii="Arial" w:hAnsi="Arial" w:cs="Arial"/>
          <w:b/>
          <w:sz w:val="24"/>
        </w:rPr>
      </w:pPr>
    </w:p>
    <w:p w14:paraId="27CE0C9F" w14:textId="77777777" w:rsidR="00D606F1" w:rsidRPr="00275047" w:rsidRDefault="00D606F1" w:rsidP="00B16547">
      <w:pPr>
        <w:rPr>
          <w:rFonts w:ascii="Arial" w:hAnsi="Arial" w:cs="Arial"/>
          <w:b/>
          <w:sz w:val="24"/>
        </w:rPr>
      </w:pPr>
    </w:p>
    <w:p w14:paraId="26C6F1B3" w14:textId="61A006BB" w:rsidR="008007F4" w:rsidRPr="00275047" w:rsidRDefault="00F10B44">
      <w:pPr>
        <w:jc w:val="center"/>
        <w:rPr>
          <w:rFonts w:ascii="Arial" w:hAnsi="Arial" w:cs="Arial"/>
          <w:b/>
          <w:sz w:val="24"/>
        </w:rPr>
        <w:sectPr w:rsidR="008007F4" w:rsidRPr="00275047" w:rsidSect="0039572A">
          <w:headerReference w:type="even" r:id="rId8"/>
          <w:footerReference w:type="even" r:id="rId9"/>
          <w:footerReference w:type="default" r:id="rId10"/>
          <w:footerReference w:type="first" r:id="rId11"/>
          <w:pgSz w:w="11907" w:h="16840" w:code="9"/>
          <w:pgMar w:top="1701" w:right="1134" w:bottom="851" w:left="1701" w:header="720" w:footer="284" w:gutter="0"/>
          <w:pgNumType w:start="1"/>
          <w:cols w:space="720"/>
        </w:sectPr>
      </w:pPr>
      <w:r>
        <w:rPr>
          <w:noProof/>
        </w:rPr>
        <mc:AlternateContent>
          <mc:Choice Requires="wps">
            <w:drawing>
              <wp:anchor distT="0" distB="0" distL="114300" distR="114300" simplePos="0" relativeHeight="251659264" behindDoc="0" locked="0" layoutInCell="1" allowOverlap="1" wp14:anchorId="05890E76" wp14:editId="4A76FB36">
                <wp:simplePos x="0" y="0"/>
                <wp:positionH relativeFrom="page">
                  <wp:posOffset>-36195</wp:posOffset>
                </wp:positionH>
                <wp:positionV relativeFrom="paragraph">
                  <wp:posOffset>288925</wp:posOffset>
                </wp:positionV>
                <wp:extent cx="7574280" cy="1715770"/>
                <wp:effectExtent l="0" t="0" r="20320" b="36830"/>
                <wp:wrapNone/>
                <wp:docPr id="6" name="Rectangle 3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4280" cy="1715770"/>
                        </a:xfrm>
                        <a:prstGeom prst="rect">
                          <a:avLst/>
                        </a:prstGeom>
                        <a:solidFill>
                          <a:srgbClr val="FF0000"/>
                        </a:solidFill>
                        <a:ln w="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1A0838" w14:textId="77777777" w:rsidR="00987FBF" w:rsidRDefault="00987FBF" w:rsidP="00E161AB"/>
                          <w:p w14:paraId="2DBA0597" w14:textId="77777777" w:rsidR="00987FBF" w:rsidRDefault="00987FBF" w:rsidP="00E161AB"/>
                          <w:p w14:paraId="54754300" w14:textId="77777777" w:rsidR="00987FBF" w:rsidRDefault="00987FBF" w:rsidP="00E161AB"/>
                          <w:p w14:paraId="31984C57" w14:textId="77777777" w:rsidR="00987FBF" w:rsidRDefault="00987FBF" w:rsidP="00E161AB"/>
                          <w:p w14:paraId="3AB56A51" w14:textId="77777777" w:rsidR="00987FBF" w:rsidRDefault="00987FBF" w:rsidP="00E161AB"/>
                          <w:p w14:paraId="5CBC6E8E" w14:textId="77777777" w:rsidR="00987FBF" w:rsidRDefault="00987FBF" w:rsidP="00E161AB"/>
                          <w:p w14:paraId="43EA2237" w14:textId="77777777" w:rsidR="00987FBF" w:rsidRDefault="00987FBF" w:rsidP="00E161AB"/>
                          <w:p w14:paraId="082F6FA6" w14:textId="77777777" w:rsidR="00987FBF" w:rsidRDefault="00987FBF" w:rsidP="00E161AB"/>
                          <w:p w14:paraId="1EDAFAB7" w14:textId="77777777" w:rsidR="00987FBF" w:rsidRDefault="00987FBF" w:rsidP="00E161AB"/>
                          <w:p w14:paraId="51D0F5ED" w14:textId="77777777" w:rsidR="00987FBF" w:rsidRDefault="00987FBF" w:rsidP="00E161AB"/>
                          <w:p w14:paraId="58776ED2" w14:textId="77777777" w:rsidR="00987FBF" w:rsidRDefault="00987FBF" w:rsidP="00E161AB"/>
                          <w:p w14:paraId="78E35370" w14:textId="77777777" w:rsidR="00987FBF" w:rsidRDefault="00987FBF" w:rsidP="00E161AB"/>
                          <w:p w14:paraId="4404F822" w14:textId="77777777" w:rsidR="00987FBF" w:rsidRDefault="00987FBF" w:rsidP="00E161AB"/>
                          <w:p w14:paraId="0DB0015A" w14:textId="77777777" w:rsidR="00987FBF" w:rsidRDefault="00987FBF" w:rsidP="00E161AB"/>
                          <w:p w14:paraId="34309ABC" w14:textId="77777777" w:rsidR="00987FBF" w:rsidRDefault="00987FBF" w:rsidP="00E161AB"/>
                          <w:p w14:paraId="47ACEB40" w14:textId="77777777" w:rsidR="00987FBF" w:rsidRDefault="00987FBF" w:rsidP="00E161AB"/>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890E76" id="Rectangle 377" o:spid="_x0000_s1027" style="position:absolute;left:0;text-align:left;margin-left:-2.85pt;margin-top:22.75pt;width:596.4pt;height:135.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" fillcolor="red" strokeweight="0">
                <v:shadow color="gray" opacity="1" mv:blur="0" offset="2pt,2pt"/>
                <v:textbox inset="0,0,0,0">
                  <w:txbxContent>
                    <w:p w14:paraId="1C1A0838" w14:textId="77777777" w:rsidR="00987FBF" w:rsidRDefault="00987FBF" w:rsidP="00E161AB"/>
                    <w:p w14:paraId="2DBA0597" w14:textId="77777777" w:rsidR="00987FBF" w:rsidRDefault="00987FBF" w:rsidP="00E161AB"/>
                    <w:p w14:paraId="54754300" w14:textId="77777777" w:rsidR="00987FBF" w:rsidRDefault="00987FBF" w:rsidP="00E161AB"/>
                    <w:p w14:paraId="31984C57" w14:textId="77777777" w:rsidR="00987FBF" w:rsidRDefault="00987FBF" w:rsidP="00E161AB"/>
                    <w:p w14:paraId="3AB56A51" w14:textId="77777777" w:rsidR="00987FBF" w:rsidRDefault="00987FBF" w:rsidP="00E161AB"/>
                    <w:p w14:paraId="5CBC6E8E" w14:textId="77777777" w:rsidR="00987FBF" w:rsidRDefault="00987FBF" w:rsidP="00E161AB"/>
                    <w:p w14:paraId="43EA2237" w14:textId="77777777" w:rsidR="00987FBF" w:rsidRDefault="00987FBF" w:rsidP="00E161AB"/>
                    <w:p w14:paraId="082F6FA6" w14:textId="77777777" w:rsidR="00987FBF" w:rsidRDefault="00987FBF" w:rsidP="00E161AB"/>
                    <w:p w14:paraId="1EDAFAB7" w14:textId="77777777" w:rsidR="00987FBF" w:rsidRDefault="00987FBF" w:rsidP="00E161AB"/>
                    <w:p w14:paraId="51D0F5ED" w14:textId="77777777" w:rsidR="00987FBF" w:rsidRDefault="00987FBF" w:rsidP="00E161AB"/>
                    <w:p w14:paraId="58776ED2" w14:textId="77777777" w:rsidR="00987FBF" w:rsidRDefault="00987FBF" w:rsidP="00E161AB"/>
                    <w:p w14:paraId="78E35370" w14:textId="77777777" w:rsidR="00987FBF" w:rsidRDefault="00987FBF" w:rsidP="00E161AB"/>
                    <w:p w14:paraId="4404F822" w14:textId="77777777" w:rsidR="00987FBF" w:rsidRDefault="00987FBF" w:rsidP="00E161AB"/>
                    <w:p w14:paraId="0DB0015A" w14:textId="77777777" w:rsidR="00987FBF" w:rsidRDefault="00987FBF" w:rsidP="00E161AB"/>
                    <w:p w14:paraId="34309ABC" w14:textId="77777777" w:rsidR="00987FBF" w:rsidRDefault="00987FBF" w:rsidP="00E161AB"/>
                    <w:p w14:paraId="47ACEB40" w14:textId="77777777" w:rsidR="00987FBF" w:rsidRDefault="00987FBF" w:rsidP="00E161AB"/>
                  </w:txbxContent>
                </v:textbox>
                <w10:wrap anchorx="page"/>
              </v:rect>
            </w:pict>
          </mc:Fallback>
        </mc:AlternateContent>
      </w:r>
      <w:r w:rsidR="00E161AB" w:rsidRPr="00275047">
        <w:rPr>
          <w:rFonts w:ascii="Arial" w:hAnsi="Arial" w:cs="Arial"/>
          <w:b/>
          <w:sz w:val="24"/>
        </w:rPr>
        <w:t xml:space="preserve">HÀ NỘI </w:t>
      </w:r>
      <w:r w:rsidR="00192760" w:rsidRPr="00275047">
        <w:rPr>
          <w:rFonts w:ascii="Arial" w:hAnsi="Arial" w:cs="Arial"/>
          <w:b/>
          <w:sz w:val="24"/>
        </w:rPr>
        <w:t xml:space="preserve">- </w:t>
      </w:r>
      <w:r w:rsidR="00143FE5" w:rsidRPr="00275047">
        <w:rPr>
          <w:rFonts w:ascii="Arial" w:hAnsi="Arial" w:cs="Arial"/>
          <w:b/>
          <w:sz w:val="24"/>
        </w:rPr>
        <w:t>20</w:t>
      </w:r>
      <w:r w:rsidR="00663E7D" w:rsidRPr="00275047">
        <w:rPr>
          <w:rFonts w:ascii="Arial" w:hAnsi="Arial" w:cs="Arial"/>
          <w:b/>
          <w:sz w:val="24"/>
        </w:rPr>
        <w:t>1</w:t>
      </w:r>
      <w:r w:rsidR="00192760" w:rsidRPr="00275047">
        <w:rPr>
          <w:rFonts w:ascii="Arial" w:hAnsi="Arial" w:cs="Arial"/>
          <w:b/>
          <w:sz w:val="24"/>
        </w:rPr>
        <w:t>6</w:t>
      </w:r>
    </w:p>
    <w:p w14:paraId="393333DF" w14:textId="77777777" w:rsidR="00E161AB" w:rsidRPr="00275047" w:rsidRDefault="00E161AB" w:rsidP="00E161AB">
      <w:pPr>
        <w:pStyle w:val="abc"/>
        <w:widowControl/>
        <w:overflowPunct/>
        <w:autoSpaceDE/>
        <w:autoSpaceDN/>
        <w:adjustRightInd/>
        <w:jc w:val="both"/>
        <w:textAlignment w:val="auto"/>
      </w:pPr>
    </w:p>
    <w:p w14:paraId="7C59D5AA" w14:textId="77777777" w:rsidR="00E161AB" w:rsidRPr="00275047" w:rsidRDefault="00E161AB" w:rsidP="00E161AB">
      <w:pPr>
        <w:pStyle w:val="abc"/>
        <w:widowControl/>
        <w:overflowPunct/>
        <w:autoSpaceDE/>
        <w:autoSpaceDN/>
        <w:adjustRightInd/>
        <w:jc w:val="both"/>
        <w:textAlignment w:val="auto"/>
      </w:pPr>
    </w:p>
    <w:p w14:paraId="1D66CAEE" w14:textId="77777777" w:rsidR="00E161AB" w:rsidRPr="00275047" w:rsidRDefault="00E161AB" w:rsidP="00E161AB">
      <w:pPr>
        <w:pStyle w:val="abc"/>
        <w:widowControl/>
        <w:overflowPunct/>
        <w:autoSpaceDE/>
        <w:autoSpaceDN/>
        <w:adjustRightInd/>
        <w:jc w:val="both"/>
        <w:textAlignment w:val="auto"/>
      </w:pPr>
    </w:p>
    <w:p w14:paraId="0B83BCCB" w14:textId="77777777" w:rsidR="00E161AB" w:rsidRPr="00275047" w:rsidRDefault="00E161AB" w:rsidP="00E161AB">
      <w:pPr>
        <w:pStyle w:val="abc"/>
        <w:widowControl/>
        <w:overflowPunct/>
        <w:autoSpaceDE/>
        <w:autoSpaceDN/>
        <w:adjustRightInd/>
        <w:jc w:val="both"/>
        <w:textAlignment w:val="auto"/>
      </w:pPr>
    </w:p>
    <w:p w14:paraId="57EE714A" w14:textId="77777777" w:rsidR="00E161AB" w:rsidRPr="00275047" w:rsidRDefault="00E161AB" w:rsidP="00E161AB">
      <w:pPr>
        <w:pStyle w:val="abc"/>
        <w:widowControl/>
        <w:overflowPunct/>
        <w:autoSpaceDE/>
        <w:autoSpaceDN/>
        <w:adjustRightInd/>
        <w:jc w:val="both"/>
        <w:textAlignment w:val="auto"/>
      </w:pPr>
    </w:p>
    <w:p w14:paraId="717D10E7" w14:textId="77777777" w:rsidR="00E161AB" w:rsidRPr="00275047" w:rsidRDefault="00E161AB" w:rsidP="00E161AB">
      <w:pPr>
        <w:pStyle w:val="abc"/>
        <w:widowControl/>
        <w:overflowPunct/>
        <w:autoSpaceDE/>
        <w:autoSpaceDN/>
        <w:adjustRightInd/>
        <w:jc w:val="both"/>
        <w:textAlignment w:val="auto"/>
      </w:pPr>
    </w:p>
    <w:p w14:paraId="65FE52C5" w14:textId="77777777" w:rsidR="00E161AB" w:rsidRPr="00275047" w:rsidRDefault="00E161AB" w:rsidP="00E161AB">
      <w:pPr>
        <w:pStyle w:val="abc"/>
        <w:widowControl/>
        <w:overflowPunct/>
        <w:autoSpaceDE/>
        <w:autoSpaceDN/>
        <w:adjustRightInd/>
        <w:jc w:val="both"/>
        <w:textAlignment w:val="auto"/>
      </w:pPr>
    </w:p>
    <w:p w14:paraId="68BA3C49" w14:textId="77777777" w:rsidR="00E161AB" w:rsidRPr="00275047" w:rsidRDefault="00E161AB" w:rsidP="00E161AB">
      <w:pPr>
        <w:pStyle w:val="abc"/>
        <w:widowControl/>
        <w:overflowPunct/>
        <w:autoSpaceDE/>
        <w:autoSpaceDN/>
        <w:adjustRightInd/>
        <w:jc w:val="both"/>
        <w:textAlignment w:val="auto"/>
      </w:pPr>
    </w:p>
    <w:p w14:paraId="4BA7ABDD" w14:textId="77777777" w:rsidR="004D246C" w:rsidRPr="00275047" w:rsidRDefault="004D246C" w:rsidP="00E161AB">
      <w:pPr>
        <w:pStyle w:val="abc"/>
        <w:widowControl/>
        <w:overflowPunct/>
        <w:autoSpaceDE/>
        <w:autoSpaceDN/>
        <w:adjustRightInd/>
        <w:jc w:val="both"/>
        <w:textAlignment w:val="auto"/>
      </w:pPr>
    </w:p>
    <w:p w14:paraId="7A7913F9" w14:textId="77777777" w:rsidR="004D246C" w:rsidRPr="00275047" w:rsidRDefault="004D246C" w:rsidP="00E161AB">
      <w:pPr>
        <w:pStyle w:val="abc"/>
        <w:widowControl/>
        <w:overflowPunct/>
        <w:autoSpaceDE/>
        <w:autoSpaceDN/>
        <w:adjustRightInd/>
        <w:jc w:val="both"/>
        <w:textAlignment w:val="auto"/>
      </w:pPr>
    </w:p>
    <w:p w14:paraId="12003DBB" w14:textId="77777777" w:rsidR="004D246C" w:rsidRPr="00275047" w:rsidRDefault="004D246C" w:rsidP="00E161AB">
      <w:pPr>
        <w:pStyle w:val="abc"/>
        <w:widowControl/>
        <w:overflowPunct/>
        <w:autoSpaceDE/>
        <w:autoSpaceDN/>
        <w:adjustRightInd/>
        <w:jc w:val="both"/>
        <w:textAlignment w:val="auto"/>
      </w:pPr>
    </w:p>
    <w:p w14:paraId="2E4CF598" w14:textId="77777777" w:rsidR="004D246C" w:rsidRPr="00275047" w:rsidRDefault="004D246C" w:rsidP="00E161AB">
      <w:pPr>
        <w:pStyle w:val="abc"/>
        <w:widowControl/>
        <w:overflowPunct/>
        <w:autoSpaceDE/>
        <w:autoSpaceDN/>
        <w:adjustRightInd/>
        <w:jc w:val="both"/>
        <w:textAlignment w:val="auto"/>
      </w:pPr>
    </w:p>
    <w:p w14:paraId="597686B5" w14:textId="77777777" w:rsidR="004D246C" w:rsidRPr="00275047" w:rsidRDefault="004D246C" w:rsidP="00E161AB">
      <w:pPr>
        <w:pStyle w:val="abc"/>
        <w:widowControl/>
        <w:overflowPunct/>
        <w:autoSpaceDE/>
        <w:autoSpaceDN/>
        <w:adjustRightInd/>
        <w:jc w:val="both"/>
        <w:textAlignment w:val="auto"/>
      </w:pPr>
    </w:p>
    <w:p w14:paraId="331ABA53" w14:textId="77777777" w:rsidR="00E161AB" w:rsidRPr="00275047" w:rsidRDefault="00E161AB" w:rsidP="00E161AB">
      <w:pPr>
        <w:pStyle w:val="abc"/>
        <w:widowControl/>
        <w:overflowPunct/>
        <w:autoSpaceDE/>
        <w:autoSpaceDN/>
        <w:adjustRightInd/>
        <w:jc w:val="both"/>
        <w:textAlignment w:val="auto"/>
      </w:pPr>
    </w:p>
    <w:p w14:paraId="236AE390" w14:textId="77777777" w:rsidR="00E161AB" w:rsidRPr="00275047" w:rsidRDefault="00E161AB" w:rsidP="00E161AB">
      <w:pPr>
        <w:pStyle w:val="abc"/>
        <w:widowControl/>
        <w:overflowPunct/>
        <w:autoSpaceDE/>
        <w:autoSpaceDN/>
        <w:adjustRightInd/>
        <w:jc w:val="both"/>
        <w:textAlignment w:val="auto"/>
      </w:pPr>
    </w:p>
    <w:p w14:paraId="56A8C3E2" w14:textId="77777777" w:rsidR="00E161AB" w:rsidRPr="00275047" w:rsidRDefault="00E161AB" w:rsidP="00E161AB">
      <w:pPr>
        <w:pStyle w:val="abc"/>
        <w:widowControl/>
        <w:overflowPunct/>
        <w:autoSpaceDE/>
        <w:autoSpaceDN/>
        <w:adjustRightInd/>
        <w:jc w:val="both"/>
        <w:textAlignment w:val="auto"/>
      </w:pPr>
    </w:p>
    <w:p w14:paraId="236F9443" w14:textId="77777777" w:rsidR="00E161AB" w:rsidRPr="00275047" w:rsidRDefault="00E161AB" w:rsidP="00E161AB">
      <w:pPr>
        <w:pStyle w:val="abc"/>
        <w:widowControl/>
        <w:overflowPunct/>
        <w:autoSpaceDE/>
        <w:autoSpaceDN/>
        <w:adjustRightInd/>
        <w:jc w:val="both"/>
        <w:textAlignment w:val="auto"/>
      </w:pPr>
    </w:p>
    <w:p w14:paraId="0A979C0B" w14:textId="77777777" w:rsidR="00E161AB" w:rsidRPr="00275047" w:rsidRDefault="00E161AB" w:rsidP="00E161AB">
      <w:pPr>
        <w:rPr>
          <w:rFonts w:ascii="Times New Roman" w:hAnsi="Times New Roman"/>
          <w:b/>
          <w:sz w:val="26"/>
          <w:szCs w:val="24"/>
        </w:rPr>
      </w:pPr>
      <w:r w:rsidRPr="00275047">
        <w:rPr>
          <w:rFonts w:ascii="Times New Roman" w:hAnsi="Times New Roman"/>
          <w:b/>
          <w:sz w:val="26"/>
          <w:szCs w:val="24"/>
        </w:rPr>
        <w:t>Lời nói đầu:</w:t>
      </w:r>
    </w:p>
    <w:p w14:paraId="754A1355" w14:textId="2C8DDD05" w:rsidR="00E161AB" w:rsidRPr="00275047" w:rsidRDefault="00143FE5" w:rsidP="00E161AB">
      <w:pPr>
        <w:pStyle w:val="BodyText2"/>
        <w:rPr>
          <w:rFonts w:ascii="Times New Roman" w:hAnsi="Times New Roman"/>
          <w:sz w:val="26"/>
          <w:szCs w:val="24"/>
        </w:rPr>
      </w:pPr>
      <w:r w:rsidRPr="00275047">
        <w:rPr>
          <w:rFonts w:ascii="Times New Roman" w:hAnsi="Times New Roman"/>
          <w:sz w:val="26"/>
          <w:szCs w:val="24"/>
        </w:rPr>
        <w:t xml:space="preserve">ĐLVN </w:t>
      </w:r>
      <w:r w:rsidR="00825CF7" w:rsidRPr="00275047">
        <w:rPr>
          <w:rFonts w:ascii="Times New Roman" w:hAnsi="Times New Roman"/>
          <w:sz w:val="26"/>
          <w:szCs w:val="24"/>
        </w:rPr>
        <w:t>33</w:t>
      </w:r>
      <w:r w:rsidR="00825CF7">
        <w:rPr>
          <w:rFonts w:ascii="Times New Roman" w:hAnsi="Times New Roman"/>
          <w:sz w:val="26"/>
          <w:szCs w:val="24"/>
        </w:rPr>
        <w:t>3</w:t>
      </w:r>
      <w:r w:rsidR="00825CF7" w:rsidRPr="00275047">
        <w:rPr>
          <w:rFonts w:ascii="Times New Roman" w:hAnsi="Times New Roman"/>
          <w:sz w:val="26"/>
          <w:szCs w:val="24"/>
        </w:rPr>
        <w:t xml:space="preserve"> </w:t>
      </w:r>
      <w:r w:rsidRPr="00275047">
        <w:rPr>
          <w:rFonts w:ascii="Times New Roman" w:hAnsi="Times New Roman"/>
          <w:sz w:val="26"/>
          <w:szCs w:val="24"/>
        </w:rPr>
        <w:t xml:space="preserve">: </w:t>
      </w:r>
      <w:r w:rsidR="00192760" w:rsidRPr="00275047">
        <w:rPr>
          <w:rFonts w:ascii="Times New Roman" w:hAnsi="Times New Roman"/>
          <w:sz w:val="26"/>
          <w:szCs w:val="24"/>
        </w:rPr>
        <w:t xml:space="preserve">2016 </w:t>
      </w:r>
      <w:r w:rsidR="00E161AB" w:rsidRPr="00275047">
        <w:rPr>
          <w:rFonts w:ascii="Times New Roman" w:hAnsi="Times New Roman"/>
          <w:sz w:val="26"/>
          <w:szCs w:val="24"/>
        </w:rPr>
        <w:t xml:space="preserve">do </w:t>
      </w:r>
      <w:r w:rsidR="00A15C4C" w:rsidRPr="00275047">
        <w:rPr>
          <w:rFonts w:ascii="Times New Roman" w:hAnsi="Times New Roman"/>
          <w:sz w:val="26"/>
          <w:szCs w:val="24"/>
        </w:rPr>
        <w:t>Trung tâm Quan trắc môi trường biên soạn</w:t>
      </w:r>
      <w:r w:rsidR="00E161AB" w:rsidRPr="00275047">
        <w:rPr>
          <w:rFonts w:ascii="Times New Roman" w:hAnsi="Times New Roman"/>
          <w:sz w:val="26"/>
          <w:szCs w:val="24"/>
        </w:rPr>
        <w:t xml:space="preserve">. </w:t>
      </w:r>
      <w:r w:rsidR="00A15C4C" w:rsidRPr="00275047">
        <w:rPr>
          <w:rFonts w:ascii="Times New Roman" w:hAnsi="Times New Roman"/>
          <w:sz w:val="26"/>
          <w:szCs w:val="24"/>
        </w:rPr>
        <w:t>Tổng cục Môi trường</w:t>
      </w:r>
      <w:r w:rsidR="00E161AB" w:rsidRPr="00275047">
        <w:rPr>
          <w:rFonts w:ascii="Times New Roman" w:hAnsi="Times New Roman"/>
          <w:sz w:val="26"/>
          <w:szCs w:val="24"/>
        </w:rPr>
        <w:t xml:space="preserve"> đề nghị, Tổng cục Tiêu chuẩn Đo lường Chất lượng ban hành.</w:t>
      </w:r>
    </w:p>
    <w:p w14:paraId="35D48CB4" w14:textId="77777777" w:rsidR="00E161AB" w:rsidRPr="00275047" w:rsidRDefault="00E161AB" w:rsidP="00E161AB">
      <w:pPr>
        <w:pStyle w:val="BodyText2"/>
      </w:pPr>
    </w:p>
    <w:p w14:paraId="3626B3BA" w14:textId="77777777" w:rsidR="00E161AB" w:rsidRPr="00275047" w:rsidRDefault="00E161AB" w:rsidP="00E161AB">
      <w:pPr>
        <w:pStyle w:val="BodyText2"/>
      </w:pPr>
    </w:p>
    <w:p w14:paraId="05C9B45A" w14:textId="77777777" w:rsidR="00E161AB" w:rsidRPr="00275047" w:rsidRDefault="00E161AB" w:rsidP="00E161AB">
      <w:pPr>
        <w:pStyle w:val="BodyText2"/>
      </w:pPr>
    </w:p>
    <w:p w14:paraId="00FC9502" w14:textId="77777777" w:rsidR="00520F7C" w:rsidRPr="00275047" w:rsidRDefault="00520F7C" w:rsidP="006C554D">
      <w:pPr>
        <w:tabs>
          <w:tab w:val="left" w:pos="2610"/>
        </w:tabs>
        <w:ind w:right="-28"/>
        <w:rPr>
          <w:rFonts w:ascii="Arial" w:hAnsi="Arial" w:cs="Arial"/>
          <w:b/>
          <w:sz w:val="28"/>
        </w:rPr>
        <w:sectPr w:rsidR="00520F7C" w:rsidRPr="00275047" w:rsidSect="0039572A">
          <w:headerReference w:type="default" r:id="rId12"/>
          <w:pgSz w:w="11907" w:h="16840" w:code="9"/>
          <w:pgMar w:top="1701" w:right="1134" w:bottom="851" w:left="1701" w:header="720" w:footer="284" w:gutter="0"/>
          <w:pgNumType w:start="1"/>
          <w:cols w:space="720"/>
        </w:sectPr>
      </w:pPr>
    </w:p>
    <w:p w14:paraId="4A7E1E47" w14:textId="34A321B9" w:rsidR="006C554D" w:rsidRPr="00275047" w:rsidRDefault="006C554D" w:rsidP="006C554D">
      <w:pPr>
        <w:tabs>
          <w:tab w:val="left" w:pos="2610"/>
        </w:tabs>
        <w:ind w:right="-28"/>
        <w:rPr>
          <w:rFonts w:ascii="Arial" w:hAnsi="Arial" w:cs="Arial"/>
          <w:b/>
          <w:sz w:val="26"/>
        </w:rPr>
      </w:pPr>
      <w:r w:rsidRPr="00275047">
        <w:rPr>
          <w:rFonts w:ascii="Arial" w:hAnsi="Arial" w:cs="Arial"/>
          <w:b/>
          <w:sz w:val="28"/>
        </w:rPr>
        <w:lastRenderedPageBreak/>
        <w:t>V</w:t>
      </w:r>
      <w:r w:rsidRPr="00275047">
        <w:rPr>
          <w:rFonts w:ascii="Arial" w:hAnsi="Arial" w:cs="Arial" w:hint="eastAsia"/>
          <w:b/>
          <w:sz w:val="28"/>
        </w:rPr>
        <w:t>Ă</w:t>
      </w:r>
      <w:r w:rsidRPr="00275047">
        <w:rPr>
          <w:rFonts w:ascii="Arial" w:hAnsi="Arial" w:cs="Arial"/>
          <w:b/>
          <w:sz w:val="28"/>
        </w:rPr>
        <w:t xml:space="preserve">N BẢN KỸ THUẬT </w:t>
      </w:r>
      <w:r w:rsidRPr="00275047">
        <w:rPr>
          <w:rFonts w:ascii="Arial" w:hAnsi="Arial" w:cs="Arial" w:hint="eastAsia"/>
          <w:b/>
          <w:sz w:val="28"/>
        </w:rPr>
        <w:t>Đ</w:t>
      </w:r>
      <w:r w:rsidRPr="00275047">
        <w:rPr>
          <w:rFonts w:ascii="Arial" w:hAnsi="Arial" w:cs="Arial"/>
          <w:b/>
          <w:sz w:val="28"/>
        </w:rPr>
        <w:t>O L</w:t>
      </w:r>
      <w:r w:rsidRPr="00275047">
        <w:rPr>
          <w:rFonts w:ascii="Arial" w:hAnsi="Arial" w:cs="Arial" w:hint="eastAsia"/>
          <w:b/>
          <w:sz w:val="28"/>
        </w:rPr>
        <w:t>Ư</w:t>
      </w:r>
      <w:r w:rsidRPr="00275047">
        <w:rPr>
          <w:rFonts w:ascii="Arial" w:hAnsi="Arial" w:cs="Arial"/>
          <w:b/>
          <w:sz w:val="28"/>
        </w:rPr>
        <w:t xml:space="preserve">ỜNG VIỆT NAM </w:t>
      </w:r>
      <w:r w:rsidR="00444198" w:rsidRPr="00275047">
        <w:rPr>
          <w:rFonts w:ascii="Arial" w:hAnsi="Arial" w:cs="Arial"/>
          <w:b/>
          <w:sz w:val="28"/>
        </w:rPr>
        <w:t xml:space="preserve">         </w:t>
      </w:r>
      <w:r w:rsidR="00143FE5" w:rsidRPr="00275047">
        <w:rPr>
          <w:rFonts w:ascii="Arial" w:hAnsi="Arial" w:cs="Arial" w:hint="eastAsia"/>
          <w:b/>
          <w:sz w:val="28"/>
        </w:rPr>
        <w:t>Đ</w:t>
      </w:r>
      <w:r w:rsidR="00143FE5" w:rsidRPr="00275047">
        <w:rPr>
          <w:rFonts w:ascii="Arial" w:hAnsi="Arial" w:cs="Arial"/>
          <w:b/>
          <w:sz w:val="28"/>
        </w:rPr>
        <w:t xml:space="preserve">LVN </w:t>
      </w:r>
      <w:r w:rsidR="00825CF7" w:rsidRPr="00275047">
        <w:rPr>
          <w:rFonts w:ascii="Arial" w:hAnsi="Arial" w:cs="Arial"/>
          <w:b/>
          <w:sz w:val="28"/>
          <w:lang w:val="vi-VN"/>
        </w:rPr>
        <w:t>33</w:t>
      </w:r>
      <w:r w:rsidR="00825CF7">
        <w:rPr>
          <w:rFonts w:ascii="Arial" w:hAnsi="Arial" w:cs="Arial"/>
          <w:b/>
          <w:sz w:val="28"/>
          <w:lang w:val="vi-VN"/>
        </w:rPr>
        <w:t>3</w:t>
      </w:r>
      <w:r w:rsidR="00825CF7" w:rsidRPr="00275047">
        <w:rPr>
          <w:rFonts w:ascii="Arial" w:hAnsi="Arial" w:cs="Arial"/>
          <w:b/>
          <w:sz w:val="28"/>
        </w:rPr>
        <w:t xml:space="preserve"> </w:t>
      </w:r>
      <w:r w:rsidR="00143FE5" w:rsidRPr="00275047">
        <w:rPr>
          <w:rFonts w:ascii="Arial" w:hAnsi="Arial" w:cs="Arial"/>
          <w:b/>
          <w:sz w:val="28"/>
        </w:rPr>
        <w:t xml:space="preserve">: </w:t>
      </w:r>
      <w:r w:rsidR="002776EE" w:rsidRPr="00275047">
        <w:rPr>
          <w:rFonts w:ascii="Arial" w:hAnsi="Arial" w:cs="Arial"/>
          <w:b/>
          <w:sz w:val="28"/>
        </w:rPr>
        <w:t>201</w:t>
      </w:r>
      <w:r w:rsidR="002776EE">
        <w:rPr>
          <w:rFonts w:ascii="Arial" w:hAnsi="Arial" w:cs="Arial"/>
          <w:b/>
          <w:sz w:val="28"/>
        </w:rPr>
        <w:t>6</w:t>
      </w:r>
    </w:p>
    <w:p w14:paraId="635C553E" w14:textId="085C4FFB" w:rsidR="00B8133C" w:rsidRPr="00275047" w:rsidRDefault="00F10B44" w:rsidP="00743D52">
      <w:pPr>
        <w:tabs>
          <w:tab w:val="left" w:pos="2610"/>
        </w:tabs>
        <w:spacing w:before="0" w:line="240" w:lineRule="auto"/>
        <w:ind w:right="-28"/>
      </w:pPr>
      <w:r>
        <w:rPr>
          <w:noProof/>
        </w:rPr>
        <mc:AlternateContent>
          <mc:Choice Requires="wpg">
            <w:drawing>
              <wp:anchor distT="0" distB="0" distL="114300" distR="114300" simplePos="0" relativeHeight="251655168" behindDoc="0" locked="0" layoutInCell="1" allowOverlap="1" wp14:anchorId="38FA592A" wp14:editId="22CC0804">
                <wp:simplePos x="0" y="0"/>
                <wp:positionH relativeFrom="column">
                  <wp:posOffset>-39370</wp:posOffset>
                </wp:positionH>
                <wp:positionV relativeFrom="paragraph">
                  <wp:posOffset>-376555</wp:posOffset>
                </wp:positionV>
                <wp:extent cx="5867400" cy="334645"/>
                <wp:effectExtent l="0" t="0" r="25400" b="46355"/>
                <wp:wrapNone/>
                <wp:docPr id="2"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334645"/>
                          <a:chOff x="1804" y="1137"/>
                          <a:chExt cx="9748" cy="455"/>
                        </a:xfrm>
                      </wpg:grpSpPr>
                      <wps:wsp>
                        <wps:cNvPr id="3" name="Line 356"/>
                        <wps:cNvCnPr>
                          <a:cxnSpLocks noChangeShapeType="1"/>
                        </wps:cNvCnPr>
                        <wps:spPr bwMode="auto">
                          <a:xfrm flipH="1">
                            <a:off x="1804" y="1137"/>
                            <a:ext cx="9745" cy="1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 name="Line 357"/>
                        <wps:cNvCnPr>
                          <a:cxnSpLocks noChangeShapeType="1"/>
                        </wps:cNvCnPr>
                        <wps:spPr bwMode="auto">
                          <a:xfrm flipH="1">
                            <a:off x="1823" y="1583"/>
                            <a:ext cx="9729" cy="9"/>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B945C60" id="Group 355" o:spid="_x0000_s1026" style="position:absolute;margin-left:-3.1pt;margin-top:-29.65pt;width:462pt;height:26.35pt;z-index:251655168" coordorigin="1804,1137" coordsize="9748,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">
                <v:line id="Line 356" o:spid="_x0000_s1027" style="position:absolute;flip:x;visibility:visible;mso-wrap-style:square" from="1804,1137" to="11549,11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916McAAAADaAAAADwAAAGRycy9kb3ducmV2LnhtbESP3arCMBCE7wXfIazgnaYqiFSjiD8g&#10;3qnnAfY0a1ttNrWJtfr0RhC8HGbmG2a2aEwhaqpcblnBoB+BIE6szjlV8Hfa9iYgnEfWWFgmBU9y&#10;sJi3WzOMtX3wgeqjT0WAsItRQeZ9GUvpkowMur4tiYN3tpVBH2SVSl3hI8BNIYdRNJYGcw4LGZa0&#10;yii5Hu9GwXqdnm734WRXJ/8bXt3yl92PLkp1O81yCsJT43/hb3unFYzgcyXcADl/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fdejHAAAAA2gAAAA8AAAAAAAAAAAAAAAAA&#10;oQIAAGRycy9kb3ducmV2LnhtbFBLBQYAAAAABAAEAPkAAACOAwAAAAA=&#10;" strokeweight="2pt"/>
                <v:line id="Line 357" o:spid="_x0000_s1028" style="position:absolute;flip:x;visibility:visible;mso-wrap-style:square" from="1823,1583" to="11552,1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hH3sIAAADaAAAADwAAAGRycy9kb3ducmV2LnhtbESP0YrCMBRE3xf8h3AF39ZUFxepxiLV&#10;BfFt1Q+4Nte22tzUJtbq15uFBR+HmTnDzJPOVKKlxpWWFYyGEQjizOqScwWH/c/nFITzyBory6Tg&#10;QQ6SRe9jjrG2d/6ldudzESDsYlRQeF/HUrqsIINuaGvi4J1sY9AH2eRSN3gPcFPJcRR9S4Mlh4UC&#10;a0oLyi67m1GwWuX762083bTZcc3ptXza7ddZqUG/W85AeOr8O/zf3mgFE/i7Em6AXL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3hH3sIAAADaAAAADwAAAAAAAAAAAAAA&#10;AAChAgAAZHJzL2Rvd25yZXYueG1sUEsFBgAAAAAEAAQA+QAAAJADAAAAAA==&#10;" strokeweight="2pt"/>
              </v:group>
            </w:pict>
          </mc:Fallback>
        </mc:AlternateContent>
      </w:r>
    </w:p>
    <w:p w14:paraId="683F285A" w14:textId="77777777" w:rsidR="002047EB" w:rsidRPr="00275047" w:rsidRDefault="002047EB" w:rsidP="00743D52">
      <w:pPr>
        <w:pStyle w:val="Heading5"/>
        <w:widowControl w:val="0"/>
        <w:ind w:firstLine="0"/>
        <w:jc w:val="left"/>
        <w:rPr>
          <w:rFonts w:ascii="Arial" w:hAnsi="Arial" w:cs="Arial"/>
          <w:i w:val="0"/>
          <w:sz w:val="32"/>
          <w:szCs w:val="32"/>
        </w:rPr>
      </w:pPr>
    </w:p>
    <w:p w14:paraId="59FBF610" w14:textId="77777777" w:rsidR="00444198" w:rsidRPr="00275047" w:rsidRDefault="00BA26B6" w:rsidP="00CC240E">
      <w:pPr>
        <w:pStyle w:val="abc"/>
        <w:spacing w:before="40" w:after="40"/>
        <w:jc w:val="both"/>
        <w:rPr>
          <w:rFonts w:ascii="Arial" w:hAnsi="Arial" w:cs="Arial"/>
          <w:b/>
          <w:bCs/>
          <w:sz w:val="32"/>
          <w:szCs w:val="32"/>
        </w:rPr>
      </w:pPr>
      <w:r w:rsidRPr="00275047">
        <w:rPr>
          <w:rFonts w:ascii="Arial" w:hAnsi="Arial" w:cs="Arial"/>
          <w:b/>
          <w:bCs/>
          <w:sz w:val="32"/>
          <w:szCs w:val="32"/>
        </w:rPr>
        <w:t>Phương tiện đo nồng độ SO</w:t>
      </w:r>
      <w:r w:rsidRPr="00275047">
        <w:rPr>
          <w:rFonts w:ascii="Arial" w:hAnsi="Arial" w:cs="Arial"/>
          <w:b/>
          <w:bCs/>
          <w:sz w:val="32"/>
          <w:szCs w:val="32"/>
          <w:vertAlign w:val="subscript"/>
        </w:rPr>
        <w:t>2</w:t>
      </w:r>
      <w:r w:rsidR="00712545" w:rsidRPr="00275047">
        <w:rPr>
          <w:rFonts w:ascii="Arial" w:hAnsi="Arial" w:cs="Arial"/>
          <w:b/>
          <w:bCs/>
          <w:sz w:val="32"/>
          <w:szCs w:val="32"/>
        </w:rPr>
        <w:t>,</w:t>
      </w:r>
      <w:r w:rsidR="00E50D38" w:rsidRPr="00275047">
        <w:rPr>
          <w:rFonts w:ascii="Arial" w:hAnsi="Arial" w:cs="Arial"/>
          <w:b/>
          <w:bCs/>
          <w:sz w:val="32"/>
          <w:szCs w:val="32"/>
        </w:rPr>
        <w:t xml:space="preserve"> </w:t>
      </w:r>
      <w:r w:rsidRPr="00275047">
        <w:rPr>
          <w:rFonts w:ascii="Arial" w:hAnsi="Arial" w:cs="Arial"/>
          <w:b/>
          <w:bCs/>
          <w:sz w:val="32"/>
          <w:szCs w:val="32"/>
        </w:rPr>
        <w:t>CO</w:t>
      </w:r>
      <w:r w:rsidR="00712545" w:rsidRPr="00275047">
        <w:rPr>
          <w:rFonts w:ascii="Arial" w:hAnsi="Arial" w:cs="Arial"/>
          <w:b/>
          <w:bCs/>
          <w:sz w:val="32"/>
          <w:szCs w:val="32"/>
        </w:rPr>
        <w:t xml:space="preserve">, </w:t>
      </w:r>
      <w:r w:rsidR="00E618A9" w:rsidRPr="00275047">
        <w:rPr>
          <w:rFonts w:ascii="Arial" w:hAnsi="Arial" w:cs="Arial"/>
          <w:b/>
          <w:bCs/>
          <w:sz w:val="32"/>
          <w:szCs w:val="32"/>
        </w:rPr>
        <w:t>NO</w:t>
      </w:r>
      <w:r w:rsidR="00712545" w:rsidRPr="00275047">
        <w:rPr>
          <w:rFonts w:ascii="Arial" w:hAnsi="Arial" w:cs="Arial"/>
          <w:b/>
          <w:bCs/>
          <w:sz w:val="32"/>
          <w:szCs w:val="32"/>
        </w:rPr>
        <w:t xml:space="preserve">, </w:t>
      </w:r>
      <w:r w:rsidRPr="00275047">
        <w:rPr>
          <w:rFonts w:ascii="Arial" w:hAnsi="Arial" w:cs="Arial"/>
          <w:b/>
          <w:bCs/>
          <w:sz w:val="32"/>
          <w:szCs w:val="32"/>
        </w:rPr>
        <w:t>NO</w:t>
      </w:r>
      <w:r w:rsidR="00E618A9" w:rsidRPr="00275047">
        <w:rPr>
          <w:rFonts w:ascii="Arial" w:hAnsi="Arial" w:cs="Arial"/>
          <w:b/>
          <w:bCs/>
          <w:sz w:val="32"/>
          <w:szCs w:val="32"/>
          <w:vertAlign w:val="subscript"/>
        </w:rPr>
        <w:t>2</w:t>
      </w:r>
      <w:r w:rsidR="00E50D38" w:rsidRPr="00275047">
        <w:rPr>
          <w:rFonts w:ascii="Arial" w:hAnsi="Arial" w:cs="Arial"/>
          <w:b/>
          <w:bCs/>
          <w:sz w:val="32"/>
          <w:szCs w:val="32"/>
        </w:rPr>
        <w:t xml:space="preserve"> </w:t>
      </w:r>
      <w:r w:rsidR="007611DC" w:rsidRPr="00275047">
        <w:rPr>
          <w:rFonts w:ascii="Arial" w:hAnsi="Arial" w:cs="Arial"/>
          <w:b/>
          <w:bCs/>
          <w:sz w:val="32"/>
          <w:szCs w:val="32"/>
        </w:rPr>
        <w:t>của trạm quan trắc không khí tự động, liên tục</w:t>
      </w:r>
      <w:r w:rsidRPr="00275047">
        <w:rPr>
          <w:rFonts w:ascii="Arial" w:hAnsi="Arial" w:cs="Arial"/>
          <w:b/>
          <w:bCs/>
          <w:sz w:val="32"/>
          <w:szCs w:val="32"/>
        </w:rPr>
        <w:t xml:space="preserve"> </w:t>
      </w:r>
      <w:r w:rsidR="009C0C53" w:rsidRPr="00275047">
        <w:rPr>
          <w:rFonts w:ascii="Arial" w:hAnsi="Arial" w:cs="Arial"/>
          <w:b/>
          <w:bCs/>
          <w:sz w:val="32"/>
          <w:szCs w:val="32"/>
        </w:rPr>
        <w:t>-</w:t>
      </w:r>
      <w:r w:rsidRPr="00275047">
        <w:rPr>
          <w:rFonts w:ascii="Arial" w:hAnsi="Arial" w:cs="Arial"/>
          <w:b/>
          <w:bCs/>
          <w:sz w:val="32"/>
          <w:szCs w:val="32"/>
        </w:rPr>
        <w:t xml:space="preserve"> </w:t>
      </w:r>
      <w:r w:rsidR="00444198" w:rsidRPr="00275047">
        <w:rPr>
          <w:rFonts w:ascii="Arial" w:hAnsi="Arial" w:cs="Arial"/>
          <w:b/>
          <w:bCs/>
          <w:sz w:val="32"/>
          <w:szCs w:val="32"/>
        </w:rPr>
        <w:t xml:space="preserve">Quy trình kiểm định </w:t>
      </w:r>
    </w:p>
    <w:p w14:paraId="321B96D6" w14:textId="77777777" w:rsidR="00132B86" w:rsidRPr="00275047" w:rsidRDefault="00132B86" w:rsidP="00CC240E">
      <w:pPr>
        <w:pStyle w:val="abc"/>
        <w:spacing w:before="40" w:after="40"/>
        <w:jc w:val="both"/>
        <w:rPr>
          <w:rFonts w:ascii="Times New Roman" w:hAnsi="Times New Roman"/>
          <w:b/>
          <w:bCs/>
          <w:i/>
          <w:iCs/>
          <w:sz w:val="32"/>
          <w:szCs w:val="32"/>
        </w:rPr>
      </w:pPr>
    </w:p>
    <w:p w14:paraId="67764D1B" w14:textId="77777777" w:rsidR="00444198" w:rsidRPr="00275047" w:rsidRDefault="00863FF2" w:rsidP="00CC240E">
      <w:pPr>
        <w:pStyle w:val="abc"/>
        <w:spacing w:before="40" w:after="40"/>
        <w:jc w:val="both"/>
        <w:rPr>
          <w:rFonts w:ascii="Arial" w:hAnsi="Arial" w:cs="Arial"/>
          <w:sz w:val="32"/>
          <w:szCs w:val="32"/>
        </w:rPr>
      </w:pPr>
      <w:r w:rsidRPr="00275047">
        <w:rPr>
          <w:rFonts w:ascii="Times New Roman" w:hAnsi="Times New Roman"/>
          <w:b/>
          <w:bCs/>
          <w:i/>
          <w:iCs/>
          <w:sz w:val="28"/>
          <w:szCs w:val="32"/>
        </w:rPr>
        <w:t>Gas analyzers of SO</w:t>
      </w:r>
      <w:r w:rsidRPr="00275047">
        <w:rPr>
          <w:rFonts w:ascii="Times New Roman" w:hAnsi="Times New Roman"/>
          <w:b/>
          <w:bCs/>
          <w:i/>
          <w:iCs/>
          <w:sz w:val="28"/>
          <w:szCs w:val="32"/>
          <w:vertAlign w:val="subscript"/>
        </w:rPr>
        <w:t>2</w:t>
      </w:r>
      <w:r w:rsidRPr="00275047">
        <w:rPr>
          <w:rFonts w:ascii="Times New Roman" w:hAnsi="Times New Roman"/>
          <w:b/>
          <w:bCs/>
          <w:i/>
          <w:iCs/>
          <w:sz w:val="28"/>
          <w:szCs w:val="32"/>
        </w:rPr>
        <w:t>, CO, NO, NO</w:t>
      </w:r>
      <w:r w:rsidRPr="00275047">
        <w:rPr>
          <w:rFonts w:ascii="Times New Roman" w:hAnsi="Times New Roman"/>
          <w:b/>
          <w:bCs/>
          <w:i/>
          <w:iCs/>
          <w:sz w:val="28"/>
          <w:szCs w:val="32"/>
          <w:vertAlign w:val="subscript"/>
        </w:rPr>
        <w:t>2</w:t>
      </w:r>
      <w:r w:rsidRPr="00275047">
        <w:rPr>
          <w:rFonts w:ascii="Times New Roman" w:hAnsi="Times New Roman"/>
          <w:b/>
          <w:bCs/>
          <w:i/>
          <w:iCs/>
          <w:sz w:val="28"/>
          <w:szCs w:val="32"/>
        </w:rPr>
        <w:t xml:space="preserve"> for</w:t>
      </w:r>
      <w:r w:rsidR="004B0BFC" w:rsidRPr="00275047">
        <w:rPr>
          <w:rFonts w:ascii="Times New Roman" w:hAnsi="Times New Roman"/>
          <w:b/>
          <w:bCs/>
          <w:i/>
          <w:iCs/>
          <w:sz w:val="28"/>
          <w:szCs w:val="32"/>
          <w:lang w:val="vi-VN"/>
        </w:rPr>
        <w:t xml:space="preserve"> continuous</w:t>
      </w:r>
      <w:r w:rsidRPr="00275047">
        <w:rPr>
          <w:rFonts w:ascii="Times New Roman" w:hAnsi="Times New Roman"/>
          <w:b/>
          <w:bCs/>
          <w:i/>
          <w:iCs/>
          <w:sz w:val="28"/>
          <w:szCs w:val="32"/>
        </w:rPr>
        <w:t xml:space="preserve"> ambient air quality monitoring </w:t>
      </w:r>
      <w:r w:rsidR="003238D8" w:rsidRPr="00275047">
        <w:rPr>
          <w:rFonts w:ascii="Times New Roman" w:hAnsi="Times New Roman"/>
          <w:b/>
          <w:bCs/>
          <w:i/>
          <w:iCs/>
          <w:sz w:val="28"/>
          <w:szCs w:val="32"/>
        </w:rPr>
        <w:t xml:space="preserve">station </w:t>
      </w:r>
      <w:r w:rsidR="001E46AB" w:rsidRPr="00275047">
        <w:rPr>
          <w:rFonts w:ascii="Times New Roman" w:hAnsi="Times New Roman"/>
          <w:b/>
          <w:bCs/>
          <w:i/>
          <w:iCs/>
          <w:sz w:val="28"/>
          <w:szCs w:val="32"/>
        </w:rPr>
        <w:t xml:space="preserve">- </w:t>
      </w:r>
      <w:r w:rsidRPr="00275047">
        <w:rPr>
          <w:rFonts w:ascii="Times New Roman" w:hAnsi="Times New Roman"/>
          <w:b/>
          <w:bCs/>
          <w:i/>
          <w:iCs/>
          <w:sz w:val="28"/>
          <w:szCs w:val="32"/>
        </w:rPr>
        <w:t>Verification procedure</w:t>
      </w:r>
    </w:p>
    <w:p w14:paraId="4078FBF2" w14:textId="77777777" w:rsidR="007B2E01" w:rsidRPr="00275047" w:rsidRDefault="007B2E01" w:rsidP="00CC240E">
      <w:pPr>
        <w:pStyle w:val="abc"/>
        <w:tabs>
          <w:tab w:val="left" w:pos="0"/>
          <w:tab w:val="left" w:pos="90"/>
        </w:tabs>
        <w:spacing w:before="120" w:line="264" w:lineRule="auto"/>
        <w:jc w:val="both"/>
        <w:rPr>
          <w:rFonts w:ascii="Times New Roman" w:hAnsi="Times New Roman"/>
          <w:b/>
          <w:bCs/>
          <w:szCs w:val="26"/>
        </w:rPr>
      </w:pPr>
      <w:r w:rsidRPr="00275047">
        <w:rPr>
          <w:rFonts w:ascii="Times New Roman" w:hAnsi="Times New Roman"/>
          <w:b/>
          <w:bCs/>
          <w:szCs w:val="26"/>
        </w:rPr>
        <w:t>1 Phạm vi áp dụng</w:t>
      </w:r>
    </w:p>
    <w:p w14:paraId="7C664568" w14:textId="77777777" w:rsidR="00BA26B6" w:rsidRPr="00275047" w:rsidRDefault="0049436A" w:rsidP="006301D0">
      <w:pPr>
        <w:pStyle w:val="abc"/>
        <w:spacing w:before="120" w:line="264" w:lineRule="auto"/>
        <w:jc w:val="both"/>
        <w:rPr>
          <w:rFonts w:ascii="Times New Roman" w:hAnsi="Times New Roman"/>
          <w:b/>
          <w:i/>
          <w:szCs w:val="26"/>
        </w:rPr>
      </w:pPr>
      <w:r w:rsidRPr="00275047">
        <w:rPr>
          <w:rFonts w:ascii="Times New Roman" w:hAnsi="Times New Roman"/>
          <w:szCs w:val="26"/>
        </w:rPr>
        <w:t xml:space="preserve">Văn bản kỹ thuật này quy định quy trình kiểm định ban đầu, kiểm định định kỳ và kiểm định </w:t>
      </w:r>
      <w:r w:rsidR="009C0C53" w:rsidRPr="00275047">
        <w:rPr>
          <w:rFonts w:ascii="Times New Roman" w:hAnsi="Times New Roman"/>
          <w:szCs w:val="26"/>
        </w:rPr>
        <w:t>sau sửa chữa</w:t>
      </w:r>
      <w:r w:rsidRPr="00275047">
        <w:rPr>
          <w:rFonts w:ascii="Times New Roman" w:hAnsi="Times New Roman"/>
          <w:szCs w:val="26"/>
        </w:rPr>
        <w:t xml:space="preserve"> </w:t>
      </w:r>
      <w:r w:rsidR="00BA26B6" w:rsidRPr="00275047">
        <w:rPr>
          <w:rFonts w:ascii="Times New Roman" w:hAnsi="Times New Roman"/>
          <w:szCs w:val="26"/>
        </w:rPr>
        <w:t>phương tiện đo nồng độ SO</w:t>
      </w:r>
      <w:r w:rsidR="00BA26B6" w:rsidRPr="00275047">
        <w:rPr>
          <w:rFonts w:ascii="Times New Roman" w:hAnsi="Times New Roman"/>
          <w:szCs w:val="26"/>
          <w:vertAlign w:val="subscript"/>
        </w:rPr>
        <w:t>2</w:t>
      </w:r>
      <w:r w:rsidR="00E449FD" w:rsidRPr="00275047">
        <w:rPr>
          <w:rFonts w:ascii="Times New Roman" w:hAnsi="Times New Roman"/>
          <w:szCs w:val="26"/>
        </w:rPr>
        <w:t>,</w:t>
      </w:r>
      <w:r w:rsidR="004E3D96" w:rsidRPr="00275047">
        <w:rPr>
          <w:rFonts w:ascii="Times New Roman" w:hAnsi="Times New Roman"/>
          <w:szCs w:val="26"/>
        </w:rPr>
        <w:t xml:space="preserve"> </w:t>
      </w:r>
      <w:r w:rsidR="00BA26B6" w:rsidRPr="00275047">
        <w:rPr>
          <w:rFonts w:ascii="Times New Roman" w:hAnsi="Times New Roman"/>
          <w:szCs w:val="26"/>
        </w:rPr>
        <w:t>CO</w:t>
      </w:r>
      <w:r w:rsidR="00E449FD" w:rsidRPr="00275047">
        <w:rPr>
          <w:rFonts w:ascii="Times New Roman" w:hAnsi="Times New Roman"/>
          <w:szCs w:val="26"/>
        </w:rPr>
        <w:t>,</w:t>
      </w:r>
      <w:r w:rsidR="004E3D96" w:rsidRPr="00275047">
        <w:rPr>
          <w:rFonts w:ascii="Times New Roman" w:hAnsi="Times New Roman"/>
          <w:szCs w:val="26"/>
        </w:rPr>
        <w:t xml:space="preserve"> </w:t>
      </w:r>
      <w:r w:rsidR="00232ECE" w:rsidRPr="00275047">
        <w:rPr>
          <w:rFonts w:ascii="Times New Roman" w:hAnsi="Times New Roman"/>
          <w:szCs w:val="26"/>
        </w:rPr>
        <w:t>NO</w:t>
      </w:r>
      <w:r w:rsidR="00E449FD" w:rsidRPr="00275047">
        <w:rPr>
          <w:rFonts w:ascii="Times New Roman" w:hAnsi="Times New Roman"/>
          <w:szCs w:val="26"/>
        </w:rPr>
        <w:t xml:space="preserve">, </w:t>
      </w:r>
      <w:r w:rsidR="00BA26B6" w:rsidRPr="00275047">
        <w:rPr>
          <w:rFonts w:ascii="Times New Roman" w:hAnsi="Times New Roman"/>
          <w:szCs w:val="26"/>
        </w:rPr>
        <w:t>NO</w:t>
      </w:r>
      <w:r w:rsidR="00232ECE" w:rsidRPr="00275047">
        <w:rPr>
          <w:rFonts w:ascii="Times New Roman" w:hAnsi="Times New Roman"/>
          <w:szCs w:val="26"/>
          <w:vertAlign w:val="subscript"/>
        </w:rPr>
        <w:t>2</w:t>
      </w:r>
      <w:r w:rsidR="004E3D96" w:rsidRPr="00275047">
        <w:rPr>
          <w:rFonts w:ascii="Times New Roman" w:hAnsi="Times New Roman"/>
          <w:szCs w:val="26"/>
        </w:rPr>
        <w:t xml:space="preserve"> </w:t>
      </w:r>
      <w:r w:rsidR="008F053E" w:rsidRPr="00275047">
        <w:rPr>
          <w:rFonts w:ascii="Times New Roman" w:hAnsi="Times New Roman"/>
          <w:szCs w:val="26"/>
        </w:rPr>
        <w:t xml:space="preserve">của trạm quan trắc không khí tự động, liên tục </w:t>
      </w:r>
      <w:r w:rsidR="00BA26B6" w:rsidRPr="00275047">
        <w:rPr>
          <w:rFonts w:ascii="Times New Roman" w:hAnsi="Times New Roman"/>
          <w:szCs w:val="26"/>
        </w:rPr>
        <w:t>có</w:t>
      </w:r>
      <w:r w:rsidR="004E3D96" w:rsidRPr="00275047">
        <w:rPr>
          <w:rFonts w:ascii="Times New Roman" w:hAnsi="Times New Roman"/>
          <w:szCs w:val="26"/>
        </w:rPr>
        <w:t xml:space="preserve"> </w:t>
      </w:r>
      <w:r w:rsidR="0069373B" w:rsidRPr="00275047">
        <w:rPr>
          <w:rFonts w:ascii="Times New Roman" w:hAnsi="Times New Roman"/>
          <w:szCs w:val="26"/>
        </w:rPr>
        <w:t xml:space="preserve">đặc </w:t>
      </w:r>
      <w:r w:rsidR="00712A34" w:rsidRPr="00275047">
        <w:rPr>
          <w:rFonts w:ascii="Times New Roman" w:hAnsi="Times New Roman"/>
          <w:szCs w:val="26"/>
        </w:rPr>
        <w:t>trưng kỹ thuật</w:t>
      </w:r>
      <w:r w:rsidR="0069373B" w:rsidRPr="00275047">
        <w:rPr>
          <w:rFonts w:ascii="Times New Roman" w:hAnsi="Times New Roman"/>
          <w:szCs w:val="26"/>
        </w:rPr>
        <w:t xml:space="preserve"> </w:t>
      </w:r>
      <w:r w:rsidR="00BA26B6" w:rsidRPr="00275047">
        <w:rPr>
          <w:rFonts w:ascii="Times New Roman" w:hAnsi="Times New Roman"/>
          <w:szCs w:val="26"/>
        </w:rPr>
        <w:t>được nêu trong bảng 1.</w:t>
      </w:r>
    </w:p>
    <w:p w14:paraId="7A81A675" w14:textId="77777777" w:rsidR="00BA26B6" w:rsidRPr="00275047" w:rsidRDefault="00BA26B6" w:rsidP="00CC240E">
      <w:pPr>
        <w:pStyle w:val="abc"/>
        <w:spacing w:before="120" w:line="264" w:lineRule="auto"/>
        <w:jc w:val="right"/>
        <w:rPr>
          <w:rFonts w:ascii="Times New Roman" w:hAnsi="Times New Roman"/>
          <w:b/>
          <w:i/>
          <w:szCs w:val="26"/>
        </w:rPr>
      </w:pPr>
      <w:r w:rsidRPr="00275047">
        <w:rPr>
          <w:rFonts w:ascii="Times New Roman" w:hAnsi="Times New Roman"/>
          <w:b/>
          <w:i/>
          <w:szCs w:val="26"/>
        </w:rPr>
        <w:t xml:space="preserve">     Bảng 1</w:t>
      </w:r>
    </w:p>
    <w:tbl>
      <w:tblPr>
        <w:tblW w:w="92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1621"/>
        <w:gridCol w:w="1150"/>
        <w:gridCol w:w="1510"/>
        <w:gridCol w:w="1545"/>
        <w:gridCol w:w="1418"/>
        <w:gridCol w:w="1417"/>
      </w:tblGrid>
      <w:tr w:rsidR="00EA43A0" w:rsidRPr="00275047" w14:paraId="3424AD25" w14:textId="77777777" w:rsidTr="00B16547">
        <w:trPr>
          <w:trHeight w:val="323"/>
          <w:jc w:val="center"/>
        </w:trPr>
        <w:tc>
          <w:tcPr>
            <w:tcW w:w="583" w:type="dxa"/>
            <w:vMerge w:val="restart"/>
            <w:shd w:val="clear" w:color="auto" w:fill="auto"/>
            <w:vAlign w:val="center"/>
          </w:tcPr>
          <w:p w14:paraId="5ADBC41F" w14:textId="77777777" w:rsidR="00242F98" w:rsidRPr="00275047" w:rsidRDefault="00242F98" w:rsidP="00290512">
            <w:pPr>
              <w:pStyle w:val="Noidung"/>
              <w:spacing w:before="60" w:after="60"/>
              <w:ind w:left="0" w:right="0" w:firstLine="0"/>
              <w:jc w:val="center"/>
              <w:rPr>
                <w:b/>
                <w:sz w:val="24"/>
                <w:szCs w:val="26"/>
                <w:lang w:val="en-GB"/>
              </w:rPr>
            </w:pPr>
            <w:r w:rsidRPr="00275047">
              <w:rPr>
                <w:b/>
                <w:sz w:val="24"/>
                <w:szCs w:val="26"/>
                <w:lang w:val="en-GB"/>
              </w:rPr>
              <w:t>TT</w:t>
            </w:r>
          </w:p>
        </w:tc>
        <w:tc>
          <w:tcPr>
            <w:tcW w:w="1621" w:type="dxa"/>
            <w:vMerge w:val="restart"/>
            <w:shd w:val="clear" w:color="auto" w:fill="auto"/>
            <w:vAlign w:val="center"/>
          </w:tcPr>
          <w:p w14:paraId="3BFFCF93" w14:textId="77777777" w:rsidR="00242F98" w:rsidRPr="00275047" w:rsidRDefault="00242F98" w:rsidP="00290512">
            <w:pPr>
              <w:pStyle w:val="Noidung"/>
              <w:spacing w:before="60" w:after="60"/>
              <w:ind w:left="0" w:right="36" w:firstLine="0"/>
              <w:jc w:val="center"/>
              <w:rPr>
                <w:b/>
                <w:sz w:val="24"/>
                <w:szCs w:val="26"/>
                <w:lang w:val="en-GB"/>
              </w:rPr>
            </w:pPr>
            <w:r w:rsidRPr="00275047">
              <w:rPr>
                <w:b/>
                <w:sz w:val="24"/>
                <w:szCs w:val="26"/>
                <w:lang w:val="en-GB"/>
              </w:rPr>
              <w:t>Đặc trưng</w:t>
            </w:r>
          </w:p>
          <w:p w14:paraId="5FCB0CF9" w14:textId="77777777" w:rsidR="00242F98" w:rsidRPr="00275047" w:rsidRDefault="00242F98" w:rsidP="00290512">
            <w:pPr>
              <w:pStyle w:val="Noidung"/>
              <w:spacing w:before="60" w:after="60"/>
              <w:ind w:left="0" w:right="36" w:firstLine="0"/>
              <w:jc w:val="center"/>
              <w:rPr>
                <w:b/>
                <w:sz w:val="24"/>
                <w:szCs w:val="26"/>
                <w:lang w:val="en-GB"/>
              </w:rPr>
            </w:pPr>
            <w:r w:rsidRPr="00275047">
              <w:rPr>
                <w:b/>
                <w:sz w:val="24"/>
                <w:szCs w:val="26"/>
                <w:lang w:val="en-GB"/>
              </w:rPr>
              <w:t>kỹ thuật</w:t>
            </w:r>
          </w:p>
        </w:tc>
        <w:tc>
          <w:tcPr>
            <w:tcW w:w="1150" w:type="dxa"/>
            <w:vMerge w:val="restart"/>
            <w:shd w:val="clear" w:color="auto" w:fill="auto"/>
            <w:vAlign w:val="center"/>
          </w:tcPr>
          <w:p w14:paraId="0BBD8CBE" w14:textId="77777777" w:rsidR="00242F98" w:rsidRPr="00275047" w:rsidRDefault="00242F98" w:rsidP="00290512">
            <w:pPr>
              <w:pStyle w:val="Noidung"/>
              <w:spacing w:before="60" w:after="60"/>
              <w:ind w:left="-107" w:right="-109" w:firstLine="0"/>
              <w:jc w:val="center"/>
              <w:rPr>
                <w:b/>
                <w:sz w:val="24"/>
                <w:szCs w:val="26"/>
                <w:lang w:val="en-GB"/>
              </w:rPr>
            </w:pPr>
            <w:r w:rsidRPr="00275047">
              <w:rPr>
                <w:b/>
                <w:sz w:val="24"/>
                <w:szCs w:val="26"/>
                <w:lang w:val="en-GB"/>
              </w:rPr>
              <w:t>Đơn vị</w:t>
            </w:r>
          </w:p>
        </w:tc>
        <w:tc>
          <w:tcPr>
            <w:tcW w:w="5890" w:type="dxa"/>
            <w:gridSpan w:val="4"/>
            <w:shd w:val="clear" w:color="auto" w:fill="auto"/>
            <w:vAlign w:val="center"/>
          </w:tcPr>
          <w:p w14:paraId="01CD182A" w14:textId="77777777" w:rsidR="00242F98" w:rsidRPr="00275047" w:rsidRDefault="00242F98" w:rsidP="00290512">
            <w:pPr>
              <w:pStyle w:val="Noidung"/>
              <w:spacing w:before="60" w:after="60"/>
              <w:ind w:left="0" w:right="0" w:firstLine="0"/>
              <w:jc w:val="center"/>
              <w:rPr>
                <w:b/>
                <w:sz w:val="24"/>
                <w:szCs w:val="26"/>
              </w:rPr>
            </w:pPr>
            <w:r w:rsidRPr="00275047">
              <w:rPr>
                <w:b/>
                <w:sz w:val="24"/>
                <w:szCs w:val="26"/>
              </w:rPr>
              <w:t>Phương tiện đo nồng độ</w:t>
            </w:r>
          </w:p>
        </w:tc>
      </w:tr>
      <w:tr w:rsidR="00EA43A0" w:rsidRPr="00275047" w14:paraId="6A1BD9F4" w14:textId="77777777" w:rsidTr="00B16547">
        <w:trPr>
          <w:trHeight w:val="431"/>
          <w:jc w:val="center"/>
        </w:trPr>
        <w:tc>
          <w:tcPr>
            <w:tcW w:w="583" w:type="dxa"/>
            <w:vMerge/>
            <w:shd w:val="clear" w:color="auto" w:fill="auto"/>
            <w:vAlign w:val="center"/>
          </w:tcPr>
          <w:p w14:paraId="7E132C85" w14:textId="77777777" w:rsidR="00242F98" w:rsidRPr="00275047" w:rsidRDefault="00242F98" w:rsidP="00290512">
            <w:pPr>
              <w:pStyle w:val="Noidung"/>
              <w:spacing w:before="60" w:after="60"/>
              <w:ind w:left="0" w:right="0" w:firstLine="0"/>
              <w:jc w:val="center"/>
              <w:rPr>
                <w:b/>
                <w:sz w:val="24"/>
                <w:szCs w:val="26"/>
                <w:lang w:val="en-GB"/>
              </w:rPr>
            </w:pPr>
          </w:p>
        </w:tc>
        <w:tc>
          <w:tcPr>
            <w:tcW w:w="1621" w:type="dxa"/>
            <w:vMerge/>
            <w:shd w:val="clear" w:color="auto" w:fill="auto"/>
            <w:vAlign w:val="center"/>
          </w:tcPr>
          <w:p w14:paraId="409FF77B" w14:textId="77777777" w:rsidR="00242F98" w:rsidRPr="00275047" w:rsidRDefault="00242F98" w:rsidP="00290512">
            <w:pPr>
              <w:pStyle w:val="Noidung"/>
              <w:spacing w:before="60" w:after="60"/>
              <w:ind w:left="0" w:right="0" w:firstLine="0"/>
              <w:jc w:val="center"/>
              <w:rPr>
                <w:b/>
                <w:sz w:val="24"/>
                <w:szCs w:val="26"/>
                <w:lang w:val="en-GB"/>
              </w:rPr>
            </w:pPr>
          </w:p>
        </w:tc>
        <w:tc>
          <w:tcPr>
            <w:tcW w:w="1150" w:type="dxa"/>
            <w:vMerge/>
            <w:tcBorders>
              <w:bottom w:val="single" w:sz="4" w:space="0" w:color="auto"/>
            </w:tcBorders>
            <w:shd w:val="clear" w:color="auto" w:fill="auto"/>
            <w:vAlign w:val="center"/>
          </w:tcPr>
          <w:p w14:paraId="53E60B9D" w14:textId="77777777" w:rsidR="00242F98" w:rsidRPr="00275047" w:rsidRDefault="00242F98" w:rsidP="00290512">
            <w:pPr>
              <w:pStyle w:val="Noidung"/>
              <w:spacing w:before="60" w:after="60"/>
              <w:ind w:left="0" w:right="0" w:firstLine="0"/>
              <w:jc w:val="center"/>
              <w:rPr>
                <w:b/>
                <w:sz w:val="24"/>
                <w:szCs w:val="26"/>
                <w:lang w:val="en-GB"/>
              </w:rPr>
            </w:pPr>
          </w:p>
        </w:tc>
        <w:tc>
          <w:tcPr>
            <w:tcW w:w="1510" w:type="dxa"/>
            <w:tcBorders>
              <w:bottom w:val="single" w:sz="4" w:space="0" w:color="auto"/>
            </w:tcBorders>
            <w:shd w:val="clear" w:color="auto" w:fill="auto"/>
            <w:vAlign w:val="center"/>
          </w:tcPr>
          <w:p w14:paraId="3B586F63" w14:textId="77777777" w:rsidR="00242F98" w:rsidRPr="00275047" w:rsidRDefault="00242F98" w:rsidP="00290512">
            <w:pPr>
              <w:pStyle w:val="Noidung"/>
              <w:spacing w:before="60" w:after="60"/>
              <w:ind w:left="-103" w:right="-99" w:firstLine="0"/>
              <w:jc w:val="center"/>
              <w:rPr>
                <w:b/>
                <w:sz w:val="24"/>
                <w:szCs w:val="26"/>
                <w:lang w:val="en-GB"/>
              </w:rPr>
            </w:pPr>
            <w:r w:rsidRPr="00275047">
              <w:rPr>
                <w:b/>
                <w:sz w:val="24"/>
                <w:szCs w:val="26"/>
              </w:rPr>
              <w:t>SO</w:t>
            </w:r>
            <w:r w:rsidRPr="00275047">
              <w:rPr>
                <w:b/>
                <w:sz w:val="24"/>
                <w:szCs w:val="26"/>
                <w:vertAlign w:val="subscript"/>
              </w:rPr>
              <w:t>2</w:t>
            </w:r>
          </w:p>
        </w:tc>
        <w:tc>
          <w:tcPr>
            <w:tcW w:w="1545" w:type="dxa"/>
            <w:tcBorders>
              <w:bottom w:val="single" w:sz="4" w:space="0" w:color="auto"/>
            </w:tcBorders>
            <w:shd w:val="clear" w:color="auto" w:fill="auto"/>
            <w:vAlign w:val="center"/>
          </w:tcPr>
          <w:p w14:paraId="4AB5EB47" w14:textId="77777777" w:rsidR="00242F98" w:rsidRPr="00275047" w:rsidRDefault="00242F98" w:rsidP="00290512">
            <w:pPr>
              <w:pStyle w:val="Noidung"/>
              <w:spacing w:before="60" w:after="60"/>
              <w:ind w:left="-103" w:right="-99" w:firstLine="0"/>
              <w:jc w:val="center"/>
              <w:rPr>
                <w:b/>
                <w:sz w:val="24"/>
                <w:szCs w:val="26"/>
                <w:lang w:val="en-GB"/>
              </w:rPr>
            </w:pPr>
            <w:r w:rsidRPr="00275047">
              <w:rPr>
                <w:b/>
                <w:sz w:val="24"/>
                <w:szCs w:val="26"/>
              </w:rPr>
              <w:t>CO</w:t>
            </w:r>
          </w:p>
        </w:tc>
        <w:tc>
          <w:tcPr>
            <w:tcW w:w="1418" w:type="dxa"/>
            <w:tcBorders>
              <w:bottom w:val="single" w:sz="4" w:space="0" w:color="auto"/>
            </w:tcBorders>
            <w:shd w:val="clear" w:color="auto" w:fill="auto"/>
          </w:tcPr>
          <w:p w14:paraId="400FD31E" w14:textId="77777777" w:rsidR="00242F98" w:rsidRPr="00275047" w:rsidRDefault="00242F98" w:rsidP="00290512">
            <w:pPr>
              <w:pStyle w:val="Noidung"/>
              <w:spacing w:before="60" w:after="60"/>
              <w:ind w:left="-103" w:right="-99" w:firstLine="0"/>
              <w:jc w:val="center"/>
              <w:rPr>
                <w:b/>
                <w:sz w:val="24"/>
                <w:szCs w:val="26"/>
              </w:rPr>
            </w:pPr>
            <w:r w:rsidRPr="00275047">
              <w:rPr>
                <w:b/>
                <w:sz w:val="24"/>
                <w:szCs w:val="26"/>
              </w:rPr>
              <w:t>NO</w:t>
            </w:r>
          </w:p>
        </w:tc>
        <w:tc>
          <w:tcPr>
            <w:tcW w:w="1417" w:type="dxa"/>
            <w:tcBorders>
              <w:bottom w:val="single" w:sz="4" w:space="0" w:color="auto"/>
            </w:tcBorders>
            <w:shd w:val="clear" w:color="auto" w:fill="auto"/>
            <w:vAlign w:val="center"/>
          </w:tcPr>
          <w:p w14:paraId="3A22F4F3" w14:textId="77777777" w:rsidR="00242F98" w:rsidRPr="00275047" w:rsidRDefault="00242F98" w:rsidP="00290512">
            <w:pPr>
              <w:pStyle w:val="Noidung"/>
              <w:spacing w:before="60" w:after="60"/>
              <w:ind w:left="-103" w:right="-99" w:firstLine="0"/>
              <w:jc w:val="center"/>
              <w:rPr>
                <w:b/>
                <w:sz w:val="24"/>
                <w:szCs w:val="26"/>
              </w:rPr>
            </w:pPr>
            <w:r w:rsidRPr="00275047">
              <w:rPr>
                <w:b/>
                <w:sz w:val="24"/>
                <w:szCs w:val="26"/>
              </w:rPr>
              <w:t>NO</w:t>
            </w:r>
            <w:r w:rsidRPr="00275047">
              <w:rPr>
                <w:b/>
                <w:sz w:val="24"/>
                <w:szCs w:val="26"/>
                <w:vertAlign w:val="subscript"/>
              </w:rPr>
              <w:t>2</w:t>
            </w:r>
          </w:p>
        </w:tc>
      </w:tr>
      <w:tr w:rsidR="00EA43A0" w:rsidRPr="00275047" w14:paraId="022871CD" w14:textId="77777777" w:rsidTr="00B16547">
        <w:trPr>
          <w:trHeight w:val="766"/>
          <w:jc w:val="center"/>
        </w:trPr>
        <w:tc>
          <w:tcPr>
            <w:tcW w:w="583" w:type="dxa"/>
            <w:shd w:val="clear" w:color="auto" w:fill="auto"/>
            <w:vAlign w:val="center"/>
          </w:tcPr>
          <w:p w14:paraId="49855103" w14:textId="77777777" w:rsidR="00242F98" w:rsidRPr="00275047" w:rsidRDefault="00242F98" w:rsidP="00290512">
            <w:pPr>
              <w:pStyle w:val="Noidung"/>
              <w:spacing w:before="60" w:after="60"/>
              <w:ind w:left="0" w:right="0" w:firstLine="0"/>
              <w:jc w:val="center"/>
              <w:rPr>
                <w:sz w:val="24"/>
                <w:szCs w:val="28"/>
                <w:lang w:val="en-GB"/>
              </w:rPr>
            </w:pPr>
            <w:bookmarkStart w:id="1" w:name="_Hlk437123311"/>
            <w:r w:rsidRPr="00275047">
              <w:rPr>
                <w:sz w:val="24"/>
                <w:szCs w:val="28"/>
                <w:lang w:val="en-GB"/>
              </w:rPr>
              <w:t>1</w:t>
            </w:r>
          </w:p>
        </w:tc>
        <w:tc>
          <w:tcPr>
            <w:tcW w:w="1621" w:type="dxa"/>
            <w:shd w:val="clear" w:color="auto" w:fill="auto"/>
            <w:vAlign w:val="center"/>
          </w:tcPr>
          <w:p w14:paraId="1A81C519" w14:textId="77777777" w:rsidR="00242F98" w:rsidRPr="00275047" w:rsidRDefault="00242F98" w:rsidP="00290512">
            <w:pPr>
              <w:pStyle w:val="Noidung"/>
              <w:spacing w:before="60" w:after="60"/>
              <w:ind w:left="0" w:right="0" w:firstLine="0"/>
              <w:rPr>
                <w:sz w:val="24"/>
                <w:szCs w:val="28"/>
                <w:lang w:val="en-GB"/>
              </w:rPr>
            </w:pPr>
            <w:r w:rsidRPr="00275047">
              <w:rPr>
                <w:sz w:val="24"/>
                <w:szCs w:val="28"/>
                <w:lang w:val="en-GB"/>
              </w:rPr>
              <w:t>Phạm vi đo</w:t>
            </w:r>
          </w:p>
        </w:tc>
        <w:tc>
          <w:tcPr>
            <w:tcW w:w="1150" w:type="dxa"/>
            <w:tcBorders>
              <w:bottom w:val="nil"/>
            </w:tcBorders>
            <w:shd w:val="clear" w:color="auto" w:fill="auto"/>
            <w:vAlign w:val="center"/>
          </w:tcPr>
          <w:p w14:paraId="7F72FDDC" w14:textId="715193DD" w:rsidR="00242F98" w:rsidRPr="00275047" w:rsidRDefault="00242F98" w:rsidP="00D606F1">
            <w:pPr>
              <w:pStyle w:val="Noidung"/>
              <w:spacing w:before="60" w:after="60"/>
              <w:ind w:left="-107" w:right="-109" w:firstLine="0"/>
              <w:jc w:val="center"/>
              <w:rPr>
                <w:sz w:val="24"/>
                <w:szCs w:val="28"/>
                <w:lang w:val="en-GB"/>
              </w:rPr>
            </w:pPr>
            <w:bookmarkStart w:id="2" w:name="OLE_LINK1"/>
            <w:bookmarkStart w:id="3" w:name="OLE_LINK2"/>
            <w:r w:rsidRPr="00275047">
              <w:rPr>
                <w:sz w:val="24"/>
                <w:szCs w:val="28"/>
                <w:lang w:val="en-GB"/>
              </w:rPr>
              <w:t>%V</w:t>
            </w:r>
            <w:bookmarkEnd w:id="2"/>
            <w:bookmarkEnd w:id="3"/>
          </w:p>
        </w:tc>
        <w:tc>
          <w:tcPr>
            <w:tcW w:w="1510" w:type="dxa"/>
            <w:tcBorders>
              <w:bottom w:val="nil"/>
            </w:tcBorders>
            <w:shd w:val="clear" w:color="auto" w:fill="auto"/>
            <w:vAlign w:val="center"/>
          </w:tcPr>
          <w:p w14:paraId="7981E072" w14:textId="61A2876F" w:rsidR="00242F98" w:rsidRPr="00275047" w:rsidRDefault="00242F98" w:rsidP="00290512">
            <w:pPr>
              <w:pStyle w:val="Noidung"/>
              <w:spacing w:before="60" w:after="60"/>
              <w:ind w:left="-84" w:right="-53" w:firstLine="0"/>
              <w:jc w:val="center"/>
              <w:rPr>
                <w:sz w:val="24"/>
                <w:szCs w:val="28"/>
                <w:lang w:val="en-GB"/>
              </w:rPr>
            </w:pPr>
            <w:r w:rsidRPr="00275047">
              <w:rPr>
                <w:sz w:val="24"/>
                <w:szCs w:val="28"/>
                <w:lang w:val="en-GB"/>
              </w:rPr>
              <w:t>(0 ÷ 10)</w:t>
            </w:r>
            <w:r w:rsidR="00E53017" w:rsidRPr="00B16547">
              <w:rPr>
                <w:sz w:val="24"/>
                <w:szCs w:val="28"/>
                <w:lang w:val="en-GB"/>
              </w:rPr>
              <w:t>×</w:t>
            </w:r>
            <w:r w:rsidRPr="00275047">
              <w:rPr>
                <w:sz w:val="24"/>
                <w:szCs w:val="28"/>
                <w:lang w:val="en-GB"/>
              </w:rPr>
              <w:t>10</w:t>
            </w:r>
            <w:r w:rsidRPr="00275047">
              <w:rPr>
                <w:sz w:val="24"/>
                <w:szCs w:val="28"/>
                <w:vertAlign w:val="superscript"/>
                <w:lang w:val="en-GB"/>
              </w:rPr>
              <w:t>-4</w:t>
            </w:r>
          </w:p>
        </w:tc>
        <w:tc>
          <w:tcPr>
            <w:tcW w:w="1545" w:type="dxa"/>
            <w:tcBorders>
              <w:bottom w:val="nil"/>
            </w:tcBorders>
            <w:shd w:val="clear" w:color="auto" w:fill="auto"/>
            <w:vAlign w:val="center"/>
          </w:tcPr>
          <w:p w14:paraId="068C7B9D" w14:textId="33329ACC" w:rsidR="00242F98" w:rsidRPr="00275047" w:rsidRDefault="00242F98">
            <w:pPr>
              <w:pStyle w:val="Noidung"/>
              <w:spacing w:before="60" w:after="60"/>
              <w:ind w:left="-84" w:right="-53" w:firstLine="0"/>
              <w:jc w:val="center"/>
              <w:rPr>
                <w:sz w:val="24"/>
                <w:szCs w:val="28"/>
                <w:lang w:val="en-GB"/>
              </w:rPr>
            </w:pPr>
            <w:r w:rsidRPr="00275047">
              <w:rPr>
                <w:sz w:val="24"/>
                <w:szCs w:val="28"/>
                <w:lang w:val="en-GB"/>
              </w:rPr>
              <w:t>(0 ÷ 100)</w:t>
            </w:r>
            <w:r w:rsidR="00E53017" w:rsidRPr="00B16547">
              <w:rPr>
                <w:sz w:val="24"/>
                <w:szCs w:val="28"/>
                <w:lang w:val="en-GB"/>
              </w:rPr>
              <w:t>×</w:t>
            </w:r>
            <w:r w:rsidRPr="00275047">
              <w:rPr>
                <w:sz w:val="24"/>
                <w:szCs w:val="28"/>
                <w:lang w:val="en-GB"/>
              </w:rPr>
              <w:t>10</w:t>
            </w:r>
            <w:r w:rsidRPr="00275047">
              <w:rPr>
                <w:sz w:val="24"/>
                <w:szCs w:val="28"/>
                <w:vertAlign w:val="superscript"/>
                <w:lang w:val="en-GB"/>
              </w:rPr>
              <w:t>-4</w:t>
            </w:r>
          </w:p>
        </w:tc>
        <w:tc>
          <w:tcPr>
            <w:tcW w:w="1418" w:type="dxa"/>
            <w:tcBorders>
              <w:bottom w:val="nil"/>
            </w:tcBorders>
            <w:shd w:val="clear" w:color="auto" w:fill="auto"/>
            <w:vAlign w:val="center"/>
          </w:tcPr>
          <w:p w14:paraId="566EF5CC" w14:textId="3769460C" w:rsidR="00242F98" w:rsidRPr="00275047" w:rsidRDefault="00242F98">
            <w:pPr>
              <w:pStyle w:val="Noidung"/>
              <w:spacing w:before="60" w:after="60"/>
              <w:ind w:left="-84" w:right="-53" w:firstLine="0"/>
              <w:jc w:val="center"/>
              <w:rPr>
                <w:sz w:val="24"/>
                <w:szCs w:val="28"/>
                <w:lang w:val="en-GB"/>
              </w:rPr>
            </w:pPr>
            <w:r w:rsidRPr="00275047">
              <w:rPr>
                <w:sz w:val="24"/>
                <w:szCs w:val="28"/>
                <w:lang w:val="en-GB"/>
              </w:rPr>
              <w:t>(0 ÷ 10)</w:t>
            </w:r>
            <w:r w:rsidR="00E53017" w:rsidRPr="00B16547">
              <w:rPr>
                <w:sz w:val="24"/>
                <w:szCs w:val="28"/>
                <w:lang w:val="en-GB"/>
              </w:rPr>
              <w:t>×</w:t>
            </w:r>
            <w:r w:rsidRPr="00275047">
              <w:rPr>
                <w:sz w:val="24"/>
                <w:szCs w:val="28"/>
                <w:lang w:val="en-GB"/>
              </w:rPr>
              <w:t>10</w:t>
            </w:r>
            <w:r w:rsidRPr="00275047">
              <w:rPr>
                <w:sz w:val="24"/>
                <w:szCs w:val="28"/>
                <w:vertAlign w:val="superscript"/>
                <w:lang w:val="en-GB"/>
              </w:rPr>
              <w:t>-4</w:t>
            </w:r>
          </w:p>
        </w:tc>
        <w:tc>
          <w:tcPr>
            <w:tcW w:w="1417" w:type="dxa"/>
            <w:tcBorders>
              <w:bottom w:val="nil"/>
            </w:tcBorders>
            <w:shd w:val="clear" w:color="auto" w:fill="auto"/>
            <w:vAlign w:val="center"/>
          </w:tcPr>
          <w:p w14:paraId="79D8830D" w14:textId="5CB10E34" w:rsidR="00242F98" w:rsidRPr="00275047" w:rsidRDefault="00242F98">
            <w:pPr>
              <w:pStyle w:val="Noidung"/>
              <w:spacing w:before="60" w:after="60"/>
              <w:ind w:left="-84" w:right="-53" w:firstLine="0"/>
              <w:jc w:val="center"/>
              <w:rPr>
                <w:sz w:val="24"/>
                <w:szCs w:val="28"/>
                <w:lang w:val="en-GB"/>
              </w:rPr>
            </w:pPr>
            <w:r w:rsidRPr="00275047">
              <w:rPr>
                <w:sz w:val="24"/>
                <w:szCs w:val="28"/>
                <w:lang w:val="en-GB"/>
              </w:rPr>
              <w:t>(0 ÷ 10)</w:t>
            </w:r>
            <w:r w:rsidR="00E53017" w:rsidRPr="00B16547">
              <w:rPr>
                <w:sz w:val="24"/>
                <w:szCs w:val="28"/>
                <w:lang w:val="en-GB"/>
              </w:rPr>
              <w:t>×</w:t>
            </w:r>
            <w:r w:rsidRPr="00275047">
              <w:rPr>
                <w:sz w:val="24"/>
                <w:szCs w:val="28"/>
                <w:lang w:val="en-GB"/>
              </w:rPr>
              <w:t>10</w:t>
            </w:r>
            <w:r w:rsidRPr="00275047">
              <w:rPr>
                <w:sz w:val="24"/>
                <w:szCs w:val="28"/>
                <w:vertAlign w:val="superscript"/>
                <w:lang w:val="en-GB"/>
              </w:rPr>
              <w:t>-4</w:t>
            </w:r>
          </w:p>
        </w:tc>
      </w:tr>
      <w:tr w:rsidR="00EA43A0" w:rsidRPr="00275047" w14:paraId="31F8FFF4" w14:textId="77777777" w:rsidTr="00B16547">
        <w:trPr>
          <w:trHeight w:val="31"/>
          <w:jc w:val="center"/>
        </w:trPr>
        <w:tc>
          <w:tcPr>
            <w:tcW w:w="583" w:type="dxa"/>
            <w:shd w:val="clear" w:color="auto" w:fill="auto"/>
            <w:vAlign w:val="center"/>
          </w:tcPr>
          <w:p w14:paraId="0985899C" w14:textId="77777777" w:rsidR="00242F98" w:rsidRPr="00275047" w:rsidRDefault="00242F98" w:rsidP="00290512">
            <w:pPr>
              <w:pStyle w:val="Noidung"/>
              <w:spacing w:before="60" w:after="60"/>
              <w:ind w:left="0" w:right="0" w:firstLine="0"/>
              <w:jc w:val="center"/>
              <w:rPr>
                <w:sz w:val="24"/>
                <w:szCs w:val="28"/>
              </w:rPr>
            </w:pPr>
            <w:r w:rsidRPr="00275047">
              <w:rPr>
                <w:sz w:val="24"/>
                <w:szCs w:val="28"/>
              </w:rPr>
              <w:t>2</w:t>
            </w:r>
          </w:p>
        </w:tc>
        <w:tc>
          <w:tcPr>
            <w:tcW w:w="1621" w:type="dxa"/>
            <w:shd w:val="clear" w:color="auto" w:fill="auto"/>
            <w:vAlign w:val="center"/>
          </w:tcPr>
          <w:p w14:paraId="62FCEBCE" w14:textId="77777777" w:rsidR="00242F98" w:rsidRPr="00275047" w:rsidRDefault="00242F98" w:rsidP="00290512">
            <w:pPr>
              <w:pStyle w:val="Noidung"/>
              <w:spacing w:before="60" w:after="60"/>
              <w:ind w:left="0" w:right="0" w:firstLine="0"/>
              <w:rPr>
                <w:sz w:val="24"/>
                <w:szCs w:val="28"/>
                <w:lang w:val="vi-VN"/>
              </w:rPr>
            </w:pPr>
            <w:r w:rsidRPr="00275047">
              <w:rPr>
                <w:sz w:val="24"/>
                <w:szCs w:val="28"/>
              </w:rPr>
              <w:t xml:space="preserve">Sai số lớn nhất cho phép </w:t>
            </w:r>
          </w:p>
        </w:tc>
        <w:tc>
          <w:tcPr>
            <w:tcW w:w="1150" w:type="dxa"/>
            <w:shd w:val="clear" w:color="auto" w:fill="auto"/>
            <w:vAlign w:val="center"/>
          </w:tcPr>
          <w:p w14:paraId="1BEF1847" w14:textId="77777777" w:rsidR="00242F98" w:rsidRPr="00B16547" w:rsidDel="00A1326A" w:rsidRDefault="00242F98" w:rsidP="00290512">
            <w:pPr>
              <w:pStyle w:val="Noidung"/>
              <w:spacing w:before="60" w:after="60"/>
              <w:ind w:left="-107" w:right="-109" w:firstLine="0"/>
              <w:jc w:val="center"/>
              <w:rPr>
                <w:sz w:val="24"/>
                <w:szCs w:val="28"/>
                <w:lang w:val="en-GB"/>
              </w:rPr>
            </w:pPr>
            <w:r w:rsidRPr="00275047">
              <w:rPr>
                <w:sz w:val="24"/>
                <w:szCs w:val="28"/>
                <w:lang w:val="en-GB"/>
              </w:rPr>
              <w:t>%</w:t>
            </w:r>
          </w:p>
        </w:tc>
        <w:tc>
          <w:tcPr>
            <w:tcW w:w="1510" w:type="dxa"/>
            <w:shd w:val="clear" w:color="auto" w:fill="auto"/>
            <w:vAlign w:val="center"/>
          </w:tcPr>
          <w:p w14:paraId="3E83187C" w14:textId="77777777" w:rsidR="00242F98" w:rsidRPr="00275047" w:rsidRDefault="00242F98" w:rsidP="00290512">
            <w:pPr>
              <w:pStyle w:val="Noidung"/>
              <w:spacing w:before="60" w:after="60"/>
              <w:ind w:left="-84" w:right="-53" w:firstLine="0"/>
              <w:jc w:val="center"/>
              <w:rPr>
                <w:sz w:val="24"/>
                <w:szCs w:val="28"/>
              </w:rPr>
            </w:pPr>
            <w:r w:rsidRPr="00275047">
              <w:rPr>
                <w:sz w:val="24"/>
                <w:szCs w:val="28"/>
                <w:lang w:val="vi-VN"/>
              </w:rPr>
              <w:t xml:space="preserve">± </w:t>
            </w:r>
            <w:r w:rsidRPr="00275047">
              <w:rPr>
                <w:sz w:val="24"/>
                <w:szCs w:val="28"/>
              </w:rPr>
              <w:t>5</w:t>
            </w:r>
          </w:p>
          <w:p w14:paraId="464F2BD5" w14:textId="77777777" w:rsidR="00CC0EBE" w:rsidRPr="00B16547" w:rsidRDefault="00CC0EBE" w:rsidP="00290512">
            <w:pPr>
              <w:pStyle w:val="Noidung"/>
              <w:spacing w:before="60" w:after="60"/>
              <w:ind w:left="-84" w:right="-53" w:firstLine="0"/>
              <w:jc w:val="center"/>
              <w:rPr>
                <w:sz w:val="24"/>
                <w:szCs w:val="28"/>
                <w:lang w:val="vi-VN"/>
              </w:rPr>
            </w:pPr>
            <w:r w:rsidRPr="00275047">
              <w:rPr>
                <w:sz w:val="24"/>
                <w:szCs w:val="28"/>
                <w:lang w:val="vi-VN"/>
              </w:rPr>
              <w:t>(giá trị đọc)</w:t>
            </w:r>
          </w:p>
        </w:tc>
        <w:tc>
          <w:tcPr>
            <w:tcW w:w="1545" w:type="dxa"/>
            <w:shd w:val="clear" w:color="auto" w:fill="auto"/>
            <w:vAlign w:val="center"/>
          </w:tcPr>
          <w:p w14:paraId="66515B99" w14:textId="77777777" w:rsidR="00242F98" w:rsidRPr="00275047" w:rsidRDefault="00242F98" w:rsidP="00290512">
            <w:pPr>
              <w:pStyle w:val="Noidung"/>
              <w:spacing w:before="60" w:after="60"/>
              <w:ind w:left="-84" w:right="-53" w:firstLine="0"/>
              <w:jc w:val="center"/>
              <w:rPr>
                <w:sz w:val="24"/>
                <w:szCs w:val="28"/>
              </w:rPr>
            </w:pPr>
            <w:r w:rsidRPr="00275047">
              <w:rPr>
                <w:sz w:val="24"/>
                <w:szCs w:val="28"/>
                <w:lang w:val="vi-VN"/>
              </w:rPr>
              <w:t xml:space="preserve">± </w:t>
            </w:r>
            <w:r w:rsidRPr="00275047">
              <w:rPr>
                <w:sz w:val="24"/>
                <w:szCs w:val="28"/>
              </w:rPr>
              <w:t>5</w:t>
            </w:r>
          </w:p>
          <w:p w14:paraId="5A33F8E3" w14:textId="77777777" w:rsidR="00CC0EBE" w:rsidRPr="00B16547" w:rsidRDefault="00CC0EBE" w:rsidP="00290512">
            <w:pPr>
              <w:pStyle w:val="Noidung"/>
              <w:spacing w:before="60" w:after="60"/>
              <w:ind w:left="-84" w:right="-53" w:firstLine="0"/>
              <w:jc w:val="center"/>
              <w:rPr>
                <w:sz w:val="24"/>
                <w:szCs w:val="28"/>
                <w:lang w:val="vi-VN"/>
              </w:rPr>
            </w:pPr>
            <w:r w:rsidRPr="00275047">
              <w:rPr>
                <w:sz w:val="24"/>
                <w:szCs w:val="28"/>
                <w:lang w:val="vi-VN"/>
              </w:rPr>
              <w:t>(giá trị đọc)</w:t>
            </w:r>
          </w:p>
        </w:tc>
        <w:tc>
          <w:tcPr>
            <w:tcW w:w="1418" w:type="dxa"/>
            <w:shd w:val="clear" w:color="auto" w:fill="auto"/>
            <w:vAlign w:val="center"/>
          </w:tcPr>
          <w:p w14:paraId="16E0036B" w14:textId="77777777" w:rsidR="00242F98" w:rsidRPr="00275047" w:rsidRDefault="00242F98" w:rsidP="00290512">
            <w:pPr>
              <w:pStyle w:val="Noidung"/>
              <w:spacing w:before="60" w:after="60"/>
              <w:ind w:left="-84" w:right="-53" w:firstLine="0"/>
              <w:jc w:val="center"/>
              <w:rPr>
                <w:sz w:val="24"/>
                <w:szCs w:val="28"/>
                <w:lang w:val="en-GB"/>
              </w:rPr>
            </w:pPr>
            <w:r w:rsidRPr="00275047">
              <w:rPr>
                <w:sz w:val="24"/>
                <w:szCs w:val="28"/>
                <w:lang w:val="en-GB"/>
              </w:rPr>
              <w:t>± 5</w:t>
            </w:r>
          </w:p>
          <w:p w14:paraId="2AEFE961" w14:textId="77777777" w:rsidR="00CC0EBE" w:rsidRPr="00B16547" w:rsidRDefault="00CC0EBE" w:rsidP="00290512">
            <w:pPr>
              <w:pStyle w:val="Noidung"/>
              <w:spacing w:before="60" w:after="60"/>
              <w:ind w:left="-84" w:right="-53" w:firstLine="0"/>
              <w:jc w:val="center"/>
              <w:rPr>
                <w:sz w:val="24"/>
                <w:szCs w:val="28"/>
                <w:lang w:val="vi-VN"/>
              </w:rPr>
            </w:pPr>
            <w:r w:rsidRPr="00275047">
              <w:rPr>
                <w:sz w:val="24"/>
                <w:szCs w:val="28"/>
                <w:lang w:val="vi-VN"/>
              </w:rPr>
              <w:t>(giá trị đọc)</w:t>
            </w:r>
          </w:p>
        </w:tc>
        <w:tc>
          <w:tcPr>
            <w:tcW w:w="1417" w:type="dxa"/>
            <w:shd w:val="clear" w:color="auto" w:fill="auto"/>
            <w:vAlign w:val="center"/>
          </w:tcPr>
          <w:p w14:paraId="50D8E8FB" w14:textId="77777777" w:rsidR="00242F98" w:rsidRPr="00275047" w:rsidRDefault="00242F98" w:rsidP="00290512">
            <w:pPr>
              <w:pStyle w:val="Noidung"/>
              <w:spacing w:before="60" w:after="60"/>
              <w:ind w:left="-84" w:right="-53" w:firstLine="0"/>
              <w:jc w:val="center"/>
              <w:rPr>
                <w:sz w:val="24"/>
                <w:szCs w:val="28"/>
                <w:lang w:val="en-GB"/>
              </w:rPr>
            </w:pPr>
            <w:r w:rsidRPr="00275047">
              <w:rPr>
                <w:sz w:val="24"/>
                <w:szCs w:val="28"/>
                <w:lang w:val="en-GB"/>
              </w:rPr>
              <w:t>± 5</w:t>
            </w:r>
          </w:p>
          <w:p w14:paraId="2C6ECE9C" w14:textId="77777777" w:rsidR="00CC0EBE" w:rsidRPr="00B16547" w:rsidRDefault="00CC0EBE" w:rsidP="00290512">
            <w:pPr>
              <w:pStyle w:val="Noidung"/>
              <w:spacing w:before="60" w:after="60"/>
              <w:ind w:left="-84" w:right="-53" w:firstLine="0"/>
              <w:jc w:val="center"/>
              <w:rPr>
                <w:sz w:val="24"/>
                <w:szCs w:val="28"/>
                <w:lang w:val="vi-VN"/>
              </w:rPr>
            </w:pPr>
            <w:r w:rsidRPr="00275047">
              <w:rPr>
                <w:sz w:val="24"/>
                <w:szCs w:val="28"/>
                <w:lang w:val="vi-VN"/>
              </w:rPr>
              <w:t>(giá trị đọc)</w:t>
            </w:r>
          </w:p>
        </w:tc>
      </w:tr>
    </w:tbl>
    <w:bookmarkEnd w:id="1"/>
    <w:p w14:paraId="2186D0E5" w14:textId="73D2F8A9" w:rsidR="007855E3" w:rsidRPr="00B16547" w:rsidRDefault="008F053E">
      <w:pPr>
        <w:pStyle w:val="Noidung"/>
        <w:spacing w:line="252" w:lineRule="auto"/>
        <w:ind w:left="0" w:right="0" w:firstLine="0"/>
        <w:rPr>
          <w:lang w:val="vi-VN"/>
        </w:rPr>
        <w:pPrChange w:id="4" w:author="Duong Thanh Nam" w:date="2016-08-29T00:15:00Z">
          <w:pPr>
            <w:pStyle w:val="Noidung"/>
            <w:spacing w:line="264" w:lineRule="auto"/>
            <w:ind w:left="0" w:right="0" w:firstLine="0"/>
          </w:pPr>
        </w:pPrChange>
      </w:pPr>
      <w:r w:rsidRPr="00275047">
        <w:rPr>
          <w:szCs w:val="26"/>
          <w:lang w:val="vi-VN"/>
        </w:rPr>
        <w:t>Văn bản kỹ thuật này không áp dụng đối với</w:t>
      </w:r>
      <w:r w:rsidR="00EC3F3D" w:rsidRPr="00275047">
        <w:rPr>
          <w:szCs w:val="26"/>
          <w:lang w:val="vi-VN"/>
        </w:rPr>
        <w:t xml:space="preserve"> phương tiện đo nồng độ SO</w:t>
      </w:r>
      <w:r w:rsidR="00EC3F3D" w:rsidRPr="00275047">
        <w:rPr>
          <w:szCs w:val="26"/>
          <w:vertAlign w:val="subscript"/>
          <w:lang w:val="vi-VN"/>
        </w:rPr>
        <w:t>2</w:t>
      </w:r>
      <w:r w:rsidR="00EC3F3D" w:rsidRPr="00275047">
        <w:rPr>
          <w:szCs w:val="26"/>
          <w:lang w:val="vi-VN"/>
        </w:rPr>
        <w:t>, CO, NO, NO</w:t>
      </w:r>
      <w:r w:rsidR="00EC3F3D" w:rsidRPr="00275047">
        <w:rPr>
          <w:szCs w:val="26"/>
          <w:vertAlign w:val="subscript"/>
          <w:lang w:val="vi-VN"/>
        </w:rPr>
        <w:t>2</w:t>
      </w:r>
      <w:r w:rsidR="00EC3F3D" w:rsidRPr="00275047">
        <w:rPr>
          <w:szCs w:val="26"/>
          <w:lang w:val="vi-VN"/>
        </w:rPr>
        <w:t xml:space="preserve"> của</w:t>
      </w:r>
      <w:r w:rsidRPr="00275047">
        <w:rPr>
          <w:szCs w:val="26"/>
          <w:lang w:val="vi-VN"/>
        </w:rPr>
        <w:t xml:space="preserve"> trạm quan trắc khí thải tự động, liên tục.</w:t>
      </w:r>
      <w:r w:rsidR="00A934D3" w:rsidRPr="002776EE">
        <w:rPr>
          <w:lang w:val="vi-VN"/>
        </w:rPr>
        <w:t xml:space="preserve">                                                                                                                                                                                                                                                                                                                                                                                                                                                                                                                                                                                                                                                                                                                                                                                                                                                                                                                                                                                                                                                                </w:t>
      </w:r>
      <w:r w:rsidR="00A934D3" w:rsidRPr="00961BD8">
        <w:rPr>
          <w:lang w:val="vi-VN"/>
        </w:rPr>
        <w:t xml:space="preserve">                                                                                                                                                                                                                                                                </w:t>
      </w:r>
      <w:r w:rsidR="00A934D3" w:rsidRPr="00C2641D">
        <w:rPr>
          <w:lang w:val="vi-VN"/>
        </w:rPr>
        <w:t xml:space="preserve">                                                  </w:t>
      </w:r>
      <w:r w:rsidR="00A934D3" w:rsidRPr="00B16547">
        <w:rPr>
          <w:lang w:val="vi-VN"/>
        </w:rPr>
        <w:t xml:space="preserve">                                                                                                                                                                                                                                                                                                                                                                                                                                                                                                                                                                                                                                                                                                                                                                                                                                                                                                                                                                                                                                                                                                                                                                                                                                                                                                                                                                                                                                                                                                                                                                                                                                                                                                                                                                                                                                                                                                                                                                                                                                                                                                                                                                                                                             </w:t>
      </w:r>
      <w:r w:rsidR="00966C24" w:rsidRPr="00B16547">
        <w:rPr>
          <w:lang w:val="vi-VN"/>
        </w:rPr>
        <w:t xml:space="preserve">                                                                                                                                                                                                                        </w:t>
      </w:r>
    </w:p>
    <w:p w14:paraId="4C08A959" w14:textId="77777777" w:rsidR="00737D0B" w:rsidRPr="00275047" w:rsidRDefault="00737D0B">
      <w:pPr>
        <w:pStyle w:val="abc"/>
        <w:tabs>
          <w:tab w:val="left" w:pos="0"/>
          <w:tab w:val="left" w:pos="90"/>
        </w:tabs>
        <w:spacing w:before="120" w:line="252" w:lineRule="auto"/>
        <w:rPr>
          <w:bCs/>
          <w:lang w:val="vi-VN"/>
        </w:rPr>
        <w:pPrChange w:id="5" w:author="Duong Thanh Nam" w:date="2016-08-29T00:15:00Z">
          <w:pPr>
            <w:pStyle w:val="abc"/>
            <w:tabs>
              <w:tab w:val="left" w:pos="0"/>
              <w:tab w:val="left" w:pos="90"/>
            </w:tabs>
            <w:spacing w:before="120" w:line="264" w:lineRule="auto"/>
          </w:pPr>
        </w:pPrChange>
      </w:pPr>
      <w:r w:rsidRPr="00275047">
        <w:rPr>
          <w:rFonts w:ascii="Times New Roman" w:hAnsi="Times New Roman"/>
          <w:b/>
          <w:bCs/>
          <w:szCs w:val="26"/>
          <w:lang w:val="vi-VN"/>
        </w:rPr>
        <w:t>2 Giải thích từ ngữ</w:t>
      </w:r>
    </w:p>
    <w:p w14:paraId="0355921A" w14:textId="77777777" w:rsidR="00737D0B" w:rsidRPr="00275047" w:rsidRDefault="00737D0B">
      <w:pPr>
        <w:pStyle w:val="TGNoidung1"/>
        <w:spacing w:line="252" w:lineRule="auto"/>
        <w:rPr>
          <w:lang w:val="vi-VN"/>
        </w:rPr>
        <w:pPrChange w:id="6" w:author="Duong Thanh Nam" w:date="2016-08-29T00:15:00Z">
          <w:pPr>
            <w:pStyle w:val="TGNoidung1"/>
          </w:pPr>
        </w:pPrChange>
      </w:pPr>
      <w:r w:rsidRPr="00275047">
        <w:rPr>
          <w:lang w:val="vi-VN"/>
        </w:rPr>
        <w:t xml:space="preserve">Các từ ngữ trong văn bản này </w:t>
      </w:r>
      <w:r w:rsidRPr="00275047">
        <w:rPr>
          <w:rFonts w:hint="eastAsia"/>
          <w:lang w:val="vi-VN"/>
        </w:rPr>
        <w:t>đư</w:t>
      </w:r>
      <w:r w:rsidRPr="00275047">
        <w:rPr>
          <w:lang w:val="vi-VN"/>
        </w:rPr>
        <w:t>ợc hiểu như sau:</w:t>
      </w:r>
    </w:p>
    <w:p w14:paraId="04D2AFF6" w14:textId="77777777" w:rsidR="00E541A4" w:rsidRPr="00275047" w:rsidRDefault="00E541A4">
      <w:pPr>
        <w:spacing w:line="252" w:lineRule="auto"/>
        <w:rPr>
          <w:rFonts w:ascii="Times New Roman" w:hAnsi="Times New Roman"/>
          <w:spacing w:val="0"/>
          <w:sz w:val="26"/>
          <w:szCs w:val="26"/>
          <w:lang w:val="it-IT"/>
        </w:rPr>
        <w:pPrChange w:id="7" w:author="Duong Thanh Nam" w:date="2016-08-29T00:15:00Z">
          <w:pPr>
            <w:spacing w:line="264" w:lineRule="auto"/>
          </w:pPr>
        </w:pPrChange>
      </w:pPr>
      <w:r w:rsidRPr="00275047">
        <w:rPr>
          <w:rFonts w:ascii="Times New Roman" w:hAnsi="Times New Roman"/>
          <w:b/>
          <w:spacing w:val="0"/>
          <w:sz w:val="26"/>
          <w:szCs w:val="26"/>
          <w:lang w:val="it-IT"/>
        </w:rPr>
        <w:t>2.1</w:t>
      </w:r>
      <w:r w:rsidRPr="00275047">
        <w:rPr>
          <w:rFonts w:ascii="Times New Roman" w:hAnsi="Times New Roman"/>
          <w:b/>
          <w:i/>
          <w:spacing w:val="0"/>
          <w:sz w:val="26"/>
          <w:szCs w:val="26"/>
          <w:lang w:val="it-IT"/>
        </w:rPr>
        <w:t xml:space="preserve"> </w:t>
      </w:r>
      <w:r w:rsidRPr="00275047">
        <w:rPr>
          <w:rFonts w:ascii="Times New Roman" w:hAnsi="Times New Roman"/>
          <w:i/>
          <w:spacing w:val="0"/>
          <w:sz w:val="26"/>
          <w:szCs w:val="26"/>
          <w:lang w:val="it-IT"/>
        </w:rPr>
        <w:t xml:space="preserve">Phương tiện đo </w:t>
      </w:r>
      <w:r w:rsidR="005E065C" w:rsidRPr="00275047">
        <w:rPr>
          <w:rFonts w:ascii="Times New Roman" w:hAnsi="Times New Roman"/>
          <w:i/>
          <w:spacing w:val="0"/>
          <w:sz w:val="26"/>
          <w:szCs w:val="26"/>
          <w:lang w:val="vi-VN"/>
        </w:rPr>
        <w:t>nồng độ</w:t>
      </w:r>
      <w:r w:rsidR="005E065C" w:rsidRPr="00275047">
        <w:rPr>
          <w:rFonts w:ascii="Times New Roman" w:hAnsi="Times New Roman"/>
          <w:spacing w:val="0"/>
          <w:sz w:val="26"/>
          <w:szCs w:val="26"/>
          <w:lang w:val="it-IT"/>
        </w:rPr>
        <w:t xml:space="preserve"> </w:t>
      </w:r>
      <w:r w:rsidR="005E065C" w:rsidRPr="00275047">
        <w:rPr>
          <w:rFonts w:ascii="Times New Roman" w:hAnsi="Times New Roman"/>
          <w:i/>
          <w:spacing w:val="0"/>
          <w:sz w:val="26"/>
          <w:szCs w:val="26"/>
          <w:lang w:val="it-IT"/>
        </w:rPr>
        <w:t>SO</w:t>
      </w:r>
      <w:r w:rsidR="005E065C" w:rsidRPr="00275047">
        <w:rPr>
          <w:rFonts w:ascii="Times New Roman" w:hAnsi="Times New Roman"/>
          <w:i/>
          <w:spacing w:val="0"/>
          <w:sz w:val="26"/>
          <w:szCs w:val="26"/>
          <w:vertAlign w:val="subscript"/>
          <w:lang w:val="it-IT"/>
        </w:rPr>
        <w:t>2</w:t>
      </w:r>
      <w:r w:rsidR="005E065C" w:rsidRPr="00275047">
        <w:rPr>
          <w:rFonts w:ascii="Times New Roman" w:hAnsi="Times New Roman"/>
          <w:i/>
          <w:spacing w:val="0"/>
          <w:sz w:val="26"/>
          <w:szCs w:val="26"/>
          <w:lang w:val="it-IT"/>
        </w:rPr>
        <w:t xml:space="preserve">, CO, </w:t>
      </w:r>
      <w:r w:rsidR="005E065C" w:rsidRPr="00275047">
        <w:rPr>
          <w:rFonts w:ascii="Times New Roman" w:hAnsi="Times New Roman"/>
          <w:i/>
          <w:sz w:val="26"/>
          <w:szCs w:val="26"/>
          <w:lang w:val="it-IT"/>
        </w:rPr>
        <w:t>NO, NO</w:t>
      </w:r>
      <w:r w:rsidR="005E065C" w:rsidRPr="00275047">
        <w:rPr>
          <w:rFonts w:ascii="Times New Roman" w:hAnsi="Times New Roman"/>
          <w:i/>
          <w:sz w:val="26"/>
          <w:szCs w:val="26"/>
          <w:vertAlign w:val="subscript"/>
          <w:lang w:val="it-IT"/>
        </w:rPr>
        <w:t>2</w:t>
      </w:r>
      <w:r w:rsidR="005E065C" w:rsidRPr="00275047">
        <w:rPr>
          <w:rFonts w:ascii="Times New Roman" w:hAnsi="Times New Roman"/>
          <w:i/>
          <w:spacing w:val="0"/>
          <w:sz w:val="26"/>
          <w:szCs w:val="26"/>
          <w:lang w:val="vi-VN"/>
        </w:rPr>
        <w:t xml:space="preserve"> của trạm quan trắc không khí tự động, liên tục </w:t>
      </w:r>
      <w:r w:rsidRPr="00275047">
        <w:rPr>
          <w:rFonts w:ascii="Times New Roman" w:hAnsi="Times New Roman"/>
          <w:i/>
          <w:spacing w:val="0"/>
          <w:sz w:val="26"/>
          <w:szCs w:val="26"/>
          <w:lang w:val="it-IT"/>
        </w:rPr>
        <w:t>(</w:t>
      </w:r>
      <w:r w:rsidR="00A64969" w:rsidRPr="00275047">
        <w:rPr>
          <w:rFonts w:ascii="Times New Roman" w:hAnsi="Times New Roman"/>
          <w:i/>
          <w:spacing w:val="0"/>
          <w:sz w:val="26"/>
          <w:szCs w:val="26"/>
          <w:lang w:val="it-IT"/>
        </w:rPr>
        <w:t xml:space="preserve">gọi tắt là </w:t>
      </w:r>
      <w:r w:rsidRPr="00275047">
        <w:rPr>
          <w:rFonts w:ascii="Times New Roman" w:hAnsi="Times New Roman"/>
          <w:i/>
          <w:spacing w:val="0"/>
          <w:sz w:val="26"/>
          <w:szCs w:val="26"/>
          <w:lang w:val="it-IT"/>
        </w:rPr>
        <w:t>PTĐ)</w:t>
      </w:r>
      <w:r w:rsidRPr="00275047">
        <w:rPr>
          <w:rFonts w:ascii="Times New Roman" w:hAnsi="Times New Roman"/>
          <w:spacing w:val="0"/>
          <w:sz w:val="26"/>
          <w:szCs w:val="26"/>
          <w:lang w:val="it-IT"/>
        </w:rPr>
        <w:t>: là phương tiện kỹ thuật để thực hiện phép đo</w:t>
      </w:r>
      <w:r w:rsidR="000C5875" w:rsidRPr="00275047">
        <w:rPr>
          <w:rFonts w:ascii="Times New Roman" w:hAnsi="Times New Roman"/>
          <w:spacing w:val="0"/>
          <w:sz w:val="26"/>
          <w:szCs w:val="26"/>
          <w:lang w:val="it-IT"/>
        </w:rPr>
        <w:t xml:space="preserve"> nồng độ SO</w:t>
      </w:r>
      <w:r w:rsidR="000C5875" w:rsidRPr="00275047">
        <w:rPr>
          <w:rFonts w:ascii="Times New Roman" w:hAnsi="Times New Roman"/>
          <w:spacing w:val="0"/>
          <w:sz w:val="26"/>
          <w:szCs w:val="26"/>
          <w:vertAlign w:val="subscript"/>
          <w:lang w:val="it-IT"/>
        </w:rPr>
        <w:t>2</w:t>
      </w:r>
      <w:r w:rsidR="000C5875" w:rsidRPr="00275047">
        <w:rPr>
          <w:rFonts w:ascii="Times New Roman" w:hAnsi="Times New Roman"/>
          <w:spacing w:val="0"/>
          <w:sz w:val="26"/>
          <w:szCs w:val="26"/>
          <w:lang w:val="it-IT"/>
        </w:rPr>
        <w:t xml:space="preserve">, CO, </w:t>
      </w:r>
      <w:r w:rsidR="000C5875" w:rsidRPr="00275047">
        <w:rPr>
          <w:rFonts w:ascii="Times New Roman" w:hAnsi="Times New Roman"/>
          <w:sz w:val="26"/>
          <w:szCs w:val="26"/>
          <w:lang w:val="it-IT"/>
        </w:rPr>
        <w:t>NO, NO</w:t>
      </w:r>
      <w:r w:rsidR="000C5875" w:rsidRPr="00275047">
        <w:rPr>
          <w:rFonts w:ascii="Times New Roman" w:hAnsi="Times New Roman"/>
          <w:sz w:val="26"/>
          <w:szCs w:val="26"/>
          <w:vertAlign w:val="subscript"/>
          <w:lang w:val="it-IT"/>
        </w:rPr>
        <w:t>2</w:t>
      </w:r>
      <w:r w:rsidR="00FB51D3" w:rsidRPr="00275047">
        <w:rPr>
          <w:rFonts w:ascii="Times New Roman" w:hAnsi="Times New Roman"/>
          <w:spacing w:val="0"/>
          <w:sz w:val="26"/>
          <w:szCs w:val="26"/>
          <w:lang w:val="it-IT"/>
        </w:rPr>
        <w:t>.</w:t>
      </w:r>
    </w:p>
    <w:p w14:paraId="21B532E8" w14:textId="77777777" w:rsidR="00AD75D7" w:rsidRPr="00B16547" w:rsidRDefault="00392D99">
      <w:pPr>
        <w:spacing w:line="252" w:lineRule="auto"/>
        <w:rPr>
          <w:rFonts w:ascii="Times New Roman" w:hAnsi="Times New Roman"/>
          <w:spacing w:val="0"/>
          <w:sz w:val="26"/>
          <w:szCs w:val="26"/>
          <w:lang w:val="vi-VN"/>
        </w:rPr>
        <w:pPrChange w:id="8" w:author="Duong Thanh Nam" w:date="2016-08-29T00:15:00Z">
          <w:pPr>
            <w:spacing w:line="264" w:lineRule="auto"/>
          </w:pPr>
        </w:pPrChange>
      </w:pPr>
      <w:r w:rsidRPr="00275047">
        <w:rPr>
          <w:rFonts w:ascii="Times New Roman" w:hAnsi="Times New Roman"/>
          <w:b/>
          <w:spacing w:val="0"/>
          <w:sz w:val="26"/>
          <w:szCs w:val="26"/>
          <w:lang w:val="it-IT"/>
        </w:rPr>
        <w:t>2.</w:t>
      </w:r>
      <w:r w:rsidR="00500A44" w:rsidRPr="00275047">
        <w:rPr>
          <w:rFonts w:ascii="Times New Roman" w:hAnsi="Times New Roman"/>
          <w:b/>
          <w:spacing w:val="0"/>
          <w:sz w:val="26"/>
          <w:szCs w:val="26"/>
          <w:lang w:val="it-IT"/>
        </w:rPr>
        <w:t>2</w:t>
      </w:r>
      <w:r w:rsidR="00500A44" w:rsidRPr="00275047">
        <w:rPr>
          <w:rFonts w:ascii="Times New Roman" w:hAnsi="Times New Roman"/>
          <w:i/>
          <w:spacing w:val="0"/>
          <w:sz w:val="26"/>
          <w:szCs w:val="26"/>
          <w:lang w:val="it-IT"/>
        </w:rPr>
        <w:t xml:space="preserve"> Sai số lớn nhất</w:t>
      </w:r>
      <w:r w:rsidR="00DF43E1" w:rsidRPr="00275047">
        <w:rPr>
          <w:rFonts w:ascii="Times New Roman" w:hAnsi="Times New Roman"/>
          <w:i/>
          <w:spacing w:val="0"/>
          <w:sz w:val="26"/>
          <w:szCs w:val="26"/>
          <w:lang w:val="vi-VN"/>
        </w:rPr>
        <w:t xml:space="preserve"> cho phép</w:t>
      </w:r>
      <w:r w:rsidR="00492C43" w:rsidRPr="00275047">
        <w:rPr>
          <w:rFonts w:ascii="Times New Roman" w:hAnsi="Times New Roman"/>
          <w:i/>
          <w:spacing w:val="0"/>
          <w:sz w:val="26"/>
          <w:szCs w:val="26"/>
          <w:lang w:val="vi-VN"/>
        </w:rPr>
        <w:t xml:space="preserve"> (MPE)</w:t>
      </w:r>
      <w:r w:rsidR="008E228B" w:rsidRPr="00B16547">
        <w:rPr>
          <w:rFonts w:ascii="Times New Roman" w:hAnsi="Times New Roman"/>
          <w:spacing w:val="0"/>
          <w:sz w:val="26"/>
          <w:szCs w:val="26"/>
          <w:lang w:val="vi-VN"/>
        </w:rPr>
        <w:t xml:space="preserve">: </w:t>
      </w:r>
      <w:r w:rsidR="001E26A8" w:rsidRPr="00B16547">
        <w:rPr>
          <w:rFonts w:ascii="Times New Roman" w:hAnsi="Times New Roman"/>
          <w:spacing w:val="0"/>
          <w:sz w:val="26"/>
          <w:szCs w:val="26"/>
          <w:lang w:val="vi-VN"/>
        </w:rPr>
        <w:t>g</w:t>
      </w:r>
      <w:r w:rsidR="008E228B" w:rsidRPr="00B16547">
        <w:rPr>
          <w:rFonts w:ascii="Times New Roman" w:hAnsi="Times New Roman"/>
          <w:spacing w:val="0"/>
          <w:sz w:val="26"/>
          <w:szCs w:val="26"/>
          <w:lang w:val="it-IT"/>
        </w:rPr>
        <w:t>iá trị cực trị của sai số đo, đối với giá trị đại</w:t>
      </w:r>
      <w:r w:rsidR="008E228B" w:rsidRPr="00B16547">
        <w:rPr>
          <w:rFonts w:ascii="Times New Roman" w:hAnsi="Times New Roman"/>
          <w:spacing w:val="0"/>
          <w:sz w:val="26"/>
          <w:szCs w:val="26"/>
          <w:lang w:val="vi-VN"/>
        </w:rPr>
        <w:t xml:space="preserve"> </w:t>
      </w:r>
      <w:r w:rsidR="008E228B" w:rsidRPr="00B16547">
        <w:rPr>
          <w:rFonts w:ascii="Times New Roman" w:hAnsi="Times New Roman"/>
          <w:spacing w:val="0"/>
          <w:sz w:val="26"/>
          <w:szCs w:val="26"/>
          <w:lang w:val="it-IT"/>
        </w:rPr>
        <w:t>lượng quy chiếu đã biết, cho phép bằng yêu cầu</w:t>
      </w:r>
      <w:r w:rsidR="008E228B" w:rsidRPr="00B16547">
        <w:rPr>
          <w:rFonts w:ascii="Times New Roman" w:hAnsi="Times New Roman"/>
          <w:spacing w:val="0"/>
          <w:sz w:val="26"/>
          <w:szCs w:val="26"/>
          <w:lang w:val="vi-VN"/>
        </w:rPr>
        <w:t xml:space="preserve"> </w:t>
      </w:r>
      <w:r w:rsidR="008E228B" w:rsidRPr="00B16547">
        <w:rPr>
          <w:rFonts w:ascii="Times New Roman" w:hAnsi="Times New Roman"/>
          <w:spacing w:val="0"/>
          <w:sz w:val="26"/>
          <w:szCs w:val="26"/>
          <w:lang w:val="it-IT"/>
        </w:rPr>
        <w:t>kỹ thuật hoặc các quy định đối với phép đo,</w:t>
      </w:r>
      <w:r w:rsidR="00DD398B" w:rsidRPr="00B16547">
        <w:rPr>
          <w:rFonts w:ascii="Times New Roman" w:hAnsi="Times New Roman"/>
          <w:spacing w:val="0"/>
          <w:sz w:val="26"/>
          <w:szCs w:val="26"/>
          <w:lang w:val="vi-VN"/>
        </w:rPr>
        <w:t xml:space="preserve"> </w:t>
      </w:r>
      <w:r w:rsidR="008E228B" w:rsidRPr="00B16547">
        <w:rPr>
          <w:rFonts w:ascii="Times New Roman" w:hAnsi="Times New Roman"/>
          <w:spacing w:val="0"/>
          <w:sz w:val="26"/>
          <w:szCs w:val="26"/>
          <w:lang w:val="it-IT"/>
        </w:rPr>
        <w:t>phương tiện đo hoặc hệ thống đo đã cho</w:t>
      </w:r>
      <w:r w:rsidR="008E228B" w:rsidRPr="00B16547">
        <w:rPr>
          <w:rFonts w:ascii="Times New Roman" w:hAnsi="Times New Roman"/>
          <w:spacing w:val="0"/>
          <w:sz w:val="26"/>
          <w:szCs w:val="26"/>
          <w:lang w:val="vi-VN"/>
        </w:rPr>
        <w:t>.</w:t>
      </w:r>
    </w:p>
    <w:p w14:paraId="3F6EAD25" w14:textId="77777777" w:rsidR="00500A44" w:rsidRPr="00275047" w:rsidRDefault="00500A44">
      <w:pPr>
        <w:spacing w:line="252" w:lineRule="auto"/>
        <w:rPr>
          <w:rFonts w:ascii="Times New Roman" w:hAnsi="Times New Roman"/>
          <w:spacing w:val="0"/>
          <w:sz w:val="26"/>
          <w:szCs w:val="26"/>
          <w:lang w:val="it-IT"/>
        </w:rPr>
        <w:pPrChange w:id="9" w:author="Duong Thanh Nam" w:date="2016-08-29T00:15:00Z">
          <w:pPr>
            <w:spacing w:line="264" w:lineRule="auto"/>
          </w:pPr>
        </w:pPrChange>
      </w:pPr>
      <w:r w:rsidRPr="00275047">
        <w:rPr>
          <w:rFonts w:ascii="Times New Roman" w:hAnsi="Times New Roman"/>
          <w:b/>
          <w:spacing w:val="0"/>
          <w:sz w:val="26"/>
          <w:szCs w:val="26"/>
          <w:lang w:val="it-IT"/>
        </w:rPr>
        <w:t>2.3</w:t>
      </w:r>
      <w:r w:rsidRPr="00275047">
        <w:rPr>
          <w:rFonts w:ascii="Times New Roman" w:hAnsi="Times New Roman"/>
          <w:i/>
          <w:spacing w:val="0"/>
          <w:sz w:val="26"/>
          <w:szCs w:val="26"/>
          <w:lang w:val="it-IT"/>
        </w:rPr>
        <w:t xml:space="preserve"> Độ trôi</w:t>
      </w:r>
      <w:r w:rsidRPr="00275047">
        <w:rPr>
          <w:rFonts w:ascii="Times New Roman" w:hAnsi="Times New Roman"/>
          <w:spacing w:val="0"/>
          <w:sz w:val="26"/>
          <w:szCs w:val="26"/>
          <w:lang w:val="it-IT"/>
        </w:rPr>
        <w:t xml:space="preserve">: </w:t>
      </w:r>
      <w:r w:rsidR="001E26A8" w:rsidRPr="00275047">
        <w:rPr>
          <w:rFonts w:ascii="Times New Roman" w:hAnsi="Times New Roman"/>
          <w:spacing w:val="0"/>
          <w:sz w:val="26"/>
          <w:szCs w:val="26"/>
          <w:lang w:val="it-IT"/>
        </w:rPr>
        <w:t xml:space="preserve">sự thay đổi liên tục tăng lên </w:t>
      </w:r>
      <w:r w:rsidR="00F132B0" w:rsidRPr="00275047">
        <w:rPr>
          <w:rFonts w:ascii="Times New Roman" w:hAnsi="Times New Roman"/>
          <w:spacing w:val="0"/>
          <w:sz w:val="26"/>
          <w:szCs w:val="26"/>
          <w:lang w:val="it-IT"/>
        </w:rPr>
        <w:t xml:space="preserve">hoặc </w:t>
      </w:r>
      <w:r w:rsidR="00F132B0" w:rsidRPr="00275047">
        <w:rPr>
          <w:rFonts w:ascii="Times New Roman" w:hAnsi="Times New Roman"/>
          <w:spacing w:val="0"/>
          <w:sz w:val="26"/>
          <w:szCs w:val="26"/>
          <w:lang w:val="vi-VN"/>
        </w:rPr>
        <w:t xml:space="preserve">giảm xuống của chỉ số </w:t>
      </w:r>
      <w:r w:rsidR="001E26A8" w:rsidRPr="00275047">
        <w:rPr>
          <w:rFonts w:ascii="Times New Roman" w:hAnsi="Times New Roman"/>
          <w:spacing w:val="0"/>
          <w:sz w:val="26"/>
          <w:szCs w:val="26"/>
          <w:lang w:val="it-IT"/>
        </w:rPr>
        <w:t>theo thời gian, gây ra do những thay đổi trong tính</w:t>
      </w:r>
      <w:r w:rsidR="001E26A8" w:rsidRPr="00275047">
        <w:rPr>
          <w:rFonts w:ascii="Times New Roman" w:hAnsi="Times New Roman"/>
          <w:spacing w:val="0"/>
          <w:sz w:val="26"/>
          <w:szCs w:val="26"/>
          <w:lang w:val="vi-VN"/>
        </w:rPr>
        <w:t xml:space="preserve"> </w:t>
      </w:r>
      <w:r w:rsidR="001E26A8" w:rsidRPr="00275047">
        <w:rPr>
          <w:rFonts w:ascii="Times New Roman" w:hAnsi="Times New Roman"/>
          <w:spacing w:val="0"/>
          <w:sz w:val="26"/>
          <w:szCs w:val="26"/>
          <w:lang w:val="it-IT"/>
        </w:rPr>
        <w:t>chất đo lường của phương tiện đo.</w:t>
      </w:r>
    </w:p>
    <w:p w14:paraId="13F54D7E" w14:textId="77777777" w:rsidR="00BA26B6" w:rsidRDefault="002E1807">
      <w:pPr>
        <w:spacing w:line="252" w:lineRule="auto"/>
        <w:rPr>
          <w:ins w:id="10" w:author="Duong Thanh Nam" w:date="2016-08-29T00:10:00Z"/>
          <w:rFonts w:ascii="Times New Roman" w:hAnsi="Times New Roman"/>
          <w:spacing w:val="0"/>
          <w:sz w:val="26"/>
          <w:szCs w:val="26"/>
          <w:lang w:val="it-IT"/>
        </w:rPr>
        <w:pPrChange w:id="11" w:author="Duong Thanh Nam" w:date="2016-08-29T00:15:00Z">
          <w:pPr>
            <w:spacing w:line="264" w:lineRule="auto"/>
          </w:pPr>
        </w:pPrChange>
      </w:pPr>
      <w:r w:rsidRPr="00275047">
        <w:rPr>
          <w:rFonts w:ascii="Times New Roman" w:hAnsi="Times New Roman"/>
          <w:b/>
          <w:spacing w:val="0"/>
          <w:sz w:val="26"/>
          <w:szCs w:val="26"/>
          <w:lang w:val="it-IT"/>
        </w:rPr>
        <w:t>2</w:t>
      </w:r>
      <w:r w:rsidR="00BA17D7" w:rsidRPr="00275047">
        <w:rPr>
          <w:rFonts w:ascii="Times New Roman" w:hAnsi="Times New Roman"/>
          <w:b/>
          <w:spacing w:val="0"/>
          <w:sz w:val="26"/>
          <w:szCs w:val="26"/>
          <w:lang w:val="it-IT"/>
        </w:rPr>
        <w:t>.</w:t>
      </w:r>
      <w:r w:rsidR="00500A44" w:rsidRPr="00275047">
        <w:rPr>
          <w:rFonts w:ascii="Times New Roman" w:hAnsi="Times New Roman"/>
          <w:b/>
          <w:spacing w:val="0"/>
          <w:sz w:val="26"/>
          <w:szCs w:val="26"/>
          <w:lang w:val="it-IT"/>
        </w:rPr>
        <w:t>4</w:t>
      </w:r>
      <w:r w:rsidR="00500A44" w:rsidRPr="00275047">
        <w:rPr>
          <w:rFonts w:ascii="Times New Roman" w:hAnsi="Times New Roman"/>
          <w:spacing w:val="0"/>
          <w:sz w:val="26"/>
          <w:szCs w:val="26"/>
          <w:lang w:val="it-IT"/>
        </w:rPr>
        <w:t xml:space="preserve"> </w:t>
      </w:r>
      <w:r w:rsidR="00BA26B6" w:rsidRPr="00275047">
        <w:rPr>
          <w:rFonts w:ascii="Times New Roman" w:hAnsi="Times New Roman"/>
          <w:i/>
          <w:spacing w:val="0"/>
          <w:sz w:val="26"/>
          <w:szCs w:val="26"/>
          <w:lang w:val="it-IT"/>
        </w:rPr>
        <w:t>Khí “không”</w:t>
      </w:r>
      <w:r w:rsidR="00BA26B6" w:rsidRPr="00275047">
        <w:rPr>
          <w:rFonts w:ascii="Times New Roman" w:hAnsi="Times New Roman"/>
          <w:spacing w:val="0"/>
          <w:sz w:val="26"/>
          <w:szCs w:val="26"/>
          <w:lang w:val="it-IT"/>
        </w:rPr>
        <w:t>: là khí</w:t>
      </w:r>
      <w:r w:rsidR="006276D7" w:rsidRPr="00275047">
        <w:rPr>
          <w:rFonts w:ascii="Times New Roman" w:hAnsi="Times New Roman"/>
          <w:spacing w:val="0"/>
          <w:sz w:val="26"/>
          <w:szCs w:val="26"/>
          <w:lang w:val="it-IT"/>
        </w:rPr>
        <w:t xml:space="preserve"> có nồng độ </w:t>
      </w:r>
      <w:r w:rsidR="004B14BE" w:rsidRPr="00275047">
        <w:rPr>
          <w:rFonts w:ascii="Times New Roman" w:hAnsi="Times New Roman"/>
          <w:spacing w:val="0"/>
          <w:sz w:val="26"/>
          <w:szCs w:val="26"/>
          <w:lang w:val="it-IT"/>
        </w:rPr>
        <w:t>SO</w:t>
      </w:r>
      <w:r w:rsidR="004B14BE" w:rsidRPr="00275047">
        <w:rPr>
          <w:rFonts w:ascii="Times New Roman" w:hAnsi="Times New Roman"/>
          <w:spacing w:val="0"/>
          <w:sz w:val="26"/>
          <w:szCs w:val="26"/>
          <w:vertAlign w:val="subscript"/>
          <w:lang w:val="it-IT"/>
        </w:rPr>
        <w:t>2</w:t>
      </w:r>
      <w:r w:rsidR="004B14BE" w:rsidRPr="00275047">
        <w:rPr>
          <w:rFonts w:ascii="Times New Roman" w:hAnsi="Times New Roman"/>
          <w:spacing w:val="0"/>
          <w:sz w:val="26"/>
          <w:szCs w:val="26"/>
          <w:lang w:val="it-IT"/>
        </w:rPr>
        <w:t xml:space="preserve">, </w:t>
      </w:r>
      <w:r w:rsidR="006175C0" w:rsidRPr="00275047">
        <w:rPr>
          <w:rFonts w:ascii="Times New Roman" w:hAnsi="Times New Roman"/>
          <w:spacing w:val="0"/>
          <w:sz w:val="26"/>
          <w:szCs w:val="26"/>
          <w:lang w:val="it-IT"/>
        </w:rPr>
        <w:t xml:space="preserve">CO, </w:t>
      </w:r>
      <w:r w:rsidR="006E683E" w:rsidRPr="00275047">
        <w:rPr>
          <w:rFonts w:ascii="Times New Roman" w:hAnsi="Times New Roman"/>
          <w:sz w:val="26"/>
          <w:szCs w:val="26"/>
          <w:lang w:val="it-IT"/>
        </w:rPr>
        <w:t>NO, NO</w:t>
      </w:r>
      <w:r w:rsidR="006E683E" w:rsidRPr="00275047">
        <w:rPr>
          <w:rFonts w:ascii="Times New Roman" w:hAnsi="Times New Roman"/>
          <w:sz w:val="26"/>
          <w:szCs w:val="26"/>
          <w:vertAlign w:val="subscript"/>
          <w:lang w:val="it-IT"/>
        </w:rPr>
        <w:t>2</w:t>
      </w:r>
      <w:r w:rsidR="006E683E" w:rsidRPr="00275047">
        <w:rPr>
          <w:rFonts w:ascii="Times New Roman" w:hAnsi="Times New Roman"/>
          <w:sz w:val="26"/>
          <w:szCs w:val="26"/>
          <w:lang w:val="it-IT"/>
        </w:rPr>
        <w:t xml:space="preserve"> </w:t>
      </w:r>
      <w:r w:rsidR="00BA26B6" w:rsidRPr="00275047">
        <w:rPr>
          <w:rFonts w:ascii="Times New Roman" w:hAnsi="Times New Roman"/>
          <w:spacing w:val="0"/>
          <w:sz w:val="26"/>
          <w:szCs w:val="26"/>
          <w:lang w:val="it-IT"/>
        </w:rPr>
        <w:t xml:space="preserve">nhỏ hơn giới hạn </w:t>
      </w:r>
      <w:r w:rsidR="00427BCA" w:rsidRPr="00275047">
        <w:rPr>
          <w:rFonts w:ascii="Times New Roman" w:hAnsi="Times New Roman"/>
          <w:spacing w:val="0"/>
          <w:sz w:val="26"/>
          <w:szCs w:val="26"/>
          <w:lang w:val="vi-VN"/>
        </w:rPr>
        <w:t xml:space="preserve">phát hiện </w:t>
      </w:r>
      <w:r w:rsidR="00AB3FFE" w:rsidRPr="00275047">
        <w:rPr>
          <w:rFonts w:ascii="Times New Roman" w:hAnsi="Times New Roman"/>
          <w:spacing w:val="0"/>
          <w:sz w:val="26"/>
          <w:szCs w:val="26"/>
          <w:lang w:val="vi-VN"/>
        </w:rPr>
        <w:t>mà</w:t>
      </w:r>
      <w:r w:rsidR="00AB3FFE" w:rsidRPr="00275047">
        <w:rPr>
          <w:rFonts w:ascii="Times New Roman" w:hAnsi="Times New Roman"/>
          <w:spacing w:val="0"/>
          <w:sz w:val="26"/>
          <w:szCs w:val="26"/>
          <w:lang w:val="it-IT"/>
        </w:rPr>
        <w:t xml:space="preserve"> </w:t>
      </w:r>
      <w:r w:rsidR="00BA26B6" w:rsidRPr="00275047">
        <w:rPr>
          <w:rFonts w:ascii="Times New Roman" w:hAnsi="Times New Roman"/>
          <w:spacing w:val="0"/>
          <w:sz w:val="26"/>
          <w:szCs w:val="26"/>
          <w:lang w:val="it-IT"/>
        </w:rPr>
        <w:t>phương tiện đo</w:t>
      </w:r>
      <w:r w:rsidR="00AB3FFE" w:rsidRPr="00275047">
        <w:rPr>
          <w:rFonts w:ascii="Times New Roman" w:hAnsi="Times New Roman"/>
          <w:spacing w:val="0"/>
          <w:sz w:val="26"/>
          <w:szCs w:val="26"/>
          <w:lang w:val="vi-VN"/>
        </w:rPr>
        <w:t xml:space="preserve"> có thể phát hiện được</w:t>
      </w:r>
      <w:r w:rsidR="00BA26B6" w:rsidRPr="00275047">
        <w:rPr>
          <w:rFonts w:ascii="Times New Roman" w:hAnsi="Times New Roman"/>
          <w:spacing w:val="0"/>
          <w:sz w:val="26"/>
          <w:szCs w:val="26"/>
          <w:lang w:val="it-IT"/>
        </w:rPr>
        <w:t>.</w:t>
      </w:r>
    </w:p>
    <w:p w14:paraId="67DCE3F0" w14:textId="77BA3C5E" w:rsidR="00987FBF" w:rsidRPr="00275047" w:rsidRDefault="00987FBF">
      <w:pPr>
        <w:spacing w:line="252" w:lineRule="auto"/>
        <w:rPr>
          <w:rFonts w:ascii="Times New Roman" w:hAnsi="Times New Roman"/>
          <w:spacing w:val="0"/>
          <w:sz w:val="26"/>
          <w:szCs w:val="26"/>
          <w:lang w:val="it-IT"/>
        </w:rPr>
        <w:pPrChange w:id="12" w:author="Duong Thanh Nam" w:date="2016-08-29T00:15:00Z">
          <w:pPr>
            <w:spacing w:line="264" w:lineRule="auto"/>
          </w:pPr>
        </w:pPrChange>
      </w:pPr>
      <w:ins w:id="13" w:author="Duong Thanh Nam" w:date="2016-08-29T00:10:00Z">
        <w:r w:rsidRPr="00B77914">
          <w:rPr>
            <w:rFonts w:ascii="Times New Roman" w:hAnsi="Times New Roman"/>
            <w:b/>
            <w:spacing w:val="0"/>
            <w:sz w:val="26"/>
            <w:szCs w:val="26"/>
            <w:lang w:val="it-IT"/>
            <w:rPrChange w:id="14" w:author="Duong Thanh Nam" w:date="2016-08-29T00:13:00Z">
              <w:rPr>
                <w:rFonts w:ascii="Times New Roman" w:hAnsi="Times New Roman"/>
                <w:spacing w:val="0"/>
                <w:sz w:val="26"/>
                <w:szCs w:val="26"/>
                <w:lang w:val="it-IT"/>
              </w:rPr>
            </w:rPrChange>
          </w:rPr>
          <w:t>2.5</w:t>
        </w:r>
        <w:r>
          <w:rPr>
            <w:rFonts w:ascii="Times New Roman" w:hAnsi="Times New Roman"/>
            <w:spacing w:val="0"/>
            <w:sz w:val="26"/>
            <w:szCs w:val="26"/>
            <w:lang w:val="it-IT"/>
          </w:rPr>
          <w:t xml:space="preserve"> </w:t>
        </w:r>
        <w:r w:rsidRPr="00B77914">
          <w:rPr>
            <w:rFonts w:ascii="Times New Roman" w:hAnsi="Times New Roman"/>
            <w:i/>
            <w:spacing w:val="0"/>
            <w:sz w:val="26"/>
            <w:szCs w:val="26"/>
            <w:lang w:val="it-IT"/>
            <w:rPrChange w:id="15" w:author="Duong Thanh Nam" w:date="2016-08-29T00:13:00Z">
              <w:rPr>
                <w:rFonts w:ascii="Times New Roman" w:hAnsi="Times New Roman"/>
                <w:spacing w:val="0"/>
                <w:sz w:val="26"/>
                <w:szCs w:val="26"/>
                <w:lang w:val="it-IT"/>
              </w:rPr>
            </w:rPrChange>
          </w:rPr>
          <w:t>Khí NOx (</w:t>
        </w:r>
      </w:ins>
      <w:ins w:id="16" w:author="Duong Thanh Nam" w:date="2016-08-29T00:12:00Z">
        <w:r w:rsidR="00B77914" w:rsidRPr="00B77914">
          <w:rPr>
            <w:rFonts w:ascii="Times New Roman" w:hAnsi="Times New Roman"/>
            <w:i/>
            <w:spacing w:val="0"/>
            <w:sz w:val="26"/>
            <w:szCs w:val="26"/>
            <w:lang w:val="it-IT"/>
            <w:rPrChange w:id="17" w:author="Duong Thanh Nam" w:date="2016-08-29T00:13:00Z">
              <w:rPr>
                <w:rFonts w:ascii="Times New Roman" w:hAnsi="Times New Roman"/>
                <w:spacing w:val="0"/>
                <w:sz w:val="26"/>
                <w:szCs w:val="26"/>
                <w:lang w:val="it-IT"/>
              </w:rPr>
            </w:rPrChange>
          </w:rPr>
          <w:t>N</w:t>
        </w:r>
      </w:ins>
      <w:ins w:id="18" w:author="Duong Thanh Nam" w:date="2016-08-29T00:10:00Z">
        <w:r w:rsidRPr="00B77914">
          <w:rPr>
            <w:rFonts w:ascii="Times New Roman" w:hAnsi="Times New Roman"/>
            <w:i/>
            <w:spacing w:val="0"/>
            <w:sz w:val="26"/>
            <w:szCs w:val="26"/>
            <w:lang w:val="it-IT"/>
            <w:rPrChange w:id="19" w:author="Duong Thanh Nam" w:date="2016-08-29T00:13:00Z">
              <w:rPr>
                <w:rFonts w:ascii="Times New Roman" w:hAnsi="Times New Roman"/>
                <w:spacing w:val="0"/>
                <w:sz w:val="26"/>
                <w:szCs w:val="26"/>
                <w:lang w:val="it-IT"/>
              </w:rPr>
            </w:rPrChange>
          </w:rPr>
          <w:t>itơ oxyt)</w:t>
        </w:r>
      </w:ins>
      <w:ins w:id="20" w:author="Duong Thanh Nam" w:date="2016-08-29T00:11:00Z">
        <w:r w:rsidR="000517E3">
          <w:rPr>
            <w:rFonts w:ascii="Times New Roman" w:hAnsi="Times New Roman"/>
            <w:spacing w:val="0"/>
            <w:sz w:val="26"/>
            <w:szCs w:val="26"/>
            <w:lang w:val="it-IT"/>
          </w:rPr>
          <w:t>: là tổng nồng độ khí NO (Nitơ</w:t>
        </w:r>
      </w:ins>
      <w:ins w:id="21" w:author="Duong Thanh Nam" w:date="2016-08-29T00:12:00Z">
        <w:r w:rsidR="000517E3">
          <w:rPr>
            <w:rFonts w:ascii="Times New Roman" w:hAnsi="Times New Roman"/>
            <w:spacing w:val="0"/>
            <w:sz w:val="26"/>
            <w:szCs w:val="26"/>
            <w:lang w:val="it-IT"/>
          </w:rPr>
          <w:t xml:space="preserve"> monoxit) và NO</w:t>
        </w:r>
        <w:r w:rsidR="000517E3" w:rsidRPr="00B77914">
          <w:rPr>
            <w:rFonts w:ascii="Times New Roman" w:hAnsi="Times New Roman"/>
            <w:spacing w:val="0"/>
            <w:sz w:val="26"/>
            <w:szCs w:val="26"/>
            <w:vertAlign w:val="subscript"/>
            <w:lang w:val="it-IT"/>
            <w:rPrChange w:id="22" w:author="Duong Thanh Nam" w:date="2016-08-29T00:12:00Z">
              <w:rPr>
                <w:rFonts w:ascii="Times New Roman" w:hAnsi="Times New Roman"/>
                <w:spacing w:val="0"/>
                <w:sz w:val="26"/>
                <w:szCs w:val="26"/>
                <w:lang w:val="it-IT"/>
              </w:rPr>
            </w:rPrChange>
          </w:rPr>
          <w:t>2</w:t>
        </w:r>
        <w:r w:rsidR="00B77914">
          <w:rPr>
            <w:rFonts w:ascii="Times New Roman" w:hAnsi="Times New Roman"/>
            <w:spacing w:val="0"/>
            <w:sz w:val="26"/>
            <w:szCs w:val="26"/>
            <w:lang w:val="it-IT"/>
          </w:rPr>
          <w:t xml:space="preserve"> (Nitơ dioxit)</w:t>
        </w:r>
      </w:ins>
    </w:p>
    <w:p w14:paraId="07383907" w14:textId="3D6F07DE" w:rsidR="00D84DC6" w:rsidRPr="00275047" w:rsidRDefault="00BA26B6">
      <w:pPr>
        <w:pStyle w:val="abc"/>
        <w:spacing w:before="120" w:after="120" w:line="252" w:lineRule="auto"/>
        <w:jc w:val="both"/>
        <w:rPr>
          <w:rFonts w:ascii="Times New Roman" w:hAnsi="Times New Roman"/>
          <w:bCs/>
          <w:szCs w:val="26"/>
          <w:lang w:val="it-IT"/>
        </w:rPr>
        <w:pPrChange w:id="23" w:author="Duong Thanh Nam" w:date="2016-08-29T00:16:00Z">
          <w:pPr>
            <w:pStyle w:val="abc"/>
            <w:spacing w:before="120" w:line="264" w:lineRule="auto"/>
            <w:jc w:val="both"/>
          </w:pPr>
        </w:pPrChange>
      </w:pPr>
      <w:r w:rsidRPr="00275047">
        <w:rPr>
          <w:rFonts w:ascii="Times New Roman" w:hAnsi="Times New Roman"/>
          <w:b/>
          <w:bCs/>
          <w:szCs w:val="26"/>
          <w:lang w:val="it-IT"/>
        </w:rPr>
        <w:t>2.</w:t>
      </w:r>
      <w:del w:id="24" w:author="Duong Thanh Nam" w:date="2016-08-29T00:13:00Z">
        <w:r w:rsidR="00500A44" w:rsidRPr="00275047" w:rsidDel="00B77914">
          <w:rPr>
            <w:rFonts w:ascii="Times New Roman" w:hAnsi="Times New Roman"/>
            <w:b/>
            <w:bCs/>
            <w:szCs w:val="26"/>
            <w:lang w:val="it-IT"/>
          </w:rPr>
          <w:delText xml:space="preserve">5 </w:delText>
        </w:r>
      </w:del>
      <w:ins w:id="25" w:author="Duong Thanh Nam" w:date="2016-08-29T00:13:00Z">
        <w:r w:rsidR="00B77914">
          <w:rPr>
            <w:rFonts w:ascii="Times New Roman" w:hAnsi="Times New Roman"/>
            <w:b/>
            <w:bCs/>
            <w:szCs w:val="26"/>
            <w:lang w:val="it-IT"/>
          </w:rPr>
          <w:t>6</w:t>
        </w:r>
        <w:r w:rsidR="00B77914" w:rsidRPr="00275047">
          <w:rPr>
            <w:rFonts w:ascii="Times New Roman" w:hAnsi="Times New Roman"/>
            <w:b/>
            <w:bCs/>
            <w:szCs w:val="26"/>
            <w:lang w:val="it-IT"/>
          </w:rPr>
          <w:t xml:space="preserve"> </w:t>
        </w:r>
      </w:ins>
      <w:r w:rsidRPr="00275047">
        <w:rPr>
          <w:rFonts w:ascii="Times New Roman" w:hAnsi="Times New Roman"/>
          <w:bCs/>
          <w:i/>
          <w:szCs w:val="26"/>
          <w:lang w:val="it-IT"/>
        </w:rPr>
        <w:t>Khí chuẩn</w:t>
      </w:r>
      <w:r w:rsidR="00DF2D57" w:rsidRPr="00275047">
        <w:rPr>
          <w:rFonts w:ascii="Times New Roman" w:hAnsi="Times New Roman"/>
          <w:bCs/>
          <w:i/>
          <w:szCs w:val="26"/>
          <w:lang w:val="it-IT"/>
        </w:rPr>
        <w:t>, hỗn hợp khí chuẩn</w:t>
      </w:r>
      <w:r w:rsidRPr="00275047">
        <w:rPr>
          <w:rFonts w:ascii="Times New Roman" w:hAnsi="Times New Roman"/>
          <w:bCs/>
          <w:szCs w:val="26"/>
          <w:lang w:val="it-IT"/>
        </w:rPr>
        <w:t xml:space="preserve">: là </w:t>
      </w:r>
      <w:r w:rsidR="003C48ED" w:rsidRPr="00275047">
        <w:rPr>
          <w:rFonts w:ascii="Times New Roman" w:hAnsi="Times New Roman"/>
          <w:bCs/>
          <w:szCs w:val="26"/>
          <w:lang w:val="it-IT"/>
        </w:rPr>
        <w:t>loại chất chuẩn</w:t>
      </w:r>
      <w:r w:rsidR="00A804C6" w:rsidRPr="00275047">
        <w:rPr>
          <w:rFonts w:ascii="Times New Roman" w:hAnsi="Times New Roman"/>
          <w:bCs/>
          <w:szCs w:val="26"/>
          <w:lang w:val="it-IT"/>
        </w:rPr>
        <w:t xml:space="preserve"> được chứng nhận (thể khí) có các thành </w:t>
      </w:r>
      <w:r w:rsidRPr="00275047">
        <w:rPr>
          <w:rFonts w:ascii="Times New Roman" w:hAnsi="Times New Roman"/>
          <w:bCs/>
          <w:szCs w:val="26"/>
          <w:lang w:val="it-IT"/>
        </w:rPr>
        <w:t xml:space="preserve">phần </w:t>
      </w:r>
      <w:r w:rsidR="004B14BE" w:rsidRPr="00275047">
        <w:rPr>
          <w:rFonts w:ascii="Times New Roman" w:hAnsi="Times New Roman"/>
          <w:szCs w:val="26"/>
          <w:lang w:val="it-IT"/>
        </w:rPr>
        <w:t>SO</w:t>
      </w:r>
      <w:r w:rsidR="004B14BE" w:rsidRPr="00275047">
        <w:rPr>
          <w:rFonts w:ascii="Times New Roman" w:hAnsi="Times New Roman"/>
          <w:szCs w:val="26"/>
          <w:vertAlign w:val="subscript"/>
          <w:lang w:val="it-IT"/>
        </w:rPr>
        <w:t>2</w:t>
      </w:r>
      <w:r w:rsidR="004B14BE" w:rsidRPr="00275047">
        <w:rPr>
          <w:rFonts w:ascii="Times New Roman" w:hAnsi="Times New Roman"/>
          <w:szCs w:val="26"/>
          <w:lang w:val="it-IT"/>
        </w:rPr>
        <w:t>, CO</w:t>
      </w:r>
      <w:r w:rsidR="006175C0" w:rsidRPr="00275047">
        <w:rPr>
          <w:rFonts w:ascii="Times New Roman" w:hAnsi="Times New Roman"/>
          <w:szCs w:val="26"/>
          <w:lang w:val="it-IT"/>
        </w:rPr>
        <w:t>,</w:t>
      </w:r>
      <w:r w:rsidR="004B14BE" w:rsidRPr="00275047">
        <w:rPr>
          <w:rFonts w:ascii="Times New Roman" w:hAnsi="Times New Roman"/>
          <w:szCs w:val="26"/>
          <w:lang w:val="it-IT"/>
        </w:rPr>
        <w:t xml:space="preserve"> </w:t>
      </w:r>
      <w:r w:rsidR="00057E9B" w:rsidRPr="00275047">
        <w:rPr>
          <w:rFonts w:ascii="Times New Roman" w:hAnsi="Times New Roman"/>
          <w:szCs w:val="26"/>
          <w:lang w:val="it-IT"/>
        </w:rPr>
        <w:t>NO, NO</w:t>
      </w:r>
      <w:r w:rsidR="00057E9B" w:rsidRPr="00275047">
        <w:rPr>
          <w:rFonts w:ascii="Times New Roman" w:hAnsi="Times New Roman"/>
          <w:szCs w:val="26"/>
          <w:vertAlign w:val="subscript"/>
          <w:lang w:val="it-IT"/>
        </w:rPr>
        <w:t>2</w:t>
      </w:r>
      <w:r w:rsidR="00057E9B" w:rsidRPr="00275047">
        <w:rPr>
          <w:rFonts w:ascii="Times New Roman" w:hAnsi="Times New Roman"/>
          <w:szCs w:val="26"/>
          <w:lang w:val="it-IT"/>
        </w:rPr>
        <w:t xml:space="preserve"> </w:t>
      </w:r>
      <w:r w:rsidRPr="00275047">
        <w:rPr>
          <w:rFonts w:ascii="Times New Roman" w:hAnsi="Times New Roman"/>
          <w:bCs/>
          <w:szCs w:val="26"/>
          <w:lang w:val="it-IT"/>
        </w:rPr>
        <w:t xml:space="preserve">ổn định với </w:t>
      </w:r>
      <w:r w:rsidR="00B65BFB" w:rsidRPr="00275047">
        <w:rPr>
          <w:rFonts w:ascii="Times New Roman" w:hAnsi="Times New Roman"/>
          <w:bCs/>
          <w:szCs w:val="26"/>
          <w:lang w:val="it-IT"/>
        </w:rPr>
        <w:t>nồng độ</w:t>
      </w:r>
      <w:r w:rsidRPr="00275047">
        <w:rPr>
          <w:rFonts w:ascii="Times New Roman" w:hAnsi="Times New Roman"/>
          <w:bCs/>
          <w:szCs w:val="26"/>
          <w:lang w:val="it-IT"/>
        </w:rPr>
        <w:t xml:space="preserve"> xác định </w:t>
      </w:r>
      <w:r w:rsidR="00A804C6" w:rsidRPr="00275047">
        <w:rPr>
          <w:rFonts w:ascii="Times New Roman" w:hAnsi="Times New Roman"/>
          <w:bCs/>
          <w:szCs w:val="26"/>
          <w:lang w:val="it-IT"/>
        </w:rPr>
        <w:t>thường được nén với áp suất cao trong bình kim loại</w:t>
      </w:r>
      <w:r w:rsidR="00AD71E9" w:rsidRPr="00275047">
        <w:rPr>
          <w:rFonts w:ascii="Times New Roman" w:hAnsi="Times New Roman"/>
          <w:bCs/>
          <w:szCs w:val="26"/>
          <w:lang w:val="it-IT"/>
        </w:rPr>
        <w:t>.</w:t>
      </w:r>
    </w:p>
    <w:p w14:paraId="257B4C2B" w14:textId="23BA4967" w:rsidR="00C3441C" w:rsidRPr="00275047" w:rsidRDefault="00D84DC6">
      <w:pPr>
        <w:pStyle w:val="abc"/>
        <w:spacing w:before="120" w:line="264" w:lineRule="auto"/>
        <w:jc w:val="both"/>
        <w:rPr>
          <w:rFonts w:ascii="Times New Roman" w:hAnsi="Times New Roman"/>
          <w:bCs/>
          <w:szCs w:val="26"/>
          <w:lang w:val="it-IT"/>
        </w:rPr>
      </w:pPr>
      <w:del w:id="26" w:author="Duong Thanh Nam" w:date="2016-08-29T00:13:00Z">
        <w:r w:rsidDel="00B77914">
          <w:rPr>
            <w:rFonts w:ascii="Times New Roman" w:hAnsi="Times New Roman"/>
            <w:b/>
            <w:bCs/>
            <w:szCs w:val="26"/>
            <w:lang w:val="it-IT"/>
          </w:rPr>
          <w:lastRenderedPageBreak/>
          <w:br w:type="page"/>
        </w:r>
      </w:del>
      <w:r w:rsidR="00C3441C" w:rsidRPr="00275047">
        <w:rPr>
          <w:rFonts w:ascii="Times New Roman" w:hAnsi="Times New Roman"/>
          <w:b/>
          <w:bCs/>
          <w:szCs w:val="26"/>
          <w:lang w:val="it-IT"/>
        </w:rPr>
        <w:t>2.</w:t>
      </w:r>
      <w:del w:id="27" w:author="Duong Thanh Nam" w:date="2016-08-29T00:13:00Z">
        <w:r w:rsidR="00944499" w:rsidRPr="00275047" w:rsidDel="00B77914">
          <w:rPr>
            <w:rFonts w:ascii="Times New Roman" w:hAnsi="Times New Roman"/>
            <w:b/>
            <w:bCs/>
            <w:szCs w:val="26"/>
            <w:lang w:val="it-IT"/>
          </w:rPr>
          <w:delText xml:space="preserve">6 </w:delText>
        </w:r>
      </w:del>
      <w:ins w:id="28" w:author="Duong Thanh Nam" w:date="2016-08-29T00:13:00Z">
        <w:r w:rsidR="00B77914">
          <w:rPr>
            <w:rFonts w:ascii="Times New Roman" w:hAnsi="Times New Roman"/>
            <w:b/>
            <w:bCs/>
            <w:szCs w:val="26"/>
            <w:lang w:val="it-IT"/>
          </w:rPr>
          <w:t>7</w:t>
        </w:r>
        <w:r w:rsidR="00B77914" w:rsidRPr="00275047">
          <w:rPr>
            <w:rFonts w:ascii="Times New Roman" w:hAnsi="Times New Roman"/>
            <w:b/>
            <w:bCs/>
            <w:szCs w:val="26"/>
            <w:lang w:val="it-IT"/>
          </w:rPr>
          <w:t xml:space="preserve"> </w:t>
        </w:r>
      </w:ins>
      <w:r w:rsidR="006F2298" w:rsidRPr="00275047">
        <w:rPr>
          <w:rFonts w:ascii="Times New Roman" w:hAnsi="Times New Roman"/>
          <w:bCs/>
          <w:i/>
          <w:szCs w:val="26"/>
          <w:lang w:val="it-IT"/>
        </w:rPr>
        <w:t>Điểm</w:t>
      </w:r>
      <w:r w:rsidR="00C3441C" w:rsidRPr="00275047">
        <w:rPr>
          <w:rFonts w:ascii="Times New Roman" w:hAnsi="Times New Roman"/>
          <w:bCs/>
          <w:i/>
          <w:szCs w:val="26"/>
          <w:lang w:val="it-IT"/>
        </w:rPr>
        <w:t xml:space="preserve"> “nồng độ”</w:t>
      </w:r>
      <w:r w:rsidR="00C3441C" w:rsidRPr="00275047">
        <w:rPr>
          <w:rFonts w:ascii="Times New Roman" w:hAnsi="Times New Roman"/>
          <w:bCs/>
          <w:szCs w:val="26"/>
          <w:lang w:val="it-IT"/>
        </w:rPr>
        <w:t xml:space="preserve">: là </w:t>
      </w:r>
      <w:r w:rsidR="00DD6709" w:rsidRPr="00275047">
        <w:rPr>
          <w:rFonts w:ascii="Times New Roman" w:hAnsi="Times New Roman"/>
          <w:bCs/>
          <w:szCs w:val="26"/>
          <w:lang w:val="it-IT"/>
        </w:rPr>
        <w:t>điểm</w:t>
      </w:r>
      <w:r w:rsidR="00C3441C" w:rsidRPr="00275047">
        <w:rPr>
          <w:rFonts w:ascii="Times New Roman" w:hAnsi="Times New Roman"/>
          <w:bCs/>
          <w:szCs w:val="26"/>
          <w:lang w:val="it-IT"/>
        </w:rPr>
        <w:t xml:space="preserve"> khí chuẩn </w:t>
      </w:r>
      <w:r w:rsidR="00B15A57" w:rsidRPr="00275047">
        <w:rPr>
          <w:rFonts w:ascii="Times New Roman" w:hAnsi="Times New Roman"/>
          <w:bCs/>
          <w:szCs w:val="26"/>
          <w:lang w:val="it-IT"/>
        </w:rPr>
        <w:t xml:space="preserve">có </w:t>
      </w:r>
      <w:r w:rsidR="00B15A57" w:rsidRPr="00275047">
        <w:rPr>
          <w:rFonts w:ascii="Times New Roman" w:hAnsi="Times New Roman"/>
          <w:szCs w:val="26"/>
          <w:lang w:val="vi-VN"/>
        </w:rPr>
        <w:t xml:space="preserve">giá trị </w:t>
      </w:r>
      <w:r w:rsidR="00B15A57" w:rsidRPr="00275047">
        <w:rPr>
          <w:rFonts w:ascii="Times New Roman" w:hAnsi="Times New Roman"/>
          <w:szCs w:val="26"/>
          <w:lang w:val="it-IT"/>
        </w:rPr>
        <w:t>nồng độ khí chuẩn pha loãng</w:t>
      </w:r>
      <w:r w:rsidR="00B15A57" w:rsidRPr="00275047">
        <w:rPr>
          <w:rFonts w:ascii="Times New Roman" w:hAnsi="Times New Roman"/>
          <w:szCs w:val="26"/>
          <w:lang w:val="vi-VN"/>
        </w:rPr>
        <w:t xml:space="preserve"> </w:t>
      </w:r>
      <w:r w:rsidR="00224855" w:rsidRPr="00275047">
        <w:rPr>
          <w:rFonts w:ascii="Times New Roman" w:hAnsi="Times New Roman"/>
          <w:szCs w:val="26"/>
          <w:lang w:val="it-IT"/>
        </w:rPr>
        <w:t>phù hợp với phạm vi đo của PTĐ</w:t>
      </w:r>
      <w:r w:rsidR="004A1CAA" w:rsidRPr="00275047">
        <w:rPr>
          <w:rFonts w:ascii="Times New Roman" w:hAnsi="Times New Roman"/>
          <w:szCs w:val="26"/>
          <w:lang w:val="it-IT"/>
        </w:rPr>
        <w:t>.</w:t>
      </w:r>
    </w:p>
    <w:p w14:paraId="4563CA81" w14:textId="28381E1A" w:rsidR="00A04039" w:rsidRDefault="00BA26B6" w:rsidP="00CB338A">
      <w:pPr>
        <w:pStyle w:val="abc"/>
        <w:spacing w:before="120"/>
        <w:jc w:val="both"/>
        <w:rPr>
          <w:rFonts w:ascii="Times New Roman" w:hAnsi="Times New Roman"/>
          <w:szCs w:val="26"/>
          <w:lang w:val="it-IT"/>
        </w:rPr>
      </w:pPr>
      <w:r w:rsidRPr="00275047">
        <w:rPr>
          <w:rFonts w:ascii="Times New Roman" w:hAnsi="Times New Roman"/>
          <w:b/>
          <w:szCs w:val="26"/>
          <w:lang w:val="it-IT"/>
        </w:rPr>
        <w:t>2.</w:t>
      </w:r>
      <w:del w:id="29" w:author="Duong Thanh Nam" w:date="2016-08-29T00:13:00Z">
        <w:r w:rsidR="00DD398B" w:rsidRPr="00275047" w:rsidDel="00B77914">
          <w:rPr>
            <w:rFonts w:ascii="Times New Roman" w:hAnsi="Times New Roman"/>
            <w:b/>
            <w:szCs w:val="26"/>
            <w:lang w:val="vi-VN"/>
          </w:rPr>
          <w:delText>7</w:delText>
        </w:r>
        <w:r w:rsidR="00C9584D" w:rsidRPr="00275047" w:rsidDel="00B77914">
          <w:rPr>
            <w:rFonts w:ascii="Times New Roman" w:hAnsi="Times New Roman"/>
            <w:szCs w:val="26"/>
            <w:lang w:val="it-IT"/>
          </w:rPr>
          <w:delText xml:space="preserve"> </w:delText>
        </w:r>
      </w:del>
      <w:ins w:id="30" w:author="Duong Thanh Nam" w:date="2016-08-29T00:13:00Z">
        <w:r w:rsidR="00B77914">
          <w:rPr>
            <w:rFonts w:ascii="Times New Roman" w:hAnsi="Times New Roman"/>
            <w:b/>
            <w:szCs w:val="26"/>
            <w:lang w:val="vi-VN"/>
          </w:rPr>
          <w:t>8</w:t>
        </w:r>
        <w:r w:rsidR="00B77914" w:rsidRPr="00275047">
          <w:rPr>
            <w:rFonts w:ascii="Times New Roman" w:hAnsi="Times New Roman"/>
            <w:szCs w:val="26"/>
            <w:lang w:val="it-IT"/>
          </w:rPr>
          <w:t xml:space="preserve"> </w:t>
        </w:r>
      </w:ins>
      <w:r w:rsidRPr="00275047">
        <w:rPr>
          <w:rFonts w:ascii="Times New Roman" w:hAnsi="Times New Roman"/>
          <w:i/>
          <w:szCs w:val="26"/>
          <w:lang w:val="it-IT"/>
        </w:rPr>
        <w:t>Đơn vị tính:</w:t>
      </w:r>
      <w:r w:rsidR="00F745EF">
        <w:rPr>
          <w:rFonts w:ascii="Times New Roman" w:hAnsi="Times New Roman"/>
          <w:i/>
          <w:szCs w:val="26"/>
          <w:lang w:val="it-IT"/>
        </w:rPr>
        <w:t xml:space="preserve">  </w:t>
      </w:r>
      <w:r w:rsidR="00944499" w:rsidRPr="00275047">
        <w:rPr>
          <w:rFonts w:ascii="Times New Roman" w:hAnsi="Times New Roman"/>
          <w:szCs w:val="26"/>
          <w:lang w:val="it-IT"/>
        </w:rPr>
        <w:t xml:space="preserve"> </w:t>
      </w:r>
    </w:p>
    <w:p w14:paraId="772A8BAA" w14:textId="1B58CD5B" w:rsidR="00944499" w:rsidRPr="00D62820" w:rsidRDefault="00A04039" w:rsidP="00D62820">
      <w:pPr>
        <w:pStyle w:val="abc"/>
        <w:spacing w:before="120"/>
        <w:jc w:val="both"/>
        <w:rPr>
          <w:rFonts w:asciiTheme="majorHAnsi" w:hAnsiTheme="majorHAnsi" w:cstheme="majorHAnsi"/>
          <w:szCs w:val="26"/>
          <w:lang w:val="it-IT"/>
        </w:rPr>
      </w:pPr>
      <w:r w:rsidRPr="00D62820">
        <w:rPr>
          <w:rFonts w:asciiTheme="majorHAnsi" w:hAnsiTheme="majorHAnsi" w:cstheme="majorHAnsi"/>
          <w:szCs w:val="26"/>
          <w:lang w:val="it-IT"/>
        </w:rPr>
        <w:t xml:space="preserve">- </w:t>
      </w:r>
      <w:r w:rsidR="00944499" w:rsidRPr="00D62820">
        <w:rPr>
          <w:rFonts w:asciiTheme="majorHAnsi" w:hAnsiTheme="majorHAnsi" w:cstheme="majorHAnsi"/>
          <w:szCs w:val="26"/>
          <w:lang w:val="it-IT"/>
        </w:rPr>
        <w:t>%</w:t>
      </w:r>
      <w:r w:rsidR="005B0B9F" w:rsidRPr="00D62820">
        <w:rPr>
          <w:rFonts w:asciiTheme="majorHAnsi" w:hAnsiTheme="majorHAnsi" w:cstheme="majorHAnsi"/>
          <w:szCs w:val="26"/>
          <w:lang w:val="it-IT"/>
        </w:rPr>
        <w:t>V</w:t>
      </w:r>
      <w:r w:rsidR="00944499" w:rsidRPr="00D62820">
        <w:rPr>
          <w:rFonts w:asciiTheme="majorHAnsi" w:hAnsiTheme="majorHAnsi" w:cstheme="majorHAnsi"/>
          <w:szCs w:val="26"/>
          <w:lang w:val="it-IT"/>
        </w:rPr>
        <w:t>: Phần trăm (thể tích)</w:t>
      </w:r>
    </w:p>
    <w:p w14:paraId="472F5847" w14:textId="470555A7" w:rsidR="003B2FA4" w:rsidRPr="00D62820" w:rsidRDefault="009E6693" w:rsidP="00D62820">
      <w:pPr>
        <w:pStyle w:val="abc"/>
        <w:spacing w:before="120"/>
        <w:jc w:val="both"/>
        <w:rPr>
          <w:rFonts w:asciiTheme="majorHAnsi" w:hAnsiTheme="majorHAnsi" w:cstheme="majorHAnsi"/>
          <w:szCs w:val="26"/>
          <w:lang w:val="it-IT"/>
        </w:rPr>
      </w:pPr>
      <w:r w:rsidRPr="00D62820">
        <w:rPr>
          <w:rFonts w:asciiTheme="majorHAnsi" w:hAnsiTheme="majorHAnsi" w:cstheme="majorHAnsi"/>
          <w:szCs w:val="26"/>
          <w:lang w:val="it-IT"/>
        </w:rPr>
        <w:t xml:space="preserve">- </w:t>
      </w:r>
      <w:r w:rsidR="00F745EF" w:rsidRPr="00D62820">
        <w:rPr>
          <w:rFonts w:asciiTheme="majorHAnsi" w:hAnsiTheme="majorHAnsi" w:cstheme="majorHAnsi"/>
          <w:szCs w:val="26"/>
          <w:lang w:val="it-IT"/>
        </w:rPr>
        <w:t>1% V = 10</w:t>
      </w:r>
      <w:r w:rsidR="00F745EF" w:rsidRPr="00D62820">
        <w:rPr>
          <w:rFonts w:asciiTheme="majorHAnsi" w:hAnsiTheme="majorHAnsi" w:cstheme="majorHAnsi"/>
          <w:szCs w:val="26"/>
          <w:vertAlign w:val="superscript"/>
          <w:lang w:val="it-IT"/>
        </w:rPr>
        <w:t>4</w:t>
      </w:r>
      <w:r w:rsidR="00F745EF" w:rsidRPr="00D62820">
        <w:rPr>
          <w:rFonts w:asciiTheme="majorHAnsi" w:hAnsiTheme="majorHAnsi" w:cstheme="majorHAnsi"/>
          <w:szCs w:val="26"/>
          <w:lang w:val="it-IT"/>
        </w:rPr>
        <w:t xml:space="preserve"> ppm = 10</w:t>
      </w:r>
      <w:r w:rsidR="00F745EF" w:rsidRPr="00D62820">
        <w:rPr>
          <w:rFonts w:asciiTheme="majorHAnsi" w:hAnsiTheme="majorHAnsi" w:cstheme="majorHAnsi"/>
          <w:szCs w:val="26"/>
          <w:vertAlign w:val="superscript"/>
          <w:lang w:val="it-IT"/>
        </w:rPr>
        <w:t>7</w:t>
      </w:r>
      <w:r w:rsidR="00F745EF" w:rsidRPr="00D62820">
        <w:rPr>
          <w:rFonts w:asciiTheme="majorHAnsi" w:hAnsiTheme="majorHAnsi" w:cstheme="majorHAnsi"/>
          <w:szCs w:val="26"/>
          <w:lang w:val="it-IT"/>
        </w:rPr>
        <w:t xml:space="preserve"> ppb</w:t>
      </w:r>
    </w:p>
    <w:p w14:paraId="50F2165A" w14:textId="11A43AD7" w:rsidR="00F80424" w:rsidRPr="00D30BB0" w:rsidRDefault="00F80424" w:rsidP="00D62820">
      <w:pPr>
        <w:spacing w:line="240" w:lineRule="auto"/>
        <w:rPr>
          <w:rFonts w:asciiTheme="majorHAnsi" w:hAnsiTheme="majorHAnsi" w:cstheme="majorHAnsi"/>
          <w:i/>
          <w:sz w:val="26"/>
          <w:szCs w:val="26"/>
        </w:rPr>
      </w:pPr>
      <w:r w:rsidRPr="00D30BB0">
        <w:rPr>
          <w:rFonts w:asciiTheme="majorHAnsi" w:hAnsiTheme="majorHAnsi" w:cstheme="majorHAnsi"/>
          <w:sz w:val="26"/>
          <w:szCs w:val="26"/>
        </w:rPr>
        <w:t xml:space="preserve">Nồng độ khối lượng </w:t>
      </w:r>
      <w:r w:rsidR="00F3716B" w:rsidRPr="00D30BB0">
        <w:rPr>
          <w:rFonts w:asciiTheme="majorHAnsi" w:hAnsiTheme="majorHAnsi" w:cstheme="majorHAnsi"/>
          <w:sz w:val="26"/>
          <w:szCs w:val="26"/>
        </w:rPr>
        <w:t>(</w:t>
      </w:r>
      <w:r w:rsidR="00F3716B" w:rsidRPr="00D30BB0">
        <w:rPr>
          <w:rFonts w:asciiTheme="majorHAnsi" w:hAnsiTheme="majorHAnsi" w:cstheme="majorHAnsi"/>
          <w:i/>
          <w:sz w:val="26"/>
          <w:szCs w:val="26"/>
        </w:rPr>
        <w:sym w:font="Symbol" w:char="F072"/>
      </w:r>
      <w:r w:rsidR="00F3716B" w:rsidRPr="00D30BB0">
        <w:rPr>
          <w:rFonts w:asciiTheme="majorHAnsi" w:hAnsiTheme="majorHAnsi" w:cstheme="majorHAnsi"/>
          <w:i/>
          <w:sz w:val="26"/>
          <w:szCs w:val="26"/>
        </w:rPr>
        <w:t xml:space="preserve">) </w:t>
      </w:r>
      <w:r w:rsidRPr="00D30BB0">
        <w:rPr>
          <w:rFonts w:asciiTheme="majorHAnsi" w:hAnsiTheme="majorHAnsi" w:cstheme="majorHAnsi"/>
          <w:sz w:val="26"/>
          <w:szCs w:val="26"/>
        </w:rPr>
        <w:t xml:space="preserve">thường được thể hiện bằng </w:t>
      </w:r>
      <w:r w:rsidR="00F378E8" w:rsidRPr="00D30BB0">
        <w:rPr>
          <w:rFonts w:asciiTheme="majorHAnsi" w:hAnsiTheme="majorHAnsi" w:cstheme="majorHAnsi"/>
          <w:sz w:val="26"/>
          <w:szCs w:val="26"/>
        </w:rPr>
        <w:t>phần trăm thể tích (%V) hoặc ppm</w:t>
      </w:r>
      <w:r w:rsidRPr="00D30BB0">
        <w:rPr>
          <w:rFonts w:asciiTheme="majorHAnsi" w:hAnsiTheme="majorHAnsi" w:cstheme="majorHAnsi"/>
          <w:sz w:val="26"/>
          <w:szCs w:val="26"/>
        </w:rPr>
        <w:t>.</w:t>
      </w:r>
      <w:r w:rsidR="00F378E8" w:rsidRPr="00D30BB0">
        <w:rPr>
          <w:rFonts w:asciiTheme="majorHAnsi" w:hAnsiTheme="majorHAnsi" w:cstheme="majorHAnsi"/>
          <w:sz w:val="26"/>
          <w:szCs w:val="26"/>
        </w:rPr>
        <w:t xml:space="preserve"> Tuy nhiên, v</w:t>
      </w:r>
      <w:r w:rsidRPr="00D30BB0">
        <w:rPr>
          <w:rFonts w:asciiTheme="majorHAnsi" w:hAnsiTheme="majorHAnsi" w:cstheme="majorHAnsi"/>
          <w:sz w:val="26"/>
          <w:szCs w:val="26"/>
        </w:rPr>
        <w:t xml:space="preserve">iệc chuyển đổi số liệu từ </w:t>
      </w:r>
      <w:r w:rsidR="00F378E8" w:rsidRPr="00D30BB0">
        <w:rPr>
          <w:rFonts w:asciiTheme="majorHAnsi" w:hAnsiTheme="majorHAnsi" w:cstheme="majorHAnsi"/>
          <w:sz w:val="26"/>
          <w:szCs w:val="26"/>
        </w:rPr>
        <w:t xml:space="preserve">%V/ </w:t>
      </w:r>
      <w:r w:rsidRPr="00D30BB0">
        <w:rPr>
          <w:rFonts w:asciiTheme="majorHAnsi" w:hAnsiTheme="majorHAnsi" w:cstheme="majorHAnsi"/>
          <w:sz w:val="26"/>
          <w:szCs w:val="26"/>
        </w:rPr>
        <w:t>ppm sang mg/m</w:t>
      </w:r>
      <w:r w:rsidRPr="00D30BB0">
        <w:rPr>
          <w:rFonts w:asciiTheme="majorHAnsi" w:hAnsiTheme="majorHAnsi" w:cstheme="majorHAnsi"/>
          <w:sz w:val="26"/>
          <w:szCs w:val="26"/>
          <w:vertAlign w:val="superscript"/>
        </w:rPr>
        <w:t>3</w:t>
      </w:r>
      <w:r w:rsidRPr="00D30BB0">
        <w:rPr>
          <w:rFonts w:asciiTheme="majorHAnsi" w:hAnsiTheme="majorHAnsi" w:cstheme="majorHAnsi"/>
          <w:sz w:val="26"/>
          <w:szCs w:val="26"/>
        </w:rPr>
        <w:t xml:space="preserve"> có thể tiến hành như sau:</w:t>
      </w:r>
    </w:p>
    <w:p w14:paraId="72506577" w14:textId="77777777" w:rsidR="00F80424" w:rsidRPr="00D30BB0" w:rsidRDefault="00F80424" w:rsidP="00D62820">
      <w:pPr>
        <w:spacing w:line="240" w:lineRule="auto"/>
        <w:jc w:val="center"/>
        <w:rPr>
          <w:rFonts w:asciiTheme="majorHAnsi" w:hAnsiTheme="majorHAnsi" w:cstheme="majorHAnsi"/>
          <w:sz w:val="26"/>
          <w:szCs w:val="26"/>
        </w:rPr>
      </w:pPr>
      <w:r w:rsidRPr="00D30BB0">
        <w:rPr>
          <w:rFonts w:asciiTheme="majorHAnsi" w:hAnsiTheme="majorHAnsi" w:cstheme="majorHAnsi"/>
          <w:position w:val="-28"/>
          <w:sz w:val="26"/>
          <w:szCs w:val="26"/>
        </w:rPr>
        <w:object w:dxaOrig="3780" w:dyaOrig="660" w14:anchorId="38F759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9.6pt;height:33.6pt" o:ole="">
            <v:imagedata r:id="rId13" o:title=""/>
          </v:shape>
          <o:OLEObject Type="Embed" ProgID="Equation.3" ShapeID="_x0000_i1025" DrawAspect="Content" ObjectID="_1533935077" r:id="rId14"/>
        </w:object>
      </w:r>
    </w:p>
    <w:p w14:paraId="11518038" w14:textId="77777777" w:rsidR="00F80424" w:rsidRPr="00D30BB0" w:rsidRDefault="00F80424" w:rsidP="00D62820">
      <w:pPr>
        <w:spacing w:line="240" w:lineRule="auto"/>
        <w:rPr>
          <w:rFonts w:asciiTheme="majorHAnsi" w:hAnsiTheme="majorHAnsi" w:cstheme="majorHAnsi"/>
          <w:sz w:val="26"/>
          <w:szCs w:val="26"/>
        </w:rPr>
      </w:pPr>
      <w:r w:rsidRPr="00D30BB0">
        <w:rPr>
          <w:rFonts w:asciiTheme="majorHAnsi" w:hAnsiTheme="majorHAnsi" w:cstheme="majorHAnsi"/>
          <w:sz w:val="26"/>
          <w:szCs w:val="26"/>
        </w:rPr>
        <w:t>Trong đó</w:t>
      </w:r>
    </w:p>
    <w:p w14:paraId="7EB08CBA" w14:textId="77777777" w:rsidR="00F80424" w:rsidRPr="00D30BB0" w:rsidRDefault="00F80424" w:rsidP="00D62820">
      <w:pPr>
        <w:spacing w:line="240" w:lineRule="auto"/>
        <w:rPr>
          <w:rFonts w:asciiTheme="majorHAnsi" w:hAnsiTheme="majorHAnsi" w:cstheme="majorHAnsi"/>
          <w:sz w:val="26"/>
          <w:szCs w:val="26"/>
        </w:rPr>
      </w:pPr>
      <w:r w:rsidRPr="00D30BB0">
        <w:rPr>
          <w:rFonts w:asciiTheme="majorHAnsi" w:hAnsiTheme="majorHAnsi" w:cstheme="majorHAnsi"/>
          <w:i/>
          <w:sz w:val="26"/>
          <w:szCs w:val="26"/>
        </w:rPr>
        <w:t>M</w:t>
      </w:r>
      <w:r w:rsidRPr="00D30BB0">
        <w:rPr>
          <w:rFonts w:asciiTheme="majorHAnsi" w:hAnsiTheme="majorHAnsi" w:cstheme="majorHAnsi"/>
          <w:sz w:val="26"/>
          <w:szCs w:val="26"/>
          <w:vertAlign w:val="subscript"/>
        </w:rPr>
        <w:t>r</w:t>
      </w:r>
      <w:r w:rsidRPr="00D30BB0">
        <w:rPr>
          <w:rFonts w:asciiTheme="majorHAnsi" w:hAnsiTheme="majorHAnsi" w:cstheme="majorHAnsi"/>
          <w:sz w:val="26"/>
          <w:szCs w:val="26"/>
        </w:rPr>
        <w:t xml:space="preserve"> là khối lượng phân tử; </w:t>
      </w:r>
    </w:p>
    <w:p w14:paraId="5613B81A" w14:textId="77777777" w:rsidR="00F80424" w:rsidRPr="00D30BB0" w:rsidRDefault="00F80424" w:rsidP="00D62820">
      <w:pPr>
        <w:spacing w:line="240" w:lineRule="auto"/>
        <w:rPr>
          <w:rFonts w:asciiTheme="majorHAnsi" w:hAnsiTheme="majorHAnsi" w:cstheme="majorHAnsi"/>
          <w:sz w:val="26"/>
          <w:szCs w:val="26"/>
        </w:rPr>
      </w:pPr>
      <w:r w:rsidRPr="00D30BB0">
        <w:rPr>
          <w:rFonts w:asciiTheme="majorHAnsi" w:hAnsiTheme="majorHAnsi" w:cstheme="majorHAnsi"/>
          <w:i/>
          <w:sz w:val="26"/>
          <w:szCs w:val="26"/>
        </w:rPr>
        <w:t>T</w:t>
      </w:r>
      <w:r w:rsidRPr="00D30BB0">
        <w:rPr>
          <w:rFonts w:asciiTheme="majorHAnsi" w:hAnsiTheme="majorHAnsi" w:cstheme="majorHAnsi"/>
          <w:sz w:val="26"/>
          <w:szCs w:val="26"/>
        </w:rPr>
        <w:t xml:space="preserve"> là nhiệt độ thực tế, tính bằng kenvin; </w:t>
      </w:r>
    </w:p>
    <w:p w14:paraId="4D8A9316" w14:textId="77777777" w:rsidR="00F80424" w:rsidRPr="00D62820" w:rsidRDefault="00F80424" w:rsidP="00D62820">
      <w:pPr>
        <w:spacing w:line="240" w:lineRule="auto"/>
        <w:rPr>
          <w:rFonts w:asciiTheme="majorHAnsi" w:hAnsiTheme="majorHAnsi" w:cstheme="majorHAnsi"/>
          <w:sz w:val="26"/>
          <w:szCs w:val="26"/>
        </w:rPr>
      </w:pPr>
      <w:r w:rsidRPr="00D30BB0">
        <w:rPr>
          <w:rFonts w:asciiTheme="majorHAnsi" w:hAnsiTheme="majorHAnsi" w:cstheme="majorHAnsi"/>
          <w:i/>
          <w:sz w:val="26"/>
          <w:szCs w:val="26"/>
        </w:rPr>
        <w:t>p</w:t>
      </w:r>
      <w:r w:rsidRPr="00D30BB0">
        <w:rPr>
          <w:rFonts w:asciiTheme="majorHAnsi" w:hAnsiTheme="majorHAnsi" w:cstheme="majorHAnsi"/>
          <w:sz w:val="26"/>
          <w:szCs w:val="26"/>
        </w:rPr>
        <w:t xml:space="preserve"> là áp suất thực tế, tính bằng pascan.</w:t>
      </w:r>
    </w:p>
    <w:p w14:paraId="1885E8AB" w14:textId="77777777" w:rsidR="007B2E01" w:rsidRPr="00275047" w:rsidRDefault="007B2E01" w:rsidP="00D62820">
      <w:pPr>
        <w:pStyle w:val="abc"/>
        <w:tabs>
          <w:tab w:val="left" w:pos="0"/>
          <w:tab w:val="left" w:pos="90"/>
        </w:tabs>
        <w:spacing w:before="120"/>
        <w:rPr>
          <w:rFonts w:ascii="Times New Roman" w:hAnsi="Times New Roman"/>
          <w:b/>
          <w:bCs/>
          <w:szCs w:val="26"/>
          <w:lang w:val="it-IT"/>
        </w:rPr>
      </w:pPr>
      <w:r w:rsidRPr="00275047">
        <w:rPr>
          <w:rFonts w:ascii="Times New Roman" w:hAnsi="Times New Roman"/>
          <w:b/>
          <w:bCs/>
          <w:szCs w:val="26"/>
          <w:lang w:val="it-IT"/>
        </w:rPr>
        <w:t>3 Các phép kiểm định</w:t>
      </w:r>
    </w:p>
    <w:p w14:paraId="643BA257" w14:textId="77777777" w:rsidR="001C7BC2" w:rsidRPr="00275047" w:rsidRDefault="007B2E01" w:rsidP="00D62820">
      <w:pPr>
        <w:pStyle w:val="abc"/>
        <w:tabs>
          <w:tab w:val="left" w:pos="0"/>
          <w:tab w:val="left" w:pos="90"/>
        </w:tabs>
        <w:spacing w:before="120"/>
        <w:jc w:val="both"/>
        <w:rPr>
          <w:rFonts w:ascii="Times New Roman" w:hAnsi="Times New Roman"/>
          <w:b/>
          <w:i/>
          <w:iCs/>
          <w:szCs w:val="26"/>
          <w:lang w:val="it-IT"/>
        </w:rPr>
      </w:pPr>
      <w:r w:rsidRPr="00275047">
        <w:rPr>
          <w:rFonts w:ascii="Times New Roman" w:hAnsi="Times New Roman"/>
          <w:szCs w:val="26"/>
          <w:lang w:val="it-IT"/>
        </w:rPr>
        <w:t xml:space="preserve">Phải lần lượt tiến hành các phép kiểm </w:t>
      </w:r>
      <w:r w:rsidR="001E46AB" w:rsidRPr="00275047">
        <w:rPr>
          <w:rFonts w:ascii="Times New Roman" w:hAnsi="Times New Roman"/>
          <w:szCs w:val="26"/>
          <w:lang w:val="it-IT"/>
        </w:rPr>
        <w:t>định</w:t>
      </w:r>
      <w:r w:rsidRPr="00275047">
        <w:rPr>
          <w:rFonts w:ascii="Times New Roman" w:hAnsi="Times New Roman"/>
          <w:szCs w:val="26"/>
          <w:lang w:val="it-IT"/>
        </w:rPr>
        <w:t xml:space="preserve"> ghi trong bảng </w:t>
      </w:r>
      <w:r w:rsidR="00BA26B6" w:rsidRPr="00275047">
        <w:rPr>
          <w:rFonts w:ascii="Times New Roman" w:hAnsi="Times New Roman"/>
          <w:szCs w:val="26"/>
          <w:lang w:val="it-IT"/>
        </w:rPr>
        <w:t>2</w:t>
      </w:r>
      <w:r w:rsidR="00FB51D3" w:rsidRPr="00275047">
        <w:rPr>
          <w:rFonts w:ascii="Times New Roman" w:hAnsi="Times New Roman"/>
          <w:szCs w:val="26"/>
          <w:lang w:val="it-IT"/>
        </w:rPr>
        <w:t>.</w:t>
      </w:r>
      <w:r w:rsidRPr="00275047">
        <w:rPr>
          <w:rFonts w:ascii="Times New Roman" w:hAnsi="Times New Roman"/>
          <w:szCs w:val="26"/>
          <w:lang w:val="it-IT"/>
        </w:rPr>
        <w:t xml:space="preserve"> </w:t>
      </w:r>
      <w:r w:rsidRPr="00275047">
        <w:rPr>
          <w:rFonts w:ascii="Times New Roman" w:hAnsi="Times New Roman"/>
          <w:b/>
          <w:i/>
          <w:iCs/>
          <w:szCs w:val="26"/>
          <w:lang w:val="it-IT"/>
        </w:rPr>
        <w:t xml:space="preserve"> </w:t>
      </w:r>
    </w:p>
    <w:p w14:paraId="5ECFC29D" w14:textId="77777777" w:rsidR="007B2E01" w:rsidRPr="00275047" w:rsidRDefault="007B2E01" w:rsidP="00815858">
      <w:pPr>
        <w:pStyle w:val="abc"/>
        <w:tabs>
          <w:tab w:val="left" w:pos="0"/>
          <w:tab w:val="left" w:pos="90"/>
        </w:tabs>
        <w:spacing w:before="120" w:line="264" w:lineRule="auto"/>
        <w:jc w:val="right"/>
        <w:rPr>
          <w:rFonts w:ascii="Times New Roman" w:hAnsi="Times New Roman"/>
          <w:b/>
          <w:i/>
          <w:iCs/>
          <w:szCs w:val="26"/>
        </w:rPr>
      </w:pPr>
      <w:r w:rsidRPr="00275047">
        <w:rPr>
          <w:rFonts w:ascii="Times New Roman" w:hAnsi="Times New Roman"/>
          <w:b/>
          <w:i/>
          <w:iCs/>
          <w:szCs w:val="26"/>
        </w:rPr>
        <w:t xml:space="preserve">Bảng </w:t>
      </w:r>
      <w:r w:rsidR="00DB18CD" w:rsidRPr="00275047">
        <w:rPr>
          <w:rFonts w:ascii="Times New Roman" w:hAnsi="Times New Roman"/>
          <w:b/>
          <w:i/>
          <w:iCs/>
          <w:szCs w:val="26"/>
        </w:rPr>
        <w:t>2</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3"/>
        <w:gridCol w:w="3685"/>
        <w:gridCol w:w="1389"/>
        <w:gridCol w:w="1217"/>
        <w:gridCol w:w="1217"/>
        <w:gridCol w:w="1217"/>
      </w:tblGrid>
      <w:tr w:rsidR="007850CC" w:rsidRPr="00275047" w14:paraId="6BDCF7F5" w14:textId="77777777" w:rsidTr="00C20BEB">
        <w:tc>
          <w:tcPr>
            <w:tcW w:w="563" w:type="dxa"/>
            <w:vMerge w:val="restart"/>
            <w:shd w:val="clear" w:color="auto" w:fill="auto"/>
            <w:vAlign w:val="center"/>
          </w:tcPr>
          <w:p w14:paraId="6369E729" w14:textId="77777777" w:rsidR="007850CC" w:rsidRPr="00275047" w:rsidRDefault="007850CC" w:rsidP="00C20BEB">
            <w:pPr>
              <w:pStyle w:val="abc"/>
              <w:tabs>
                <w:tab w:val="left" w:pos="0"/>
                <w:tab w:val="left" w:pos="90"/>
              </w:tabs>
              <w:jc w:val="center"/>
              <w:rPr>
                <w:rFonts w:ascii="Times New Roman" w:hAnsi="Times New Roman"/>
                <w:b/>
                <w:iCs/>
                <w:szCs w:val="26"/>
              </w:rPr>
            </w:pPr>
            <w:r w:rsidRPr="00275047">
              <w:rPr>
                <w:rFonts w:ascii="Times New Roman" w:hAnsi="Times New Roman"/>
                <w:b/>
                <w:iCs/>
                <w:szCs w:val="26"/>
              </w:rPr>
              <w:t>TT</w:t>
            </w:r>
          </w:p>
        </w:tc>
        <w:tc>
          <w:tcPr>
            <w:tcW w:w="3685" w:type="dxa"/>
            <w:vMerge w:val="restart"/>
            <w:shd w:val="clear" w:color="auto" w:fill="auto"/>
            <w:vAlign w:val="center"/>
          </w:tcPr>
          <w:p w14:paraId="70D5FFD6" w14:textId="77777777" w:rsidR="007850CC" w:rsidRPr="00275047" w:rsidRDefault="007850CC" w:rsidP="00C20BEB">
            <w:pPr>
              <w:pStyle w:val="abc"/>
              <w:tabs>
                <w:tab w:val="left" w:pos="0"/>
                <w:tab w:val="left" w:pos="90"/>
              </w:tabs>
              <w:jc w:val="center"/>
              <w:rPr>
                <w:rFonts w:ascii="Times New Roman" w:hAnsi="Times New Roman"/>
                <w:b/>
                <w:iCs/>
                <w:szCs w:val="26"/>
              </w:rPr>
            </w:pPr>
            <w:r w:rsidRPr="00275047">
              <w:rPr>
                <w:rFonts w:ascii="Times New Roman" w:hAnsi="Times New Roman"/>
                <w:b/>
                <w:iCs/>
                <w:szCs w:val="26"/>
              </w:rPr>
              <w:t>Tên phép kiểm định</w:t>
            </w:r>
          </w:p>
        </w:tc>
        <w:tc>
          <w:tcPr>
            <w:tcW w:w="1389" w:type="dxa"/>
            <w:vMerge w:val="restart"/>
            <w:shd w:val="clear" w:color="auto" w:fill="auto"/>
            <w:vAlign w:val="center"/>
          </w:tcPr>
          <w:p w14:paraId="5CC49CD1" w14:textId="77777777" w:rsidR="007850CC" w:rsidRPr="00275047" w:rsidRDefault="007850CC" w:rsidP="00C20BEB">
            <w:pPr>
              <w:pStyle w:val="abc"/>
              <w:tabs>
                <w:tab w:val="left" w:pos="0"/>
                <w:tab w:val="left" w:pos="90"/>
              </w:tabs>
              <w:jc w:val="center"/>
              <w:rPr>
                <w:rFonts w:ascii="Times New Roman" w:hAnsi="Times New Roman"/>
                <w:b/>
                <w:iCs/>
                <w:szCs w:val="26"/>
              </w:rPr>
            </w:pPr>
            <w:r w:rsidRPr="00275047">
              <w:rPr>
                <w:rFonts w:ascii="Times New Roman" w:hAnsi="Times New Roman"/>
                <w:b/>
                <w:iCs/>
                <w:szCs w:val="26"/>
              </w:rPr>
              <w:t xml:space="preserve">Theo điều mục của </w:t>
            </w:r>
            <w:r w:rsidR="00222961" w:rsidRPr="00275047">
              <w:rPr>
                <w:rFonts w:ascii="Times New Roman" w:hAnsi="Times New Roman"/>
                <w:b/>
                <w:iCs/>
                <w:szCs w:val="26"/>
              </w:rPr>
              <w:t>QTKĐ</w:t>
            </w:r>
          </w:p>
        </w:tc>
        <w:tc>
          <w:tcPr>
            <w:tcW w:w="3651" w:type="dxa"/>
            <w:gridSpan w:val="3"/>
            <w:shd w:val="clear" w:color="auto" w:fill="auto"/>
            <w:vAlign w:val="center"/>
          </w:tcPr>
          <w:p w14:paraId="7DC0E34D" w14:textId="77777777" w:rsidR="007850CC" w:rsidRPr="00275047" w:rsidRDefault="007850CC" w:rsidP="00C20BEB">
            <w:pPr>
              <w:pStyle w:val="abc"/>
              <w:tabs>
                <w:tab w:val="left" w:pos="0"/>
                <w:tab w:val="left" w:pos="90"/>
              </w:tabs>
              <w:jc w:val="center"/>
              <w:rPr>
                <w:rFonts w:ascii="Times New Roman" w:hAnsi="Times New Roman"/>
                <w:b/>
                <w:iCs/>
                <w:szCs w:val="26"/>
              </w:rPr>
            </w:pPr>
            <w:r w:rsidRPr="00275047">
              <w:rPr>
                <w:rFonts w:ascii="Times New Roman" w:hAnsi="Times New Roman"/>
                <w:b/>
                <w:iCs/>
                <w:szCs w:val="26"/>
              </w:rPr>
              <w:t>Chế độ kiểm định</w:t>
            </w:r>
          </w:p>
        </w:tc>
      </w:tr>
      <w:tr w:rsidR="00355578" w:rsidRPr="00275047" w14:paraId="6C625F6E" w14:textId="77777777" w:rsidTr="00C20BEB">
        <w:tc>
          <w:tcPr>
            <w:tcW w:w="563" w:type="dxa"/>
            <w:vMerge/>
            <w:tcBorders>
              <w:bottom w:val="single" w:sz="4" w:space="0" w:color="auto"/>
            </w:tcBorders>
            <w:shd w:val="clear" w:color="auto" w:fill="auto"/>
            <w:vAlign w:val="center"/>
          </w:tcPr>
          <w:p w14:paraId="17215CEE" w14:textId="77777777" w:rsidR="00355578" w:rsidRPr="00275047" w:rsidRDefault="00355578" w:rsidP="00C20BEB">
            <w:pPr>
              <w:pStyle w:val="abc"/>
              <w:tabs>
                <w:tab w:val="left" w:pos="0"/>
                <w:tab w:val="left" w:pos="90"/>
              </w:tabs>
              <w:jc w:val="center"/>
              <w:rPr>
                <w:rFonts w:ascii="Times New Roman" w:hAnsi="Times New Roman"/>
                <w:b/>
                <w:iCs/>
                <w:szCs w:val="26"/>
              </w:rPr>
            </w:pPr>
          </w:p>
        </w:tc>
        <w:tc>
          <w:tcPr>
            <w:tcW w:w="3685" w:type="dxa"/>
            <w:vMerge/>
            <w:tcBorders>
              <w:bottom w:val="single" w:sz="4" w:space="0" w:color="auto"/>
            </w:tcBorders>
            <w:shd w:val="clear" w:color="auto" w:fill="auto"/>
            <w:vAlign w:val="center"/>
          </w:tcPr>
          <w:p w14:paraId="75F6D1BA" w14:textId="77777777" w:rsidR="00355578" w:rsidRPr="00275047" w:rsidRDefault="00355578" w:rsidP="00C20BEB">
            <w:pPr>
              <w:pStyle w:val="abc"/>
              <w:tabs>
                <w:tab w:val="left" w:pos="0"/>
                <w:tab w:val="left" w:pos="90"/>
              </w:tabs>
              <w:jc w:val="center"/>
              <w:rPr>
                <w:rFonts w:ascii="Times New Roman" w:hAnsi="Times New Roman"/>
                <w:b/>
                <w:iCs/>
                <w:szCs w:val="26"/>
              </w:rPr>
            </w:pPr>
          </w:p>
        </w:tc>
        <w:tc>
          <w:tcPr>
            <w:tcW w:w="1389" w:type="dxa"/>
            <w:vMerge/>
            <w:tcBorders>
              <w:bottom w:val="single" w:sz="4" w:space="0" w:color="auto"/>
            </w:tcBorders>
            <w:shd w:val="clear" w:color="auto" w:fill="auto"/>
            <w:vAlign w:val="center"/>
          </w:tcPr>
          <w:p w14:paraId="18D8C06A" w14:textId="77777777" w:rsidR="00355578" w:rsidRPr="00275047" w:rsidRDefault="00355578" w:rsidP="00C20BEB">
            <w:pPr>
              <w:pStyle w:val="abc"/>
              <w:tabs>
                <w:tab w:val="left" w:pos="0"/>
                <w:tab w:val="left" w:pos="90"/>
              </w:tabs>
              <w:jc w:val="center"/>
              <w:rPr>
                <w:rFonts w:ascii="Times New Roman" w:hAnsi="Times New Roman"/>
                <w:b/>
                <w:iCs/>
                <w:szCs w:val="26"/>
              </w:rPr>
            </w:pPr>
          </w:p>
        </w:tc>
        <w:tc>
          <w:tcPr>
            <w:tcW w:w="1217" w:type="dxa"/>
            <w:tcBorders>
              <w:bottom w:val="single" w:sz="4" w:space="0" w:color="auto"/>
            </w:tcBorders>
            <w:shd w:val="clear" w:color="auto" w:fill="auto"/>
            <w:vAlign w:val="center"/>
          </w:tcPr>
          <w:p w14:paraId="4E5A4F17" w14:textId="77777777" w:rsidR="00355578" w:rsidRPr="00275047" w:rsidRDefault="00355578" w:rsidP="00C20BEB">
            <w:pPr>
              <w:pStyle w:val="abc"/>
              <w:tabs>
                <w:tab w:val="left" w:pos="0"/>
                <w:tab w:val="left" w:pos="90"/>
              </w:tabs>
              <w:jc w:val="center"/>
              <w:rPr>
                <w:rFonts w:ascii="Times New Roman" w:hAnsi="Times New Roman"/>
                <w:b/>
                <w:iCs/>
                <w:szCs w:val="26"/>
              </w:rPr>
            </w:pPr>
            <w:r w:rsidRPr="00275047">
              <w:rPr>
                <w:rFonts w:ascii="Times New Roman" w:hAnsi="Times New Roman"/>
                <w:b/>
                <w:iCs/>
                <w:szCs w:val="26"/>
              </w:rPr>
              <w:t>Ban đầu</w:t>
            </w:r>
          </w:p>
        </w:tc>
        <w:tc>
          <w:tcPr>
            <w:tcW w:w="1217" w:type="dxa"/>
            <w:tcBorders>
              <w:bottom w:val="single" w:sz="4" w:space="0" w:color="auto"/>
            </w:tcBorders>
            <w:shd w:val="clear" w:color="auto" w:fill="auto"/>
            <w:vAlign w:val="center"/>
          </w:tcPr>
          <w:p w14:paraId="7999021D" w14:textId="77777777" w:rsidR="00355578" w:rsidRPr="00275047" w:rsidRDefault="00355578" w:rsidP="00C20BEB">
            <w:pPr>
              <w:pStyle w:val="abc"/>
              <w:tabs>
                <w:tab w:val="left" w:pos="0"/>
                <w:tab w:val="left" w:pos="90"/>
              </w:tabs>
              <w:jc w:val="center"/>
              <w:rPr>
                <w:rFonts w:ascii="Times New Roman" w:hAnsi="Times New Roman"/>
                <w:b/>
                <w:iCs/>
                <w:szCs w:val="26"/>
              </w:rPr>
            </w:pPr>
            <w:r w:rsidRPr="00275047">
              <w:rPr>
                <w:rFonts w:ascii="Times New Roman" w:hAnsi="Times New Roman"/>
                <w:b/>
                <w:iCs/>
                <w:szCs w:val="26"/>
              </w:rPr>
              <w:t>Định kỳ</w:t>
            </w:r>
          </w:p>
        </w:tc>
        <w:tc>
          <w:tcPr>
            <w:tcW w:w="1217" w:type="dxa"/>
            <w:tcBorders>
              <w:bottom w:val="single" w:sz="4" w:space="0" w:color="auto"/>
            </w:tcBorders>
            <w:shd w:val="clear" w:color="auto" w:fill="auto"/>
            <w:vAlign w:val="center"/>
          </w:tcPr>
          <w:p w14:paraId="7DF30DCA" w14:textId="77777777" w:rsidR="00A7765C" w:rsidRPr="00275047" w:rsidRDefault="00A7765C" w:rsidP="00C20BEB">
            <w:pPr>
              <w:pStyle w:val="abc"/>
              <w:tabs>
                <w:tab w:val="left" w:pos="0"/>
                <w:tab w:val="left" w:pos="90"/>
              </w:tabs>
              <w:jc w:val="center"/>
              <w:rPr>
                <w:rFonts w:ascii="Times New Roman" w:hAnsi="Times New Roman"/>
                <w:b/>
                <w:iCs/>
                <w:szCs w:val="26"/>
              </w:rPr>
            </w:pPr>
            <w:r w:rsidRPr="00275047">
              <w:rPr>
                <w:rFonts w:ascii="Times New Roman" w:hAnsi="Times New Roman"/>
                <w:b/>
                <w:iCs/>
                <w:szCs w:val="26"/>
              </w:rPr>
              <w:t xml:space="preserve">Sau </w:t>
            </w:r>
          </w:p>
          <w:p w14:paraId="7064F6F1" w14:textId="77777777" w:rsidR="00355578" w:rsidRPr="00275047" w:rsidRDefault="00A7765C" w:rsidP="00C20BEB">
            <w:pPr>
              <w:pStyle w:val="abc"/>
              <w:tabs>
                <w:tab w:val="left" w:pos="0"/>
                <w:tab w:val="left" w:pos="90"/>
              </w:tabs>
              <w:jc w:val="center"/>
              <w:rPr>
                <w:rFonts w:ascii="Times New Roman" w:hAnsi="Times New Roman"/>
                <w:b/>
                <w:iCs/>
                <w:szCs w:val="26"/>
              </w:rPr>
            </w:pPr>
            <w:r w:rsidRPr="00275047">
              <w:rPr>
                <w:rFonts w:ascii="Times New Roman" w:hAnsi="Times New Roman"/>
                <w:b/>
                <w:iCs/>
                <w:szCs w:val="26"/>
              </w:rPr>
              <w:t>sửa chữa</w:t>
            </w:r>
          </w:p>
        </w:tc>
      </w:tr>
      <w:tr w:rsidR="00355578" w:rsidRPr="00275047" w14:paraId="5BC25D94" w14:textId="77777777" w:rsidTr="00C20BEB">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14:paraId="14F3DDC0" w14:textId="77777777" w:rsidR="00355578" w:rsidRPr="00275047" w:rsidRDefault="00355578" w:rsidP="00C20BEB">
            <w:pPr>
              <w:pStyle w:val="abc"/>
              <w:numPr>
                <w:ilvl w:val="0"/>
                <w:numId w:val="17"/>
              </w:numPr>
              <w:tabs>
                <w:tab w:val="left" w:pos="0"/>
                <w:tab w:val="left" w:pos="90"/>
              </w:tabs>
              <w:spacing w:before="60" w:after="60"/>
              <w:jc w:val="center"/>
              <w:rPr>
                <w:rFonts w:ascii="Times New Roman" w:hAnsi="Times New Roman"/>
                <w:szCs w:val="26"/>
              </w:rPr>
            </w:pP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6A8EB9AF" w14:textId="77777777" w:rsidR="00355578" w:rsidRPr="00275047" w:rsidRDefault="00355578" w:rsidP="00C20BEB">
            <w:pPr>
              <w:pStyle w:val="abc"/>
              <w:tabs>
                <w:tab w:val="left" w:pos="0"/>
                <w:tab w:val="left" w:pos="90"/>
              </w:tabs>
              <w:spacing w:before="60" w:after="60"/>
              <w:jc w:val="both"/>
              <w:rPr>
                <w:rFonts w:ascii="Times New Roman" w:hAnsi="Times New Roman"/>
                <w:szCs w:val="26"/>
              </w:rPr>
            </w:pPr>
            <w:r w:rsidRPr="00275047">
              <w:rPr>
                <w:rFonts w:ascii="Times New Roman" w:hAnsi="Times New Roman"/>
                <w:szCs w:val="26"/>
              </w:rPr>
              <w:t>Kiểm tra bên ngoài</w:t>
            </w:r>
          </w:p>
        </w:tc>
        <w:tc>
          <w:tcPr>
            <w:tcW w:w="1389" w:type="dxa"/>
            <w:tcBorders>
              <w:top w:val="single" w:sz="4" w:space="0" w:color="auto"/>
              <w:left w:val="single" w:sz="4" w:space="0" w:color="auto"/>
              <w:bottom w:val="single" w:sz="4" w:space="0" w:color="auto"/>
              <w:right w:val="single" w:sz="4" w:space="0" w:color="auto"/>
            </w:tcBorders>
            <w:shd w:val="clear" w:color="auto" w:fill="auto"/>
            <w:vAlign w:val="center"/>
          </w:tcPr>
          <w:p w14:paraId="00764B7D" w14:textId="77777777" w:rsidR="00355578" w:rsidRPr="00275047" w:rsidRDefault="00355578" w:rsidP="00C20BEB">
            <w:pPr>
              <w:pStyle w:val="abc"/>
              <w:spacing w:before="60" w:after="60"/>
              <w:ind w:firstLine="34"/>
              <w:jc w:val="center"/>
              <w:rPr>
                <w:rFonts w:ascii="Times New Roman" w:hAnsi="Times New Roman"/>
                <w:szCs w:val="26"/>
              </w:rPr>
            </w:pPr>
            <w:r w:rsidRPr="00275047">
              <w:rPr>
                <w:rFonts w:ascii="Times New Roman" w:hAnsi="Times New Roman"/>
                <w:szCs w:val="26"/>
              </w:rPr>
              <w:t>7.1</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553AB6E0" w14:textId="77777777" w:rsidR="00355578" w:rsidRPr="00275047" w:rsidRDefault="00355578" w:rsidP="00C20BEB">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48869F9E" w14:textId="77777777" w:rsidR="00355578" w:rsidRPr="00275047" w:rsidRDefault="00355578" w:rsidP="00C20BEB">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6FA65972" w14:textId="77777777" w:rsidR="00355578" w:rsidRPr="00275047" w:rsidRDefault="00355578" w:rsidP="00C20BEB">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r>
      <w:tr w:rsidR="00355578" w:rsidRPr="00275047" w14:paraId="4FC3B9D5" w14:textId="77777777" w:rsidTr="00C20BEB">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14:paraId="4A8CD7A6" w14:textId="77777777" w:rsidR="00355578" w:rsidRPr="00275047" w:rsidRDefault="00355578" w:rsidP="00C20BEB">
            <w:pPr>
              <w:pStyle w:val="abc"/>
              <w:numPr>
                <w:ilvl w:val="0"/>
                <w:numId w:val="17"/>
              </w:numPr>
              <w:tabs>
                <w:tab w:val="left" w:pos="0"/>
                <w:tab w:val="left" w:pos="90"/>
              </w:tabs>
              <w:spacing w:before="60" w:after="60"/>
              <w:jc w:val="center"/>
              <w:rPr>
                <w:rFonts w:ascii="Times New Roman" w:hAnsi="Times New Roman"/>
                <w:szCs w:val="26"/>
              </w:rPr>
            </w:pP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1839CFD4" w14:textId="77777777" w:rsidR="00355578" w:rsidRPr="00275047" w:rsidRDefault="00355578" w:rsidP="00C20BEB">
            <w:pPr>
              <w:pStyle w:val="abc"/>
              <w:tabs>
                <w:tab w:val="left" w:pos="0"/>
                <w:tab w:val="left" w:pos="90"/>
              </w:tabs>
              <w:spacing w:before="60" w:after="60"/>
              <w:rPr>
                <w:rFonts w:ascii="Times New Roman" w:hAnsi="Times New Roman"/>
                <w:szCs w:val="26"/>
              </w:rPr>
            </w:pPr>
            <w:r w:rsidRPr="00275047">
              <w:rPr>
                <w:rFonts w:ascii="Times New Roman" w:hAnsi="Times New Roman"/>
                <w:szCs w:val="26"/>
              </w:rPr>
              <w:t>Kiểm tra kỹ thuật</w:t>
            </w:r>
          </w:p>
        </w:tc>
        <w:tc>
          <w:tcPr>
            <w:tcW w:w="1389" w:type="dxa"/>
            <w:tcBorders>
              <w:top w:val="single" w:sz="4" w:space="0" w:color="auto"/>
              <w:left w:val="single" w:sz="4" w:space="0" w:color="auto"/>
              <w:bottom w:val="single" w:sz="4" w:space="0" w:color="auto"/>
              <w:right w:val="single" w:sz="4" w:space="0" w:color="auto"/>
            </w:tcBorders>
            <w:shd w:val="clear" w:color="auto" w:fill="auto"/>
            <w:vAlign w:val="center"/>
          </w:tcPr>
          <w:p w14:paraId="7CE6A74B" w14:textId="77777777" w:rsidR="00355578" w:rsidRPr="00275047" w:rsidRDefault="00355578" w:rsidP="00C20BEB">
            <w:pPr>
              <w:pStyle w:val="abc"/>
              <w:spacing w:before="60" w:after="60"/>
              <w:ind w:firstLine="34"/>
              <w:jc w:val="center"/>
              <w:rPr>
                <w:rFonts w:ascii="Times New Roman" w:hAnsi="Times New Roman"/>
                <w:szCs w:val="26"/>
              </w:rPr>
            </w:pPr>
            <w:r w:rsidRPr="00275047">
              <w:rPr>
                <w:rFonts w:ascii="Times New Roman" w:hAnsi="Times New Roman"/>
                <w:szCs w:val="26"/>
              </w:rPr>
              <w:t>7.2</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37ACD9B0" w14:textId="77777777" w:rsidR="00355578" w:rsidRPr="00275047" w:rsidRDefault="00355578" w:rsidP="00C20BEB">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7D280F13" w14:textId="77777777" w:rsidR="00355578" w:rsidRPr="00275047" w:rsidRDefault="00355578" w:rsidP="00C20BEB">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04D73974" w14:textId="77777777" w:rsidR="00355578" w:rsidRPr="00275047" w:rsidRDefault="00355578" w:rsidP="00C20BEB">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r>
      <w:tr w:rsidR="00355578" w:rsidRPr="00275047" w14:paraId="3FCF3FAB" w14:textId="77777777" w:rsidTr="00C20BEB">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14:paraId="22BCFE0B" w14:textId="77777777" w:rsidR="00355578" w:rsidRPr="00275047" w:rsidRDefault="00355578" w:rsidP="00C20BEB">
            <w:pPr>
              <w:pStyle w:val="abc"/>
              <w:numPr>
                <w:ilvl w:val="0"/>
                <w:numId w:val="17"/>
              </w:numPr>
              <w:tabs>
                <w:tab w:val="left" w:pos="0"/>
                <w:tab w:val="left" w:pos="90"/>
              </w:tabs>
              <w:spacing w:before="60" w:after="60"/>
              <w:jc w:val="center"/>
              <w:rPr>
                <w:rFonts w:ascii="Times New Roman" w:hAnsi="Times New Roman"/>
                <w:szCs w:val="26"/>
              </w:rPr>
            </w:pP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476AA16B" w14:textId="77777777" w:rsidR="00355578" w:rsidRPr="00275047" w:rsidRDefault="00355578" w:rsidP="00C20BEB">
            <w:pPr>
              <w:pStyle w:val="abc"/>
              <w:tabs>
                <w:tab w:val="left" w:pos="0"/>
                <w:tab w:val="left" w:pos="90"/>
              </w:tabs>
              <w:spacing w:before="60" w:after="60"/>
              <w:rPr>
                <w:rFonts w:ascii="Times New Roman" w:hAnsi="Times New Roman"/>
                <w:szCs w:val="26"/>
              </w:rPr>
            </w:pPr>
            <w:r w:rsidRPr="00275047">
              <w:rPr>
                <w:rFonts w:ascii="Times New Roman" w:hAnsi="Times New Roman"/>
                <w:szCs w:val="26"/>
              </w:rPr>
              <w:t>Kiểm tra đo lường</w:t>
            </w:r>
          </w:p>
        </w:tc>
        <w:tc>
          <w:tcPr>
            <w:tcW w:w="1389" w:type="dxa"/>
            <w:tcBorders>
              <w:top w:val="single" w:sz="4" w:space="0" w:color="auto"/>
              <w:left w:val="single" w:sz="4" w:space="0" w:color="auto"/>
              <w:bottom w:val="single" w:sz="4" w:space="0" w:color="auto"/>
              <w:right w:val="single" w:sz="4" w:space="0" w:color="auto"/>
            </w:tcBorders>
            <w:shd w:val="clear" w:color="auto" w:fill="auto"/>
            <w:vAlign w:val="center"/>
          </w:tcPr>
          <w:p w14:paraId="60BF7344" w14:textId="77777777" w:rsidR="00355578" w:rsidRPr="00275047" w:rsidRDefault="00355578" w:rsidP="00C20BEB">
            <w:pPr>
              <w:pStyle w:val="abc"/>
              <w:spacing w:before="60" w:after="60"/>
              <w:ind w:firstLine="34"/>
              <w:jc w:val="center"/>
              <w:rPr>
                <w:rFonts w:ascii="Times New Roman" w:hAnsi="Times New Roman"/>
                <w:szCs w:val="26"/>
              </w:rPr>
            </w:pPr>
            <w:r w:rsidRPr="00275047">
              <w:rPr>
                <w:rFonts w:ascii="Times New Roman" w:hAnsi="Times New Roman"/>
                <w:szCs w:val="26"/>
              </w:rPr>
              <w:t>7.3</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2BB5D909" w14:textId="77777777" w:rsidR="00355578" w:rsidRPr="00275047" w:rsidRDefault="00355578" w:rsidP="00C20BEB">
            <w:pPr>
              <w:pStyle w:val="abc"/>
              <w:tabs>
                <w:tab w:val="left" w:pos="0"/>
                <w:tab w:val="left" w:pos="90"/>
              </w:tabs>
              <w:spacing w:before="60" w:after="60"/>
              <w:jc w:val="center"/>
              <w:rPr>
                <w:rFonts w:ascii="Times New Roman" w:hAnsi="Times New Roman"/>
                <w:szCs w:val="26"/>
              </w:rPr>
            </w:pP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7A54063B" w14:textId="77777777" w:rsidR="00355578" w:rsidRPr="00275047" w:rsidRDefault="00355578" w:rsidP="00C20BEB">
            <w:pPr>
              <w:pStyle w:val="abc"/>
              <w:tabs>
                <w:tab w:val="left" w:pos="0"/>
                <w:tab w:val="left" w:pos="90"/>
              </w:tabs>
              <w:spacing w:before="60" w:after="60"/>
              <w:jc w:val="center"/>
              <w:rPr>
                <w:rFonts w:ascii="Times New Roman" w:hAnsi="Times New Roman"/>
                <w:szCs w:val="26"/>
              </w:rPr>
            </w:pP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04800F15" w14:textId="77777777" w:rsidR="00355578" w:rsidRPr="00275047" w:rsidRDefault="00355578" w:rsidP="00C20BEB">
            <w:pPr>
              <w:pStyle w:val="abc"/>
              <w:tabs>
                <w:tab w:val="left" w:pos="0"/>
                <w:tab w:val="left" w:pos="90"/>
              </w:tabs>
              <w:spacing w:before="60" w:after="60"/>
              <w:jc w:val="center"/>
              <w:rPr>
                <w:rFonts w:ascii="Times New Roman" w:hAnsi="Times New Roman"/>
                <w:szCs w:val="26"/>
              </w:rPr>
            </w:pPr>
          </w:p>
        </w:tc>
      </w:tr>
      <w:tr w:rsidR="00E65C92" w:rsidRPr="00275047" w14:paraId="42C39F63" w14:textId="77777777" w:rsidTr="00C20BEB">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14:paraId="0CCA4EF4" w14:textId="77777777" w:rsidR="00E65C92" w:rsidRPr="00275047" w:rsidRDefault="00E65C92" w:rsidP="00E65C92">
            <w:pPr>
              <w:pStyle w:val="abc"/>
              <w:tabs>
                <w:tab w:val="left" w:pos="0"/>
                <w:tab w:val="left" w:pos="90"/>
              </w:tabs>
              <w:spacing w:before="60" w:after="60"/>
              <w:jc w:val="center"/>
              <w:rPr>
                <w:rFonts w:ascii="Times New Roman" w:hAnsi="Times New Roman"/>
                <w:iCs/>
                <w:szCs w:val="26"/>
              </w:rPr>
            </w:pPr>
            <w:r w:rsidRPr="00275047">
              <w:rPr>
                <w:rFonts w:ascii="Times New Roman" w:hAnsi="Times New Roman"/>
                <w:iCs/>
                <w:szCs w:val="26"/>
              </w:rPr>
              <w:t>3.1</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48439339" w14:textId="77777777" w:rsidR="00E65C92" w:rsidRPr="00275047" w:rsidRDefault="00E65C92" w:rsidP="00E65C92">
            <w:pPr>
              <w:pStyle w:val="abc"/>
              <w:tabs>
                <w:tab w:val="left" w:pos="0"/>
                <w:tab w:val="left" w:pos="90"/>
              </w:tabs>
              <w:spacing w:before="60" w:after="60"/>
              <w:jc w:val="both"/>
              <w:rPr>
                <w:rFonts w:ascii="Times New Roman" w:hAnsi="Times New Roman"/>
                <w:szCs w:val="26"/>
              </w:rPr>
            </w:pPr>
            <w:r w:rsidRPr="00275047">
              <w:rPr>
                <w:rFonts w:ascii="Times New Roman" w:hAnsi="Times New Roman"/>
                <w:szCs w:val="26"/>
              </w:rPr>
              <w:t>- Kiểm tra độ trôi điểm “không”</w:t>
            </w:r>
          </w:p>
        </w:tc>
        <w:tc>
          <w:tcPr>
            <w:tcW w:w="1389" w:type="dxa"/>
            <w:tcBorders>
              <w:top w:val="single" w:sz="4" w:space="0" w:color="auto"/>
              <w:left w:val="single" w:sz="4" w:space="0" w:color="auto"/>
              <w:bottom w:val="single" w:sz="4" w:space="0" w:color="auto"/>
              <w:right w:val="single" w:sz="4" w:space="0" w:color="auto"/>
            </w:tcBorders>
            <w:shd w:val="clear" w:color="auto" w:fill="auto"/>
            <w:vAlign w:val="center"/>
          </w:tcPr>
          <w:p w14:paraId="6373CE77"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7.3.2</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6CC4A67C"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4F33DB88"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1379CD3F"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r>
      <w:tr w:rsidR="00E65C92" w:rsidRPr="00275047" w14:paraId="2FB305F6" w14:textId="77777777" w:rsidTr="00C20BEB">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14:paraId="65C666F7" w14:textId="77777777" w:rsidR="00E65C92" w:rsidRPr="00275047" w:rsidRDefault="00E65C92" w:rsidP="00E65C92">
            <w:pPr>
              <w:pStyle w:val="abc"/>
              <w:tabs>
                <w:tab w:val="left" w:pos="0"/>
                <w:tab w:val="left" w:pos="90"/>
              </w:tabs>
              <w:spacing w:before="60" w:after="60"/>
              <w:jc w:val="center"/>
              <w:rPr>
                <w:rFonts w:ascii="Times New Roman" w:hAnsi="Times New Roman"/>
                <w:iCs/>
                <w:szCs w:val="26"/>
              </w:rPr>
            </w:pPr>
            <w:r w:rsidRPr="00275047">
              <w:rPr>
                <w:rFonts w:ascii="Times New Roman" w:hAnsi="Times New Roman"/>
                <w:iCs/>
                <w:szCs w:val="26"/>
              </w:rPr>
              <w:t>3.2</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0768EEF2" w14:textId="77777777" w:rsidR="00E65C92" w:rsidRPr="00275047" w:rsidRDefault="00E65C92" w:rsidP="00A16E5F">
            <w:pPr>
              <w:pStyle w:val="abc"/>
              <w:tabs>
                <w:tab w:val="left" w:pos="0"/>
                <w:tab w:val="left" w:pos="90"/>
              </w:tabs>
              <w:spacing w:before="60" w:after="60"/>
              <w:ind w:right="-79"/>
              <w:jc w:val="both"/>
              <w:rPr>
                <w:rFonts w:ascii="Times New Roman" w:hAnsi="Times New Roman"/>
                <w:szCs w:val="26"/>
              </w:rPr>
            </w:pPr>
            <w:r w:rsidRPr="00275047">
              <w:rPr>
                <w:rFonts w:ascii="Times New Roman" w:hAnsi="Times New Roman"/>
                <w:szCs w:val="26"/>
              </w:rPr>
              <w:t>- Kiểm tra độ trôi điểm “nồng độ”</w:t>
            </w:r>
          </w:p>
        </w:tc>
        <w:tc>
          <w:tcPr>
            <w:tcW w:w="1389" w:type="dxa"/>
            <w:tcBorders>
              <w:top w:val="single" w:sz="4" w:space="0" w:color="auto"/>
              <w:left w:val="single" w:sz="4" w:space="0" w:color="auto"/>
              <w:bottom w:val="single" w:sz="4" w:space="0" w:color="auto"/>
              <w:right w:val="single" w:sz="4" w:space="0" w:color="auto"/>
            </w:tcBorders>
            <w:shd w:val="clear" w:color="auto" w:fill="auto"/>
            <w:vAlign w:val="center"/>
          </w:tcPr>
          <w:p w14:paraId="5FA36BE4"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7.3.3</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1B6EE997"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0903FE94"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794A3A7F"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r>
      <w:tr w:rsidR="00E65C92" w:rsidRPr="00275047" w14:paraId="523362DD" w14:textId="77777777" w:rsidTr="00C20BEB">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14:paraId="01F87088" w14:textId="77777777" w:rsidR="00E65C92" w:rsidRPr="00275047" w:rsidRDefault="00E65C92" w:rsidP="00E65C92">
            <w:pPr>
              <w:pStyle w:val="abc"/>
              <w:tabs>
                <w:tab w:val="left" w:pos="0"/>
                <w:tab w:val="left" w:pos="90"/>
              </w:tabs>
              <w:spacing w:before="60" w:after="60"/>
              <w:jc w:val="center"/>
              <w:rPr>
                <w:rFonts w:ascii="Times New Roman" w:hAnsi="Times New Roman"/>
                <w:iCs/>
                <w:szCs w:val="26"/>
              </w:rPr>
            </w:pPr>
            <w:r w:rsidRPr="00275047">
              <w:rPr>
                <w:rFonts w:ascii="Times New Roman" w:hAnsi="Times New Roman"/>
                <w:iCs/>
                <w:szCs w:val="26"/>
              </w:rPr>
              <w:t>3.3</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3301D3CB" w14:textId="77777777" w:rsidR="00E65C92" w:rsidRPr="00275047" w:rsidRDefault="00E65C92" w:rsidP="00E65C92">
            <w:pPr>
              <w:pStyle w:val="abc"/>
              <w:tabs>
                <w:tab w:val="left" w:pos="0"/>
                <w:tab w:val="left" w:pos="90"/>
              </w:tabs>
              <w:spacing w:before="60" w:after="60"/>
              <w:jc w:val="both"/>
              <w:rPr>
                <w:rFonts w:ascii="Times New Roman" w:hAnsi="Times New Roman"/>
                <w:szCs w:val="26"/>
              </w:rPr>
            </w:pPr>
            <w:r w:rsidRPr="00275047">
              <w:rPr>
                <w:rFonts w:ascii="Times New Roman" w:hAnsi="Times New Roman"/>
                <w:szCs w:val="26"/>
                <w:lang w:val="vi-VN"/>
              </w:rPr>
              <w:t>- Kiểm tra sai số</w:t>
            </w:r>
          </w:p>
        </w:tc>
        <w:tc>
          <w:tcPr>
            <w:tcW w:w="1389" w:type="dxa"/>
            <w:tcBorders>
              <w:top w:val="single" w:sz="4" w:space="0" w:color="auto"/>
              <w:left w:val="single" w:sz="4" w:space="0" w:color="auto"/>
              <w:bottom w:val="single" w:sz="4" w:space="0" w:color="auto"/>
              <w:right w:val="single" w:sz="4" w:space="0" w:color="auto"/>
            </w:tcBorders>
            <w:shd w:val="clear" w:color="auto" w:fill="auto"/>
            <w:vAlign w:val="center"/>
          </w:tcPr>
          <w:p w14:paraId="6826EA0A"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7.3.4</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37ED6391"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291174AA"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1DB56012"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r>
      <w:tr w:rsidR="00E65C92" w:rsidRPr="00275047" w14:paraId="735616FF" w14:textId="77777777" w:rsidTr="00C20BEB">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14:paraId="18648756" w14:textId="77777777" w:rsidR="00E65C92" w:rsidRPr="00275047" w:rsidRDefault="00E65C92" w:rsidP="00E65C92">
            <w:pPr>
              <w:pStyle w:val="abc"/>
              <w:tabs>
                <w:tab w:val="left" w:pos="0"/>
                <w:tab w:val="left" w:pos="90"/>
              </w:tabs>
              <w:spacing w:before="60" w:after="60"/>
              <w:jc w:val="center"/>
              <w:rPr>
                <w:rFonts w:ascii="Times New Roman" w:hAnsi="Times New Roman"/>
                <w:iCs/>
                <w:szCs w:val="26"/>
              </w:rPr>
            </w:pPr>
            <w:r w:rsidRPr="00275047">
              <w:rPr>
                <w:rFonts w:ascii="Times New Roman" w:hAnsi="Times New Roman"/>
                <w:iCs/>
                <w:szCs w:val="26"/>
              </w:rPr>
              <w:t>3.4</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63A8B9EB" w14:textId="77777777" w:rsidR="00E65C92" w:rsidRPr="00275047" w:rsidRDefault="00E65C92" w:rsidP="006301D0">
            <w:pPr>
              <w:pStyle w:val="abc"/>
              <w:tabs>
                <w:tab w:val="left" w:pos="0"/>
                <w:tab w:val="left" w:pos="90"/>
              </w:tabs>
              <w:spacing w:before="60" w:after="60"/>
              <w:jc w:val="both"/>
              <w:rPr>
                <w:rFonts w:ascii="Times New Roman" w:hAnsi="Times New Roman"/>
                <w:szCs w:val="26"/>
                <w:lang w:val="vi-VN"/>
              </w:rPr>
            </w:pPr>
            <w:r w:rsidRPr="00275047">
              <w:rPr>
                <w:rFonts w:ascii="Times New Roman" w:hAnsi="Times New Roman"/>
                <w:szCs w:val="26"/>
              </w:rPr>
              <w:t xml:space="preserve">- Kiểm tra </w:t>
            </w:r>
            <w:r w:rsidRPr="00275047">
              <w:rPr>
                <w:rFonts w:ascii="Times New Roman" w:hAnsi="Times New Roman"/>
                <w:szCs w:val="26"/>
                <w:lang w:val="vi-VN"/>
              </w:rPr>
              <w:t>độ lặp lại</w:t>
            </w:r>
          </w:p>
        </w:tc>
        <w:tc>
          <w:tcPr>
            <w:tcW w:w="1389" w:type="dxa"/>
            <w:tcBorders>
              <w:top w:val="single" w:sz="4" w:space="0" w:color="auto"/>
              <w:left w:val="single" w:sz="4" w:space="0" w:color="auto"/>
              <w:bottom w:val="single" w:sz="4" w:space="0" w:color="auto"/>
              <w:right w:val="single" w:sz="4" w:space="0" w:color="auto"/>
            </w:tcBorders>
            <w:shd w:val="clear" w:color="auto" w:fill="auto"/>
            <w:vAlign w:val="center"/>
          </w:tcPr>
          <w:p w14:paraId="5AF157BE"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7.3.5</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77BFF906"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1AC155B1"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06011A2E"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r>
      <w:tr w:rsidR="00E65C92" w:rsidRPr="00275047" w14:paraId="1102981B" w14:textId="77777777" w:rsidTr="00C20BEB">
        <w:tc>
          <w:tcPr>
            <w:tcW w:w="563" w:type="dxa"/>
            <w:tcBorders>
              <w:top w:val="single" w:sz="4" w:space="0" w:color="auto"/>
              <w:left w:val="single" w:sz="4" w:space="0" w:color="auto"/>
              <w:bottom w:val="single" w:sz="4" w:space="0" w:color="auto"/>
              <w:right w:val="single" w:sz="4" w:space="0" w:color="auto"/>
            </w:tcBorders>
            <w:shd w:val="clear" w:color="auto" w:fill="auto"/>
            <w:vAlign w:val="center"/>
          </w:tcPr>
          <w:p w14:paraId="48BD2EFF" w14:textId="77777777" w:rsidR="00E65C92" w:rsidRPr="00275047" w:rsidRDefault="00E65C92" w:rsidP="00E65C92">
            <w:pPr>
              <w:pStyle w:val="abc"/>
              <w:tabs>
                <w:tab w:val="left" w:pos="0"/>
                <w:tab w:val="left" w:pos="90"/>
              </w:tabs>
              <w:spacing w:before="60" w:after="60"/>
              <w:jc w:val="center"/>
              <w:rPr>
                <w:rFonts w:ascii="Times New Roman" w:hAnsi="Times New Roman"/>
                <w:iCs/>
                <w:szCs w:val="26"/>
              </w:rPr>
            </w:pPr>
            <w:r w:rsidRPr="00275047">
              <w:rPr>
                <w:rFonts w:ascii="Times New Roman" w:hAnsi="Times New Roman"/>
                <w:iCs/>
                <w:szCs w:val="26"/>
              </w:rPr>
              <w:t>3.5</w:t>
            </w:r>
          </w:p>
        </w:tc>
        <w:tc>
          <w:tcPr>
            <w:tcW w:w="3685" w:type="dxa"/>
            <w:tcBorders>
              <w:top w:val="single" w:sz="4" w:space="0" w:color="auto"/>
              <w:left w:val="single" w:sz="4" w:space="0" w:color="auto"/>
              <w:bottom w:val="single" w:sz="4" w:space="0" w:color="auto"/>
              <w:right w:val="single" w:sz="4" w:space="0" w:color="auto"/>
            </w:tcBorders>
            <w:shd w:val="clear" w:color="auto" w:fill="auto"/>
            <w:vAlign w:val="center"/>
          </w:tcPr>
          <w:p w14:paraId="1CC0B7F1" w14:textId="77777777" w:rsidR="00E65C92" w:rsidRPr="00275047" w:rsidRDefault="00E65C92" w:rsidP="00E65C92">
            <w:pPr>
              <w:pStyle w:val="abc"/>
              <w:tabs>
                <w:tab w:val="left" w:pos="0"/>
                <w:tab w:val="left" w:pos="90"/>
              </w:tabs>
              <w:spacing w:before="60" w:after="60"/>
              <w:jc w:val="both"/>
              <w:rPr>
                <w:rFonts w:ascii="Times New Roman" w:hAnsi="Times New Roman"/>
                <w:szCs w:val="26"/>
              </w:rPr>
            </w:pPr>
            <w:r w:rsidRPr="00275047">
              <w:rPr>
                <w:rFonts w:ascii="Times New Roman" w:hAnsi="Times New Roman"/>
                <w:szCs w:val="26"/>
              </w:rPr>
              <w:t>- Kiểm tra thời gian đáp ứng</w:t>
            </w:r>
          </w:p>
        </w:tc>
        <w:tc>
          <w:tcPr>
            <w:tcW w:w="1389" w:type="dxa"/>
            <w:tcBorders>
              <w:top w:val="single" w:sz="4" w:space="0" w:color="auto"/>
              <w:left w:val="single" w:sz="4" w:space="0" w:color="auto"/>
              <w:bottom w:val="single" w:sz="4" w:space="0" w:color="auto"/>
              <w:right w:val="single" w:sz="4" w:space="0" w:color="auto"/>
            </w:tcBorders>
            <w:shd w:val="clear" w:color="auto" w:fill="auto"/>
            <w:vAlign w:val="center"/>
          </w:tcPr>
          <w:p w14:paraId="285D6115"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7.3.</w:t>
            </w:r>
            <w:r w:rsidRPr="00275047">
              <w:rPr>
                <w:rFonts w:ascii="Times New Roman" w:hAnsi="Times New Roman"/>
                <w:szCs w:val="26"/>
                <w:lang w:val="vi-VN"/>
              </w:rPr>
              <w:t>6</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216235E0"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4FB9A4A5"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center"/>
          </w:tcPr>
          <w:p w14:paraId="1FEE38B7" w14:textId="77777777" w:rsidR="00E65C92" w:rsidRPr="00275047" w:rsidRDefault="00E65C92" w:rsidP="00E65C92">
            <w:pPr>
              <w:pStyle w:val="abc"/>
              <w:tabs>
                <w:tab w:val="left" w:pos="0"/>
                <w:tab w:val="left" w:pos="90"/>
              </w:tabs>
              <w:spacing w:before="60" w:after="60"/>
              <w:jc w:val="center"/>
              <w:rPr>
                <w:rFonts w:ascii="Times New Roman" w:hAnsi="Times New Roman"/>
                <w:szCs w:val="26"/>
              </w:rPr>
            </w:pPr>
            <w:r w:rsidRPr="00275047">
              <w:rPr>
                <w:rFonts w:ascii="Times New Roman" w:hAnsi="Times New Roman"/>
                <w:szCs w:val="26"/>
              </w:rPr>
              <w:t>+</w:t>
            </w:r>
          </w:p>
        </w:tc>
      </w:tr>
    </w:tbl>
    <w:p w14:paraId="181F1056" w14:textId="77777777" w:rsidR="007B2E01" w:rsidRPr="00275047" w:rsidRDefault="007B2E01" w:rsidP="00F24A4C">
      <w:pPr>
        <w:pStyle w:val="abc"/>
        <w:tabs>
          <w:tab w:val="left" w:pos="0"/>
          <w:tab w:val="left" w:pos="90"/>
        </w:tabs>
        <w:spacing w:before="120" w:line="264" w:lineRule="auto"/>
        <w:jc w:val="both"/>
        <w:rPr>
          <w:rFonts w:ascii="Times New Roman" w:hAnsi="Times New Roman"/>
          <w:b/>
          <w:bCs/>
          <w:szCs w:val="26"/>
        </w:rPr>
      </w:pPr>
      <w:r w:rsidRPr="00275047">
        <w:rPr>
          <w:rFonts w:ascii="Times New Roman" w:hAnsi="Times New Roman"/>
          <w:b/>
          <w:bCs/>
          <w:szCs w:val="26"/>
        </w:rPr>
        <w:t>4 Phương tiện kiểm định</w:t>
      </w:r>
    </w:p>
    <w:p w14:paraId="7AC2625E" w14:textId="77777777" w:rsidR="007B2E01" w:rsidRPr="00275047" w:rsidRDefault="007B2E01" w:rsidP="006301D0">
      <w:pPr>
        <w:pStyle w:val="abc"/>
        <w:tabs>
          <w:tab w:val="left" w:pos="0"/>
          <w:tab w:val="left" w:pos="90"/>
        </w:tabs>
        <w:spacing w:before="120" w:line="264" w:lineRule="auto"/>
        <w:jc w:val="both"/>
        <w:rPr>
          <w:rFonts w:ascii="Times New Roman" w:hAnsi="Times New Roman"/>
          <w:szCs w:val="26"/>
        </w:rPr>
      </w:pPr>
      <w:r w:rsidRPr="00275047">
        <w:rPr>
          <w:rFonts w:ascii="Times New Roman" w:hAnsi="Times New Roman"/>
          <w:szCs w:val="26"/>
        </w:rPr>
        <w:t>Phương tiện kiểm định</w:t>
      </w:r>
      <w:r w:rsidR="00F71F2B" w:rsidRPr="00275047">
        <w:rPr>
          <w:rFonts w:ascii="Times New Roman" w:hAnsi="Times New Roman"/>
          <w:szCs w:val="26"/>
        </w:rPr>
        <w:t xml:space="preserve"> </w:t>
      </w:r>
      <w:r w:rsidR="00355578" w:rsidRPr="00275047">
        <w:rPr>
          <w:rFonts w:ascii="Times New Roman" w:hAnsi="Times New Roman"/>
          <w:szCs w:val="26"/>
        </w:rPr>
        <w:t>được</w:t>
      </w:r>
      <w:r w:rsidRPr="00275047">
        <w:rPr>
          <w:rFonts w:ascii="Times New Roman" w:hAnsi="Times New Roman"/>
          <w:szCs w:val="26"/>
        </w:rPr>
        <w:t xml:space="preserve"> </w:t>
      </w:r>
      <w:r w:rsidR="00355578" w:rsidRPr="00275047">
        <w:rPr>
          <w:rFonts w:ascii="Times New Roman" w:hAnsi="Times New Roman"/>
          <w:szCs w:val="26"/>
        </w:rPr>
        <w:t>ghi</w:t>
      </w:r>
      <w:r w:rsidRPr="00275047">
        <w:rPr>
          <w:rFonts w:ascii="Times New Roman" w:hAnsi="Times New Roman"/>
          <w:szCs w:val="26"/>
        </w:rPr>
        <w:t xml:space="preserve"> trong bảng </w:t>
      </w:r>
      <w:r w:rsidR="00DB18CD" w:rsidRPr="00275047">
        <w:rPr>
          <w:rFonts w:ascii="Times New Roman" w:hAnsi="Times New Roman"/>
          <w:szCs w:val="26"/>
        </w:rPr>
        <w:t>3</w:t>
      </w:r>
      <w:r w:rsidRPr="00275047">
        <w:rPr>
          <w:rFonts w:ascii="Times New Roman" w:hAnsi="Times New Roman"/>
          <w:szCs w:val="26"/>
        </w:rPr>
        <w:t>.</w:t>
      </w:r>
    </w:p>
    <w:p w14:paraId="0E44BA05" w14:textId="77777777" w:rsidR="007B2E01" w:rsidRPr="00B16547" w:rsidRDefault="007B2E01" w:rsidP="00CC240E">
      <w:pPr>
        <w:spacing w:line="264" w:lineRule="auto"/>
        <w:jc w:val="right"/>
        <w:rPr>
          <w:rFonts w:ascii="Times New Roman" w:hAnsi="Times New Roman"/>
          <w:b/>
          <w:i/>
          <w:iCs/>
          <w:sz w:val="26"/>
          <w:szCs w:val="26"/>
        </w:rPr>
      </w:pPr>
      <w:r w:rsidRPr="00B16547">
        <w:rPr>
          <w:rFonts w:ascii="Times New Roman" w:hAnsi="Times New Roman"/>
          <w:b/>
          <w:i/>
          <w:iCs/>
          <w:sz w:val="26"/>
          <w:szCs w:val="26"/>
        </w:rPr>
        <w:t xml:space="preserve">Bảng </w:t>
      </w:r>
      <w:r w:rsidR="00DB18CD" w:rsidRPr="00B16547">
        <w:rPr>
          <w:rFonts w:ascii="Times New Roman" w:hAnsi="Times New Roman"/>
          <w:b/>
          <w:i/>
          <w:iCs/>
          <w:sz w:val="26"/>
          <w:szCs w:val="26"/>
        </w:rPr>
        <w:t>3</w:t>
      </w:r>
    </w:p>
    <w:tbl>
      <w:tblPr>
        <w:tblW w:w="94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1"/>
        <w:gridCol w:w="2188"/>
        <w:gridCol w:w="4771"/>
        <w:gridCol w:w="1831"/>
      </w:tblGrid>
      <w:tr w:rsidR="0045164B" w:rsidRPr="00275047" w14:paraId="2760EB32" w14:textId="77777777" w:rsidTr="00C20BEB">
        <w:trPr>
          <w:trHeight w:val="304"/>
          <w:tblHeader/>
          <w:jc w:val="center"/>
        </w:trPr>
        <w:tc>
          <w:tcPr>
            <w:tcW w:w="691" w:type="dxa"/>
            <w:vAlign w:val="center"/>
          </w:tcPr>
          <w:p w14:paraId="7DA10DAE" w14:textId="77777777" w:rsidR="0045164B" w:rsidRPr="00275047" w:rsidRDefault="0045164B" w:rsidP="00C20BEB">
            <w:pPr>
              <w:spacing w:before="0" w:line="240" w:lineRule="auto"/>
              <w:ind w:right="-57"/>
              <w:jc w:val="center"/>
              <w:rPr>
                <w:rFonts w:ascii="Times New Roman" w:hAnsi="Times New Roman"/>
                <w:b/>
                <w:bCs/>
                <w:sz w:val="26"/>
                <w:szCs w:val="26"/>
              </w:rPr>
            </w:pPr>
            <w:r w:rsidRPr="00275047">
              <w:rPr>
                <w:rFonts w:ascii="Times New Roman" w:hAnsi="Times New Roman"/>
                <w:b/>
                <w:bCs/>
                <w:sz w:val="26"/>
                <w:szCs w:val="26"/>
              </w:rPr>
              <w:t>TT</w:t>
            </w:r>
          </w:p>
        </w:tc>
        <w:tc>
          <w:tcPr>
            <w:tcW w:w="2188" w:type="dxa"/>
            <w:vAlign w:val="center"/>
          </w:tcPr>
          <w:p w14:paraId="2696D16F" w14:textId="77777777" w:rsidR="0045164B" w:rsidRPr="00275047" w:rsidRDefault="0045164B" w:rsidP="00C20BEB">
            <w:pPr>
              <w:spacing w:before="0" w:line="240" w:lineRule="auto"/>
              <w:ind w:right="-57"/>
              <w:jc w:val="center"/>
              <w:rPr>
                <w:rFonts w:ascii="Times New Roman" w:hAnsi="Times New Roman"/>
                <w:b/>
                <w:bCs/>
                <w:sz w:val="26"/>
                <w:szCs w:val="26"/>
              </w:rPr>
            </w:pPr>
            <w:r w:rsidRPr="00275047">
              <w:rPr>
                <w:rFonts w:ascii="Times New Roman" w:hAnsi="Times New Roman"/>
                <w:b/>
                <w:bCs/>
                <w:sz w:val="26"/>
                <w:szCs w:val="26"/>
              </w:rPr>
              <w:t xml:space="preserve">Tên phương tiện </w:t>
            </w:r>
          </w:p>
          <w:p w14:paraId="02ED67AB" w14:textId="77777777" w:rsidR="0045164B" w:rsidRPr="00275047" w:rsidRDefault="0045164B" w:rsidP="00C20BEB">
            <w:pPr>
              <w:spacing w:before="0" w:line="240" w:lineRule="auto"/>
              <w:ind w:right="-57"/>
              <w:jc w:val="center"/>
              <w:rPr>
                <w:rFonts w:ascii="Times New Roman" w:hAnsi="Times New Roman"/>
                <w:b/>
                <w:bCs/>
                <w:sz w:val="26"/>
                <w:szCs w:val="26"/>
              </w:rPr>
            </w:pPr>
            <w:r w:rsidRPr="00275047">
              <w:rPr>
                <w:rFonts w:ascii="Times New Roman" w:hAnsi="Times New Roman"/>
                <w:b/>
                <w:bCs/>
                <w:sz w:val="26"/>
                <w:szCs w:val="26"/>
              </w:rPr>
              <w:t>kiểm định</w:t>
            </w:r>
          </w:p>
        </w:tc>
        <w:tc>
          <w:tcPr>
            <w:tcW w:w="4771" w:type="dxa"/>
            <w:vAlign w:val="center"/>
          </w:tcPr>
          <w:p w14:paraId="68AEC484" w14:textId="77777777" w:rsidR="009212FF" w:rsidRPr="00275047" w:rsidRDefault="0045164B" w:rsidP="00C20BEB">
            <w:pPr>
              <w:spacing w:before="0" w:line="240" w:lineRule="auto"/>
              <w:jc w:val="center"/>
              <w:rPr>
                <w:rFonts w:ascii="Times New Roman" w:hAnsi="Times New Roman"/>
                <w:b/>
                <w:bCs/>
                <w:sz w:val="26"/>
                <w:szCs w:val="26"/>
              </w:rPr>
            </w:pPr>
            <w:r w:rsidRPr="00275047">
              <w:rPr>
                <w:rFonts w:ascii="Times New Roman" w:hAnsi="Times New Roman"/>
                <w:b/>
                <w:bCs/>
                <w:sz w:val="26"/>
                <w:szCs w:val="26"/>
              </w:rPr>
              <w:t xml:space="preserve">Đặc trưng kỹ thuật </w:t>
            </w:r>
          </w:p>
          <w:p w14:paraId="13B5DB0B" w14:textId="77777777" w:rsidR="0045164B" w:rsidRPr="00275047" w:rsidRDefault="0045164B" w:rsidP="00C20BEB">
            <w:pPr>
              <w:spacing w:before="0" w:line="240" w:lineRule="auto"/>
              <w:jc w:val="center"/>
              <w:rPr>
                <w:rFonts w:ascii="Times New Roman" w:hAnsi="Times New Roman"/>
                <w:b/>
                <w:bCs/>
                <w:sz w:val="26"/>
                <w:szCs w:val="26"/>
              </w:rPr>
            </w:pPr>
            <w:r w:rsidRPr="00275047">
              <w:rPr>
                <w:rFonts w:ascii="Times New Roman" w:hAnsi="Times New Roman"/>
                <w:b/>
                <w:bCs/>
                <w:sz w:val="26"/>
                <w:szCs w:val="26"/>
              </w:rPr>
              <w:t>đo lường cơ bản</w:t>
            </w:r>
          </w:p>
        </w:tc>
        <w:tc>
          <w:tcPr>
            <w:tcW w:w="1831" w:type="dxa"/>
          </w:tcPr>
          <w:p w14:paraId="42A0EC5E" w14:textId="77777777" w:rsidR="0045164B" w:rsidRPr="00275047" w:rsidRDefault="0045164B" w:rsidP="00C20BEB">
            <w:pPr>
              <w:spacing w:before="0" w:line="240" w:lineRule="auto"/>
              <w:jc w:val="center"/>
              <w:rPr>
                <w:rFonts w:ascii="Times New Roman" w:hAnsi="Times New Roman"/>
                <w:b/>
                <w:bCs/>
                <w:sz w:val="26"/>
                <w:szCs w:val="26"/>
              </w:rPr>
            </w:pPr>
            <w:r w:rsidRPr="00275047">
              <w:rPr>
                <w:rFonts w:ascii="Times New Roman" w:hAnsi="Times New Roman"/>
                <w:b/>
                <w:bCs/>
                <w:sz w:val="26"/>
                <w:szCs w:val="26"/>
              </w:rPr>
              <w:t xml:space="preserve">Áp dụng theo </w:t>
            </w:r>
          </w:p>
          <w:p w14:paraId="3298B4E8" w14:textId="77777777" w:rsidR="0045164B" w:rsidRPr="00275047" w:rsidRDefault="0045164B" w:rsidP="00C20BEB">
            <w:pPr>
              <w:spacing w:before="0" w:line="240" w:lineRule="auto"/>
              <w:jc w:val="center"/>
              <w:rPr>
                <w:rFonts w:ascii="Times New Roman" w:hAnsi="Times New Roman"/>
                <w:b/>
                <w:bCs/>
                <w:sz w:val="26"/>
                <w:szCs w:val="26"/>
              </w:rPr>
            </w:pPr>
            <w:r w:rsidRPr="00275047">
              <w:rPr>
                <w:rFonts w:ascii="Times New Roman" w:hAnsi="Times New Roman"/>
                <w:b/>
                <w:bCs/>
                <w:sz w:val="26"/>
                <w:szCs w:val="26"/>
              </w:rPr>
              <w:t>điều mục của</w:t>
            </w:r>
            <w:r w:rsidR="00C77EBA" w:rsidRPr="00275047">
              <w:rPr>
                <w:rFonts w:ascii="Times New Roman" w:hAnsi="Times New Roman"/>
                <w:b/>
                <w:bCs/>
                <w:sz w:val="26"/>
                <w:szCs w:val="26"/>
              </w:rPr>
              <w:t xml:space="preserve"> quy trình</w:t>
            </w:r>
          </w:p>
        </w:tc>
      </w:tr>
      <w:tr w:rsidR="0045164B" w:rsidRPr="00275047" w14:paraId="270FA029" w14:textId="77777777" w:rsidTr="00C20BEB">
        <w:trPr>
          <w:trHeight w:val="521"/>
          <w:jc w:val="center"/>
        </w:trPr>
        <w:tc>
          <w:tcPr>
            <w:tcW w:w="691" w:type="dxa"/>
            <w:vAlign w:val="center"/>
          </w:tcPr>
          <w:p w14:paraId="4C2B9882" w14:textId="77777777" w:rsidR="0045164B" w:rsidRPr="00275047" w:rsidRDefault="0045164B" w:rsidP="00C20BEB">
            <w:pPr>
              <w:spacing w:before="0" w:line="240" w:lineRule="auto"/>
              <w:jc w:val="center"/>
              <w:rPr>
                <w:rFonts w:ascii="Times New Roman" w:hAnsi="Times New Roman"/>
                <w:b/>
                <w:sz w:val="26"/>
                <w:szCs w:val="26"/>
              </w:rPr>
            </w:pPr>
            <w:r w:rsidRPr="00275047">
              <w:rPr>
                <w:rFonts w:ascii="Times New Roman" w:hAnsi="Times New Roman"/>
                <w:b/>
                <w:sz w:val="26"/>
                <w:szCs w:val="26"/>
              </w:rPr>
              <w:t>1</w:t>
            </w:r>
          </w:p>
        </w:tc>
        <w:tc>
          <w:tcPr>
            <w:tcW w:w="8790" w:type="dxa"/>
            <w:gridSpan w:val="3"/>
            <w:vAlign w:val="center"/>
          </w:tcPr>
          <w:p w14:paraId="3F8687AC" w14:textId="77777777" w:rsidR="0045164B" w:rsidRPr="00275047" w:rsidRDefault="0045164B" w:rsidP="00C20BEB">
            <w:pPr>
              <w:spacing w:before="0" w:line="240" w:lineRule="auto"/>
              <w:rPr>
                <w:rFonts w:ascii="Times New Roman" w:hAnsi="Times New Roman"/>
                <w:spacing w:val="6"/>
                <w:sz w:val="26"/>
                <w:szCs w:val="26"/>
                <w:lang w:val="en-GB"/>
              </w:rPr>
            </w:pPr>
            <w:r w:rsidRPr="00275047">
              <w:rPr>
                <w:rFonts w:ascii="Times New Roman" w:hAnsi="Times New Roman"/>
                <w:b/>
                <w:sz w:val="26"/>
                <w:szCs w:val="26"/>
                <w:lang w:val="en-GB"/>
              </w:rPr>
              <w:t>Chuẩn đo lường</w:t>
            </w:r>
          </w:p>
        </w:tc>
      </w:tr>
      <w:tr w:rsidR="0045164B" w:rsidRPr="00275047" w14:paraId="6A9393C8" w14:textId="77777777" w:rsidTr="00C20BEB">
        <w:trPr>
          <w:trHeight w:val="313"/>
          <w:jc w:val="center"/>
        </w:trPr>
        <w:tc>
          <w:tcPr>
            <w:tcW w:w="691" w:type="dxa"/>
            <w:vAlign w:val="center"/>
          </w:tcPr>
          <w:p w14:paraId="1D801419" w14:textId="77777777" w:rsidR="0045164B" w:rsidRPr="00275047" w:rsidRDefault="0045164B" w:rsidP="00C20BEB">
            <w:pPr>
              <w:spacing w:before="0" w:line="240" w:lineRule="auto"/>
              <w:jc w:val="center"/>
              <w:rPr>
                <w:rFonts w:ascii="Times New Roman" w:hAnsi="Times New Roman"/>
                <w:sz w:val="26"/>
                <w:szCs w:val="26"/>
              </w:rPr>
            </w:pPr>
          </w:p>
        </w:tc>
        <w:tc>
          <w:tcPr>
            <w:tcW w:w="2188" w:type="dxa"/>
            <w:vAlign w:val="center"/>
          </w:tcPr>
          <w:p w14:paraId="558FB655" w14:textId="77777777" w:rsidR="0045164B" w:rsidRPr="00275047" w:rsidRDefault="0045164B" w:rsidP="00C20BEB">
            <w:pPr>
              <w:widowControl w:val="0"/>
              <w:spacing w:before="0" w:line="240" w:lineRule="auto"/>
              <w:contextualSpacing/>
              <w:rPr>
                <w:rFonts w:ascii="Times New Roman" w:hAnsi="Times New Roman"/>
                <w:bCs/>
                <w:sz w:val="26"/>
                <w:szCs w:val="26"/>
              </w:rPr>
            </w:pPr>
            <w:r w:rsidRPr="00275047">
              <w:rPr>
                <w:rFonts w:ascii="Times New Roman" w:hAnsi="Times New Roman"/>
                <w:sz w:val="26"/>
                <w:szCs w:val="26"/>
                <w:lang w:val="it-IT"/>
              </w:rPr>
              <w:t>Khí chuẩn</w:t>
            </w:r>
          </w:p>
        </w:tc>
        <w:tc>
          <w:tcPr>
            <w:tcW w:w="4771" w:type="dxa"/>
            <w:vAlign w:val="center"/>
          </w:tcPr>
          <w:p w14:paraId="0552BE03" w14:textId="77777777" w:rsidR="00371438" w:rsidRPr="00275047" w:rsidRDefault="006C15C4" w:rsidP="00C20BEB">
            <w:pPr>
              <w:widowControl w:val="0"/>
              <w:spacing w:before="0" w:line="240" w:lineRule="auto"/>
              <w:contextualSpacing/>
              <w:rPr>
                <w:rFonts w:ascii="Times New Roman" w:hAnsi="Times New Roman"/>
                <w:sz w:val="26"/>
                <w:szCs w:val="26"/>
                <w:lang w:val="it-IT"/>
              </w:rPr>
            </w:pPr>
            <w:r w:rsidRPr="00275047">
              <w:rPr>
                <w:rFonts w:ascii="Times New Roman" w:hAnsi="Times New Roman"/>
                <w:sz w:val="26"/>
                <w:szCs w:val="26"/>
              </w:rPr>
              <w:t xml:space="preserve">- Có nồng độ khí và độ không đảm bảo </w:t>
            </w:r>
            <w:r w:rsidRPr="00275047">
              <w:rPr>
                <w:rFonts w:ascii="Times New Roman" w:hAnsi="Times New Roman"/>
                <w:sz w:val="26"/>
                <w:szCs w:val="26"/>
              </w:rPr>
              <w:lastRenderedPageBreak/>
              <w:t>đo như trong bảng 4</w:t>
            </w:r>
            <w:r w:rsidR="0066627A" w:rsidRPr="00275047">
              <w:rPr>
                <w:rFonts w:ascii="Times New Roman" w:hAnsi="Times New Roman"/>
                <w:sz w:val="26"/>
                <w:szCs w:val="26"/>
              </w:rPr>
              <w:t>.</w:t>
            </w:r>
          </w:p>
        </w:tc>
        <w:tc>
          <w:tcPr>
            <w:tcW w:w="1831" w:type="dxa"/>
            <w:vAlign w:val="center"/>
          </w:tcPr>
          <w:p w14:paraId="5250387A" w14:textId="77777777" w:rsidR="0045164B" w:rsidRPr="00275047" w:rsidRDefault="001D7E33" w:rsidP="00C20BEB">
            <w:pPr>
              <w:spacing w:before="0" w:line="240" w:lineRule="auto"/>
              <w:jc w:val="center"/>
              <w:rPr>
                <w:rFonts w:ascii="Times New Roman" w:hAnsi="Times New Roman"/>
                <w:spacing w:val="6"/>
                <w:sz w:val="26"/>
                <w:szCs w:val="26"/>
                <w:lang w:val="en-GB"/>
              </w:rPr>
            </w:pPr>
            <w:r w:rsidRPr="00275047">
              <w:rPr>
                <w:rFonts w:ascii="Times New Roman" w:hAnsi="Times New Roman"/>
                <w:spacing w:val="6"/>
                <w:sz w:val="26"/>
                <w:szCs w:val="26"/>
                <w:lang w:val="en-GB"/>
              </w:rPr>
              <w:lastRenderedPageBreak/>
              <w:t xml:space="preserve">7.3.2; 7.3.3; </w:t>
            </w:r>
            <w:r w:rsidRPr="00275047">
              <w:rPr>
                <w:rFonts w:ascii="Times New Roman" w:hAnsi="Times New Roman"/>
                <w:spacing w:val="6"/>
                <w:sz w:val="26"/>
                <w:szCs w:val="26"/>
                <w:lang w:val="en-GB"/>
              </w:rPr>
              <w:lastRenderedPageBreak/>
              <w:t>7.3.4; 7.3.5; 7.3.6</w:t>
            </w:r>
          </w:p>
        </w:tc>
      </w:tr>
      <w:tr w:rsidR="0045164B" w:rsidRPr="00275047" w14:paraId="263CCBC0" w14:textId="77777777" w:rsidTr="00C20BEB">
        <w:trPr>
          <w:trHeight w:val="465"/>
          <w:jc w:val="center"/>
        </w:trPr>
        <w:tc>
          <w:tcPr>
            <w:tcW w:w="691" w:type="dxa"/>
            <w:vAlign w:val="center"/>
          </w:tcPr>
          <w:p w14:paraId="3A995C56" w14:textId="77777777" w:rsidR="0045164B" w:rsidRPr="00275047" w:rsidRDefault="0045164B" w:rsidP="00C20BEB">
            <w:pPr>
              <w:spacing w:before="0" w:line="240" w:lineRule="auto"/>
              <w:jc w:val="center"/>
              <w:rPr>
                <w:rFonts w:ascii="Times New Roman" w:hAnsi="Times New Roman"/>
                <w:b/>
                <w:sz w:val="26"/>
                <w:szCs w:val="26"/>
              </w:rPr>
            </w:pPr>
            <w:r w:rsidRPr="00275047">
              <w:rPr>
                <w:rFonts w:ascii="Times New Roman" w:hAnsi="Times New Roman"/>
                <w:b/>
                <w:sz w:val="26"/>
                <w:szCs w:val="26"/>
              </w:rPr>
              <w:lastRenderedPageBreak/>
              <w:t>2</w:t>
            </w:r>
          </w:p>
        </w:tc>
        <w:tc>
          <w:tcPr>
            <w:tcW w:w="8790" w:type="dxa"/>
            <w:gridSpan w:val="3"/>
            <w:vAlign w:val="center"/>
          </w:tcPr>
          <w:p w14:paraId="287832AC" w14:textId="77777777" w:rsidR="0045164B" w:rsidRPr="00275047" w:rsidRDefault="0045164B" w:rsidP="00C20BEB">
            <w:pPr>
              <w:spacing w:before="0" w:line="240" w:lineRule="auto"/>
              <w:ind w:right="-57"/>
              <w:rPr>
                <w:rFonts w:ascii="Times New Roman" w:hAnsi="Times New Roman"/>
                <w:bCs/>
                <w:sz w:val="26"/>
                <w:szCs w:val="26"/>
              </w:rPr>
            </w:pPr>
            <w:r w:rsidRPr="00275047">
              <w:rPr>
                <w:rFonts w:ascii="Times New Roman" w:hAnsi="Times New Roman"/>
                <w:b/>
                <w:bCs/>
                <w:sz w:val="26"/>
                <w:szCs w:val="26"/>
              </w:rPr>
              <w:t>Phương tiện khác</w:t>
            </w:r>
          </w:p>
        </w:tc>
      </w:tr>
      <w:tr w:rsidR="00153B83" w:rsidRPr="00275047" w14:paraId="5F3C0F03" w14:textId="77777777" w:rsidTr="00C20BEB">
        <w:trPr>
          <w:trHeight w:val="313"/>
          <w:jc w:val="center"/>
        </w:trPr>
        <w:tc>
          <w:tcPr>
            <w:tcW w:w="691" w:type="dxa"/>
            <w:vAlign w:val="center"/>
          </w:tcPr>
          <w:p w14:paraId="0561415F" w14:textId="77777777" w:rsidR="00153B83" w:rsidRPr="00275047" w:rsidRDefault="00153B83">
            <w:pPr>
              <w:spacing w:before="0" w:line="240" w:lineRule="auto"/>
              <w:jc w:val="center"/>
              <w:rPr>
                <w:rFonts w:ascii="Times New Roman" w:hAnsi="Times New Roman"/>
                <w:sz w:val="26"/>
                <w:szCs w:val="26"/>
              </w:rPr>
            </w:pPr>
            <w:r w:rsidRPr="00275047">
              <w:rPr>
                <w:rFonts w:ascii="Times New Roman" w:hAnsi="Times New Roman"/>
                <w:sz w:val="26"/>
                <w:szCs w:val="26"/>
              </w:rPr>
              <w:t>2.1</w:t>
            </w:r>
          </w:p>
        </w:tc>
        <w:tc>
          <w:tcPr>
            <w:tcW w:w="2188" w:type="dxa"/>
            <w:vAlign w:val="center"/>
          </w:tcPr>
          <w:p w14:paraId="7F158AF6" w14:textId="77777777" w:rsidR="00153B83" w:rsidRPr="00275047" w:rsidRDefault="00153B83">
            <w:pPr>
              <w:widowControl w:val="0"/>
              <w:spacing w:before="0" w:line="240" w:lineRule="auto"/>
              <w:rPr>
                <w:rFonts w:ascii="Times New Roman" w:hAnsi="Times New Roman"/>
                <w:bCs/>
                <w:sz w:val="26"/>
                <w:szCs w:val="26"/>
                <w:lang w:val="it-IT"/>
              </w:rPr>
            </w:pPr>
            <w:r w:rsidRPr="00275047">
              <w:rPr>
                <w:rFonts w:ascii="Times New Roman" w:hAnsi="Times New Roman"/>
                <w:sz w:val="26"/>
                <w:szCs w:val="26"/>
                <w:lang w:val="it-IT"/>
              </w:rPr>
              <w:t>Thiết bị đo nồng độ khí</w:t>
            </w:r>
          </w:p>
        </w:tc>
        <w:tc>
          <w:tcPr>
            <w:tcW w:w="4771" w:type="dxa"/>
            <w:vAlign w:val="center"/>
          </w:tcPr>
          <w:p w14:paraId="7880FB12" w14:textId="77777777" w:rsidR="00153B83" w:rsidRPr="00B16547" w:rsidRDefault="00153B83" w:rsidP="00FA717D">
            <w:pPr>
              <w:widowControl w:val="0"/>
              <w:spacing w:before="0" w:line="240" w:lineRule="auto"/>
              <w:contextualSpacing/>
              <w:rPr>
                <w:rFonts w:ascii="Times New Roman" w:hAnsi="Times New Roman"/>
                <w:bCs/>
                <w:sz w:val="26"/>
                <w:szCs w:val="26"/>
                <w:lang w:val="it-IT"/>
              </w:rPr>
            </w:pPr>
            <w:r w:rsidRPr="00B16547">
              <w:rPr>
                <w:rFonts w:ascii="Times New Roman" w:hAnsi="Times New Roman"/>
                <w:sz w:val="26"/>
                <w:szCs w:val="26"/>
                <w:lang w:val="it-IT"/>
              </w:rPr>
              <w:t>- Phạm vi đo</w:t>
            </w:r>
            <w:r w:rsidR="00434B41" w:rsidRPr="00B16547">
              <w:rPr>
                <w:rFonts w:ascii="Times New Roman" w:hAnsi="Times New Roman"/>
                <w:sz w:val="26"/>
                <w:szCs w:val="26"/>
                <w:lang w:val="it-IT"/>
              </w:rPr>
              <w:t xml:space="preserve"> </w:t>
            </w:r>
            <w:r w:rsidR="001C7EE4" w:rsidRPr="00B16547">
              <w:rPr>
                <w:rFonts w:ascii="Times New Roman" w:hAnsi="Times New Roman"/>
                <w:sz w:val="26"/>
                <w:szCs w:val="26"/>
                <w:lang w:val="vi-VN"/>
              </w:rPr>
              <w:t xml:space="preserve">như bảng 1 </w:t>
            </w:r>
            <w:r w:rsidR="00434B41" w:rsidRPr="00B16547">
              <w:rPr>
                <w:rFonts w:ascii="Times New Roman" w:hAnsi="Times New Roman"/>
                <w:sz w:val="26"/>
                <w:szCs w:val="26"/>
                <w:lang w:val="it-IT"/>
              </w:rPr>
              <w:t xml:space="preserve">và sai </w:t>
            </w:r>
            <w:r w:rsidRPr="00B16547">
              <w:rPr>
                <w:rFonts w:ascii="Times New Roman" w:hAnsi="Times New Roman"/>
                <w:sz w:val="26"/>
                <w:szCs w:val="26"/>
                <w:lang w:val="it-IT"/>
              </w:rPr>
              <w:t>số</w:t>
            </w:r>
            <w:r w:rsidR="00434B41" w:rsidRPr="00B16547">
              <w:rPr>
                <w:rFonts w:ascii="Times New Roman" w:hAnsi="Times New Roman"/>
                <w:sz w:val="26"/>
                <w:szCs w:val="26"/>
                <w:lang w:val="it-IT"/>
              </w:rPr>
              <w:t xml:space="preserve"> lớn nhất cho phép</w:t>
            </w:r>
            <w:r w:rsidR="001C7EE4" w:rsidRPr="00B16547">
              <w:rPr>
                <w:rFonts w:ascii="Times New Roman" w:hAnsi="Times New Roman"/>
                <w:sz w:val="26"/>
                <w:szCs w:val="26"/>
                <w:lang w:val="vi-VN"/>
              </w:rPr>
              <w:t xml:space="preserve"> không lớn hơn ½ sai số của PTĐ cần kiểm định</w:t>
            </w:r>
            <w:r w:rsidR="00E072D2" w:rsidRPr="00B16547">
              <w:rPr>
                <w:rFonts w:ascii="Times New Roman" w:hAnsi="Times New Roman"/>
                <w:sz w:val="26"/>
                <w:szCs w:val="26"/>
                <w:lang w:val="it-IT"/>
              </w:rPr>
              <w:t>.</w:t>
            </w:r>
          </w:p>
        </w:tc>
        <w:tc>
          <w:tcPr>
            <w:tcW w:w="1831" w:type="dxa"/>
            <w:vAlign w:val="center"/>
          </w:tcPr>
          <w:p w14:paraId="072CDD8D" w14:textId="77777777" w:rsidR="00153B83" w:rsidRPr="00275047" w:rsidRDefault="002D58A4" w:rsidP="00153B83">
            <w:pPr>
              <w:spacing w:before="0" w:line="240" w:lineRule="auto"/>
              <w:jc w:val="center"/>
              <w:rPr>
                <w:rFonts w:ascii="Times New Roman" w:hAnsi="Times New Roman"/>
                <w:sz w:val="26"/>
                <w:szCs w:val="26"/>
              </w:rPr>
            </w:pPr>
            <w:r w:rsidRPr="00275047">
              <w:rPr>
                <w:rFonts w:ascii="Times New Roman" w:hAnsi="Times New Roman"/>
                <w:spacing w:val="6"/>
                <w:sz w:val="26"/>
                <w:szCs w:val="26"/>
                <w:lang w:val="en-GB"/>
              </w:rPr>
              <w:t>7.3.2; 7.3.3; 7.3.4; 7.3.5; 7.3.6</w:t>
            </w:r>
          </w:p>
        </w:tc>
      </w:tr>
      <w:tr w:rsidR="00153B83" w:rsidRPr="00275047" w14:paraId="6231AE0E" w14:textId="77777777" w:rsidTr="00C20BEB">
        <w:trPr>
          <w:trHeight w:val="313"/>
          <w:jc w:val="center"/>
        </w:trPr>
        <w:tc>
          <w:tcPr>
            <w:tcW w:w="691" w:type="dxa"/>
            <w:vAlign w:val="center"/>
          </w:tcPr>
          <w:p w14:paraId="1E18C70D" w14:textId="77777777" w:rsidR="00153B83" w:rsidRPr="00275047" w:rsidRDefault="00153B83">
            <w:pPr>
              <w:spacing w:before="0" w:line="240" w:lineRule="auto"/>
              <w:jc w:val="center"/>
              <w:rPr>
                <w:rFonts w:ascii="Times New Roman" w:hAnsi="Times New Roman"/>
                <w:sz w:val="26"/>
                <w:szCs w:val="26"/>
              </w:rPr>
            </w:pPr>
            <w:r w:rsidRPr="00275047">
              <w:rPr>
                <w:rFonts w:ascii="Times New Roman" w:hAnsi="Times New Roman"/>
                <w:sz w:val="26"/>
                <w:szCs w:val="26"/>
              </w:rPr>
              <w:t>2.2</w:t>
            </w:r>
          </w:p>
        </w:tc>
        <w:tc>
          <w:tcPr>
            <w:tcW w:w="2188" w:type="dxa"/>
            <w:vAlign w:val="center"/>
          </w:tcPr>
          <w:p w14:paraId="3798F2D9" w14:textId="77777777" w:rsidR="00153B83" w:rsidRPr="00B16547" w:rsidRDefault="00153B83" w:rsidP="00B16547">
            <w:pPr>
              <w:widowControl w:val="0"/>
              <w:spacing w:before="0" w:line="240" w:lineRule="auto"/>
              <w:jc w:val="left"/>
              <w:rPr>
                <w:rFonts w:ascii="Times New Roman" w:hAnsi="Times New Roman"/>
                <w:bCs/>
                <w:sz w:val="26"/>
                <w:szCs w:val="26"/>
                <w:lang w:val="vi-VN"/>
              </w:rPr>
            </w:pPr>
            <w:r w:rsidRPr="00275047">
              <w:rPr>
                <w:rFonts w:ascii="Times New Roman" w:hAnsi="Times New Roman"/>
                <w:bCs/>
                <w:sz w:val="26"/>
                <w:szCs w:val="26"/>
                <w:lang w:val="it-IT"/>
              </w:rPr>
              <w:t>Thiết bị tạo khí “không”</w:t>
            </w:r>
            <w:r w:rsidR="00B17172" w:rsidRPr="00B16547">
              <w:rPr>
                <w:rFonts w:ascii="Times New Roman" w:hAnsi="Times New Roman"/>
                <w:bCs/>
                <w:sz w:val="26"/>
                <w:szCs w:val="26"/>
                <w:lang w:val="vi-VN"/>
              </w:rPr>
              <w:t xml:space="preserve"> hoặc bình khí N</w:t>
            </w:r>
            <w:r w:rsidR="00B17172" w:rsidRPr="00B16547">
              <w:rPr>
                <w:rFonts w:ascii="Times New Roman" w:hAnsi="Times New Roman"/>
                <w:bCs/>
                <w:sz w:val="26"/>
                <w:szCs w:val="26"/>
                <w:vertAlign w:val="subscript"/>
                <w:lang w:val="vi-VN"/>
              </w:rPr>
              <w:t>2</w:t>
            </w:r>
            <w:r w:rsidR="00B17172" w:rsidRPr="00B16547">
              <w:rPr>
                <w:rFonts w:ascii="Times New Roman" w:hAnsi="Times New Roman"/>
                <w:bCs/>
                <w:sz w:val="26"/>
                <w:szCs w:val="26"/>
                <w:lang w:val="vi-VN"/>
              </w:rPr>
              <w:t xml:space="preserve"> tinh khiết</w:t>
            </w:r>
          </w:p>
        </w:tc>
        <w:tc>
          <w:tcPr>
            <w:tcW w:w="4771" w:type="dxa"/>
            <w:vAlign w:val="center"/>
          </w:tcPr>
          <w:p w14:paraId="7F68E9E5" w14:textId="455C0218" w:rsidR="00643E98" w:rsidRDefault="00643E98" w:rsidP="00E62445">
            <w:pPr>
              <w:widowControl w:val="0"/>
              <w:spacing w:before="0" w:line="240" w:lineRule="auto"/>
              <w:rPr>
                <w:rFonts w:ascii="Times New Roman" w:hAnsi="Times New Roman"/>
                <w:spacing w:val="0"/>
                <w:sz w:val="26"/>
                <w:szCs w:val="26"/>
                <w:lang w:val="vi-VN"/>
              </w:rPr>
            </w:pPr>
            <w:r w:rsidRPr="00B16547">
              <w:rPr>
                <w:rFonts w:ascii="Times New Roman" w:hAnsi="Times New Roman"/>
                <w:bCs/>
                <w:sz w:val="26"/>
                <w:szCs w:val="26"/>
                <w:lang w:val="it-IT"/>
              </w:rPr>
              <w:t xml:space="preserve">- </w:t>
            </w:r>
            <w:r w:rsidRPr="00643E98">
              <w:rPr>
                <w:rFonts w:ascii="Times New Roman" w:hAnsi="Times New Roman"/>
                <w:bCs/>
                <w:sz w:val="26"/>
                <w:szCs w:val="26"/>
                <w:lang w:val="it-IT"/>
              </w:rPr>
              <w:t>K</w:t>
            </w:r>
            <w:r w:rsidRPr="00643E98">
              <w:rPr>
                <w:rFonts w:ascii="Times New Roman" w:hAnsi="Times New Roman"/>
                <w:spacing w:val="0"/>
                <w:sz w:val="26"/>
                <w:szCs w:val="26"/>
                <w:lang w:val="it-IT"/>
              </w:rPr>
              <w:t>hí “không” có nồng độ SO</w:t>
            </w:r>
            <w:r w:rsidRPr="00643E98">
              <w:rPr>
                <w:rFonts w:ascii="Times New Roman" w:hAnsi="Times New Roman"/>
                <w:spacing w:val="0"/>
                <w:sz w:val="26"/>
                <w:szCs w:val="26"/>
                <w:vertAlign w:val="subscript"/>
                <w:lang w:val="it-IT"/>
              </w:rPr>
              <w:t>2</w:t>
            </w:r>
            <w:r w:rsidRPr="00643E98">
              <w:rPr>
                <w:rFonts w:ascii="Times New Roman" w:hAnsi="Times New Roman"/>
                <w:spacing w:val="0"/>
                <w:sz w:val="26"/>
                <w:szCs w:val="26"/>
                <w:lang w:val="it-IT"/>
              </w:rPr>
              <w:t xml:space="preserve">, CO, </w:t>
            </w:r>
            <w:r w:rsidRPr="00643E98">
              <w:rPr>
                <w:rFonts w:ascii="Times New Roman" w:hAnsi="Times New Roman"/>
                <w:sz w:val="26"/>
                <w:szCs w:val="26"/>
                <w:lang w:val="it-IT"/>
              </w:rPr>
              <w:t>NO, NO</w:t>
            </w:r>
            <w:r w:rsidRPr="00643E98">
              <w:rPr>
                <w:rFonts w:ascii="Times New Roman" w:hAnsi="Times New Roman"/>
                <w:sz w:val="26"/>
                <w:szCs w:val="26"/>
                <w:vertAlign w:val="subscript"/>
                <w:lang w:val="it-IT"/>
              </w:rPr>
              <w:t>2</w:t>
            </w:r>
            <w:r w:rsidRPr="00643E98">
              <w:rPr>
                <w:rFonts w:ascii="Times New Roman" w:hAnsi="Times New Roman"/>
                <w:sz w:val="26"/>
                <w:szCs w:val="26"/>
                <w:lang w:val="it-IT"/>
              </w:rPr>
              <w:t xml:space="preserve"> </w:t>
            </w:r>
            <w:r w:rsidRPr="00643E98">
              <w:rPr>
                <w:rFonts w:ascii="Times New Roman" w:hAnsi="Times New Roman"/>
                <w:spacing w:val="0"/>
                <w:sz w:val="26"/>
                <w:szCs w:val="26"/>
                <w:lang w:val="it-IT"/>
              </w:rPr>
              <w:t xml:space="preserve">nhỏ hơn giới hạn </w:t>
            </w:r>
            <w:r w:rsidRPr="00643E98">
              <w:rPr>
                <w:rFonts w:ascii="Times New Roman" w:hAnsi="Times New Roman"/>
                <w:spacing w:val="0"/>
                <w:sz w:val="26"/>
                <w:szCs w:val="26"/>
                <w:lang w:val="vi-VN"/>
              </w:rPr>
              <w:t>phát hiện mà</w:t>
            </w:r>
            <w:r w:rsidRPr="00643E98">
              <w:rPr>
                <w:rFonts w:ascii="Times New Roman" w:hAnsi="Times New Roman"/>
                <w:spacing w:val="0"/>
                <w:sz w:val="26"/>
                <w:szCs w:val="26"/>
                <w:lang w:val="it-IT"/>
              </w:rPr>
              <w:t xml:space="preserve"> phương tiện đo</w:t>
            </w:r>
            <w:r w:rsidRPr="00643E98">
              <w:rPr>
                <w:rFonts w:ascii="Times New Roman" w:hAnsi="Times New Roman"/>
                <w:spacing w:val="0"/>
                <w:sz w:val="26"/>
                <w:szCs w:val="26"/>
                <w:lang w:val="vi-VN"/>
              </w:rPr>
              <w:t xml:space="preserve"> có thể phát hiện được</w:t>
            </w:r>
          </w:p>
          <w:p w14:paraId="60AF616E" w14:textId="5A57D1E0" w:rsidR="004C62C5" w:rsidRPr="00B16547" w:rsidRDefault="004C62C5" w:rsidP="00E62445">
            <w:pPr>
              <w:widowControl w:val="0"/>
              <w:spacing w:before="0" w:line="240" w:lineRule="auto"/>
              <w:rPr>
                <w:rFonts w:ascii="Times New Roman" w:hAnsi="Times New Roman"/>
                <w:bCs/>
                <w:sz w:val="26"/>
                <w:szCs w:val="26"/>
                <w:lang w:val="it-IT"/>
              </w:rPr>
            </w:pPr>
            <w:r>
              <w:rPr>
                <w:rFonts w:ascii="Times New Roman" w:hAnsi="Times New Roman"/>
                <w:spacing w:val="0"/>
                <w:sz w:val="26"/>
                <w:szCs w:val="26"/>
                <w:lang w:val="vi-VN"/>
              </w:rPr>
              <w:t>- Bình khí N</w:t>
            </w:r>
            <w:r w:rsidRPr="00B16547">
              <w:rPr>
                <w:rFonts w:ascii="Times New Roman" w:hAnsi="Times New Roman"/>
                <w:spacing w:val="0"/>
                <w:sz w:val="26"/>
                <w:szCs w:val="26"/>
                <w:vertAlign w:val="subscript"/>
                <w:lang w:val="vi-VN"/>
              </w:rPr>
              <w:t>2</w:t>
            </w:r>
            <w:r>
              <w:rPr>
                <w:rFonts w:ascii="Times New Roman" w:hAnsi="Times New Roman"/>
                <w:spacing w:val="0"/>
                <w:sz w:val="26"/>
                <w:szCs w:val="26"/>
                <w:lang w:val="vi-VN"/>
              </w:rPr>
              <w:t xml:space="preserve"> tinh khiết có độ chính xác </w:t>
            </w:r>
            <w:r w:rsidR="00483F89">
              <w:rPr>
                <w:rFonts w:ascii="Times New Roman" w:hAnsi="Times New Roman"/>
                <w:spacing w:val="0"/>
                <w:sz w:val="26"/>
                <w:szCs w:val="26"/>
                <w:lang w:val="vi-VN"/>
              </w:rPr>
              <w:t>không nhỏ hơn 99,999</w:t>
            </w:r>
            <w:r w:rsidR="00503599">
              <w:rPr>
                <w:rFonts w:ascii="Times New Roman" w:hAnsi="Times New Roman"/>
                <w:spacing w:val="0"/>
                <w:sz w:val="26"/>
                <w:szCs w:val="26"/>
                <w:lang w:val="vi-VN"/>
              </w:rPr>
              <w:t>5</w:t>
            </w:r>
            <w:r w:rsidR="00483F89">
              <w:rPr>
                <w:rFonts w:ascii="Times New Roman" w:hAnsi="Times New Roman"/>
                <w:spacing w:val="0"/>
                <w:sz w:val="26"/>
                <w:szCs w:val="26"/>
                <w:lang w:val="vi-VN"/>
              </w:rPr>
              <w:t>%.</w:t>
            </w:r>
          </w:p>
          <w:p w14:paraId="01A9405C" w14:textId="77777777" w:rsidR="00153B83" w:rsidRPr="00643E98" w:rsidRDefault="00153B83" w:rsidP="00E62445">
            <w:pPr>
              <w:widowControl w:val="0"/>
              <w:spacing w:before="0" w:line="240" w:lineRule="auto"/>
              <w:rPr>
                <w:rFonts w:ascii="Times New Roman" w:hAnsi="Times New Roman"/>
                <w:bCs/>
                <w:sz w:val="26"/>
                <w:szCs w:val="26"/>
                <w:lang w:val="it-IT"/>
              </w:rPr>
            </w:pPr>
            <w:r w:rsidRPr="00643E98">
              <w:rPr>
                <w:rFonts w:ascii="Times New Roman" w:hAnsi="Times New Roman"/>
                <w:bCs/>
                <w:sz w:val="26"/>
                <w:szCs w:val="26"/>
                <w:lang w:val="it-IT"/>
              </w:rPr>
              <w:t>- L</w:t>
            </w:r>
            <w:r w:rsidRPr="00643E98">
              <w:rPr>
                <w:rFonts w:ascii="Times New Roman" w:hAnsi="Times New Roman"/>
                <w:sz w:val="26"/>
                <w:szCs w:val="26"/>
                <w:lang w:val="it-IT"/>
              </w:rPr>
              <w:t xml:space="preserve">ưu lượng đầu ra: </w:t>
            </w:r>
            <w:r w:rsidRPr="00643E98">
              <w:rPr>
                <w:rFonts w:ascii="Times New Roman" w:hAnsi="Times New Roman"/>
                <w:bCs/>
                <w:sz w:val="26"/>
                <w:szCs w:val="26"/>
                <w:lang w:val="it-IT"/>
              </w:rPr>
              <w:t xml:space="preserve">(0,5 </w:t>
            </w:r>
            <w:r w:rsidRPr="00643E98">
              <w:rPr>
                <w:rFonts w:ascii="Times New Roman" w:hAnsi="Times New Roman"/>
                <w:bCs/>
                <w:spacing w:val="2"/>
                <w:sz w:val="26"/>
                <w:szCs w:val="26"/>
                <w:lang w:val="it-IT"/>
              </w:rPr>
              <w:t>÷</w:t>
            </w:r>
            <w:r w:rsidRPr="00643E98">
              <w:rPr>
                <w:rFonts w:ascii="Times New Roman" w:hAnsi="Times New Roman"/>
                <w:sz w:val="26"/>
                <w:szCs w:val="26"/>
                <w:lang w:val="it-IT"/>
              </w:rPr>
              <w:t xml:space="preserve"> </w:t>
            </w:r>
            <w:r w:rsidRPr="00643E98">
              <w:rPr>
                <w:rFonts w:ascii="Times New Roman" w:hAnsi="Times New Roman"/>
                <w:bCs/>
                <w:sz w:val="26"/>
                <w:szCs w:val="26"/>
                <w:lang w:val="it-IT"/>
              </w:rPr>
              <w:t>10) L/</w:t>
            </w:r>
            <w:r w:rsidR="004A7BD7" w:rsidRPr="00643E98">
              <w:rPr>
                <w:rFonts w:ascii="Times New Roman" w:hAnsi="Times New Roman"/>
                <w:bCs/>
                <w:sz w:val="26"/>
                <w:szCs w:val="26"/>
                <w:lang w:val="vi-VN"/>
              </w:rPr>
              <w:t>min</w:t>
            </w:r>
            <w:r w:rsidRPr="00643E98">
              <w:rPr>
                <w:rFonts w:ascii="Times New Roman" w:hAnsi="Times New Roman"/>
                <w:bCs/>
                <w:sz w:val="26"/>
                <w:szCs w:val="26"/>
                <w:lang w:val="it-IT"/>
              </w:rPr>
              <w:t>.</w:t>
            </w:r>
          </w:p>
        </w:tc>
        <w:tc>
          <w:tcPr>
            <w:tcW w:w="1831" w:type="dxa"/>
            <w:vAlign w:val="center"/>
          </w:tcPr>
          <w:p w14:paraId="5516AE83" w14:textId="77777777" w:rsidR="00153B83" w:rsidRPr="00275047" w:rsidRDefault="001D7E33" w:rsidP="00153B83">
            <w:pPr>
              <w:spacing w:before="0" w:line="240" w:lineRule="auto"/>
              <w:jc w:val="center"/>
              <w:rPr>
                <w:rFonts w:ascii="Times New Roman" w:hAnsi="Times New Roman"/>
                <w:sz w:val="26"/>
                <w:szCs w:val="26"/>
              </w:rPr>
            </w:pPr>
            <w:r w:rsidRPr="00275047">
              <w:rPr>
                <w:rFonts w:ascii="Times New Roman" w:hAnsi="Times New Roman"/>
                <w:spacing w:val="6"/>
                <w:sz w:val="26"/>
                <w:szCs w:val="26"/>
                <w:lang w:val="en-GB"/>
              </w:rPr>
              <w:t>7.3.2; 7.3.3; 7.3.4; 7.3.5; 7.3.6</w:t>
            </w:r>
          </w:p>
        </w:tc>
      </w:tr>
      <w:tr w:rsidR="00153B83" w:rsidRPr="00275047" w14:paraId="32481EF0" w14:textId="77777777" w:rsidTr="004B0BFC">
        <w:trPr>
          <w:trHeight w:val="1493"/>
          <w:jc w:val="center"/>
        </w:trPr>
        <w:tc>
          <w:tcPr>
            <w:tcW w:w="691" w:type="dxa"/>
            <w:vAlign w:val="center"/>
          </w:tcPr>
          <w:p w14:paraId="26EF4BEB" w14:textId="77777777" w:rsidR="00153B83" w:rsidRPr="00275047" w:rsidRDefault="00153B83">
            <w:pPr>
              <w:spacing w:before="0" w:line="240" w:lineRule="auto"/>
              <w:jc w:val="center"/>
              <w:rPr>
                <w:rFonts w:ascii="Times New Roman" w:hAnsi="Times New Roman"/>
                <w:sz w:val="26"/>
                <w:szCs w:val="26"/>
              </w:rPr>
            </w:pPr>
            <w:r w:rsidRPr="00275047">
              <w:rPr>
                <w:rFonts w:ascii="Times New Roman" w:hAnsi="Times New Roman"/>
                <w:sz w:val="26"/>
                <w:szCs w:val="26"/>
              </w:rPr>
              <w:t>2.3</w:t>
            </w:r>
          </w:p>
        </w:tc>
        <w:tc>
          <w:tcPr>
            <w:tcW w:w="2188" w:type="dxa"/>
            <w:vAlign w:val="center"/>
          </w:tcPr>
          <w:p w14:paraId="45404160" w14:textId="77777777" w:rsidR="00153B83" w:rsidRPr="00275047" w:rsidRDefault="00153B83" w:rsidP="00153B83">
            <w:pPr>
              <w:widowControl w:val="0"/>
              <w:spacing w:before="0" w:line="240" w:lineRule="auto"/>
              <w:jc w:val="left"/>
              <w:rPr>
                <w:rFonts w:ascii="Times New Roman" w:hAnsi="Times New Roman"/>
                <w:bCs/>
                <w:sz w:val="26"/>
                <w:szCs w:val="26"/>
              </w:rPr>
            </w:pPr>
            <w:r w:rsidRPr="00275047">
              <w:rPr>
                <w:rFonts w:ascii="Times New Roman" w:hAnsi="Times New Roman"/>
                <w:sz w:val="26"/>
                <w:szCs w:val="26"/>
                <w:lang w:val="it-IT"/>
              </w:rPr>
              <w:t>Thiết bị pha loãng khí chuẩn</w:t>
            </w:r>
          </w:p>
        </w:tc>
        <w:tc>
          <w:tcPr>
            <w:tcW w:w="4771" w:type="dxa"/>
            <w:vAlign w:val="center"/>
          </w:tcPr>
          <w:p w14:paraId="4D18D2E5" w14:textId="77777777" w:rsidR="00153B83" w:rsidRPr="00643E98" w:rsidRDefault="00153B83" w:rsidP="00153B83">
            <w:pPr>
              <w:widowControl w:val="0"/>
              <w:spacing w:before="0" w:line="240" w:lineRule="auto"/>
              <w:rPr>
                <w:rFonts w:ascii="Times New Roman" w:hAnsi="Times New Roman"/>
                <w:sz w:val="26"/>
                <w:szCs w:val="26"/>
                <w:lang w:val="it-IT"/>
              </w:rPr>
            </w:pPr>
            <w:r w:rsidRPr="00643E98">
              <w:rPr>
                <w:rFonts w:ascii="Times New Roman" w:hAnsi="Times New Roman"/>
                <w:sz w:val="26"/>
                <w:szCs w:val="26"/>
                <w:lang w:val="it-IT"/>
              </w:rPr>
              <w:t xml:space="preserve">- Lưu lượng đầu ra: tối thiểu 0,5 </w:t>
            </w:r>
            <w:r w:rsidR="00FB4465" w:rsidRPr="00643E98">
              <w:rPr>
                <w:rFonts w:ascii="Times New Roman" w:hAnsi="Times New Roman"/>
                <w:bCs/>
                <w:sz w:val="26"/>
                <w:szCs w:val="26"/>
                <w:lang w:val="it-IT"/>
              </w:rPr>
              <w:t>L/</w:t>
            </w:r>
            <w:r w:rsidR="00FB4465" w:rsidRPr="00643E98">
              <w:rPr>
                <w:rFonts w:ascii="Times New Roman" w:hAnsi="Times New Roman"/>
                <w:bCs/>
                <w:sz w:val="26"/>
                <w:szCs w:val="26"/>
                <w:lang w:val="vi-VN"/>
              </w:rPr>
              <w:t>min</w:t>
            </w:r>
            <w:r w:rsidRPr="00643E98">
              <w:rPr>
                <w:rFonts w:ascii="Times New Roman" w:hAnsi="Times New Roman"/>
                <w:sz w:val="26"/>
                <w:szCs w:val="26"/>
                <w:lang w:val="it-IT"/>
              </w:rPr>
              <w:t xml:space="preserve">; </w:t>
            </w:r>
          </w:p>
          <w:p w14:paraId="4C5F7EEC" w14:textId="77777777" w:rsidR="00153B83" w:rsidRPr="00643E98" w:rsidRDefault="00153B83" w:rsidP="00153B83">
            <w:pPr>
              <w:widowControl w:val="0"/>
              <w:spacing w:before="0" w:line="240" w:lineRule="auto"/>
              <w:rPr>
                <w:rFonts w:ascii="Times New Roman" w:hAnsi="Times New Roman"/>
                <w:bCs/>
                <w:sz w:val="26"/>
                <w:szCs w:val="26"/>
                <w:lang w:val="it-IT"/>
              </w:rPr>
            </w:pPr>
            <w:r w:rsidRPr="00643E98">
              <w:rPr>
                <w:rFonts w:ascii="Times New Roman" w:hAnsi="Times New Roman"/>
                <w:bCs/>
                <w:sz w:val="26"/>
                <w:szCs w:val="26"/>
                <w:lang w:val="it-IT"/>
              </w:rPr>
              <w:t xml:space="preserve">- Độ chính xác dòng khí: (1,0 </w:t>
            </w:r>
            <w:r w:rsidRPr="00643E98">
              <w:rPr>
                <w:rFonts w:ascii="Times New Roman" w:hAnsi="Times New Roman"/>
                <w:bCs/>
                <w:spacing w:val="2"/>
                <w:sz w:val="26"/>
                <w:szCs w:val="26"/>
                <w:lang w:val="it-IT"/>
              </w:rPr>
              <w:t>÷</w:t>
            </w:r>
            <w:r w:rsidRPr="00643E98">
              <w:rPr>
                <w:rFonts w:ascii="Times New Roman" w:hAnsi="Times New Roman"/>
                <w:bCs/>
                <w:sz w:val="26"/>
                <w:szCs w:val="26"/>
                <w:lang w:val="it-IT"/>
              </w:rPr>
              <w:t xml:space="preserve"> 2,0)</w:t>
            </w:r>
            <w:r w:rsidRPr="00643E98">
              <w:rPr>
                <w:rFonts w:ascii="Times New Roman" w:hAnsi="Times New Roman"/>
                <w:sz w:val="26"/>
                <w:szCs w:val="26"/>
                <w:lang w:val="it-IT"/>
              </w:rPr>
              <w:t xml:space="preserve"> %;</w:t>
            </w:r>
          </w:p>
          <w:p w14:paraId="0694F483" w14:textId="77777777" w:rsidR="00153B83" w:rsidRPr="00643E98" w:rsidRDefault="00153B83" w:rsidP="00153B83">
            <w:pPr>
              <w:widowControl w:val="0"/>
              <w:spacing w:before="0" w:line="240" w:lineRule="auto"/>
              <w:rPr>
                <w:rFonts w:ascii="Times New Roman" w:hAnsi="Times New Roman"/>
                <w:bCs/>
                <w:sz w:val="26"/>
                <w:szCs w:val="26"/>
                <w:lang w:val="it-IT"/>
              </w:rPr>
            </w:pPr>
            <w:r w:rsidRPr="00643E98">
              <w:rPr>
                <w:rFonts w:ascii="Times New Roman" w:hAnsi="Times New Roman"/>
                <w:bCs/>
                <w:sz w:val="26"/>
                <w:szCs w:val="26"/>
                <w:lang w:val="it-IT"/>
              </w:rPr>
              <w:t xml:space="preserve">- Độ lặp lại dòng khí: </w:t>
            </w:r>
            <w:r w:rsidRPr="00643E98">
              <w:rPr>
                <w:rFonts w:ascii="Times New Roman" w:hAnsi="Times New Roman"/>
                <w:sz w:val="26"/>
                <w:szCs w:val="26"/>
                <w:lang w:val="it-IT"/>
              </w:rPr>
              <w:t xml:space="preserve">± </w:t>
            </w:r>
            <w:r w:rsidRPr="00643E98">
              <w:rPr>
                <w:rFonts w:ascii="Times New Roman" w:hAnsi="Times New Roman"/>
                <w:bCs/>
                <w:sz w:val="26"/>
                <w:szCs w:val="26"/>
                <w:lang w:val="it-IT"/>
              </w:rPr>
              <w:t>1% toàn thang;</w:t>
            </w:r>
          </w:p>
          <w:p w14:paraId="1B74F1BA" w14:textId="77777777" w:rsidR="00153B83" w:rsidRPr="00643E98" w:rsidRDefault="00153B83">
            <w:pPr>
              <w:widowControl w:val="0"/>
              <w:spacing w:before="0" w:line="240" w:lineRule="auto"/>
              <w:rPr>
                <w:rFonts w:ascii="Times New Roman" w:hAnsi="Times New Roman"/>
                <w:sz w:val="26"/>
                <w:szCs w:val="26"/>
                <w:lang w:val="it-IT"/>
              </w:rPr>
            </w:pPr>
            <w:r w:rsidRPr="00643E98">
              <w:rPr>
                <w:rFonts w:ascii="Times New Roman" w:hAnsi="Times New Roman"/>
                <w:bCs/>
                <w:sz w:val="26"/>
                <w:szCs w:val="26"/>
                <w:lang w:val="it-IT"/>
              </w:rPr>
              <w:t>- Tỷ lệ pha trộn khí chuẩn/khí “không”: tối đa 1/500</w:t>
            </w:r>
            <w:r w:rsidR="006E3D03" w:rsidRPr="00643E98">
              <w:rPr>
                <w:rFonts w:ascii="Times New Roman" w:hAnsi="Times New Roman"/>
                <w:bCs/>
                <w:sz w:val="26"/>
                <w:szCs w:val="26"/>
                <w:lang w:val="it-IT"/>
              </w:rPr>
              <w:t>.</w:t>
            </w:r>
          </w:p>
        </w:tc>
        <w:tc>
          <w:tcPr>
            <w:tcW w:w="1831" w:type="dxa"/>
            <w:vAlign w:val="center"/>
          </w:tcPr>
          <w:p w14:paraId="706A1F85" w14:textId="77777777" w:rsidR="00153B83" w:rsidRPr="00275047" w:rsidRDefault="001D7E33" w:rsidP="00153B83">
            <w:pPr>
              <w:spacing w:before="0" w:line="240" w:lineRule="auto"/>
              <w:ind w:right="-57"/>
              <w:jc w:val="center"/>
              <w:rPr>
                <w:rFonts w:ascii="Times New Roman" w:hAnsi="Times New Roman"/>
                <w:sz w:val="26"/>
                <w:szCs w:val="26"/>
              </w:rPr>
            </w:pPr>
            <w:bookmarkStart w:id="31" w:name="OLE_LINK3"/>
            <w:bookmarkStart w:id="32" w:name="OLE_LINK4"/>
            <w:r w:rsidRPr="00275047">
              <w:rPr>
                <w:rFonts w:ascii="Times New Roman" w:hAnsi="Times New Roman"/>
                <w:spacing w:val="6"/>
                <w:sz w:val="26"/>
                <w:szCs w:val="26"/>
                <w:lang w:val="en-GB"/>
              </w:rPr>
              <w:t>7.3.2; 7.3.3; 7.3.4; 7.3.5; 7.3.6</w:t>
            </w:r>
            <w:bookmarkEnd w:id="31"/>
            <w:bookmarkEnd w:id="32"/>
          </w:p>
        </w:tc>
      </w:tr>
      <w:tr w:rsidR="00153B83" w:rsidRPr="00275047" w14:paraId="7F81164C" w14:textId="77777777" w:rsidTr="00C20BEB">
        <w:trPr>
          <w:trHeight w:val="313"/>
          <w:jc w:val="center"/>
        </w:trPr>
        <w:tc>
          <w:tcPr>
            <w:tcW w:w="691" w:type="dxa"/>
            <w:vAlign w:val="center"/>
          </w:tcPr>
          <w:p w14:paraId="13D7AD24" w14:textId="77777777" w:rsidR="00153B83" w:rsidRPr="00275047" w:rsidRDefault="00153B83" w:rsidP="00153B83">
            <w:pPr>
              <w:spacing w:before="0" w:line="240" w:lineRule="auto"/>
              <w:jc w:val="center"/>
              <w:rPr>
                <w:rFonts w:ascii="Times New Roman" w:hAnsi="Times New Roman"/>
                <w:sz w:val="26"/>
                <w:szCs w:val="26"/>
              </w:rPr>
            </w:pPr>
            <w:r w:rsidRPr="00275047">
              <w:rPr>
                <w:rFonts w:ascii="Times New Roman" w:hAnsi="Times New Roman"/>
                <w:sz w:val="26"/>
                <w:szCs w:val="26"/>
              </w:rPr>
              <w:t>2.4</w:t>
            </w:r>
          </w:p>
        </w:tc>
        <w:tc>
          <w:tcPr>
            <w:tcW w:w="2188" w:type="dxa"/>
            <w:vAlign w:val="center"/>
          </w:tcPr>
          <w:p w14:paraId="5419EA49" w14:textId="77777777" w:rsidR="00153B83" w:rsidRPr="00275047" w:rsidRDefault="00153B83" w:rsidP="00153B83">
            <w:pPr>
              <w:widowControl w:val="0"/>
              <w:spacing w:before="0" w:line="240" w:lineRule="auto"/>
              <w:rPr>
                <w:rFonts w:ascii="Times New Roman" w:hAnsi="Times New Roman"/>
                <w:sz w:val="26"/>
                <w:szCs w:val="26"/>
                <w:lang w:val="it-IT"/>
              </w:rPr>
            </w:pPr>
            <w:r w:rsidRPr="00275047">
              <w:rPr>
                <w:rFonts w:ascii="Times New Roman" w:hAnsi="Times New Roman"/>
                <w:sz w:val="26"/>
                <w:szCs w:val="26"/>
                <w:lang w:val="it-IT"/>
              </w:rPr>
              <w:t>Phương tiện đo nhiệt độ, độ ẩm môi trường</w:t>
            </w:r>
          </w:p>
        </w:tc>
        <w:tc>
          <w:tcPr>
            <w:tcW w:w="4771" w:type="dxa"/>
            <w:vAlign w:val="center"/>
          </w:tcPr>
          <w:p w14:paraId="013DD2CE" w14:textId="77777777" w:rsidR="00153B83" w:rsidRPr="00D62820" w:rsidRDefault="00153B83" w:rsidP="00153B83">
            <w:pPr>
              <w:widowControl w:val="0"/>
              <w:spacing w:before="0" w:line="240" w:lineRule="auto"/>
              <w:rPr>
                <w:rFonts w:ascii="Times New Roman" w:hAnsi="Times New Roman"/>
                <w:spacing w:val="-6"/>
                <w:sz w:val="26"/>
                <w:szCs w:val="26"/>
                <w:lang w:val="it-IT"/>
              </w:rPr>
            </w:pPr>
            <w:r w:rsidRPr="00D62820">
              <w:rPr>
                <w:rFonts w:ascii="Times New Roman" w:hAnsi="Times New Roman"/>
                <w:spacing w:val="-6"/>
                <w:sz w:val="26"/>
                <w:szCs w:val="26"/>
                <w:lang w:val="it-IT"/>
              </w:rPr>
              <w:t xml:space="preserve">- Nhiệt độ: (0 </w:t>
            </w:r>
            <w:r w:rsidRPr="00D62820">
              <w:rPr>
                <w:rFonts w:ascii="Times New Roman" w:hAnsi="Times New Roman"/>
                <w:bCs/>
                <w:spacing w:val="-6"/>
                <w:sz w:val="26"/>
                <w:szCs w:val="26"/>
                <w:lang w:val="it-IT"/>
              </w:rPr>
              <w:t>÷</w:t>
            </w:r>
            <w:r w:rsidRPr="00D62820">
              <w:rPr>
                <w:rFonts w:ascii="Times New Roman" w:hAnsi="Times New Roman"/>
                <w:spacing w:val="-6"/>
                <w:sz w:val="26"/>
                <w:szCs w:val="26"/>
                <w:lang w:val="it-IT"/>
              </w:rPr>
              <w:t xml:space="preserve"> 50) </w:t>
            </w:r>
            <w:r w:rsidR="00DC0A10" w:rsidRPr="00D62820">
              <w:rPr>
                <w:rFonts w:ascii="Times New Roman" w:hAnsi="Times New Roman"/>
                <w:spacing w:val="-6"/>
                <w:sz w:val="26"/>
                <w:szCs w:val="26"/>
                <w:vertAlign w:val="superscript"/>
                <w:lang w:val="it-IT"/>
              </w:rPr>
              <w:t>o</w:t>
            </w:r>
            <w:r w:rsidRPr="00D62820">
              <w:rPr>
                <w:rFonts w:ascii="Times New Roman" w:hAnsi="Times New Roman"/>
                <w:spacing w:val="-6"/>
                <w:sz w:val="26"/>
                <w:szCs w:val="26"/>
                <w:lang w:val="it-IT"/>
              </w:rPr>
              <w:t>C, giá trị độ chia 1</w:t>
            </w:r>
            <w:r w:rsidR="00DC0A10" w:rsidRPr="00D62820">
              <w:rPr>
                <w:rFonts w:ascii="Times New Roman" w:hAnsi="Times New Roman"/>
                <w:spacing w:val="-6"/>
                <w:sz w:val="26"/>
                <w:szCs w:val="26"/>
                <w:vertAlign w:val="superscript"/>
                <w:lang w:val="it-IT"/>
              </w:rPr>
              <w:t xml:space="preserve"> o</w:t>
            </w:r>
            <w:r w:rsidRPr="00D62820">
              <w:rPr>
                <w:rFonts w:ascii="Times New Roman" w:hAnsi="Times New Roman"/>
                <w:spacing w:val="-6"/>
                <w:sz w:val="26"/>
                <w:szCs w:val="26"/>
                <w:lang w:val="it-IT"/>
              </w:rPr>
              <w:t>C;</w:t>
            </w:r>
          </w:p>
          <w:p w14:paraId="3BCCEBF9" w14:textId="77777777" w:rsidR="00153B83" w:rsidRPr="00275047" w:rsidRDefault="00153B83" w:rsidP="00153B83">
            <w:pPr>
              <w:widowControl w:val="0"/>
              <w:spacing w:before="0" w:line="240" w:lineRule="auto"/>
              <w:rPr>
                <w:rFonts w:ascii="Times New Roman" w:hAnsi="Times New Roman"/>
                <w:sz w:val="26"/>
                <w:szCs w:val="26"/>
                <w:lang w:val="it-IT"/>
              </w:rPr>
            </w:pPr>
            <w:r w:rsidRPr="00275047">
              <w:rPr>
                <w:rFonts w:ascii="Times New Roman" w:hAnsi="Times New Roman"/>
                <w:sz w:val="26"/>
                <w:szCs w:val="26"/>
                <w:lang w:val="it-IT"/>
              </w:rPr>
              <w:t>- Độ ẩm</w:t>
            </w:r>
            <w:r w:rsidR="003F4A73" w:rsidRPr="00275047">
              <w:rPr>
                <w:rFonts w:ascii="Times New Roman" w:hAnsi="Times New Roman"/>
                <w:sz w:val="26"/>
                <w:szCs w:val="26"/>
                <w:lang w:val="vi-VN"/>
              </w:rPr>
              <w:t xml:space="preserve"> không khí</w:t>
            </w:r>
            <w:r w:rsidRPr="00275047">
              <w:rPr>
                <w:rFonts w:ascii="Times New Roman" w:hAnsi="Times New Roman"/>
                <w:sz w:val="26"/>
                <w:szCs w:val="26"/>
                <w:lang w:val="it-IT"/>
              </w:rPr>
              <w:t xml:space="preserve">: (25 </w:t>
            </w:r>
            <w:r w:rsidRPr="00275047">
              <w:rPr>
                <w:rFonts w:ascii="Times New Roman" w:hAnsi="Times New Roman"/>
                <w:bCs/>
                <w:sz w:val="26"/>
                <w:szCs w:val="26"/>
                <w:lang w:val="it-IT"/>
              </w:rPr>
              <w:t>÷</w:t>
            </w:r>
            <w:r w:rsidRPr="00275047">
              <w:rPr>
                <w:rFonts w:ascii="Times New Roman" w:hAnsi="Times New Roman"/>
                <w:sz w:val="26"/>
                <w:szCs w:val="26"/>
                <w:lang w:val="it-IT"/>
              </w:rPr>
              <w:t xml:space="preserve"> 95) %RH, giá trị độ chia 1 %RH.</w:t>
            </w:r>
          </w:p>
        </w:tc>
        <w:tc>
          <w:tcPr>
            <w:tcW w:w="1831" w:type="dxa"/>
            <w:vAlign w:val="center"/>
          </w:tcPr>
          <w:p w14:paraId="3F857FB5" w14:textId="77777777" w:rsidR="00153B83" w:rsidRPr="00275047" w:rsidRDefault="00153B83" w:rsidP="00153B83">
            <w:pPr>
              <w:spacing w:before="0" w:line="240" w:lineRule="auto"/>
              <w:ind w:right="-57"/>
              <w:jc w:val="center"/>
              <w:rPr>
                <w:rFonts w:ascii="Times New Roman" w:hAnsi="Times New Roman"/>
                <w:bCs/>
                <w:sz w:val="26"/>
                <w:szCs w:val="26"/>
              </w:rPr>
            </w:pPr>
            <w:r w:rsidRPr="00275047">
              <w:rPr>
                <w:rFonts w:ascii="Times New Roman" w:hAnsi="Times New Roman"/>
                <w:bCs/>
                <w:sz w:val="26"/>
                <w:szCs w:val="26"/>
              </w:rPr>
              <w:t>5</w:t>
            </w:r>
          </w:p>
        </w:tc>
      </w:tr>
      <w:tr w:rsidR="00153B83" w:rsidRPr="00275047" w14:paraId="4E4CF947" w14:textId="77777777" w:rsidTr="00C20BEB">
        <w:trPr>
          <w:trHeight w:val="549"/>
          <w:jc w:val="center"/>
        </w:trPr>
        <w:tc>
          <w:tcPr>
            <w:tcW w:w="691" w:type="dxa"/>
            <w:vAlign w:val="center"/>
          </w:tcPr>
          <w:p w14:paraId="16414FC2" w14:textId="77777777" w:rsidR="00153B83" w:rsidRPr="00275047" w:rsidRDefault="00153B83" w:rsidP="00153B83">
            <w:pPr>
              <w:spacing w:before="0" w:line="240" w:lineRule="auto"/>
              <w:jc w:val="center"/>
              <w:rPr>
                <w:rFonts w:ascii="Times New Roman" w:hAnsi="Times New Roman"/>
                <w:b/>
                <w:sz w:val="26"/>
                <w:szCs w:val="26"/>
              </w:rPr>
            </w:pPr>
            <w:r w:rsidRPr="00275047">
              <w:rPr>
                <w:rFonts w:ascii="Times New Roman" w:hAnsi="Times New Roman"/>
                <w:b/>
                <w:sz w:val="26"/>
                <w:szCs w:val="26"/>
              </w:rPr>
              <w:t>3</w:t>
            </w:r>
          </w:p>
        </w:tc>
        <w:tc>
          <w:tcPr>
            <w:tcW w:w="8790" w:type="dxa"/>
            <w:gridSpan w:val="3"/>
            <w:vAlign w:val="center"/>
          </w:tcPr>
          <w:p w14:paraId="629D798D" w14:textId="77777777" w:rsidR="00153B83" w:rsidRPr="00275047" w:rsidRDefault="00153B83" w:rsidP="00153B83">
            <w:pPr>
              <w:spacing w:before="0" w:line="240" w:lineRule="auto"/>
              <w:ind w:right="-57"/>
              <w:rPr>
                <w:rFonts w:ascii="Times New Roman" w:hAnsi="Times New Roman"/>
                <w:bCs/>
                <w:sz w:val="26"/>
                <w:szCs w:val="26"/>
              </w:rPr>
            </w:pPr>
            <w:r w:rsidRPr="00275047">
              <w:rPr>
                <w:rFonts w:ascii="Times New Roman" w:hAnsi="Times New Roman"/>
                <w:b/>
                <w:bCs/>
                <w:sz w:val="26"/>
                <w:szCs w:val="26"/>
              </w:rPr>
              <w:t>Phương tiện phụ</w:t>
            </w:r>
          </w:p>
        </w:tc>
      </w:tr>
      <w:tr w:rsidR="00153B83" w:rsidRPr="00275047" w14:paraId="5EE4194F" w14:textId="77777777" w:rsidTr="00C20BEB">
        <w:trPr>
          <w:trHeight w:val="558"/>
          <w:jc w:val="center"/>
        </w:trPr>
        <w:tc>
          <w:tcPr>
            <w:tcW w:w="691" w:type="dxa"/>
            <w:vAlign w:val="center"/>
          </w:tcPr>
          <w:p w14:paraId="7A03F793" w14:textId="77777777" w:rsidR="00153B83" w:rsidRPr="00275047" w:rsidRDefault="00153B83" w:rsidP="00153B83">
            <w:pPr>
              <w:spacing w:before="0" w:line="240" w:lineRule="auto"/>
              <w:jc w:val="center"/>
              <w:rPr>
                <w:rFonts w:ascii="Times New Roman" w:hAnsi="Times New Roman"/>
                <w:sz w:val="26"/>
                <w:szCs w:val="26"/>
              </w:rPr>
            </w:pPr>
            <w:r w:rsidRPr="00275047">
              <w:rPr>
                <w:rFonts w:ascii="Times New Roman" w:hAnsi="Times New Roman"/>
                <w:sz w:val="26"/>
                <w:szCs w:val="26"/>
              </w:rPr>
              <w:t>3.1</w:t>
            </w:r>
          </w:p>
        </w:tc>
        <w:tc>
          <w:tcPr>
            <w:tcW w:w="2188" w:type="dxa"/>
            <w:vAlign w:val="center"/>
          </w:tcPr>
          <w:p w14:paraId="053DB9FE" w14:textId="77777777" w:rsidR="00153B83" w:rsidRPr="00275047" w:rsidRDefault="004841E1" w:rsidP="00153B83">
            <w:pPr>
              <w:widowControl w:val="0"/>
              <w:spacing w:before="0" w:line="240" w:lineRule="auto"/>
              <w:rPr>
                <w:rFonts w:ascii="Times New Roman" w:hAnsi="Times New Roman"/>
                <w:sz w:val="26"/>
                <w:szCs w:val="26"/>
                <w:lang w:val="it-IT"/>
              </w:rPr>
            </w:pPr>
            <w:r w:rsidRPr="00275047">
              <w:rPr>
                <w:rFonts w:ascii="Times New Roman" w:hAnsi="Times New Roman"/>
                <w:sz w:val="26"/>
                <w:szCs w:val="26"/>
                <w:lang w:val="it-IT"/>
              </w:rPr>
              <w:t>Thiết bị</w:t>
            </w:r>
            <w:r w:rsidR="00153B83" w:rsidRPr="00275047">
              <w:rPr>
                <w:rFonts w:ascii="Times New Roman" w:hAnsi="Times New Roman"/>
                <w:sz w:val="26"/>
                <w:szCs w:val="26"/>
                <w:lang w:val="it-IT"/>
              </w:rPr>
              <w:t xml:space="preserve"> cảnh báo khí rò rỉ </w:t>
            </w:r>
          </w:p>
        </w:tc>
        <w:tc>
          <w:tcPr>
            <w:tcW w:w="4771" w:type="dxa"/>
            <w:vAlign w:val="center"/>
          </w:tcPr>
          <w:p w14:paraId="2C14F4DB" w14:textId="77777777" w:rsidR="00153B83" w:rsidRPr="00275047" w:rsidRDefault="00153B83" w:rsidP="00153B83">
            <w:pPr>
              <w:widowControl w:val="0"/>
              <w:spacing w:before="0" w:line="240" w:lineRule="auto"/>
              <w:rPr>
                <w:rFonts w:ascii="Times New Roman" w:hAnsi="Times New Roman"/>
                <w:sz w:val="26"/>
                <w:szCs w:val="26"/>
                <w:lang w:val="it-IT"/>
              </w:rPr>
            </w:pPr>
            <w:r w:rsidRPr="00275047">
              <w:rPr>
                <w:rFonts w:ascii="Times New Roman" w:hAnsi="Times New Roman"/>
                <w:sz w:val="26"/>
                <w:szCs w:val="26"/>
                <w:lang w:val="it-IT"/>
              </w:rPr>
              <w:t>- Có khả năng cảnh báo khi nồng độ khí vượt quá giới hạn cho phép</w:t>
            </w:r>
            <w:r w:rsidR="004643A5" w:rsidRPr="00275047">
              <w:rPr>
                <w:rFonts w:ascii="Times New Roman" w:hAnsi="Times New Roman"/>
                <w:sz w:val="26"/>
                <w:szCs w:val="26"/>
                <w:lang w:val="it-IT"/>
              </w:rPr>
              <w:t>.</w:t>
            </w:r>
          </w:p>
        </w:tc>
        <w:tc>
          <w:tcPr>
            <w:tcW w:w="1831" w:type="dxa"/>
            <w:vAlign w:val="center"/>
          </w:tcPr>
          <w:p w14:paraId="3B023626" w14:textId="77777777" w:rsidR="00153B83" w:rsidRPr="00275047" w:rsidRDefault="00153B83" w:rsidP="00153B83">
            <w:pPr>
              <w:spacing w:before="0" w:line="240" w:lineRule="auto"/>
              <w:ind w:right="-57"/>
              <w:jc w:val="center"/>
              <w:rPr>
                <w:rFonts w:ascii="Times New Roman" w:hAnsi="Times New Roman"/>
                <w:sz w:val="26"/>
                <w:szCs w:val="26"/>
              </w:rPr>
            </w:pPr>
            <w:r w:rsidRPr="00275047">
              <w:rPr>
                <w:rFonts w:ascii="Times New Roman" w:hAnsi="Times New Roman"/>
                <w:sz w:val="26"/>
                <w:szCs w:val="26"/>
              </w:rPr>
              <w:t>5</w:t>
            </w:r>
          </w:p>
        </w:tc>
      </w:tr>
      <w:tr w:rsidR="008946C4" w:rsidRPr="00275047" w14:paraId="3F831F0C" w14:textId="77777777" w:rsidTr="00C20BEB">
        <w:trPr>
          <w:trHeight w:val="558"/>
          <w:jc w:val="center"/>
        </w:trPr>
        <w:tc>
          <w:tcPr>
            <w:tcW w:w="691" w:type="dxa"/>
            <w:vAlign w:val="center"/>
          </w:tcPr>
          <w:p w14:paraId="6FABCCCE" w14:textId="77777777" w:rsidR="008946C4" w:rsidRPr="00275047" w:rsidRDefault="006C2D85" w:rsidP="00153B83">
            <w:pPr>
              <w:spacing w:before="0" w:line="240" w:lineRule="auto"/>
              <w:jc w:val="center"/>
              <w:rPr>
                <w:rFonts w:ascii="Times New Roman" w:hAnsi="Times New Roman"/>
                <w:sz w:val="26"/>
                <w:szCs w:val="26"/>
              </w:rPr>
            </w:pPr>
            <w:r w:rsidRPr="00275047">
              <w:rPr>
                <w:rFonts w:ascii="Times New Roman" w:hAnsi="Times New Roman"/>
                <w:sz w:val="26"/>
                <w:szCs w:val="26"/>
              </w:rPr>
              <w:t>3.2</w:t>
            </w:r>
          </w:p>
        </w:tc>
        <w:tc>
          <w:tcPr>
            <w:tcW w:w="2188" w:type="dxa"/>
            <w:vAlign w:val="center"/>
          </w:tcPr>
          <w:p w14:paraId="2CDCE443" w14:textId="77777777" w:rsidR="008946C4" w:rsidRPr="00275047" w:rsidRDefault="008946C4" w:rsidP="00153B83">
            <w:pPr>
              <w:widowControl w:val="0"/>
              <w:spacing w:before="0" w:line="240" w:lineRule="auto"/>
              <w:rPr>
                <w:rFonts w:ascii="Times New Roman" w:hAnsi="Times New Roman"/>
                <w:sz w:val="26"/>
                <w:szCs w:val="26"/>
                <w:lang w:val="vi-VN"/>
              </w:rPr>
            </w:pPr>
            <w:r w:rsidRPr="00275047">
              <w:rPr>
                <w:rFonts w:ascii="Times New Roman" w:hAnsi="Times New Roman"/>
                <w:sz w:val="26"/>
                <w:szCs w:val="26"/>
                <w:lang w:val="vi-VN"/>
              </w:rPr>
              <w:t xml:space="preserve">Van nối, </w:t>
            </w:r>
            <w:r w:rsidR="004643A5" w:rsidRPr="00275047">
              <w:rPr>
                <w:rFonts w:ascii="Times New Roman" w:hAnsi="Times New Roman"/>
                <w:sz w:val="26"/>
                <w:szCs w:val="26"/>
                <w:lang w:val="vi-VN"/>
              </w:rPr>
              <w:t>ố</w:t>
            </w:r>
            <w:r w:rsidRPr="00275047">
              <w:rPr>
                <w:rFonts w:ascii="Times New Roman" w:hAnsi="Times New Roman"/>
                <w:sz w:val="26"/>
                <w:szCs w:val="26"/>
                <w:lang w:val="vi-VN"/>
              </w:rPr>
              <w:t>ng dẫn khí, đầu chuyển đổi</w:t>
            </w:r>
          </w:p>
        </w:tc>
        <w:tc>
          <w:tcPr>
            <w:tcW w:w="4771" w:type="dxa"/>
            <w:vAlign w:val="center"/>
          </w:tcPr>
          <w:p w14:paraId="312DA7B2" w14:textId="77777777" w:rsidR="008946C4" w:rsidRPr="00275047" w:rsidRDefault="008946C4" w:rsidP="006301D0">
            <w:pPr>
              <w:widowControl w:val="0"/>
              <w:spacing w:before="0" w:line="240" w:lineRule="auto"/>
              <w:rPr>
                <w:rFonts w:ascii="Times New Roman" w:hAnsi="Times New Roman"/>
                <w:sz w:val="26"/>
                <w:szCs w:val="26"/>
                <w:lang w:val="it-IT"/>
              </w:rPr>
            </w:pPr>
            <w:r w:rsidRPr="00275047">
              <w:rPr>
                <w:rFonts w:ascii="Times New Roman" w:hAnsi="Times New Roman"/>
                <w:sz w:val="26"/>
                <w:szCs w:val="26"/>
                <w:lang w:val="vi-VN"/>
              </w:rPr>
              <w:t>- Đ</w:t>
            </w:r>
            <w:r w:rsidRPr="00275047">
              <w:rPr>
                <w:rFonts w:ascii="Times New Roman" w:hAnsi="Times New Roman"/>
                <w:sz w:val="26"/>
                <w:szCs w:val="26"/>
                <w:lang w:val="it-IT"/>
              </w:rPr>
              <w:t>ược chế tạo bằng vật liệu thép không gỉ, đồng hoặc nhựa teflon để không làm ảnh hưởng đến khí chuẩn và thành phần khí thuộc đối tượng cần đo</w:t>
            </w:r>
            <w:r w:rsidR="004643A5" w:rsidRPr="00275047">
              <w:rPr>
                <w:rFonts w:ascii="Times New Roman" w:hAnsi="Times New Roman"/>
                <w:sz w:val="26"/>
                <w:szCs w:val="26"/>
                <w:lang w:val="it-IT"/>
              </w:rPr>
              <w:t>.</w:t>
            </w:r>
          </w:p>
        </w:tc>
        <w:tc>
          <w:tcPr>
            <w:tcW w:w="1831" w:type="dxa"/>
            <w:vAlign w:val="center"/>
          </w:tcPr>
          <w:p w14:paraId="3F872AD6" w14:textId="77777777" w:rsidR="008946C4" w:rsidRPr="00275047" w:rsidRDefault="0026738F" w:rsidP="00153B83">
            <w:pPr>
              <w:spacing w:before="0" w:line="240" w:lineRule="auto"/>
              <w:ind w:right="-57"/>
              <w:jc w:val="center"/>
              <w:rPr>
                <w:rFonts w:ascii="Times New Roman" w:hAnsi="Times New Roman"/>
                <w:sz w:val="26"/>
                <w:szCs w:val="26"/>
                <w:lang w:val="vi-VN"/>
              </w:rPr>
            </w:pPr>
            <w:r w:rsidRPr="00275047">
              <w:rPr>
                <w:rFonts w:ascii="Times New Roman" w:hAnsi="Times New Roman"/>
                <w:sz w:val="26"/>
                <w:szCs w:val="26"/>
                <w:lang w:val="vi-VN"/>
              </w:rPr>
              <w:t>5</w:t>
            </w:r>
          </w:p>
        </w:tc>
      </w:tr>
      <w:tr w:rsidR="00241EED" w:rsidRPr="00275047" w14:paraId="720DE018" w14:textId="77777777" w:rsidTr="00C20BEB">
        <w:trPr>
          <w:trHeight w:val="558"/>
          <w:jc w:val="center"/>
        </w:trPr>
        <w:tc>
          <w:tcPr>
            <w:tcW w:w="691" w:type="dxa"/>
            <w:vAlign w:val="center"/>
          </w:tcPr>
          <w:p w14:paraId="244AD7E4" w14:textId="77777777" w:rsidR="00241EED" w:rsidRPr="00275047" w:rsidRDefault="006C2D85" w:rsidP="00153B83">
            <w:pPr>
              <w:spacing w:before="0" w:line="240" w:lineRule="auto"/>
              <w:jc w:val="center"/>
              <w:rPr>
                <w:rFonts w:ascii="Times New Roman" w:hAnsi="Times New Roman"/>
                <w:sz w:val="26"/>
                <w:szCs w:val="26"/>
              </w:rPr>
            </w:pPr>
            <w:r w:rsidRPr="00275047">
              <w:rPr>
                <w:rFonts w:ascii="Times New Roman" w:hAnsi="Times New Roman"/>
                <w:sz w:val="26"/>
                <w:szCs w:val="26"/>
              </w:rPr>
              <w:t>3.3</w:t>
            </w:r>
          </w:p>
        </w:tc>
        <w:tc>
          <w:tcPr>
            <w:tcW w:w="2188" w:type="dxa"/>
            <w:vAlign w:val="center"/>
          </w:tcPr>
          <w:p w14:paraId="66491912" w14:textId="77777777" w:rsidR="00241EED" w:rsidRPr="00275047" w:rsidRDefault="00241EED" w:rsidP="006301D0">
            <w:pPr>
              <w:widowControl w:val="0"/>
              <w:spacing w:before="0" w:line="240" w:lineRule="auto"/>
              <w:rPr>
                <w:rFonts w:ascii="Times New Roman" w:hAnsi="Times New Roman"/>
                <w:spacing w:val="0"/>
                <w:sz w:val="26"/>
                <w:szCs w:val="26"/>
                <w:lang w:val="vi-VN"/>
              </w:rPr>
            </w:pPr>
            <w:r w:rsidRPr="00275047">
              <w:rPr>
                <w:rFonts w:ascii="Times New Roman" w:hAnsi="Times New Roman"/>
                <w:spacing w:val="0"/>
                <w:sz w:val="26"/>
                <w:szCs w:val="26"/>
                <w:lang w:val="it-IT"/>
              </w:rPr>
              <w:t xml:space="preserve">Dung dịch kiểm tra rò khí </w:t>
            </w:r>
            <w:r w:rsidR="00605B6C" w:rsidRPr="00275047">
              <w:rPr>
                <w:rFonts w:ascii="Times New Roman" w:hAnsi="Times New Roman"/>
                <w:spacing w:val="0"/>
                <w:sz w:val="26"/>
                <w:szCs w:val="26"/>
                <w:lang w:val="it-IT"/>
              </w:rPr>
              <w:t xml:space="preserve">trên </w:t>
            </w:r>
            <w:r w:rsidRPr="00275047">
              <w:rPr>
                <w:rFonts w:ascii="Times New Roman" w:hAnsi="Times New Roman"/>
                <w:spacing w:val="0"/>
                <w:sz w:val="26"/>
                <w:szCs w:val="26"/>
                <w:lang w:val="it-IT"/>
              </w:rPr>
              <w:t>đường ống.</w:t>
            </w:r>
          </w:p>
        </w:tc>
        <w:tc>
          <w:tcPr>
            <w:tcW w:w="4771" w:type="dxa"/>
            <w:vAlign w:val="center"/>
          </w:tcPr>
          <w:p w14:paraId="1D53C02D" w14:textId="77777777" w:rsidR="00241EED" w:rsidRPr="00275047" w:rsidRDefault="00241EED" w:rsidP="008946C4">
            <w:pPr>
              <w:widowControl w:val="0"/>
              <w:spacing w:before="0" w:line="240" w:lineRule="auto"/>
              <w:rPr>
                <w:rFonts w:ascii="Times New Roman" w:hAnsi="Times New Roman"/>
                <w:sz w:val="26"/>
                <w:szCs w:val="26"/>
                <w:lang w:val="vi-VN"/>
              </w:rPr>
            </w:pPr>
          </w:p>
        </w:tc>
        <w:tc>
          <w:tcPr>
            <w:tcW w:w="1831" w:type="dxa"/>
            <w:vAlign w:val="center"/>
          </w:tcPr>
          <w:p w14:paraId="310042C2" w14:textId="77777777" w:rsidR="00241EED" w:rsidRPr="00275047" w:rsidRDefault="0026738F" w:rsidP="00153B83">
            <w:pPr>
              <w:spacing w:before="0" w:line="240" w:lineRule="auto"/>
              <w:ind w:right="-57"/>
              <w:jc w:val="center"/>
              <w:rPr>
                <w:rFonts w:ascii="Times New Roman" w:hAnsi="Times New Roman"/>
                <w:sz w:val="26"/>
                <w:szCs w:val="26"/>
                <w:lang w:val="vi-VN"/>
              </w:rPr>
            </w:pPr>
            <w:r w:rsidRPr="00275047">
              <w:rPr>
                <w:rFonts w:ascii="Times New Roman" w:hAnsi="Times New Roman"/>
                <w:sz w:val="26"/>
                <w:szCs w:val="26"/>
                <w:lang w:val="vi-VN"/>
              </w:rPr>
              <w:t>5</w:t>
            </w:r>
          </w:p>
        </w:tc>
      </w:tr>
      <w:tr w:rsidR="0033738A" w:rsidRPr="00275047" w14:paraId="4F904909" w14:textId="77777777" w:rsidTr="00D62820">
        <w:trPr>
          <w:trHeight w:val="347"/>
          <w:jc w:val="center"/>
        </w:trPr>
        <w:tc>
          <w:tcPr>
            <w:tcW w:w="691" w:type="dxa"/>
            <w:vAlign w:val="center"/>
          </w:tcPr>
          <w:p w14:paraId="195AEDD6" w14:textId="77777777" w:rsidR="0033738A" w:rsidRPr="00275047" w:rsidRDefault="0033738A" w:rsidP="00153B83">
            <w:pPr>
              <w:spacing w:before="0" w:line="240" w:lineRule="auto"/>
              <w:jc w:val="center"/>
              <w:rPr>
                <w:rFonts w:ascii="Times New Roman" w:hAnsi="Times New Roman"/>
                <w:sz w:val="26"/>
                <w:szCs w:val="26"/>
              </w:rPr>
            </w:pPr>
            <w:r w:rsidRPr="00275047">
              <w:rPr>
                <w:rFonts w:ascii="Times New Roman" w:hAnsi="Times New Roman"/>
                <w:sz w:val="26"/>
                <w:szCs w:val="26"/>
              </w:rPr>
              <w:t>3.4</w:t>
            </w:r>
          </w:p>
        </w:tc>
        <w:tc>
          <w:tcPr>
            <w:tcW w:w="2188" w:type="dxa"/>
            <w:vAlign w:val="center"/>
          </w:tcPr>
          <w:p w14:paraId="5062DA9F" w14:textId="77777777" w:rsidR="0033738A" w:rsidRPr="00D62820" w:rsidRDefault="0033738A" w:rsidP="006301D0">
            <w:pPr>
              <w:widowControl w:val="0"/>
              <w:spacing w:before="0" w:line="240" w:lineRule="auto"/>
              <w:rPr>
                <w:rFonts w:ascii="Times New Roman" w:hAnsi="Times New Roman"/>
                <w:spacing w:val="-6"/>
                <w:sz w:val="26"/>
                <w:szCs w:val="26"/>
                <w:lang w:val="it-IT"/>
              </w:rPr>
            </w:pPr>
            <w:r w:rsidRPr="00D62820">
              <w:rPr>
                <w:rFonts w:ascii="Times New Roman" w:hAnsi="Times New Roman"/>
                <w:spacing w:val="-6"/>
                <w:sz w:val="26"/>
                <w:szCs w:val="26"/>
                <w:lang w:val="vi-VN"/>
              </w:rPr>
              <w:t>Đồng hồ đếm giây</w:t>
            </w:r>
          </w:p>
        </w:tc>
        <w:tc>
          <w:tcPr>
            <w:tcW w:w="4771" w:type="dxa"/>
            <w:vAlign w:val="center"/>
          </w:tcPr>
          <w:p w14:paraId="7B69E238" w14:textId="77777777" w:rsidR="0033738A" w:rsidRPr="00275047" w:rsidRDefault="0033738A" w:rsidP="008946C4">
            <w:pPr>
              <w:widowControl w:val="0"/>
              <w:spacing w:before="0" w:line="240" w:lineRule="auto"/>
              <w:rPr>
                <w:rFonts w:ascii="Times New Roman" w:hAnsi="Times New Roman"/>
                <w:sz w:val="26"/>
                <w:szCs w:val="26"/>
                <w:lang w:val="vi-VN"/>
              </w:rPr>
            </w:pPr>
          </w:p>
        </w:tc>
        <w:tc>
          <w:tcPr>
            <w:tcW w:w="1831" w:type="dxa"/>
            <w:vAlign w:val="center"/>
          </w:tcPr>
          <w:p w14:paraId="28188418" w14:textId="77777777" w:rsidR="0033738A" w:rsidRPr="00275047" w:rsidRDefault="0033738A" w:rsidP="00153B83">
            <w:pPr>
              <w:spacing w:before="0" w:line="240" w:lineRule="auto"/>
              <w:ind w:right="-57"/>
              <w:jc w:val="center"/>
              <w:rPr>
                <w:rFonts w:ascii="Times New Roman" w:hAnsi="Times New Roman"/>
                <w:sz w:val="26"/>
                <w:szCs w:val="26"/>
              </w:rPr>
            </w:pPr>
            <w:r w:rsidRPr="00275047">
              <w:rPr>
                <w:rFonts w:ascii="Times New Roman" w:hAnsi="Times New Roman"/>
                <w:sz w:val="26"/>
                <w:szCs w:val="26"/>
              </w:rPr>
              <w:t>7.3.6</w:t>
            </w:r>
          </w:p>
        </w:tc>
      </w:tr>
    </w:tbl>
    <w:p w14:paraId="013EAD3C" w14:textId="77777777" w:rsidR="0066627A" w:rsidRPr="00275047" w:rsidRDefault="00DB18CD" w:rsidP="00B16547">
      <w:pPr>
        <w:pStyle w:val="abc"/>
        <w:tabs>
          <w:tab w:val="left" w:pos="0"/>
          <w:tab w:val="left" w:pos="90"/>
        </w:tabs>
        <w:spacing w:before="120" w:after="120"/>
        <w:jc w:val="right"/>
        <w:rPr>
          <w:rFonts w:ascii="Times New Roman" w:hAnsi="Times New Roman"/>
          <w:b/>
          <w:i/>
          <w:iCs/>
          <w:szCs w:val="26"/>
        </w:rPr>
      </w:pPr>
      <w:r w:rsidRPr="00275047">
        <w:rPr>
          <w:rFonts w:ascii="Times New Roman" w:hAnsi="Times New Roman"/>
          <w:b/>
          <w:i/>
          <w:iCs/>
          <w:szCs w:val="26"/>
        </w:rPr>
        <w:t>Bảng 4</w:t>
      </w:r>
    </w:p>
    <w:tbl>
      <w:tblPr>
        <w:tblW w:w="92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3884"/>
        <w:gridCol w:w="3469"/>
      </w:tblGrid>
      <w:tr w:rsidR="002D4025" w:rsidRPr="00D2288F" w14:paraId="078A74D2" w14:textId="77777777" w:rsidTr="00B16547">
        <w:trPr>
          <w:trHeight w:val="184"/>
          <w:tblHeader/>
          <w:jc w:val="center"/>
        </w:trPr>
        <w:tc>
          <w:tcPr>
            <w:tcW w:w="1936" w:type="dxa"/>
            <w:shd w:val="clear" w:color="auto" w:fill="auto"/>
            <w:vAlign w:val="center"/>
          </w:tcPr>
          <w:p w14:paraId="5C888494" w14:textId="77777777" w:rsidR="00816818" w:rsidRPr="00275047" w:rsidRDefault="00FB4465" w:rsidP="00B16547">
            <w:pPr>
              <w:spacing w:before="0" w:line="240" w:lineRule="auto"/>
              <w:jc w:val="center"/>
              <w:rPr>
                <w:rFonts w:ascii="Times New Roman" w:hAnsi="Times New Roman"/>
                <w:b/>
                <w:sz w:val="26"/>
                <w:szCs w:val="26"/>
                <w:lang w:val="vi-VN"/>
              </w:rPr>
            </w:pPr>
            <w:r w:rsidRPr="00275047">
              <w:rPr>
                <w:rFonts w:ascii="Times New Roman" w:hAnsi="Times New Roman"/>
                <w:b/>
                <w:sz w:val="26"/>
                <w:szCs w:val="26"/>
                <w:lang w:val="vi-VN"/>
              </w:rPr>
              <w:t>Khí chuẩn</w:t>
            </w:r>
          </w:p>
        </w:tc>
        <w:tc>
          <w:tcPr>
            <w:tcW w:w="3884" w:type="dxa"/>
            <w:shd w:val="clear" w:color="auto" w:fill="auto"/>
            <w:vAlign w:val="center"/>
          </w:tcPr>
          <w:p w14:paraId="7C52FAEE" w14:textId="77777777" w:rsidR="00B15A57" w:rsidRPr="00275047" w:rsidRDefault="00816818" w:rsidP="00B16547">
            <w:pPr>
              <w:spacing w:before="0" w:line="240" w:lineRule="auto"/>
              <w:jc w:val="center"/>
              <w:rPr>
                <w:rFonts w:ascii="Times New Roman" w:hAnsi="Times New Roman"/>
                <w:b/>
                <w:sz w:val="26"/>
                <w:szCs w:val="26"/>
                <w:lang w:val="vi-VN"/>
              </w:rPr>
            </w:pPr>
            <w:r w:rsidRPr="00275047">
              <w:rPr>
                <w:rFonts w:ascii="Times New Roman" w:hAnsi="Times New Roman"/>
                <w:b/>
                <w:sz w:val="26"/>
                <w:szCs w:val="26"/>
                <w:lang w:val="vi-VN"/>
              </w:rPr>
              <w:t>Giá trị</w:t>
            </w:r>
            <w:r w:rsidR="00763409" w:rsidRPr="00275047">
              <w:rPr>
                <w:rFonts w:ascii="Times New Roman" w:hAnsi="Times New Roman"/>
                <w:b/>
                <w:sz w:val="26"/>
                <w:szCs w:val="26"/>
                <w:lang w:val="vi-VN"/>
              </w:rPr>
              <w:t xml:space="preserve"> </w:t>
            </w:r>
            <w:r w:rsidRPr="00275047">
              <w:rPr>
                <w:rFonts w:ascii="Times New Roman" w:hAnsi="Times New Roman"/>
                <w:b/>
                <w:sz w:val="26"/>
                <w:szCs w:val="26"/>
                <w:lang w:val="vi-VN"/>
              </w:rPr>
              <w:t>nồng độ</w:t>
            </w:r>
            <w:r w:rsidR="00763409" w:rsidRPr="00275047">
              <w:rPr>
                <w:rFonts w:ascii="Times New Roman" w:hAnsi="Times New Roman"/>
                <w:b/>
                <w:sz w:val="26"/>
                <w:szCs w:val="26"/>
                <w:lang w:val="vi-VN"/>
              </w:rPr>
              <w:t xml:space="preserve"> </w:t>
            </w:r>
          </w:p>
          <w:p w14:paraId="1671679C" w14:textId="77777777" w:rsidR="00816818" w:rsidRPr="00275047" w:rsidRDefault="00763409" w:rsidP="00B16547">
            <w:pPr>
              <w:spacing w:before="0" w:line="240" w:lineRule="auto"/>
              <w:jc w:val="center"/>
              <w:rPr>
                <w:rFonts w:ascii="Times New Roman" w:hAnsi="Times New Roman"/>
                <w:b/>
                <w:sz w:val="26"/>
                <w:szCs w:val="26"/>
                <w:lang w:val="vi-VN"/>
              </w:rPr>
            </w:pPr>
            <w:r w:rsidRPr="00275047">
              <w:rPr>
                <w:rFonts w:ascii="Times New Roman" w:hAnsi="Times New Roman"/>
                <w:b/>
                <w:sz w:val="26"/>
                <w:szCs w:val="26"/>
                <w:lang w:val="vi-VN"/>
              </w:rPr>
              <w:t xml:space="preserve">khí </w:t>
            </w:r>
            <w:r w:rsidR="006544F8" w:rsidRPr="00275047">
              <w:rPr>
                <w:rFonts w:ascii="Times New Roman" w:hAnsi="Times New Roman"/>
                <w:b/>
                <w:sz w:val="26"/>
                <w:szCs w:val="26"/>
                <w:lang w:val="vi-VN"/>
              </w:rPr>
              <w:t xml:space="preserve">chuẩn </w:t>
            </w:r>
            <w:r w:rsidRPr="00275047">
              <w:rPr>
                <w:rFonts w:ascii="Times New Roman" w:hAnsi="Times New Roman"/>
                <w:b/>
                <w:sz w:val="26"/>
                <w:szCs w:val="26"/>
                <w:lang w:val="vi-VN"/>
              </w:rPr>
              <w:t>pha loãng</w:t>
            </w:r>
          </w:p>
        </w:tc>
        <w:tc>
          <w:tcPr>
            <w:tcW w:w="3469" w:type="dxa"/>
            <w:shd w:val="clear" w:color="auto" w:fill="auto"/>
            <w:vAlign w:val="center"/>
          </w:tcPr>
          <w:p w14:paraId="17A09BEC" w14:textId="77777777" w:rsidR="00816818" w:rsidRPr="00275047" w:rsidRDefault="00816818" w:rsidP="00B16547">
            <w:pPr>
              <w:spacing w:before="0" w:line="240" w:lineRule="auto"/>
              <w:jc w:val="center"/>
              <w:rPr>
                <w:rFonts w:ascii="Times New Roman" w:hAnsi="Times New Roman"/>
                <w:b/>
                <w:sz w:val="26"/>
                <w:szCs w:val="26"/>
                <w:lang w:val="vi-VN"/>
              </w:rPr>
            </w:pPr>
            <w:r w:rsidRPr="00275047">
              <w:rPr>
                <w:rFonts w:ascii="Times New Roman" w:hAnsi="Times New Roman"/>
                <w:b/>
                <w:sz w:val="26"/>
                <w:szCs w:val="26"/>
                <w:lang w:val="vi-VN"/>
              </w:rPr>
              <w:t>Độ không đảm bảo đo</w:t>
            </w:r>
          </w:p>
        </w:tc>
      </w:tr>
      <w:tr w:rsidR="002D4025" w:rsidRPr="00D2288F" w14:paraId="57AC8E6B" w14:textId="77777777" w:rsidTr="00B16547">
        <w:trPr>
          <w:trHeight w:val="184"/>
          <w:tblHeader/>
          <w:jc w:val="center"/>
        </w:trPr>
        <w:tc>
          <w:tcPr>
            <w:tcW w:w="1936" w:type="dxa"/>
            <w:shd w:val="clear" w:color="auto" w:fill="auto"/>
            <w:vAlign w:val="center"/>
          </w:tcPr>
          <w:p w14:paraId="65B045B9" w14:textId="77777777" w:rsidR="00D00BCD" w:rsidRPr="00275047" w:rsidRDefault="00D00BCD" w:rsidP="00B16547">
            <w:pPr>
              <w:spacing w:before="0" w:line="240" w:lineRule="auto"/>
              <w:jc w:val="center"/>
              <w:rPr>
                <w:rFonts w:ascii="Times New Roman" w:hAnsi="Times New Roman"/>
                <w:sz w:val="26"/>
                <w:szCs w:val="26"/>
                <w:lang w:val="vi-VN"/>
              </w:rPr>
            </w:pPr>
            <w:r w:rsidRPr="00275047">
              <w:rPr>
                <w:rFonts w:ascii="Times New Roman" w:hAnsi="Times New Roman"/>
                <w:sz w:val="26"/>
                <w:szCs w:val="26"/>
                <w:lang w:val="vi-VN"/>
              </w:rPr>
              <w:t>SO</w:t>
            </w:r>
            <w:r w:rsidRPr="00B16547">
              <w:rPr>
                <w:rFonts w:ascii="Times New Roman" w:hAnsi="Times New Roman"/>
                <w:sz w:val="26"/>
                <w:szCs w:val="26"/>
                <w:vertAlign w:val="subscript"/>
              </w:rPr>
              <w:t>2</w:t>
            </w:r>
          </w:p>
        </w:tc>
        <w:tc>
          <w:tcPr>
            <w:tcW w:w="3884" w:type="dxa"/>
            <w:shd w:val="clear" w:color="auto" w:fill="auto"/>
            <w:vAlign w:val="center"/>
          </w:tcPr>
          <w:p w14:paraId="366FB535" w14:textId="458D44BD" w:rsidR="00D00BCD" w:rsidRPr="00275047" w:rsidRDefault="00D00BCD" w:rsidP="00B16547">
            <w:pPr>
              <w:spacing w:before="0" w:line="240" w:lineRule="auto"/>
              <w:jc w:val="center"/>
              <w:rPr>
                <w:rFonts w:ascii="Times New Roman" w:hAnsi="Times New Roman"/>
                <w:sz w:val="26"/>
                <w:szCs w:val="26"/>
                <w:lang w:val="vi-VN"/>
              </w:rPr>
            </w:pPr>
            <w:r w:rsidRPr="00B16547">
              <w:rPr>
                <w:rFonts w:ascii="Times New Roman" w:hAnsi="Times New Roman"/>
                <w:sz w:val="26"/>
                <w:szCs w:val="26"/>
                <w:lang w:val="vi-VN"/>
              </w:rPr>
              <w:t>(</w:t>
            </w:r>
            <w:r w:rsidRPr="00B16547">
              <w:rPr>
                <w:rFonts w:ascii="Times New Roman" w:hAnsi="Times New Roman"/>
                <w:sz w:val="26"/>
                <w:szCs w:val="26"/>
                <w:lang w:val="en-GB"/>
              </w:rPr>
              <w:t>0 ÷ 10)</w:t>
            </w:r>
            <w:r w:rsidR="00D74930" w:rsidRPr="00B16547">
              <w:rPr>
                <w:rFonts w:ascii="Times New Roman" w:hAnsi="Times New Roman"/>
                <w:sz w:val="26"/>
                <w:szCs w:val="26"/>
                <w:lang w:val="en-GB"/>
              </w:rPr>
              <w:t xml:space="preserve"> </w:t>
            </w:r>
            <w:r w:rsidR="009329B7" w:rsidRPr="00B16547">
              <w:rPr>
                <w:rFonts w:ascii="Times New Roman" w:hAnsi="Times New Roman"/>
                <w:sz w:val="26"/>
                <w:szCs w:val="26"/>
                <w:lang w:val="en-GB"/>
              </w:rPr>
              <w:t>×</w:t>
            </w:r>
            <w:r w:rsidR="00D74930" w:rsidRPr="00B16547">
              <w:rPr>
                <w:rFonts w:ascii="Times New Roman" w:hAnsi="Times New Roman"/>
                <w:sz w:val="26"/>
                <w:szCs w:val="26"/>
                <w:lang w:val="en-GB"/>
              </w:rPr>
              <w:t xml:space="preserve"> </w:t>
            </w:r>
            <w:r w:rsidRPr="00B16547">
              <w:rPr>
                <w:rFonts w:ascii="Times New Roman" w:hAnsi="Times New Roman"/>
                <w:sz w:val="26"/>
                <w:szCs w:val="26"/>
                <w:lang w:val="en-GB"/>
              </w:rPr>
              <w:t>10</w:t>
            </w:r>
            <w:r w:rsidRPr="00B16547">
              <w:rPr>
                <w:rFonts w:ascii="Times New Roman" w:hAnsi="Times New Roman"/>
                <w:sz w:val="26"/>
                <w:szCs w:val="26"/>
                <w:vertAlign w:val="superscript"/>
                <w:lang w:val="en-GB"/>
              </w:rPr>
              <w:t>-4</w:t>
            </w:r>
            <w:r w:rsidRPr="00B16547">
              <w:rPr>
                <w:rFonts w:ascii="Times New Roman" w:hAnsi="Times New Roman"/>
                <w:sz w:val="26"/>
                <w:szCs w:val="26"/>
                <w:vertAlign w:val="superscript"/>
                <w:lang w:val="vi-VN"/>
              </w:rPr>
              <w:t xml:space="preserve"> </w:t>
            </w:r>
            <w:r w:rsidRPr="00275047">
              <w:rPr>
                <w:rFonts w:ascii="Times New Roman" w:hAnsi="Times New Roman"/>
                <w:sz w:val="26"/>
                <w:szCs w:val="26"/>
              </w:rPr>
              <w:t>%V</w:t>
            </w:r>
            <w:r w:rsidR="004D2518" w:rsidRPr="00275047">
              <w:rPr>
                <w:rFonts w:ascii="Times New Roman" w:hAnsi="Times New Roman"/>
                <w:sz w:val="26"/>
                <w:szCs w:val="26"/>
                <w:lang w:val="vi-VN"/>
              </w:rPr>
              <w:t xml:space="preserve"> </w:t>
            </w:r>
          </w:p>
          <w:p w14:paraId="7687746A" w14:textId="1FEC6977" w:rsidR="00D863B3" w:rsidRPr="00275047" w:rsidRDefault="00F745EF" w:rsidP="00F745EF">
            <w:pPr>
              <w:spacing w:before="0" w:line="240" w:lineRule="auto"/>
              <w:jc w:val="center"/>
              <w:rPr>
                <w:rFonts w:ascii="Times New Roman" w:hAnsi="Times New Roman"/>
                <w:b/>
                <w:sz w:val="26"/>
                <w:szCs w:val="26"/>
                <w:lang w:val="vi-VN"/>
              </w:rPr>
            </w:pPr>
            <w:r>
              <w:rPr>
                <w:rFonts w:ascii="Times New Roman" w:hAnsi="Times New Roman"/>
                <w:sz w:val="26"/>
                <w:szCs w:val="26"/>
                <w:lang w:val="en-GB"/>
              </w:rPr>
              <w:t>(</w:t>
            </w:r>
            <w:r w:rsidR="00D863B3" w:rsidRPr="00B16547">
              <w:rPr>
                <w:rFonts w:ascii="Times New Roman" w:hAnsi="Times New Roman"/>
                <w:sz w:val="26"/>
                <w:szCs w:val="26"/>
                <w:lang w:val="en-GB"/>
              </w:rPr>
              <w:t>(0 ÷ 10) ppm</w:t>
            </w:r>
            <w:r>
              <w:rPr>
                <w:rFonts w:ascii="Times New Roman" w:hAnsi="Times New Roman"/>
                <w:sz w:val="26"/>
                <w:szCs w:val="26"/>
                <w:lang w:val="en-GB"/>
              </w:rPr>
              <w:t>)</w:t>
            </w:r>
          </w:p>
        </w:tc>
        <w:tc>
          <w:tcPr>
            <w:tcW w:w="3469" w:type="dxa"/>
            <w:vMerge w:val="restart"/>
            <w:shd w:val="clear" w:color="auto" w:fill="auto"/>
            <w:vAlign w:val="center"/>
          </w:tcPr>
          <w:p w14:paraId="4589EF42" w14:textId="5792F2A1" w:rsidR="00D00BCD" w:rsidRPr="00275047" w:rsidRDefault="00502C1F" w:rsidP="00B16547">
            <w:pPr>
              <w:spacing w:before="0" w:line="240" w:lineRule="auto"/>
              <w:jc w:val="center"/>
              <w:rPr>
                <w:rFonts w:ascii="Times New Roman" w:hAnsi="Times New Roman"/>
                <w:b/>
                <w:sz w:val="26"/>
                <w:szCs w:val="26"/>
                <w:lang w:val="vi-VN"/>
              </w:rPr>
            </w:pPr>
            <w:r w:rsidRPr="00275047">
              <w:rPr>
                <w:rFonts w:ascii="Times New Roman" w:hAnsi="Times New Roman"/>
                <w:sz w:val="26"/>
                <w:szCs w:val="26"/>
                <w:lang w:val="vi-VN"/>
              </w:rPr>
              <w:t>K</w:t>
            </w:r>
            <w:r w:rsidR="009E64D4" w:rsidRPr="00B16547">
              <w:rPr>
                <w:rFonts w:ascii="Times New Roman" w:hAnsi="Times New Roman"/>
                <w:sz w:val="26"/>
                <w:szCs w:val="26"/>
                <w:lang w:val="vi-VN"/>
              </w:rPr>
              <w:t>hí chuẩn để pha loãng có</w:t>
            </w:r>
            <w:r w:rsidRPr="00B16547">
              <w:rPr>
                <w:rFonts w:ascii="Times New Roman" w:hAnsi="Times New Roman"/>
                <w:sz w:val="26"/>
                <w:szCs w:val="26"/>
                <w:lang w:val="vi-VN"/>
              </w:rPr>
              <w:t xml:space="preserve"> đ</w:t>
            </w:r>
            <w:r w:rsidR="00D00BCD" w:rsidRPr="00275047">
              <w:rPr>
                <w:rFonts w:ascii="Times New Roman" w:hAnsi="Times New Roman"/>
                <w:sz w:val="26"/>
                <w:szCs w:val="26"/>
                <w:lang w:val="vi-VN"/>
              </w:rPr>
              <w:t xml:space="preserve">ộ không đảm bảo đo không lớn hơn ½ sai số lớn nhất cho phép của </w:t>
            </w:r>
            <w:r w:rsidR="00656345" w:rsidRPr="00275047">
              <w:rPr>
                <w:rFonts w:ascii="Times New Roman" w:hAnsi="Times New Roman"/>
                <w:sz w:val="26"/>
                <w:szCs w:val="26"/>
                <w:lang w:val="vi-VN"/>
              </w:rPr>
              <w:t>PTĐ</w:t>
            </w:r>
            <w:r w:rsidR="00D00BCD" w:rsidRPr="00275047">
              <w:rPr>
                <w:rFonts w:ascii="Times New Roman" w:hAnsi="Times New Roman"/>
                <w:sz w:val="26"/>
                <w:szCs w:val="26"/>
                <w:lang w:val="vi-VN"/>
              </w:rPr>
              <w:t>.</w:t>
            </w:r>
          </w:p>
        </w:tc>
      </w:tr>
      <w:tr w:rsidR="002D4025" w:rsidRPr="00275047" w14:paraId="34BD257D" w14:textId="77777777" w:rsidTr="00B16547">
        <w:trPr>
          <w:trHeight w:val="184"/>
          <w:tblHeader/>
          <w:jc w:val="center"/>
        </w:trPr>
        <w:tc>
          <w:tcPr>
            <w:tcW w:w="1936" w:type="dxa"/>
            <w:shd w:val="clear" w:color="auto" w:fill="auto"/>
            <w:vAlign w:val="center"/>
          </w:tcPr>
          <w:p w14:paraId="11E077BD" w14:textId="77777777" w:rsidR="00D00BCD" w:rsidRPr="00275047" w:rsidRDefault="00D00BCD" w:rsidP="00B16547">
            <w:pPr>
              <w:spacing w:before="0" w:line="240" w:lineRule="auto"/>
              <w:jc w:val="center"/>
              <w:rPr>
                <w:rFonts w:ascii="Times New Roman" w:hAnsi="Times New Roman"/>
                <w:sz w:val="26"/>
                <w:szCs w:val="26"/>
                <w:lang w:val="vi-VN"/>
              </w:rPr>
            </w:pPr>
            <w:r w:rsidRPr="00275047">
              <w:rPr>
                <w:rFonts w:ascii="Times New Roman" w:hAnsi="Times New Roman"/>
                <w:sz w:val="26"/>
                <w:szCs w:val="26"/>
                <w:lang w:val="vi-VN"/>
              </w:rPr>
              <w:t>CO</w:t>
            </w:r>
          </w:p>
        </w:tc>
        <w:tc>
          <w:tcPr>
            <w:tcW w:w="3884" w:type="dxa"/>
            <w:shd w:val="clear" w:color="auto" w:fill="auto"/>
            <w:vAlign w:val="center"/>
          </w:tcPr>
          <w:p w14:paraId="6B5E5178" w14:textId="73136F2B" w:rsidR="00D00BCD" w:rsidRPr="00275047" w:rsidRDefault="00D00BCD" w:rsidP="00B16547">
            <w:pPr>
              <w:spacing w:before="0" w:line="240" w:lineRule="auto"/>
              <w:jc w:val="center"/>
              <w:rPr>
                <w:rFonts w:ascii="Times New Roman" w:hAnsi="Times New Roman"/>
                <w:sz w:val="26"/>
                <w:szCs w:val="26"/>
                <w:lang w:val="vi-VN"/>
              </w:rPr>
            </w:pPr>
            <w:r w:rsidRPr="00B16547">
              <w:rPr>
                <w:rFonts w:ascii="Times New Roman" w:hAnsi="Times New Roman"/>
                <w:sz w:val="26"/>
                <w:szCs w:val="26"/>
                <w:lang w:val="vi-VN"/>
              </w:rPr>
              <w:t>(</w:t>
            </w:r>
            <w:r w:rsidRPr="00B16547">
              <w:rPr>
                <w:rFonts w:ascii="Times New Roman" w:hAnsi="Times New Roman"/>
                <w:sz w:val="26"/>
                <w:szCs w:val="26"/>
                <w:lang w:val="en-GB"/>
              </w:rPr>
              <w:t>0 ÷ 1</w:t>
            </w:r>
            <w:r w:rsidRPr="00B16547">
              <w:rPr>
                <w:rFonts w:ascii="Times New Roman" w:hAnsi="Times New Roman"/>
                <w:sz w:val="26"/>
                <w:szCs w:val="26"/>
                <w:lang w:val="vi-VN"/>
              </w:rPr>
              <w:t>0</w:t>
            </w:r>
            <w:r w:rsidRPr="00B16547">
              <w:rPr>
                <w:rFonts w:ascii="Times New Roman" w:hAnsi="Times New Roman"/>
                <w:sz w:val="26"/>
                <w:szCs w:val="26"/>
                <w:lang w:val="en-GB"/>
              </w:rPr>
              <w:t>0)</w:t>
            </w:r>
            <w:r w:rsidR="00D74930" w:rsidRPr="00B16547">
              <w:rPr>
                <w:rFonts w:ascii="Times New Roman" w:hAnsi="Times New Roman"/>
                <w:sz w:val="26"/>
                <w:szCs w:val="26"/>
                <w:lang w:val="en-GB"/>
              </w:rPr>
              <w:t xml:space="preserve"> </w:t>
            </w:r>
            <w:r w:rsidR="009329B7" w:rsidRPr="00B16547">
              <w:rPr>
                <w:rFonts w:ascii="Times New Roman" w:hAnsi="Times New Roman"/>
                <w:sz w:val="26"/>
                <w:szCs w:val="26"/>
                <w:lang w:val="en-GB"/>
              </w:rPr>
              <w:t>×</w:t>
            </w:r>
            <w:r w:rsidR="00D74930" w:rsidRPr="00B16547">
              <w:rPr>
                <w:rFonts w:ascii="Times New Roman" w:hAnsi="Times New Roman"/>
                <w:sz w:val="26"/>
                <w:szCs w:val="26"/>
                <w:lang w:val="en-GB"/>
              </w:rPr>
              <w:t xml:space="preserve"> </w:t>
            </w:r>
            <w:r w:rsidRPr="00B16547">
              <w:rPr>
                <w:rFonts w:ascii="Times New Roman" w:hAnsi="Times New Roman"/>
                <w:sz w:val="26"/>
                <w:szCs w:val="26"/>
                <w:lang w:val="en-GB"/>
              </w:rPr>
              <w:t>10</w:t>
            </w:r>
            <w:r w:rsidRPr="00B16547">
              <w:rPr>
                <w:rFonts w:ascii="Times New Roman" w:hAnsi="Times New Roman"/>
                <w:sz w:val="26"/>
                <w:szCs w:val="26"/>
                <w:vertAlign w:val="superscript"/>
                <w:lang w:val="en-GB"/>
              </w:rPr>
              <w:t>-4</w:t>
            </w:r>
            <w:r w:rsidRPr="00B16547">
              <w:rPr>
                <w:rFonts w:ascii="Times New Roman" w:hAnsi="Times New Roman"/>
                <w:sz w:val="26"/>
                <w:szCs w:val="26"/>
                <w:vertAlign w:val="superscript"/>
                <w:lang w:val="vi-VN"/>
              </w:rPr>
              <w:t xml:space="preserve"> </w:t>
            </w:r>
            <w:r w:rsidRPr="00275047">
              <w:rPr>
                <w:rFonts w:ascii="Times New Roman" w:hAnsi="Times New Roman"/>
                <w:sz w:val="26"/>
                <w:szCs w:val="26"/>
              </w:rPr>
              <w:t>%V</w:t>
            </w:r>
            <w:r w:rsidR="004D2518" w:rsidRPr="00275047">
              <w:rPr>
                <w:rFonts w:ascii="Times New Roman" w:hAnsi="Times New Roman"/>
                <w:sz w:val="26"/>
                <w:szCs w:val="26"/>
                <w:lang w:val="vi-VN"/>
              </w:rPr>
              <w:t xml:space="preserve"> </w:t>
            </w:r>
          </w:p>
          <w:p w14:paraId="1C685132" w14:textId="737DD1C7" w:rsidR="007E0878" w:rsidRPr="00275047" w:rsidRDefault="00F745EF" w:rsidP="00F745EF">
            <w:pPr>
              <w:spacing w:before="0" w:line="240" w:lineRule="auto"/>
              <w:jc w:val="center"/>
              <w:rPr>
                <w:rFonts w:ascii="Times New Roman" w:hAnsi="Times New Roman"/>
                <w:b/>
                <w:sz w:val="26"/>
                <w:szCs w:val="26"/>
              </w:rPr>
            </w:pPr>
            <w:r>
              <w:rPr>
                <w:rFonts w:ascii="Times New Roman" w:hAnsi="Times New Roman"/>
                <w:sz w:val="26"/>
                <w:szCs w:val="26"/>
                <w:lang w:val="en-GB"/>
              </w:rPr>
              <w:t>(</w:t>
            </w:r>
            <w:r w:rsidR="007E0878" w:rsidRPr="00B16547">
              <w:rPr>
                <w:rFonts w:ascii="Times New Roman" w:hAnsi="Times New Roman"/>
                <w:sz w:val="26"/>
                <w:szCs w:val="26"/>
                <w:lang w:val="en-GB"/>
              </w:rPr>
              <w:t>(0 ÷ 1</w:t>
            </w:r>
            <w:r w:rsidR="007E0878" w:rsidRPr="00B16547">
              <w:rPr>
                <w:rFonts w:ascii="Times New Roman" w:hAnsi="Times New Roman"/>
                <w:sz w:val="26"/>
                <w:szCs w:val="26"/>
                <w:lang w:val="vi-VN"/>
              </w:rPr>
              <w:t>0</w:t>
            </w:r>
            <w:r w:rsidR="007E0878" w:rsidRPr="00B16547">
              <w:rPr>
                <w:rFonts w:ascii="Times New Roman" w:hAnsi="Times New Roman"/>
                <w:sz w:val="26"/>
                <w:szCs w:val="26"/>
                <w:lang w:val="en-GB"/>
              </w:rPr>
              <w:t>0) ppm</w:t>
            </w:r>
            <w:r>
              <w:rPr>
                <w:rFonts w:ascii="Times New Roman" w:hAnsi="Times New Roman"/>
                <w:sz w:val="26"/>
                <w:szCs w:val="26"/>
                <w:lang w:val="en-GB"/>
              </w:rPr>
              <w:t>)</w:t>
            </w:r>
          </w:p>
        </w:tc>
        <w:tc>
          <w:tcPr>
            <w:tcW w:w="3469" w:type="dxa"/>
            <w:vMerge/>
            <w:shd w:val="clear" w:color="auto" w:fill="auto"/>
            <w:vAlign w:val="center"/>
          </w:tcPr>
          <w:p w14:paraId="68FFB484" w14:textId="77777777" w:rsidR="00D00BCD" w:rsidRPr="00275047" w:rsidRDefault="00D00BCD" w:rsidP="00B16547">
            <w:pPr>
              <w:spacing w:before="0" w:line="240" w:lineRule="auto"/>
              <w:rPr>
                <w:rFonts w:ascii="Times New Roman" w:hAnsi="Times New Roman"/>
                <w:b/>
                <w:sz w:val="26"/>
                <w:szCs w:val="26"/>
              </w:rPr>
            </w:pPr>
          </w:p>
        </w:tc>
      </w:tr>
      <w:tr w:rsidR="002D4025" w:rsidRPr="00275047" w14:paraId="1C8DF35D" w14:textId="77777777" w:rsidTr="00B16547">
        <w:trPr>
          <w:trHeight w:val="184"/>
          <w:tblHeader/>
          <w:jc w:val="center"/>
        </w:trPr>
        <w:tc>
          <w:tcPr>
            <w:tcW w:w="1936" w:type="dxa"/>
            <w:shd w:val="clear" w:color="auto" w:fill="auto"/>
            <w:vAlign w:val="center"/>
          </w:tcPr>
          <w:p w14:paraId="5753F7B6" w14:textId="77777777" w:rsidR="00D00BCD" w:rsidRPr="00275047" w:rsidRDefault="00D00BCD" w:rsidP="00B16547">
            <w:pPr>
              <w:spacing w:before="0" w:line="240" w:lineRule="auto"/>
              <w:jc w:val="center"/>
              <w:rPr>
                <w:rFonts w:ascii="Times New Roman" w:hAnsi="Times New Roman"/>
                <w:sz w:val="26"/>
                <w:szCs w:val="26"/>
                <w:lang w:val="vi-VN"/>
              </w:rPr>
            </w:pPr>
            <w:r w:rsidRPr="00275047">
              <w:rPr>
                <w:rFonts w:ascii="Times New Roman" w:hAnsi="Times New Roman"/>
                <w:sz w:val="26"/>
                <w:szCs w:val="26"/>
                <w:lang w:val="vi-VN"/>
              </w:rPr>
              <w:t>NO</w:t>
            </w:r>
          </w:p>
        </w:tc>
        <w:tc>
          <w:tcPr>
            <w:tcW w:w="3884" w:type="dxa"/>
            <w:shd w:val="clear" w:color="auto" w:fill="auto"/>
            <w:vAlign w:val="center"/>
          </w:tcPr>
          <w:p w14:paraId="4B52F003" w14:textId="0BB37A00" w:rsidR="00D00BCD" w:rsidRPr="00275047" w:rsidRDefault="00D00BCD" w:rsidP="00B16547">
            <w:pPr>
              <w:spacing w:before="0" w:line="240" w:lineRule="auto"/>
              <w:jc w:val="center"/>
              <w:rPr>
                <w:rFonts w:ascii="Times New Roman" w:hAnsi="Times New Roman"/>
                <w:sz w:val="26"/>
                <w:szCs w:val="26"/>
                <w:lang w:val="vi-VN"/>
              </w:rPr>
            </w:pPr>
            <w:r w:rsidRPr="00B16547">
              <w:rPr>
                <w:rFonts w:ascii="Times New Roman" w:hAnsi="Times New Roman"/>
                <w:sz w:val="26"/>
                <w:szCs w:val="26"/>
                <w:lang w:val="vi-VN"/>
              </w:rPr>
              <w:t>(</w:t>
            </w:r>
            <w:r w:rsidRPr="00B16547">
              <w:rPr>
                <w:rFonts w:ascii="Times New Roman" w:hAnsi="Times New Roman"/>
                <w:sz w:val="26"/>
                <w:szCs w:val="26"/>
                <w:lang w:val="en-GB"/>
              </w:rPr>
              <w:t>0 ÷ 10)</w:t>
            </w:r>
            <w:r w:rsidR="00D74930" w:rsidRPr="00B16547">
              <w:rPr>
                <w:rFonts w:ascii="Times New Roman" w:hAnsi="Times New Roman"/>
                <w:sz w:val="26"/>
                <w:szCs w:val="26"/>
                <w:lang w:val="en-GB"/>
              </w:rPr>
              <w:t xml:space="preserve"> </w:t>
            </w:r>
            <w:r w:rsidR="005170E3" w:rsidRPr="00B16547">
              <w:rPr>
                <w:rFonts w:ascii="Times New Roman" w:hAnsi="Times New Roman"/>
                <w:sz w:val="26"/>
                <w:szCs w:val="26"/>
                <w:lang w:val="en-GB"/>
              </w:rPr>
              <w:t>×</w:t>
            </w:r>
            <w:r w:rsidR="00D74930" w:rsidRPr="00B16547">
              <w:rPr>
                <w:rFonts w:ascii="Times New Roman" w:hAnsi="Times New Roman"/>
                <w:sz w:val="26"/>
                <w:szCs w:val="26"/>
                <w:lang w:val="en-GB"/>
              </w:rPr>
              <w:t xml:space="preserve"> </w:t>
            </w:r>
            <w:r w:rsidRPr="00B16547">
              <w:rPr>
                <w:rFonts w:ascii="Times New Roman" w:hAnsi="Times New Roman"/>
                <w:sz w:val="26"/>
                <w:szCs w:val="26"/>
                <w:lang w:val="en-GB"/>
              </w:rPr>
              <w:t>10</w:t>
            </w:r>
            <w:r w:rsidRPr="00B16547">
              <w:rPr>
                <w:rFonts w:ascii="Times New Roman" w:hAnsi="Times New Roman"/>
                <w:sz w:val="26"/>
                <w:szCs w:val="26"/>
                <w:vertAlign w:val="superscript"/>
                <w:lang w:val="en-GB"/>
              </w:rPr>
              <w:t>-4</w:t>
            </w:r>
            <w:r w:rsidRPr="00B16547">
              <w:rPr>
                <w:rFonts w:ascii="Times New Roman" w:hAnsi="Times New Roman"/>
                <w:sz w:val="26"/>
                <w:szCs w:val="26"/>
                <w:vertAlign w:val="superscript"/>
                <w:lang w:val="vi-VN"/>
              </w:rPr>
              <w:t xml:space="preserve"> </w:t>
            </w:r>
            <w:r w:rsidRPr="00275047">
              <w:rPr>
                <w:rFonts w:ascii="Times New Roman" w:hAnsi="Times New Roman"/>
                <w:sz w:val="26"/>
                <w:szCs w:val="26"/>
              </w:rPr>
              <w:t>%V</w:t>
            </w:r>
            <w:r w:rsidR="004D2518" w:rsidRPr="00275047">
              <w:rPr>
                <w:rFonts w:ascii="Times New Roman" w:hAnsi="Times New Roman"/>
                <w:sz w:val="26"/>
                <w:szCs w:val="26"/>
                <w:lang w:val="vi-VN"/>
              </w:rPr>
              <w:t xml:space="preserve"> </w:t>
            </w:r>
          </w:p>
          <w:p w14:paraId="47CE7656" w14:textId="54944105" w:rsidR="007E0878" w:rsidRPr="00275047" w:rsidRDefault="00F745EF" w:rsidP="00F745EF">
            <w:pPr>
              <w:spacing w:before="0" w:line="240" w:lineRule="auto"/>
              <w:jc w:val="center"/>
              <w:rPr>
                <w:rFonts w:ascii="Times New Roman" w:hAnsi="Times New Roman"/>
                <w:b/>
                <w:sz w:val="26"/>
                <w:szCs w:val="26"/>
              </w:rPr>
            </w:pPr>
            <w:r>
              <w:rPr>
                <w:rFonts w:ascii="Times New Roman" w:hAnsi="Times New Roman"/>
                <w:sz w:val="26"/>
                <w:szCs w:val="26"/>
                <w:lang w:val="en-GB"/>
              </w:rPr>
              <w:t>(</w:t>
            </w:r>
            <w:r w:rsidR="007E0878" w:rsidRPr="00B16547">
              <w:rPr>
                <w:rFonts w:ascii="Times New Roman" w:hAnsi="Times New Roman"/>
                <w:sz w:val="26"/>
                <w:szCs w:val="26"/>
                <w:lang w:val="en-GB"/>
              </w:rPr>
              <w:t>(0 ÷ 10) ppm</w:t>
            </w:r>
            <w:r>
              <w:rPr>
                <w:rFonts w:ascii="Times New Roman" w:hAnsi="Times New Roman"/>
                <w:sz w:val="26"/>
                <w:szCs w:val="26"/>
                <w:lang w:val="en-GB"/>
              </w:rPr>
              <w:t>)</w:t>
            </w:r>
          </w:p>
        </w:tc>
        <w:tc>
          <w:tcPr>
            <w:tcW w:w="3469" w:type="dxa"/>
            <w:vMerge/>
            <w:shd w:val="clear" w:color="auto" w:fill="auto"/>
            <w:vAlign w:val="center"/>
          </w:tcPr>
          <w:p w14:paraId="569E9383" w14:textId="77777777" w:rsidR="00D00BCD" w:rsidRPr="00275047" w:rsidRDefault="00D00BCD" w:rsidP="00B16547">
            <w:pPr>
              <w:spacing w:before="0" w:line="240" w:lineRule="auto"/>
              <w:jc w:val="center"/>
              <w:rPr>
                <w:rFonts w:ascii="Times New Roman" w:hAnsi="Times New Roman"/>
                <w:b/>
                <w:sz w:val="26"/>
                <w:szCs w:val="26"/>
              </w:rPr>
            </w:pPr>
          </w:p>
        </w:tc>
      </w:tr>
      <w:tr w:rsidR="002D4025" w:rsidRPr="00275047" w14:paraId="3E102D83" w14:textId="77777777" w:rsidTr="00B16547">
        <w:trPr>
          <w:trHeight w:val="184"/>
          <w:tblHeader/>
          <w:jc w:val="center"/>
        </w:trPr>
        <w:tc>
          <w:tcPr>
            <w:tcW w:w="1936" w:type="dxa"/>
            <w:shd w:val="clear" w:color="auto" w:fill="auto"/>
            <w:vAlign w:val="center"/>
          </w:tcPr>
          <w:p w14:paraId="0CBE0A69" w14:textId="77777777" w:rsidR="00D00BCD" w:rsidRPr="00275047" w:rsidRDefault="00D00BCD" w:rsidP="00B16547">
            <w:pPr>
              <w:spacing w:before="0" w:line="240" w:lineRule="auto"/>
              <w:jc w:val="center"/>
              <w:rPr>
                <w:rFonts w:ascii="Times New Roman" w:hAnsi="Times New Roman"/>
                <w:sz w:val="26"/>
                <w:szCs w:val="26"/>
                <w:lang w:val="vi-VN"/>
              </w:rPr>
            </w:pPr>
            <w:r w:rsidRPr="00275047">
              <w:rPr>
                <w:rFonts w:ascii="Times New Roman" w:hAnsi="Times New Roman"/>
                <w:sz w:val="26"/>
                <w:szCs w:val="26"/>
                <w:lang w:val="vi-VN"/>
              </w:rPr>
              <w:t>NO</w:t>
            </w:r>
            <w:r w:rsidRPr="00275047">
              <w:rPr>
                <w:rFonts w:ascii="Times New Roman" w:hAnsi="Times New Roman"/>
                <w:sz w:val="26"/>
                <w:szCs w:val="26"/>
                <w:vertAlign w:val="subscript"/>
                <w:lang w:val="vi-VN"/>
              </w:rPr>
              <w:t>2</w:t>
            </w:r>
          </w:p>
        </w:tc>
        <w:tc>
          <w:tcPr>
            <w:tcW w:w="3884" w:type="dxa"/>
            <w:shd w:val="clear" w:color="auto" w:fill="auto"/>
            <w:vAlign w:val="center"/>
          </w:tcPr>
          <w:p w14:paraId="71A20687" w14:textId="55F10578" w:rsidR="00D00BCD" w:rsidRPr="00275047" w:rsidRDefault="00D00BCD" w:rsidP="00B16547">
            <w:pPr>
              <w:spacing w:before="0" w:line="240" w:lineRule="auto"/>
              <w:jc w:val="center"/>
              <w:rPr>
                <w:rFonts w:ascii="Times New Roman" w:hAnsi="Times New Roman"/>
                <w:sz w:val="26"/>
                <w:szCs w:val="26"/>
                <w:lang w:val="vi-VN"/>
              </w:rPr>
            </w:pPr>
            <w:r w:rsidRPr="00B16547">
              <w:rPr>
                <w:rFonts w:ascii="Times New Roman" w:hAnsi="Times New Roman"/>
                <w:sz w:val="26"/>
                <w:szCs w:val="26"/>
                <w:lang w:val="vi-VN"/>
              </w:rPr>
              <w:t>(</w:t>
            </w:r>
            <w:r w:rsidRPr="00B16547">
              <w:rPr>
                <w:rFonts w:ascii="Times New Roman" w:hAnsi="Times New Roman"/>
                <w:sz w:val="26"/>
                <w:szCs w:val="26"/>
                <w:lang w:val="en-GB"/>
              </w:rPr>
              <w:t>0 ÷ 10)</w:t>
            </w:r>
            <w:r w:rsidR="00D74930" w:rsidRPr="00B16547">
              <w:rPr>
                <w:rFonts w:ascii="Times New Roman" w:hAnsi="Times New Roman"/>
                <w:sz w:val="26"/>
                <w:szCs w:val="26"/>
                <w:lang w:val="en-GB"/>
              </w:rPr>
              <w:t xml:space="preserve"> </w:t>
            </w:r>
            <w:r w:rsidR="005170E3" w:rsidRPr="00B16547">
              <w:rPr>
                <w:rFonts w:ascii="Times New Roman" w:hAnsi="Times New Roman"/>
                <w:sz w:val="26"/>
                <w:szCs w:val="26"/>
                <w:lang w:val="en-GB"/>
              </w:rPr>
              <w:t>×</w:t>
            </w:r>
            <w:r w:rsidR="00D74930" w:rsidRPr="00B16547">
              <w:rPr>
                <w:rFonts w:ascii="Times New Roman" w:hAnsi="Times New Roman"/>
                <w:sz w:val="26"/>
                <w:szCs w:val="26"/>
                <w:lang w:val="en-GB"/>
              </w:rPr>
              <w:t xml:space="preserve"> </w:t>
            </w:r>
            <w:r w:rsidRPr="00B16547">
              <w:rPr>
                <w:rFonts w:ascii="Times New Roman" w:hAnsi="Times New Roman"/>
                <w:sz w:val="26"/>
                <w:szCs w:val="26"/>
                <w:lang w:val="en-GB"/>
              </w:rPr>
              <w:t>10</w:t>
            </w:r>
            <w:r w:rsidRPr="00B16547">
              <w:rPr>
                <w:rFonts w:ascii="Times New Roman" w:hAnsi="Times New Roman"/>
                <w:sz w:val="26"/>
                <w:szCs w:val="26"/>
                <w:vertAlign w:val="superscript"/>
                <w:lang w:val="en-GB"/>
              </w:rPr>
              <w:t>-4</w:t>
            </w:r>
            <w:r w:rsidR="00D74930" w:rsidRPr="00B16547">
              <w:rPr>
                <w:rFonts w:ascii="Times New Roman" w:hAnsi="Times New Roman"/>
                <w:sz w:val="26"/>
                <w:szCs w:val="26"/>
                <w:vertAlign w:val="superscript"/>
                <w:lang w:val="vi-VN"/>
              </w:rPr>
              <w:t xml:space="preserve"> </w:t>
            </w:r>
            <w:r w:rsidRPr="00275047">
              <w:rPr>
                <w:rFonts w:ascii="Times New Roman" w:hAnsi="Times New Roman"/>
                <w:sz w:val="26"/>
                <w:szCs w:val="26"/>
              </w:rPr>
              <w:t>%V</w:t>
            </w:r>
            <w:r w:rsidR="004D2518" w:rsidRPr="00275047">
              <w:rPr>
                <w:rFonts w:ascii="Times New Roman" w:hAnsi="Times New Roman"/>
                <w:sz w:val="26"/>
                <w:szCs w:val="26"/>
                <w:lang w:val="vi-VN"/>
              </w:rPr>
              <w:t xml:space="preserve"> </w:t>
            </w:r>
          </w:p>
          <w:p w14:paraId="6FE16592" w14:textId="52AE947B" w:rsidR="007E0878" w:rsidRPr="00275047" w:rsidRDefault="00F745EF" w:rsidP="00F745EF">
            <w:pPr>
              <w:spacing w:before="0" w:line="240" w:lineRule="auto"/>
              <w:jc w:val="center"/>
              <w:rPr>
                <w:rFonts w:ascii="Times New Roman" w:hAnsi="Times New Roman"/>
                <w:b/>
                <w:sz w:val="26"/>
                <w:szCs w:val="26"/>
              </w:rPr>
            </w:pPr>
            <w:r>
              <w:rPr>
                <w:rFonts w:ascii="Times New Roman" w:hAnsi="Times New Roman"/>
                <w:sz w:val="26"/>
                <w:szCs w:val="26"/>
                <w:lang w:val="en-GB"/>
              </w:rPr>
              <w:t>(</w:t>
            </w:r>
            <w:r w:rsidR="007E0878" w:rsidRPr="00B16547">
              <w:rPr>
                <w:rFonts w:ascii="Times New Roman" w:hAnsi="Times New Roman"/>
                <w:sz w:val="26"/>
                <w:szCs w:val="26"/>
                <w:lang w:val="en-GB"/>
              </w:rPr>
              <w:t>(0 ÷ 10) ppm</w:t>
            </w:r>
            <w:r>
              <w:rPr>
                <w:rFonts w:ascii="Times New Roman" w:hAnsi="Times New Roman"/>
                <w:sz w:val="26"/>
                <w:szCs w:val="26"/>
                <w:lang w:val="en-GB"/>
              </w:rPr>
              <w:t>)</w:t>
            </w:r>
          </w:p>
        </w:tc>
        <w:tc>
          <w:tcPr>
            <w:tcW w:w="3469" w:type="dxa"/>
            <w:vMerge/>
            <w:shd w:val="clear" w:color="auto" w:fill="auto"/>
            <w:vAlign w:val="center"/>
          </w:tcPr>
          <w:p w14:paraId="35028E0C" w14:textId="77777777" w:rsidR="00D00BCD" w:rsidRPr="00275047" w:rsidRDefault="00D00BCD" w:rsidP="00B16547">
            <w:pPr>
              <w:spacing w:before="0" w:line="240" w:lineRule="auto"/>
              <w:jc w:val="center"/>
              <w:rPr>
                <w:rFonts w:ascii="Times New Roman" w:hAnsi="Times New Roman"/>
                <w:b/>
                <w:sz w:val="26"/>
                <w:szCs w:val="26"/>
              </w:rPr>
            </w:pPr>
          </w:p>
        </w:tc>
      </w:tr>
    </w:tbl>
    <w:p w14:paraId="0829655A" w14:textId="1A6BB891" w:rsidR="007B2E01" w:rsidRPr="00275047" w:rsidRDefault="007B2E01" w:rsidP="00B66E0B">
      <w:pPr>
        <w:pStyle w:val="abc"/>
        <w:spacing w:before="120" w:line="264" w:lineRule="auto"/>
        <w:jc w:val="both"/>
        <w:rPr>
          <w:rFonts w:ascii="Times New Roman" w:hAnsi="Times New Roman"/>
          <w:szCs w:val="26"/>
          <w:lang w:val="vi-VN"/>
        </w:rPr>
      </w:pPr>
      <w:r w:rsidRPr="00275047">
        <w:rPr>
          <w:rFonts w:ascii="Times New Roman" w:hAnsi="Times New Roman"/>
          <w:b/>
          <w:bCs/>
          <w:szCs w:val="26"/>
          <w:lang w:val="vi-VN"/>
        </w:rPr>
        <w:lastRenderedPageBreak/>
        <w:t>5 Điều kiện kiểm định</w:t>
      </w:r>
    </w:p>
    <w:p w14:paraId="3721D8DB" w14:textId="77777777" w:rsidR="007B2E01" w:rsidRPr="00275047" w:rsidRDefault="007B2E01" w:rsidP="00B66E0B">
      <w:pPr>
        <w:pStyle w:val="abc"/>
        <w:tabs>
          <w:tab w:val="left" w:pos="0"/>
          <w:tab w:val="left" w:pos="90"/>
        </w:tabs>
        <w:spacing w:before="120" w:line="264" w:lineRule="auto"/>
        <w:jc w:val="both"/>
        <w:rPr>
          <w:rFonts w:ascii="Times New Roman" w:hAnsi="Times New Roman"/>
          <w:szCs w:val="26"/>
          <w:lang w:val="vi-VN"/>
        </w:rPr>
      </w:pPr>
      <w:r w:rsidRPr="00275047">
        <w:rPr>
          <w:rFonts w:ascii="Times New Roman" w:hAnsi="Times New Roman"/>
          <w:szCs w:val="26"/>
          <w:lang w:val="vi-VN"/>
        </w:rPr>
        <w:t>Khi tiến hành kiểm định, phải đảm bảo các điều kiện sau</w:t>
      </w:r>
      <w:r w:rsidR="006217E0" w:rsidRPr="00275047">
        <w:rPr>
          <w:rFonts w:ascii="Times New Roman" w:hAnsi="Times New Roman"/>
          <w:szCs w:val="26"/>
          <w:lang w:val="vi-VN"/>
        </w:rPr>
        <w:t xml:space="preserve"> </w:t>
      </w:r>
      <w:r w:rsidR="006217E0" w:rsidRPr="00275047">
        <w:rPr>
          <w:rFonts w:ascii="Times New Roman" w:hAnsi="Times New Roman" w:hint="eastAsia"/>
          <w:szCs w:val="26"/>
          <w:lang w:val="vi-VN"/>
        </w:rPr>
        <w:t>đ</w:t>
      </w:r>
      <w:r w:rsidR="006217E0" w:rsidRPr="00275047">
        <w:rPr>
          <w:rFonts w:ascii="Times New Roman" w:hAnsi="Times New Roman"/>
          <w:szCs w:val="26"/>
          <w:lang w:val="vi-VN"/>
        </w:rPr>
        <w:t>ây</w:t>
      </w:r>
      <w:r w:rsidRPr="00275047">
        <w:rPr>
          <w:rFonts w:ascii="Times New Roman" w:hAnsi="Times New Roman"/>
          <w:szCs w:val="26"/>
          <w:lang w:val="vi-VN"/>
        </w:rPr>
        <w:t>:</w:t>
      </w:r>
    </w:p>
    <w:p w14:paraId="28891503" w14:textId="77777777" w:rsidR="0046511A" w:rsidRPr="00275047" w:rsidRDefault="0046511A" w:rsidP="00B66E0B">
      <w:pPr>
        <w:pStyle w:val="abc"/>
        <w:tabs>
          <w:tab w:val="left" w:pos="0"/>
          <w:tab w:val="left" w:pos="90"/>
        </w:tabs>
        <w:spacing w:before="120" w:line="264" w:lineRule="auto"/>
        <w:jc w:val="both"/>
        <w:rPr>
          <w:rFonts w:ascii="Times New Roman" w:hAnsi="Times New Roman"/>
          <w:b/>
          <w:szCs w:val="26"/>
          <w:lang w:val="vi-VN"/>
        </w:rPr>
      </w:pPr>
      <w:r w:rsidRPr="00275047">
        <w:rPr>
          <w:rFonts w:ascii="Times New Roman" w:hAnsi="Times New Roman"/>
          <w:b/>
          <w:szCs w:val="26"/>
          <w:lang w:val="vi-VN"/>
        </w:rPr>
        <w:t xml:space="preserve">5.1 Điều kiện </w:t>
      </w:r>
      <w:r w:rsidR="00433D5A" w:rsidRPr="00275047">
        <w:rPr>
          <w:rFonts w:ascii="Times New Roman" w:hAnsi="Times New Roman"/>
          <w:b/>
          <w:szCs w:val="26"/>
          <w:lang w:val="vi-VN"/>
        </w:rPr>
        <w:t xml:space="preserve">môi trường </w:t>
      </w:r>
      <w:r w:rsidRPr="00275047">
        <w:rPr>
          <w:rFonts w:ascii="Times New Roman" w:hAnsi="Times New Roman"/>
          <w:b/>
          <w:szCs w:val="26"/>
          <w:lang w:val="vi-VN"/>
        </w:rPr>
        <w:t>phòng kiểm định</w:t>
      </w:r>
    </w:p>
    <w:p w14:paraId="2DF7EA8F" w14:textId="77777777" w:rsidR="00DB18CD" w:rsidRPr="00275047" w:rsidRDefault="00DB18CD" w:rsidP="00B66E0B">
      <w:pPr>
        <w:pStyle w:val="abc"/>
        <w:tabs>
          <w:tab w:val="left" w:pos="0"/>
          <w:tab w:val="left" w:pos="90"/>
        </w:tabs>
        <w:spacing w:before="120" w:line="264" w:lineRule="auto"/>
        <w:jc w:val="both"/>
        <w:rPr>
          <w:rFonts w:ascii="Times New Roman" w:hAnsi="Times New Roman"/>
          <w:szCs w:val="26"/>
          <w:lang w:val="vi-VN"/>
        </w:rPr>
      </w:pPr>
      <w:r w:rsidRPr="00275047">
        <w:rPr>
          <w:rFonts w:ascii="Times New Roman" w:hAnsi="Times New Roman"/>
          <w:szCs w:val="26"/>
          <w:lang w:val="vi-VN"/>
        </w:rPr>
        <w:t xml:space="preserve">- Nhiệt độ: (25 ± </w:t>
      </w:r>
      <w:r w:rsidR="005B17E9" w:rsidRPr="00275047">
        <w:rPr>
          <w:rFonts w:ascii="Times New Roman" w:hAnsi="Times New Roman"/>
          <w:szCs w:val="26"/>
          <w:lang w:val="vi-VN"/>
        </w:rPr>
        <w:t>5</w:t>
      </w:r>
      <w:r w:rsidRPr="00275047">
        <w:rPr>
          <w:rFonts w:ascii="Times New Roman" w:hAnsi="Times New Roman"/>
          <w:szCs w:val="26"/>
          <w:lang w:val="vi-VN"/>
        </w:rPr>
        <w:t xml:space="preserve">) </w:t>
      </w:r>
      <w:r w:rsidR="00097C21" w:rsidRPr="00275047">
        <w:rPr>
          <w:rFonts w:ascii="Times New Roman" w:hAnsi="Times New Roman"/>
          <w:szCs w:val="26"/>
          <w:vertAlign w:val="superscript"/>
          <w:lang w:val="vi-VN"/>
        </w:rPr>
        <w:t>0</w:t>
      </w:r>
      <w:r w:rsidRPr="00275047">
        <w:rPr>
          <w:rFonts w:ascii="Times New Roman" w:hAnsi="Times New Roman"/>
          <w:szCs w:val="26"/>
          <w:lang w:val="vi-VN"/>
        </w:rPr>
        <w:t>C;</w:t>
      </w:r>
    </w:p>
    <w:p w14:paraId="1AEE3AF4" w14:textId="77777777" w:rsidR="00DB18CD" w:rsidRPr="00275047" w:rsidRDefault="00DB18CD" w:rsidP="00B66E0B">
      <w:pPr>
        <w:pStyle w:val="abc"/>
        <w:spacing w:before="120" w:line="264" w:lineRule="auto"/>
        <w:jc w:val="both"/>
        <w:rPr>
          <w:rFonts w:ascii="Times New Roman" w:hAnsi="Times New Roman"/>
          <w:szCs w:val="26"/>
          <w:lang w:val="vi-VN"/>
        </w:rPr>
      </w:pPr>
      <w:r w:rsidRPr="00275047">
        <w:rPr>
          <w:rFonts w:ascii="Times New Roman" w:hAnsi="Times New Roman"/>
          <w:szCs w:val="26"/>
          <w:lang w:val="vi-VN"/>
        </w:rPr>
        <w:t xml:space="preserve">- Độ ẩm không khí: </w:t>
      </w:r>
      <w:r w:rsidR="00C9132F" w:rsidRPr="00275047">
        <w:rPr>
          <w:rFonts w:ascii="Times New Roman" w:hAnsi="Times New Roman"/>
          <w:szCs w:val="26"/>
          <w:lang w:val="vi-VN"/>
        </w:rPr>
        <w:t>≤</w:t>
      </w:r>
      <w:r w:rsidRPr="00275047">
        <w:rPr>
          <w:rFonts w:ascii="Times New Roman" w:hAnsi="Times New Roman"/>
          <w:szCs w:val="26"/>
          <w:lang w:val="vi-VN"/>
        </w:rPr>
        <w:t xml:space="preserve"> 90 %RH; </w:t>
      </w:r>
    </w:p>
    <w:p w14:paraId="405875A9" w14:textId="77777777" w:rsidR="0046511A" w:rsidRPr="00275047" w:rsidRDefault="004562F3" w:rsidP="00B66E0B">
      <w:pPr>
        <w:pStyle w:val="abc"/>
        <w:spacing w:before="120" w:line="264" w:lineRule="auto"/>
        <w:jc w:val="both"/>
        <w:rPr>
          <w:rFonts w:ascii="Times New Roman" w:hAnsi="Times New Roman"/>
          <w:b/>
          <w:szCs w:val="26"/>
          <w:lang w:val="vi-VN"/>
        </w:rPr>
      </w:pPr>
      <w:r w:rsidRPr="00275047">
        <w:rPr>
          <w:rFonts w:ascii="Times New Roman" w:hAnsi="Times New Roman"/>
          <w:b/>
          <w:szCs w:val="26"/>
          <w:lang w:val="vi-VN"/>
        </w:rPr>
        <w:t>5.2</w:t>
      </w:r>
      <w:r w:rsidR="00B815C7" w:rsidRPr="00275047">
        <w:rPr>
          <w:rFonts w:ascii="Times New Roman" w:hAnsi="Times New Roman"/>
          <w:b/>
          <w:szCs w:val="26"/>
          <w:lang w:val="vi-VN"/>
        </w:rPr>
        <w:t xml:space="preserve"> Điều kiện an toàn</w:t>
      </w:r>
    </w:p>
    <w:p w14:paraId="1CA6B820" w14:textId="77777777" w:rsidR="00B815C7" w:rsidRPr="00275047" w:rsidRDefault="00B815C7" w:rsidP="00C20BEB">
      <w:pPr>
        <w:pStyle w:val="abc"/>
        <w:tabs>
          <w:tab w:val="left" w:pos="0"/>
          <w:tab w:val="left" w:pos="90"/>
        </w:tabs>
        <w:spacing w:before="120" w:line="264" w:lineRule="auto"/>
        <w:jc w:val="both"/>
        <w:rPr>
          <w:rFonts w:ascii="Times New Roman" w:hAnsi="Times New Roman"/>
          <w:szCs w:val="26"/>
          <w:lang w:val="vi-VN"/>
        </w:rPr>
      </w:pPr>
      <w:r w:rsidRPr="00275047">
        <w:rPr>
          <w:rFonts w:ascii="Times New Roman" w:hAnsi="Times New Roman"/>
          <w:szCs w:val="26"/>
          <w:lang w:val="vi-VN"/>
        </w:rPr>
        <w:t xml:space="preserve">- </w:t>
      </w:r>
      <w:r w:rsidR="00BC0E28" w:rsidRPr="00275047">
        <w:rPr>
          <w:rFonts w:ascii="Times New Roman" w:hAnsi="Times New Roman"/>
          <w:szCs w:val="26"/>
        </w:rPr>
        <w:t>Có hệ thống</w:t>
      </w:r>
      <w:r w:rsidRPr="00275047">
        <w:rPr>
          <w:rFonts w:ascii="Times New Roman" w:hAnsi="Times New Roman"/>
          <w:szCs w:val="26"/>
          <w:lang w:val="vi-VN"/>
        </w:rPr>
        <w:t xml:space="preserve"> nối đất an toàn</w:t>
      </w:r>
      <w:r w:rsidR="0008082C" w:rsidRPr="00275047">
        <w:rPr>
          <w:rFonts w:ascii="Times New Roman" w:hAnsi="Times New Roman"/>
          <w:szCs w:val="26"/>
        </w:rPr>
        <w:t>;</w:t>
      </w:r>
    </w:p>
    <w:p w14:paraId="42F27466" w14:textId="77777777" w:rsidR="00DB18CD" w:rsidRPr="00275047" w:rsidRDefault="00DB18CD" w:rsidP="00B66E0B">
      <w:pPr>
        <w:pStyle w:val="abc"/>
        <w:spacing w:before="120" w:line="264" w:lineRule="auto"/>
        <w:jc w:val="both"/>
        <w:rPr>
          <w:rFonts w:ascii="Times New Roman" w:hAnsi="Times New Roman"/>
          <w:szCs w:val="26"/>
          <w:lang w:val="vi-VN"/>
        </w:rPr>
      </w:pPr>
      <w:r w:rsidRPr="00275047">
        <w:rPr>
          <w:rFonts w:ascii="Times New Roman" w:hAnsi="Times New Roman"/>
          <w:szCs w:val="26"/>
          <w:lang w:val="vi-VN"/>
        </w:rPr>
        <w:t>- Có hệ thống</w:t>
      </w:r>
      <w:r w:rsidR="00691269" w:rsidRPr="00275047">
        <w:rPr>
          <w:rFonts w:ascii="Times New Roman" w:hAnsi="Times New Roman"/>
          <w:szCs w:val="26"/>
          <w:lang w:val="vi-VN"/>
        </w:rPr>
        <w:t xml:space="preserve"> thông gió/</w:t>
      </w:r>
      <w:r w:rsidRPr="00275047">
        <w:rPr>
          <w:rFonts w:ascii="Times New Roman" w:hAnsi="Times New Roman"/>
          <w:szCs w:val="26"/>
          <w:lang w:val="vi-VN"/>
        </w:rPr>
        <w:t xml:space="preserve"> thoát khí</w:t>
      </w:r>
      <w:r w:rsidR="00636FB1" w:rsidRPr="00275047">
        <w:rPr>
          <w:rFonts w:ascii="Times New Roman" w:hAnsi="Times New Roman"/>
          <w:szCs w:val="26"/>
          <w:lang w:val="vi-VN"/>
        </w:rPr>
        <w:t xml:space="preserve"> </w:t>
      </w:r>
      <w:r w:rsidR="008E2E6C" w:rsidRPr="00275047">
        <w:rPr>
          <w:rFonts w:ascii="Times New Roman" w:hAnsi="Times New Roman"/>
          <w:szCs w:val="26"/>
          <w:lang w:val="vi-VN"/>
        </w:rPr>
        <w:t>đảm bảo an toàn</w:t>
      </w:r>
      <w:r w:rsidRPr="00275047">
        <w:rPr>
          <w:rFonts w:ascii="Times New Roman" w:hAnsi="Times New Roman"/>
          <w:szCs w:val="26"/>
          <w:lang w:val="vi-VN"/>
        </w:rPr>
        <w:t>;</w:t>
      </w:r>
    </w:p>
    <w:p w14:paraId="3C5ADD8A" w14:textId="319462B3" w:rsidR="00CF3A39" w:rsidRPr="002776EE" w:rsidRDefault="00DB18CD" w:rsidP="00B16547">
      <w:pPr>
        <w:pStyle w:val="abc"/>
        <w:spacing w:before="120" w:line="264" w:lineRule="auto"/>
        <w:jc w:val="both"/>
        <w:rPr>
          <w:lang w:val="vi-VN"/>
        </w:rPr>
      </w:pPr>
      <w:r w:rsidRPr="00275047">
        <w:rPr>
          <w:rFonts w:ascii="Times New Roman" w:hAnsi="Times New Roman"/>
          <w:spacing w:val="4"/>
          <w:szCs w:val="26"/>
          <w:lang w:val="vi-VN"/>
        </w:rPr>
        <w:t>- Không có các loại hơi, các loại khí có khả năng ăn mòn cũng như các chất dễ gây cháy, nổ.</w:t>
      </w:r>
    </w:p>
    <w:p w14:paraId="04F1BE65" w14:textId="77777777" w:rsidR="007B2E01" w:rsidRPr="00275047" w:rsidRDefault="007B2E01" w:rsidP="00745658">
      <w:pPr>
        <w:pStyle w:val="abc"/>
        <w:tabs>
          <w:tab w:val="left" w:pos="0"/>
          <w:tab w:val="left" w:pos="90"/>
        </w:tabs>
        <w:spacing w:before="120" w:line="264" w:lineRule="auto"/>
        <w:jc w:val="both"/>
        <w:rPr>
          <w:rFonts w:ascii="Times New Roman" w:hAnsi="Times New Roman"/>
          <w:b/>
          <w:bCs/>
          <w:szCs w:val="26"/>
          <w:lang w:val="vi-VN"/>
        </w:rPr>
      </w:pPr>
      <w:r w:rsidRPr="00275047">
        <w:rPr>
          <w:rFonts w:ascii="Times New Roman" w:hAnsi="Times New Roman"/>
          <w:b/>
          <w:bCs/>
          <w:szCs w:val="26"/>
          <w:lang w:val="vi-VN"/>
        </w:rPr>
        <w:t>6 Chuẩn bị kiểm định</w:t>
      </w:r>
    </w:p>
    <w:p w14:paraId="4921D234" w14:textId="77777777" w:rsidR="007B2E01" w:rsidRPr="00275047" w:rsidRDefault="007B2E01" w:rsidP="00745658">
      <w:pPr>
        <w:pStyle w:val="abc"/>
        <w:spacing w:before="120" w:line="264" w:lineRule="auto"/>
        <w:jc w:val="both"/>
        <w:rPr>
          <w:rFonts w:ascii="Times New Roman" w:hAnsi="Times New Roman"/>
          <w:szCs w:val="26"/>
          <w:lang w:val="vi-VN"/>
        </w:rPr>
      </w:pPr>
      <w:r w:rsidRPr="00275047">
        <w:rPr>
          <w:rFonts w:ascii="Times New Roman" w:hAnsi="Times New Roman"/>
          <w:szCs w:val="26"/>
          <w:lang w:val="vi-VN"/>
        </w:rPr>
        <w:t>Trước khi tiến hành</w:t>
      </w:r>
      <w:r w:rsidRPr="00275047" w:rsidDel="00104E60">
        <w:rPr>
          <w:rFonts w:ascii="Times New Roman" w:hAnsi="Times New Roman"/>
          <w:szCs w:val="26"/>
          <w:lang w:val="vi-VN"/>
        </w:rPr>
        <w:t xml:space="preserve"> </w:t>
      </w:r>
      <w:r w:rsidRPr="00275047">
        <w:rPr>
          <w:rFonts w:ascii="Times New Roman" w:hAnsi="Times New Roman"/>
          <w:szCs w:val="26"/>
          <w:lang w:val="vi-VN"/>
        </w:rPr>
        <w:t>kiểm định phải thực hiện các công việc chuẩn bị sau đây:</w:t>
      </w:r>
    </w:p>
    <w:p w14:paraId="3189E07F" w14:textId="249B4692" w:rsidR="00DB18CD" w:rsidRPr="00275047" w:rsidRDefault="00130577" w:rsidP="00E23AAF">
      <w:pPr>
        <w:pStyle w:val="abc"/>
        <w:spacing w:before="120" w:line="264" w:lineRule="auto"/>
        <w:jc w:val="both"/>
        <w:rPr>
          <w:rFonts w:ascii="Times New Roman" w:hAnsi="Times New Roman"/>
          <w:szCs w:val="26"/>
          <w:lang w:val="vi-VN"/>
        </w:rPr>
      </w:pPr>
      <w:r w:rsidRPr="00275047">
        <w:rPr>
          <w:rFonts w:ascii="Times New Roman" w:hAnsi="Times New Roman"/>
          <w:szCs w:val="26"/>
          <w:lang w:val="vi-VN"/>
        </w:rPr>
        <w:t>- L</w:t>
      </w:r>
      <w:r w:rsidR="00B766A8" w:rsidRPr="00275047">
        <w:rPr>
          <w:rFonts w:ascii="Times New Roman" w:hAnsi="Times New Roman"/>
          <w:szCs w:val="26"/>
          <w:lang w:val="vi-VN"/>
        </w:rPr>
        <w:t xml:space="preserve">ựa </w:t>
      </w:r>
      <w:r w:rsidR="0002287D" w:rsidRPr="00275047">
        <w:rPr>
          <w:rFonts w:ascii="Times New Roman" w:hAnsi="Times New Roman"/>
          <w:szCs w:val="26"/>
          <w:lang w:val="vi-VN"/>
        </w:rPr>
        <w:t xml:space="preserve">chọn </w:t>
      </w:r>
      <w:r w:rsidR="00DA1D05" w:rsidRPr="00275047">
        <w:rPr>
          <w:rFonts w:ascii="Times New Roman" w:hAnsi="Times New Roman"/>
          <w:szCs w:val="26"/>
          <w:lang w:val="vi-VN"/>
        </w:rPr>
        <w:t xml:space="preserve">khí chuẩn để pha loãng có </w:t>
      </w:r>
      <w:r w:rsidR="00E23AAF" w:rsidRPr="00275047">
        <w:rPr>
          <w:rFonts w:ascii="Times New Roman" w:hAnsi="Times New Roman"/>
          <w:szCs w:val="26"/>
          <w:lang w:val="vi-VN"/>
        </w:rPr>
        <w:t xml:space="preserve">giá trị nồng độ </w:t>
      </w:r>
      <w:r w:rsidR="00B766A8" w:rsidRPr="00275047">
        <w:rPr>
          <w:rFonts w:ascii="Times New Roman" w:hAnsi="Times New Roman"/>
          <w:szCs w:val="26"/>
          <w:lang w:val="vi-VN"/>
        </w:rPr>
        <w:t xml:space="preserve">phù hợp </w:t>
      </w:r>
      <w:r w:rsidR="00DB18CD" w:rsidRPr="00275047">
        <w:rPr>
          <w:rFonts w:ascii="Times New Roman" w:hAnsi="Times New Roman"/>
          <w:szCs w:val="26"/>
          <w:lang w:val="vi-VN"/>
        </w:rPr>
        <w:t xml:space="preserve">theo </w:t>
      </w:r>
      <w:r w:rsidR="00A16E27" w:rsidRPr="00275047">
        <w:rPr>
          <w:rFonts w:ascii="Times New Roman" w:hAnsi="Times New Roman"/>
          <w:szCs w:val="26"/>
          <w:lang w:val="vi-VN"/>
        </w:rPr>
        <w:t xml:space="preserve">bảng </w:t>
      </w:r>
      <w:r w:rsidR="00DB18CD" w:rsidRPr="00275047">
        <w:rPr>
          <w:rFonts w:ascii="Times New Roman" w:hAnsi="Times New Roman"/>
          <w:szCs w:val="26"/>
          <w:lang w:val="vi-VN"/>
        </w:rPr>
        <w:t>4</w:t>
      </w:r>
      <w:r w:rsidR="00F06480" w:rsidRPr="00275047">
        <w:rPr>
          <w:rFonts w:ascii="Times New Roman" w:hAnsi="Times New Roman"/>
          <w:szCs w:val="26"/>
          <w:lang w:val="vi-VN"/>
        </w:rPr>
        <w:t>.</w:t>
      </w:r>
    </w:p>
    <w:p w14:paraId="1176262E" w14:textId="205BCD34" w:rsidR="00DB18CD" w:rsidRPr="00275047" w:rsidRDefault="00DB18CD" w:rsidP="00745658">
      <w:pPr>
        <w:pStyle w:val="abc"/>
        <w:spacing w:before="120" w:line="264" w:lineRule="auto"/>
        <w:jc w:val="both"/>
        <w:rPr>
          <w:rFonts w:ascii="Times New Roman" w:hAnsi="Times New Roman"/>
          <w:szCs w:val="26"/>
          <w:lang w:val="vi-VN"/>
        </w:rPr>
      </w:pPr>
      <w:r w:rsidRPr="00B16547">
        <w:rPr>
          <w:rFonts w:ascii="Times New Roman" w:hAnsi="Times New Roman"/>
          <w:spacing w:val="-4"/>
          <w:szCs w:val="26"/>
          <w:lang w:val="vi-VN"/>
        </w:rPr>
        <w:t xml:space="preserve">- </w:t>
      </w:r>
      <w:r w:rsidR="00903BEA" w:rsidRPr="00B16547">
        <w:rPr>
          <w:rFonts w:ascii="Times New Roman" w:hAnsi="Times New Roman" w:cs="Arial"/>
          <w:spacing w:val="-4"/>
          <w:szCs w:val="26"/>
          <w:lang w:val="vi-VN"/>
        </w:rPr>
        <w:t>Duy trì trạng thái ổn định của</w:t>
      </w:r>
      <w:r w:rsidR="00903BEA" w:rsidRPr="00B16547">
        <w:rPr>
          <w:rFonts w:ascii="Times New Roman" w:hAnsi="Times New Roman" w:cs=".VnTime"/>
          <w:spacing w:val="-4"/>
          <w:szCs w:val="26"/>
          <w:lang w:val="vi-VN"/>
        </w:rPr>
        <w:t xml:space="preserve"> </w:t>
      </w:r>
      <w:r w:rsidRPr="00B16547">
        <w:rPr>
          <w:rFonts w:ascii="Times New Roman" w:hAnsi="Times New Roman" w:cs=".VnTime"/>
          <w:spacing w:val="-4"/>
          <w:szCs w:val="26"/>
          <w:lang w:val="vi-VN"/>
        </w:rPr>
        <w:t xml:space="preserve">bình </w:t>
      </w:r>
      <w:r w:rsidR="00616D4C" w:rsidRPr="00B16547">
        <w:rPr>
          <w:rFonts w:ascii="Times New Roman" w:hAnsi="Times New Roman"/>
          <w:spacing w:val="-4"/>
          <w:szCs w:val="26"/>
          <w:lang w:val="vi-VN"/>
        </w:rPr>
        <w:t xml:space="preserve">khí </w:t>
      </w:r>
      <w:r w:rsidRPr="00B16547">
        <w:rPr>
          <w:rFonts w:ascii="Times New Roman" w:hAnsi="Times New Roman"/>
          <w:spacing w:val="-4"/>
          <w:szCs w:val="26"/>
          <w:lang w:val="vi-VN"/>
        </w:rPr>
        <w:t>chu</w:t>
      </w:r>
      <w:r w:rsidRPr="00B16547">
        <w:rPr>
          <w:rFonts w:ascii="Times New Roman" w:hAnsi="Times New Roman" w:cs="Arial"/>
          <w:spacing w:val="-4"/>
          <w:szCs w:val="26"/>
          <w:lang w:val="vi-VN"/>
        </w:rPr>
        <w:t>ẩ</w:t>
      </w:r>
      <w:r w:rsidRPr="00B16547">
        <w:rPr>
          <w:rFonts w:ascii="Times New Roman" w:hAnsi="Times New Roman" w:cs=".VnTime"/>
          <w:spacing w:val="-4"/>
          <w:szCs w:val="26"/>
          <w:lang w:val="vi-VN"/>
        </w:rPr>
        <w:t>n trong phòng ki</w:t>
      </w:r>
      <w:r w:rsidRPr="00B16547">
        <w:rPr>
          <w:rFonts w:ascii="Times New Roman" w:hAnsi="Times New Roman" w:cs="Arial"/>
          <w:spacing w:val="-4"/>
          <w:szCs w:val="26"/>
          <w:lang w:val="vi-VN"/>
        </w:rPr>
        <w:t>ể</w:t>
      </w:r>
      <w:r w:rsidRPr="00B16547">
        <w:rPr>
          <w:rFonts w:ascii="Times New Roman" w:hAnsi="Times New Roman" w:cs=".VnTime"/>
          <w:spacing w:val="-4"/>
          <w:szCs w:val="26"/>
          <w:lang w:val="vi-VN"/>
        </w:rPr>
        <w:t xml:space="preserve">m </w:t>
      </w:r>
      <w:r w:rsidRPr="00B16547">
        <w:rPr>
          <w:rFonts w:ascii="Times New Roman" w:hAnsi="Times New Roman" w:cs="Arial"/>
          <w:spacing w:val="-4"/>
          <w:szCs w:val="26"/>
          <w:lang w:val="vi-VN"/>
        </w:rPr>
        <w:t>đị</w:t>
      </w:r>
      <w:r w:rsidRPr="00B16547">
        <w:rPr>
          <w:rFonts w:ascii="Times New Roman" w:hAnsi="Times New Roman" w:cs=".VnTime"/>
          <w:spacing w:val="-4"/>
          <w:szCs w:val="26"/>
          <w:lang w:val="vi-VN"/>
        </w:rPr>
        <w:t xml:space="preserve">nh </w:t>
      </w:r>
      <w:r w:rsidRPr="00B16547">
        <w:rPr>
          <w:rFonts w:ascii="Times New Roman" w:hAnsi="Times New Roman"/>
          <w:spacing w:val="-4"/>
          <w:szCs w:val="26"/>
          <w:lang w:val="vi-VN"/>
        </w:rPr>
        <w:t>ít nh</w:t>
      </w:r>
      <w:r w:rsidRPr="00B16547">
        <w:rPr>
          <w:rFonts w:ascii="Times New Roman" w:hAnsi="Times New Roman" w:cs="Arial"/>
          <w:spacing w:val="-4"/>
          <w:szCs w:val="26"/>
          <w:lang w:val="vi-VN"/>
        </w:rPr>
        <w:t>ấ</w:t>
      </w:r>
      <w:r w:rsidRPr="00B16547">
        <w:rPr>
          <w:rFonts w:ascii="Times New Roman" w:hAnsi="Times New Roman" w:cs=".VnTime"/>
          <w:spacing w:val="-4"/>
          <w:szCs w:val="26"/>
          <w:lang w:val="vi-VN"/>
        </w:rPr>
        <w:t xml:space="preserve">t </w:t>
      </w:r>
      <w:r w:rsidR="00DC58A1" w:rsidRPr="00B16547">
        <w:rPr>
          <w:rFonts w:ascii="Times New Roman" w:hAnsi="Times New Roman" w:cs=".VnTime"/>
          <w:spacing w:val="-4"/>
          <w:szCs w:val="26"/>
          <w:lang w:val="vi-VN"/>
        </w:rPr>
        <w:t>3</w:t>
      </w:r>
      <w:r w:rsidRPr="00B16547">
        <w:rPr>
          <w:rFonts w:ascii="Times New Roman" w:hAnsi="Times New Roman" w:cs=".VnTime"/>
          <w:spacing w:val="-4"/>
          <w:szCs w:val="26"/>
          <w:lang w:val="vi-VN"/>
        </w:rPr>
        <w:t xml:space="preserve"> giờ </w:t>
      </w:r>
      <w:r w:rsidRPr="00B16547">
        <w:rPr>
          <w:rFonts w:ascii="Times New Roman" w:hAnsi="Times New Roman" w:cs="Arial"/>
          <w:spacing w:val="-4"/>
          <w:szCs w:val="26"/>
          <w:lang w:val="vi-VN"/>
        </w:rPr>
        <w:t>đố</w:t>
      </w:r>
      <w:r w:rsidRPr="00B16547">
        <w:rPr>
          <w:rFonts w:ascii="Times New Roman" w:hAnsi="Times New Roman" w:cs=".VnTime"/>
          <w:spacing w:val="-4"/>
          <w:szCs w:val="26"/>
          <w:lang w:val="vi-VN"/>
        </w:rPr>
        <w:t>i v</w:t>
      </w:r>
      <w:r w:rsidRPr="00B16547">
        <w:rPr>
          <w:rFonts w:ascii="Times New Roman" w:hAnsi="Times New Roman" w:cs="Arial"/>
          <w:spacing w:val="-4"/>
          <w:szCs w:val="26"/>
          <w:lang w:val="vi-VN"/>
        </w:rPr>
        <w:t>ớ</w:t>
      </w:r>
      <w:r w:rsidRPr="00B16547">
        <w:rPr>
          <w:rFonts w:ascii="Times New Roman" w:hAnsi="Times New Roman" w:cs=".VnTime"/>
          <w:spacing w:val="-4"/>
          <w:szCs w:val="26"/>
          <w:lang w:val="vi-VN"/>
        </w:rPr>
        <w:t>i bình có dung tích nh</w:t>
      </w:r>
      <w:r w:rsidRPr="00B16547">
        <w:rPr>
          <w:rFonts w:ascii="Times New Roman" w:hAnsi="Times New Roman" w:cs="Arial"/>
          <w:spacing w:val="-4"/>
          <w:szCs w:val="26"/>
          <w:lang w:val="vi-VN"/>
        </w:rPr>
        <w:t>ỏ</w:t>
      </w:r>
      <w:r w:rsidRPr="00B16547">
        <w:rPr>
          <w:rFonts w:ascii="Times New Roman" w:hAnsi="Times New Roman" w:cs=".VnTime"/>
          <w:spacing w:val="-4"/>
          <w:szCs w:val="26"/>
          <w:lang w:val="vi-VN"/>
        </w:rPr>
        <w:t xml:space="preserve"> h</w:t>
      </w:r>
      <w:r w:rsidRPr="00B16547">
        <w:rPr>
          <w:rFonts w:ascii="Times New Roman" w:hAnsi="Times New Roman" w:cs="Arial"/>
          <w:spacing w:val="-4"/>
          <w:szCs w:val="26"/>
          <w:lang w:val="vi-VN"/>
        </w:rPr>
        <w:t>ơ</w:t>
      </w:r>
      <w:r w:rsidRPr="00B16547">
        <w:rPr>
          <w:rFonts w:ascii="Times New Roman" w:hAnsi="Times New Roman" w:cs=".VnTime"/>
          <w:spacing w:val="-4"/>
          <w:szCs w:val="26"/>
          <w:lang w:val="vi-VN"/>
        </w:rPr>
        <w:t>n 40 L và ít nh</w:t>
      </w:r>
      <w:r w:rsidRPr="00B16547">
        <w:rPr>
          <w:rFonts w:ascii="Times New Roman" w:hAnsi="Times New Roman" w:cs="Arial"/>
          <w:spacing w:val="-4"/>
          <w:szCs w:val="26"/>
          <w:lang w:val="vi-VN"/>
        </w:rPr>
        <w:t>ấ</w:t>
      </w:r>
      <w:r w:rsidRPr="00B16547">
        <w:rPr>
          <w:rFonts w:ascii="Times New Roman" w:hAnsi="Times New Roman" w:cs=".VnTime"/>
          <w:spacing w:val="-4"/>
          <w:szCs w:val="26"/>
          <w:lang w:val="vi-VN"/>
        </w:rPr>
        <w:t xml:space="preserve">t 6 giờ </w:t>
      </w:r>
      <w:r w:rsidRPr="00B16547">
        <w:rPr>
          <w:rFonts w:ascii="Times New Roman" w:hAnsi="Times New Roman" w:cs="Arial"/>
          <w:spacing w:val="-4"/>
          <w:szCs w:val="26"/>
          <w:lang w:val="vi-VN"/>
        </w:rPr>
        <w:t>đố</w:t>
      </w:r>
      <w:r w:rsidRPr="00B16547">
        <w:rPr>
          <w:rFonts w:ascii="Times New Roman" w:hAnsi="Times New Roman" w:cs=".VnTime"/>
          <w:spacing w:val="-4"/>
          <w:szCs w:val="26"/>
          <w:lang w:val="vi-VN"/>
        </w:rPr>
        <w:t>i v</w:t>
      </w:r>
      <w:r w:rsidRPr="00B16547">
        <w:rPr>
          <w:rFonts w:ascii="Times New Roman" w:hAnsi="Times New Roman" w:cs="Arial"/>
          <w:spacing w:val="-4"/>
          <w:szCs w:val="26"/>
          <w:lang w:val="vi-VN"/>
        </w:rPr>
        <w:t>ớ</w:t>
      </w:r>
      <w:r w:rsidRPr="00B16547">
        <w:rPr>
          <w:rFonts w:ascii="Times New Roman" w:hAnsi="Times New Roman" w:cs=".VnTime"/>
          <w:spacing w:val="-4"/>
          <w:szCs w:val="26"/>
          <w:lang w:val="vi-VN"/>
        </w:rPr>
        <w:t>i bì</w:t>
      </w:r>
      <w:r w:rsidRPr="00B16547">
        <w:rPr>
          <w:rFonts w:ascii="Times New Roman" w:hAnsi="Times New Roman"/>
          <w:spacing w:val="-4"/>
          <w:szCs w:val="26"/>
          <w:lang w:val="vi-VN"/>
        </w:rPr>
        <w:t>nh có dung tích t</w:t>
      </w:r>
      <w:r w:rsidRPr="00B16547">
        <w:rPr>
          <w:rFonts w:ascii="Times New Roman" w:hAnsi="Times New Roman" w:cs="Arial"/>
          <w:spacing w:val="-4"/>
          <w:szCs w:val="26"/>
          <w:lang w:val="vi-VN"/>
        </w:rPr>
        <w:t>ừ</w:t>
      </w:r>
      <w:r w:rsidRPr="00B16547">
        <w:rPr>
          <w:rFonts w:ascii="Times New Roman" w:hAnsi="Times New Roman" w:cs=".VnTime"/>
          <w:spacing w:val="-4"/>
          <w:szCs w:val="26"/>
          <w:lang w:val="vi-VN"/>
        </w:rPr>
        <w:t xml:space="preserve"> 40 L tr</w:t>
      </w:r>
      <w:r w:rsidRPr="00B16547">
        <w:rPr>
          <w:rFonts w:ascii="Times New Roman" w:hAnsi="Times New Roman" w:cs="Arial"/>
          <w:spacing w:val="-4"/>
          <w:szCs w:val="26"/>
          <w:lang w:val="vi-VN"/>
        </w:rPr>
        <w:t>ở</w:t>
      </w:r>
      <w:r w:rsidRPr="00B16547">
        <w:rPr>
          <w:rFonts w:ascii="Times New Roman" w:hAnsi="Times New Roman" w:cs=".VnTime"/>
          <w:spacing w:val="-4"/>
          <w:szCs w:val="26"/>
          <w:lang w:val="vi-VN"/>
        </w:rPr>
        <w:t xml:space="preserve"> lên</w:t>
      </w:r>
      <w:r w:rsidR="00F06480" w:rsidRPr="00275047">
        <w:rPr>
          <w:rFonts w:ascii="Times New Roman" w:hAnsi="Times New Roman"/>
          <w:szCs w:val="26"/>
          <w:lang w:val="vi-VN"/>
        </w:rPr>
        <w:t>.</w:t>
      </w:r>
    </w:p>
    <w:p w14:paraId="7CA37578" w14:textId="7CDBFE55" w:rsidR="00DB18CD" w:rsidRPr="00275047" w:rsidRDefault="00DB18CD" w:rsidP="00745658">
      <w:pPr>
        <w:pStyle w:val="abc"/>
        <w:spacing w:before="120" w:line="264" w:lineRule="auto"/>
        <w:jc w:val="both"/>
        <w:rPr>
          <w:rFonts w:ascii="Times New Roman" w:hAnsi="Times New Roman"/>
          <w:szCs w:val="26"/>
          <w:lang w:val="vi-VN"/>
        </w:rPr>
      </w:pPr>
      <w:r w:rsidRPr="00275047">
        <w:rPr>
          <w:rFonts w:ascii="Times New Roman" w:hAnsi="Times New Roman"/>
          <w:szCs w:val="26"/>
          <w:lang w:val="vi-VN"/>
        </w:rPr>
        <w:t>- Tr</w:t>
      </w:r>
      <w:r w:rsidRPr="00275047">
        <w:rPr>
          <w:rFonts w:ascii="Times New Roman" w:hAnsi="Times New Roman" w:cs="Arial"/>
          <w:szCs w:val="26"/>
          <w:lang w:val="vi-VN"/>
        </w:rPr>
        <w:t>ướ</w:t>
      </w:r>
      <w:r w:rsidRPr="00275047">
        <w:rPr>
          <w:rFonts w:ascii="Times New Roman" w:hAnsi="Times New Roman" w:cs=".VnTime"/>
          <w:szCs w:val="26"/>
          <w:lang w:val="vi-VN"/>
        </w:rPr>
        <w:t>c khi ti</w:t>
      </w:r>
      <w:r w:rsidRPr="00275047">
        <w:rPr>
          <w:rFonts w:ascii="Times New Roman" w:hAnsi="Times New Roman" w:cs="Arial"/>
          <w:szCs w:val="26"/>
          <w:lang w:val="vi-VN"/>
        </w:rPr>
        <w:t>ế</w:t>
      </w:r>
      <w:r w:rsidRPr="00275047">
        <w:rPr>
          <w:rFonts w:ascii="Times New Roman" w:hAnsi="Times New Roman" w:cs=".VnTime"/>
          <w:szCs w:val="26"/>
          <w:lang w:val="vi-VN"/>
        </w:rPr>
        <w:t>n hành ki</w:t>
      </w:r>
      <w:r w:rsidRPr="00275047">
        <w:rPr>
          <w:rFonts w:ascii="Times New Roman" w:hAnsi="Times New Roman" w:cs="Arial"/>
          <w:szCs w:val="26"/>
          <w:lang w:val="vi-VN"/>
        </w:rPr>
        <w:t>ể</w:t>
      </w:r>
      <w:r w:rsidRPr="00275047">
        <w:rPr>
          <w:rFonts w:ascii="Times New Roman" w:hAnsi="Times New Roman" w:cs=".VnTime"/>
          <w:szCs w:val="26"/>
          <w:lang w:val="vi-VN"/>
        </w:rPr>
        <w:t xml:space="preserve">m </w:t>
      </w:r>
      <w:r w:rsidRPr="00275047">
        <w:rPr>
          <w:rFonts w:ascii="Times New Roman" w:hAnsi="Times New Roman" w:cs="Arial"/>
          <w:szCs w:val="26"/>
          <w:lang w:val="vi-VN"/>
        </w:rPr>
        <w:t>đị</w:t>
      </w:r>
      <w:r w:rsidRPr="00275047">
        <w:rPr>
          <w:rFonts w:ascii="Times New Roman" w:hAnsi="Times New Roman" w:cs=".VnTime"/>
          <w:szCs w:val="26"/>
          <w:lang w:val="vi-VN"/>
        </w:rPr>
        <w:t>nh</w:t>
      </w:r>
      <w:r w:rsidRPr="00275047">
        <w:rPr>
          <w:rFonts w:ascii="Times New Roman" w:hAnsi="Times New Roman"/>
          <w:szCs w:val="26"/>
          <w:lang w:val="vi-VN"/>
        </w:rPr>
        <w:t xml:space="preserve">, </w:t>
      </w:r>
      <w:r w:rsidR="000628DE" w:rsidRPr="00275047">
        <w:rPr>
          <w:rFonts w:ascii="Times New Roman" w:hAnsi="Times New Roman"/>
          <w:szCs w:val="26"/>
          <w:lang w:val="it-IT"/>
        </w:rPr>
        <w:t>PTĐ nồng độ SO</w:t>
      </w:r>
      <w:r w:rsidR="000628DE" w:rsidRPr="00275047">
        <w:rPr>
          <w:rFonts w:ascii="Times New Roman" w:hAnsi="Times New Roman"/>
          <w:szCs w:val="26"/>
          <w:vertAlign w:val="subscript"/>
          <w:lang w:val="it-IT"/>
        </w:rPr>
        <w:t>2</w:t>
      </w:r>
      <w:r w:rsidR="00AF4715" w:rsidRPr="00275047">
        <w:rPr>
          <w:rFonts w:ascii="Times New Roman" w:hAnsi="Times New Roman"/>
          <w:szCs w:val="26"/>
          <w:lang w:val="it-IT"/>
        </w:rPr>
        <w:t xml:space="preserve">, </w:t>
      </w:r>
      <w:r w:rsidR="000628DE" w:rsidRPr="00275047">
        <w:rPr>
          <w:rFonts w:ascii="Times New Roman" w:hAnsi="Times New Roman"/>
          <w:szCs w:val="26"/>
          <w:lang w:val="it-IT"/>
        </w:rPr>
        <w:t>CO</w:t>
      </w:r>
      <w:r w:rsidR="00AF4715" w:rsidRPr="00275047">
        <w:rPr>
          <w:rFonts w:ascii="Times New Roman" w:hAnsi="Times New Roman"/>
          <w:szCs w:val="26"/>
          <w:lang w:val="it-IT"/>
        </w:rPr>
        <w:t xml:space="preserve">, </w:t>
      </w:r>
      <w:r w:rsidR="000628DE" w:rsidRPr="00275047">
        <w:rPr>
          <w:rFonts w:ascii="Times New Roman" w:hAnsi="Times New Roman"/>
          <w:szCs w:val="26"/>
          <w:lang w:val="it-IT"/>
        </w:rPr>
        <w:t>NO</w:t>
      </w:r>
      <w:r w:rsidR="00AF4715" w:rsidRPr="00275047">
        <w:rPr>
          <w:rFonts w:ascii="Times New Roman" w:hAnsi="Times New Roman"/>
          <w:szCs w:val="26"/>
          <w:lang w:val="it-IT"/>
        </w:rPr>
        <w:t xml:space="preserve">, </w:t>
      </w:r>
      <w:r w:rsidR="000628DE" w:rsidRPr="00275047">
        <w:rPr>
          <w:rFonts w:ascii="Times New Roman" w:hAnsi="Times New Roman"/>
          <w:szCs w:val="26"/>
          <w:lang w:val="it-IT"/>
        </w:rPr>
        <w:t>NO</w:t>
      </w:r>
      <w:r w:rsidR="000628DE" w:rsidRPr="00275047">
        <w:rPr>
          <w:rFonts w:ascii="Times New Roman" w:hAnsi="Times New Roman"/>
          <w:szCs w:val="26"/>
          <w:vertAlign w:val="subscript"/>
          <w:lang w:val="it-IT"/>
        </w:rPr>
        <w:t>2</w:t>
      </w:r>
      <w:r w:rsidRPr="00275047">
        <w:rPr>
          <w:rFonts w:ascii="Times New Roman" w:hAnsi="Times New Roman" w:cs=".VnTime"/>
          <w:szCs w:val="26"/>
          <w:lang w:val="vi-VN"/>
        </w:rPr>
        <w:t xml:space="preserve"> p</w:t>
      </w:r>
      <w:r w:rsidRPr="00275047">
        <w:rPr>
          <w:rFonts w:ascii="Times New Roman" w:hAnsi="Times New Roman"/>
          <w:szCs w:val="26"/>
          <w:lang w:val="vi-VN"/>
        </w:rPr>
        <w:t>h</w:t>
      </w:r>
      <w:r w:rsidRPr="00275047">
        <w:rPr>
          <w:rFonts w:ascii="Times New Roman" w:hAnsi="Times New Roman" w:cs="Arial"/>
          <w:szCs w:val="26"/>
          <w:lang w:val="vi-VN"/>
        </w:rPr>
        <w:t>ả</w:t>
      </w:r>
      <w:r w:rsidRPr="00275047">
        <w:rPr>
          <w:rFonts w:ascii="Times New Roman" w:hAnsi="Times New Roman" w:cs=".VnTime"/>
          <w:szCs w:val="26"/>
          <w:lang w:val="vi-VN"/>
        </w:rPr>
        <w:t xml:space="preserve">i </w:t>
      </w:r>
      <w:r w:rsidRPr="00275047">
        <w:rPr>
          <w:rFonts w:ascii="Times New Roman" w:hAnsi="Times New Roman" w:cs="Arial"/>
          <w:szCs w:val="26"/>
          <w:lang w:val="vi-VN"/>
        </w:rPr>
        <w:t>đượ</w:t>
      </w:r>
      <w:r w:rsidRPr="00275047">
        <w:rPr>
          <w:rFonts w:ascii="Times New Roman" w:hAnsi="Times New Roman" w:cs=".VnTime"/>
          <w:szCs w:val="26"/>
          <w:lang w:val="vi-VN"/>
        </w:rPr>
        <w:t xml:space="preserve">c </w:t>
      </w:r>
      <w:r w:rsidR="00837D7D" w:rsidRPr="00275047">
        <w:rPr>
          <w:rFonts w:ascii="Times New Roman" w:hAnsi="Times New Roman" w:cs="Arial"/>
          <w:szCs w:val="26"/>
          <w:lang w:val="vi-VN"/>
        </w:rPr>
        <w:t xml:space="preserve">duy trì trạng thái ổn định </w:t>
      </w:r>
      <w:r w:rsidRPr="00275047">
        <w:rPr>
          <w:rFonts w:ascii="Times New Roman" w:hAnsi="Times New Roman" w:cs=".VnTime"/>
          <w:szCs w:val="26"/>
          <w:lang w:val="vi-VN"/>
        </w:rPr>
        <w:t>trong phòng ki</w:t>
      </w:r>
      <w:r w:rsidRPr="00275047">
        <w:rPr>
          <w:rFonts w:ascii="Times New Roman" w:hAnsi="Times New Roman" w:cs="Arial"/>
          <w:szCs w:val="26"/>
          <w:lang w:val="vi-VN"/>
        </w:rPr>
        <w:t>ể</w:t>
      </w:r>
      <w:r w:rsidRPr="00275047">
        <w:rPr>
          <w:rFonts w:ascii="Times New Roman" w:hAnsi="Times New Roman" w:cs=".VnTime"/>
          <w:szCs w:val="26"/>
          <w:lang w:val="vi-VN"/>
        </w:rPr>
        <w:t xml:space="preserve">m </w:t>
      </w:r>
      <w:r w:rsidRPr="00275047">
        <w:rPr>
          <w:rFonts w:ascii="Times New Roman" w:hAnsi="Times New Roman" w:cs="Arial"/>
          <w:szCs w:val="26"/>
          <w:lang w:val="vi-VN"/>
        </w:rPr>
        <w:t>đị</w:t>
      </w:r>
      <w:r w:rsidRPr="00275047">
        <w:rPr>
          <w:rFonts w:ascii="Times New Roman" w:hAnsi="Times New Roman" w:cs=".VnTime"/>
          <w:szCs w:val="26"/>
          <w:lang w:val="vi-VN"/>
        </w:rPr>
        <w:t xml:space="preserve">nh </w:t>
      </w:r>
      <w:r w:rsidRPr="00275047">
        <w:rPr>
          <w:rFonts w:ascii="Times New Roman" w:hAnsi="Times New Roman"/>
          <w:szCs w:val="26"/>
          <w:lang w:val="vi-VN"/>
        </w:rPr>
        <w:t>ít nh</w:t>
      </w:r>
      <w:r w:rsidRPr="00275047">
        <w:rPr>
          <w:rFonts w:ascii="Times New Roman" w:hAnsi="Times New Roman" w:cs="Arial"/>
          <w:szCs w:val="26"/>
          <w:lang w:val="vi-VN"/>
        </w:rPr>
        <w:t>ấ</w:t>
      </w:r>
      <w:r w:rsidRPr="00275047">
        <w:rPr>
          <w:rFonts w:ascii="Times New Roman" w:hAnsi="Times New Roman" w:cs=".VnTime"/>
          <w:szCs w:val="26"/>
          <w:lang w:val="vi-VN"/>
        </w:rPr>
        <w:t xml:space="preserve">t </w:t>
      </w:r>
      <w:r w:rsidR="0086064F" w:rsidRPr="00275047">
        <w:rPr>
          <w:rFonts w:ascii="Times New Roman" w:hAnsi="Times New Roman"/>
          <w:szCs w:val="26"/>
          <w:lang w:val="vi-VN"/>
        </w:rPr>
        <w:t>1</w:t>
      </w:r>
      <w:r w:rsidRPr="00275047">
        <w:rPr>
          <w:rFonts w:ascii="Times New Roman" w:hAnsi="Times New Roman"/>
          <w:szCs w:val="26"/>
          <w:lang w:val="vi-VN"/>
        </w:rPr>
        <w:t xml:space="preserve"> giờ.</w:t>
      </w:r>
    </w:p>
    <w:p w14:paraId="25DE76BB" w14:textId="77777777" w:rsidR="00A51643" w:rsidRPr="00275047" w:rsidRDefault="00A51643" w:rsidP="00A51643">
      <w:pPr>
        <w:pStyle w:val="abc"/>
        <w:spacing w:before="120" w:line="264" w:lineRule="auto"/>
        <w:jc w:val="both"/>
        <w:rPr>
          <w:rFonts w:ascii="Times New Roman" w:hAnsi="Times New Roman"/>
          <w:szCs w:val="26"/>
          <w:lang w:val="vi-VN"/>
        </w:rPr>
      </w:pPr>
      <w:r w:rsidRPr="00275047">
        <w:rPr>
          <w:rFonts w:ascii="Times New Roman" w:hAnsi="Times New Roman"/>
          <w:szCs w:val="26"/>
          <w:lang w:val="vi-VN"/>
        </w:rPr>
        <w:t>- Khởi động thiết bị tạo khí “không”, thiết bị pha loãng khí chuẩn, thiết bị đo nồng độ khí</w:t>
      </w:r>
      <w:r w:rsidR="00102E9D" w:rsidRPr="00275047">
        <w:rPr>
          <w:rFonts w:ascii="Times New Roman" w:hAnsi="Times New Roman"/>
          <w:szCs w:val="26"/>
          <w:lang w:val="vi-VN"/>
        </w:rPr>
        <w:t xml:space="preserve"> phù hợp với yêu cầu quy định của nhà sản xuất.</w:t>
      </w:r>
    </w:p>
    <w:p w14:paraId="079963A6" w14:textId="1EB8F6CC" w:rsidR="001B6BF6" w:rsidRPr="00275047" w:rsidRDefault="001B6BF6" w:rsidP="00745658">
      <w:pPr>
        <w:pStyle w:val="abc"/>
        <w:spacing w:before="120" w:line="264" w:lineRule="auto"/>
        <w:jc w:val="both"/>
        <w:rPr>
          <w:rFonts w:ascii="Times New Roman" w:hAnsi="Times New Roman"/>
          <w:szCs w:val="26"/>
          <w:lang w:val="vi-VN"/>
        </w:rPr>
      </w:pPr>
      <w:r w:rsidRPr="00275047">
        <w:rPr>
          <w:rFonts w:ascii="Times New Roman" w:hAnsi="Times New Roman" w:cs=".VnTime"/>
          <w:szCs w:val="26"/>
          <w:lang w:val="vi-VN"/>
        </w:rPr>
        <w:t>- Kiểm tra kết nối của van, áp kế</w:t>
      </w:r>
      <w:r w:rsidR="00492569" w:rsidRPr="00275047">
        <w:rPr>
          <w:rFonts w:ascii="Times New Roman" w:hAnsi="Times New Roman" w:cs=".VnTime"/>
          <w:szCs w:val="26"/>
          <w:lang w:val="vi-VN"/>
        </w:rPr>
        <w:t xml:space="preserve"> </w:t>
      </w:r>
      <w:r w:rsidRPr="00275047">
        <w:rPr>
          <w:rFonts w:ascii="Times New Roman" w:hAnsi="Times New Roman" w:cs=".VnTime"/>
          <w:szCs w:val="26"/>
          <w:lang w:val="vi-VN"/>
        </w:rPr>
        <w:t>trên đường ống kết nối từ các bình khí chuẩn đến PTĐ đảm bảo kín, khít, không rò rỉ</w:t>
      </w:r>
      <w:r w:rsidR="00881013" w:rsidRPr="00275047">
        <w:rPr>
          <w:rFonts w:ascii="Times New Roman" w:hAnsi="Times New Roman" w:cs=".VnTime"/>
          <w:szCs w:val="26"/>
          <w:lang w:val="vi-VN"/>
        </w:rPr>
        <w:t xml:space="preserve"> và</w:t>
      </w:r>
      <w:r w:rsidRPr="00275047">
        <w:rPr>
          <w:rFonts w:ascii="Times New Roman" w:hAnsi="Times New Roman" w:cs=".VnTime"/>
          <w:szCs w:val="26"/>
          <w:lang w:val="vi-VN"/>
        </w:rPr>
        <w:t xml:space="preserve"> </w:t>
      </w:r>
      <w:r w:rsidR="00881013" w:rsidRPr="00275047">
        <w:rPr>
          <w:rFonts w:ascii="Times New Roman" w:hAnsi="Times New Roman" w:cs=".VnTime"/>
          <w:szCs w:val="26"/>
          <w:lang w:val="vi-VN"/>
        </w:rPr>
        <w:t>l</w:t>
      </w:r>
      <w:r w:rsidR="003954B7" w:rsidRPr="00275047">
        <w:rPr>
          <w:rFonts w:ascii="Times New Roman" w:hAnsi="Times New Roman" w:cs=".VnTime"/>
          <w:szCs w:val="26"/>
          <w:lang w:val="vi-VN"/>
        </w:rPr>
        <w:t xml:space="preserve">ưu </w:t>
      </w:r>
      <w:r w:rsidRPr="00275047">
        <w:rPr>
          <w:rFonts w:ascii="Times New Roman" w:hAnsi="Times New Roman" w:cs=".VnTime"/>
          <w:szCs w:val="26"/>
          <w:lang w:val="vi-VN"/>
        </w:rPr>
        <w:t>lượng khí đầu vào phù hợp với yêu cầu quy định của nhà sản xuất PTĐ.</w:t>
      </w:r>
    </w:p>
    <w:p w14:paraId="22907EF2" w14:textId="77777777" w:rsidR="007B2E01" w:rsidRPr="00275047" w:rsidRDefault="007B2E01" w:rsidP="00745658">
      <w:pPr>
        <w:pStyle w:val="abc"/>
        <w:tabs>
          <w:tab w:val="left" w:pos="0"/>
          <w:tab w:val="left" w:pos="90"/>
        </w:tabs>
        <w:spacing w:before="120" w:line="264" w:lineRule="auto"/>
        <w:jc w:val="both"/>
        <w:rPr>
          <w:rFonts w:ascii="Times New Roman" w:hAnsi="Times New Roman"/>
          <w:b/>
          <w:bCs/>
          <w:szCs w:val="26"/>
          <w:lang w:val="vi-VN"/>
        </w:rPr>
      </w:pPr>
      <w:r w:rsidRPr="00275047">
        <w:rPr>
          <w:rFonts w:ascii="Times New Roman" w:hAnsi="Times New Roman"/>
          <w:b/>
          <w:bCs/>
          <w:szCs w:val="26"/>
          <w:lang w:val="vi-VN"/>
        </w:rPr>
        <w:t>7 Tiến hành kiểm định</w:t>
      </w:r>
    </w:p>
    <w:p w14:paraId="1C62C0C4" w14:textId="77777777" w:rsidR="007B2E01" w:rsidRPr="00275047" w:rsidRDefault="007B2E01" w:rsidP="00745658">
      <w:pPr>
        <w:pStyle w:val="abc"/>
        <w:tabs>
          <w:tab w:val="left" w:pos="0"/>
          <w:tab w:val="left" w:pos="90"/>
        </w:tabs>
        <w:spacing w:before="120" w:line="264" w:lineRule="auto"/>
        <w:jc w:val="both"/>
        <w:rPr>
          <w:rFonts w:ascii="Times New Roman" w:hAnsi="Times New Roman"/>
          <w:b/>
          <w:bCs/>
          <w:szCs w:val="26"/>
          <w:lang w:val="vi-VN"/>
        </w:rPr>
      </w:pPr>
      <w:r w:rsidRPr="00275047">
        <w:rPr>
          <w:rFonts w:ascii="Times New Roman" w:hAnsi="Times New Roman"/>
          <w:b/>
          <w:bCs/>
          <w:szCs w:val="26"/>
          <w:lang w:val="vi-VN"/>
        </w:rPr>
        <w:t>7.1 Kiểm tra bên ngoài</w:t>
      </w:r>
    </w:p>
    <w:p w14:paraId="1389D12F" w14:textId="77777777" w:rsidR="007B2E01" w:rsidRPr="00275047" w:rsidRDefault="007B2E01" w:rsidP="00745658">
      <w:pPr>
        <w:pStyle w:val="abc"/>
        <w:tabs>
          <w:tab w:val="left" w:pos="0"/>
          <w:tab w:val="left" w:pos="90"/>
        </w:tabs>
        <w:spacing w:before="120" w:line="264" w:lineRule="auto"/>
        <w:jc w:val="both"/>
        <w:rPr>
          <w:rFonts w:ascii="Times New Roman" w:hAnsi="Times New Roman"/>
          <w:szCs w:val="26"/>
          <w:lang w:val="vi-VN"/>
        </w:rPr>
      </w:pPr>
      <w:r w:rsidRPr="00275047">
        <w:rPr>
          <w:rFonts w:ascii="Times New Roman" w:hAnsi="Times New Roman"/>
          <w:szCs w:val="26"/>
          <w:lang w:val="vi-VN"/>
        </w:rPr>
        <w:t>Phải kiểm tra bên ngoài theo các yêu cầu sau</w:t>
      </w:r>
      <w:r w:rsidR="006217E0" w:rsidRPr="00275047">
        <w:rPr>
          <w:rFonts w:ascii="Times New Roman" w:hAnsi="Times New Roman"/>
          <w:szCs w:val="26"/>
          <w:lang w:val="vi-VN"/>
        </w:rPr>
        <w:t xml:space="preserve"> </w:t>
      </w:r>
      <w:r w:rsidR="006217E0" w:rsidRPr="00275047">
        <w:rPr>
          <w:rFonts w:ascii="Times New Roman" w:hAnsi="Times New Roman" w:hint="eastAsia"/>
          <w:szCs w:val="26"/>
          <w:lang w:val="vi-VN"/>
        </w:rPr>
        <w:t>đ</w:t>
      </w:r>
      <w:r w:rsidR="006217E0" w:rsidRPr="00275047">
        <w:rPr>
          <w:rFonts w:ascii="Times New Roman" w:hAnsi="Times New Roman"/>
          <w:szCs w:val="26"/>
          <w:lang w:val="vi-VN"/>
        </w:rPr>
        <w:t>ây</w:t>
      </w:r>
      <w:r w:rsidRPr="00275047">
        <w:rPr>
          <w:rFonts w:ascii="Times New Roman" w:hAnsi="Times New Roman"/>
          <w:szCs w:val="26"/>
          <w:lang w:val="vi-VN"/>
        </w:rPr>
        <w:t>:</w:t>
      </w:r>
    </w:p>
    <w:p w14:paraId="292AB179" w14:textId="77777777" w:rsidR="00DB18CD" w:rsidRPr="00275047" w:rsidRDefault="00DB18CD" w:rsidP="00745658">
      <w:pPr>
        <w:pStyle w:val="abc"/>
        <w:spacing w:before="120" w:line="264" w:lineRule="auto"/>
        <w:jc w:val="both"/>
        <w:rPr>
          <w:rFonts w:ascii="Times New Roman" w:hAnsi="Times New Roman"/>
          <w:b/>
          <w:bCs/>
          <w:szCs w:val="26"/>
          <w:lang w:val="vi-VN"/>
        </w:rPr>
      </w:pPr>
      <w:r w:rsidRPr="00B16547">
        <w:rPr>
          <w:rFonts w:ascii="Times New Roman" w:hAnsi="Times New Roman"/>
          <w:spacing w:val="-4"/>
          <w:szCs w:val="26"/>
          <w:lang w:val="vi-VN"/>
        </w:rPr>
        <w:t xml:space="preserve">Kiểm tra bằng mắt để xác định sự phù hợp của </w:t>
      </w:r>
      <w:r w:rsidR="00603044" w:rsidRPr="00B16547">
        <w:rPr>
          <w:rFonts w:ascii="Times New Roman" w:hAnsi="Times New Roman"/>
          <w:spacing w:val="-4"/>
          <w:szCs w:val="26"/>
          <w:lang w:val="it-IT"/>
        </w:rPr>
        <w:t>PTĐ nồng độ SO</w:t>
      </w:r>
      <w:r w:rsidR="00603044" w:rsidRPr="00B16547">
        <w:rPr>
          <w:rFonts w:ascii="Times New Roman" w:hAnsi="Times New Roman"/>
          <w:spacing w:val="-4"/>
          <w:szCs w:val="26"/>
          <w:vertAlign w:val="subscript"/>
          <w:lang w:val="it-IT"/>
        </w:rPr>
        <w:t>2</w:t>
      </w:r>
      <w:r w:rsidR="00603044" w:rsidRPr="00B16547">
        <w:rPr>
          <w:rFonts w:ascii="Times New Roman" w:hAnsi="Times New Roman"/>
          <w:spacing w:val="-4"/>
          <w:szCs w:val="26"/>
          <w:lang w:val="it-IT"/>
        </w:rPr>
        <w:t>, CO, NO, NO</w:t>
      </w:r>
      <w:r w:rsidR="00603044" w:rsidRPr="00B16547">
        <w:rPr>
          <w:rFonts w:ascii="Times New Roman" w:hAnsi="Times New Roman"/>
          <w:spacing w:val="-4"/>
          <w:szCs w:val="26"/>
          <w:vertAlign w:val="subscript"/>
          <w:lang w:val="it-IT"/>
        </w:rPr>
        <w:t>2</w:t>
      </w:r>
      <w:r w:rsidR="00603044" w:rsidRPr="00B16547">
        <w:rPr>
          <w:rFonts w:ascii="Times New Roman" w:hAnsi="Times New Roman"/>
          <w:spacing w:val="-4"/>
          <w:szCs w:val="26"/>
          <w:lang w:val="it-IT"/>
        </w:rPr>
        <w:t xml:space="preserve"> của trạm quan trắc không khí tự động, liên tục</w:t>
      </w:r>
      <w:r w:rsidR="00881013" w:rsidRPr="00B16547">
        <w:rPr>
          <w:rFonts w:ascii="Times New Roman" w:hAnsi="Times New Roman"/>
          <w:spacing w:val="-4"/>
          <w:szCs w:val="26"/>
          <w:lang w:val="vi-VN"/>
        </w:rPr>
        <w:t xml:space="preserve"> </w:t>
      </w:r>
      <w:r w:rsidRPr="00B16547">
        <w:rPr>
          <w:rFonts w:ascii="Times New Roman" w:hAnsi="Times New Roman"/>
          <w:spacing w:val="-4"/>
          <w:szCs w:val="26"/>
          <w:lang w:val="vi-VN"/>
        </w:rPr>
        <w:t>với các yêu cầu quy định trong tài liệu kỹ thuật về hình dáng, kích thước, hiển thị, nguồn điện sử dụng, nhãn hiệu và phụ kiện kèm theo</w:t>
      </w:r>
      <w:r w:rsidRPr="00275047">
        <w:rPr>
          <w:rFonts w:ascii="Times New Roman" w:hAnsi="Times New Roman"/>
          <w:szCs w:val="26"/>
          <w:lang w:val="vi-VN"/>
        </w:rPr>
        <w:t>.</w:t>
      </w:r>
    </w:p>
    <w:p w14:paraId="65E727AD" w14:textId="77777777" w:rsidR="007B2E01" w:rsidRPr="00275047" w:rsidRDefault="007B2E01" w:rsidP="00745658">
      <w:pPr>
        <w:pStyle w:val="abc"/>
        <w:tabs>
          <w:tab w:val="left" w:pos="0"/>
          <w:tab w:val="left" w:pos="90"/>
        </w:tabs>
        <w:spacing w:before="120" w:line="264" w:lineRule="auto"/>
        <w:jc w:val="both"/>
        <w:rPr>
          <w:rFonts w:ascii="Times New Roman" w:hAnsi="Times New Roman"/>
          <w:b/>
          <w:bCs/>
          <w:szCs w:val="26"/>
          <w:lang w:val="vi-VN"/>
        </w:rPr>
      </w:pPr>
      <w:r w:rsidRPr="00275047">
        <w:rPr>
          <w:rFonts w:ascii="Times New Roman" w:hAnsi="Times New Roman"/>
          <w:b/>
          <w:bCs/>
          <w:szCs w:val="26"/>
          <w:lang w:val="vi-VN"/>
        </w:rPr>
        <w:t>7.2 Kiểm tra kỹ thuật</w:t>
      </w:r>
    </w:p>
    <w:p w14:paraId="6FEA04F1" w14:textId="77777777" w:rsidR="006217E0" w:rsidRPr="00275047" w:rsidRDefault="006217E0" w:rsidP="00745658">
      <w:pPr>
        <w:pStyle w:val="abc"/>
        <w:spacing w:before="120" w:line="264" w:lineRule="auto"/>
        <w:jc w:val="both"/>
        <w:rPr>
          <w:rFonts w:ascii="Times New Roman" w:hAnsi="Times New Roman"/>
          <w:szCs w:val="26"/>
          <w:lang w:val="vi-VN"/>
        </w:rPr>
      </w:pPr>
      <w:r w:rsidRPr="00275047">
        <w:rPr>
          <w:rFonts w:ascii="Times New Roman" w:hAnsi="Times New Roman"/>
          <w:szCs w:val="26"/>
          <w:lang w:val="vi-VN"/>
        </w:rPr>
        <w:t xml:space="preserve">Phải kiểm tra kỹ thuật theo các yêu cầu sau </w:t>
      </w:r>
      <w:r w:rsidRPr="00275047">
        <w:rPr>
          <w:rFonts w:ascii="Times New Roman" w:hAnsi="Times New Roman" w:hint="eastAsia"/>
          <w:szCs w:val="26"/>
          <w:lang w:val="vi-VN"/>
        </w:rPr>
        <w:t>đ</w:t>
      </w:r>
      <w:r w:rsidRPr="00275047">
        <w:rPr>
          <w:rFonts w:ascii="Times New Roman" w:hAnsi="Times New Roman"/>
          <w:szCs w:val="26"/>
          <w:lang w:val="vi-VN"/>
        </w:rPr>
        <w:t>ây:</w:t>
      </w:r>
    </w:p>
    <w:p w14:paraId="62F28E09" w14:textId="38E0A396" w:rsidR="00AE1F27" w:rsidRPr="002776EE" w:rsidRDefault="00574432" w:rsidP="00B16547">
      <w:pPr>
        <w:spacing w:line="264" w:lineRule="auto"/>
        <w:rPr>
          <w:lang w:val="it-IT"/>
        </w:rPr>
      </w:pPr>
      <w:r w:rsidRPr="00275047">
        <w:rPr>
          <w:rFonts w:ascii="Times New Roman" w:hAnsi="Times New Roman"/>
          <w:spacing w:val="0"/>
          <w:sz w:val="26"/>
          <w:szCs w:val="26"/>
          <w:lang w:val="vi-VN"/>
        </w:rPr>
        <w:t>K</w:t>
      </w:r>
      <w:r w:rsidR="00DC7B3C" w:rsidRPr="00275047">
        <w:rPr>
          <w:rFonts w:ascii="Times New Roman" w:hAnsi="Times New Roman"/>
          <w:spacing w:val="0"/>
          <w:sz w:val="26"/>
          <w:szCs w:val="26"/>
          <w:lang w:val="vi-VN"/>
        </w:rPr>
        <w:t xml:space="preserve">iểm tra cơ cấu chỉnh, trạng thái hoạt động bình thường của </w:t>
      </w:r>
      <w:r w:rsidR="00603044" w:rsidRPr="00275047">
        <w:rPr>
          <w:rFonts w:ascii="Times New Roman" w:hAnsi="Times New Roman"/>
          <w:sz w:val="26"/>
          <w:szCs w:val="26"/>
          <w:lang w:val="it-IT"/>
        </w:rPr>
        <w:t>PTĐ nồng độ SO</w:t>
      </w:r>
      <w:r w:rsidR="00603044" w:rsidRPr="00275047">
        <w:rPr>
          <w:rFonts w:ascii="Times New Roman" w:hAnsi="Times New Roman"/>
          <w:sz w:val="26"/>
          <w:szCs w:val="26"/>
          <w:vertAlign w:val="subscript"/>
          <w:lang w:val="it-IT"/>
        </w:rPr>
        <w:t>2</w:t>
      </w:r>
      <w:r w:rsidR="00603044" w:rsidRPr="00275047">
        <w:rPr>
          <w:rFonts w:ascii="Times New Roman" w:hAnsi="Times New Roman"/>
          <w:sz w:val="26"/>
          <w:szCs w:val="26"/>
          <w:lang w:val="it-IT"/>
        </w:rPr>
        <w:t>, CO, NO, NO</w:t>
      </w:r>
      <w:r w:rsidR="00603044" w:rsidRPr="00275047">
        <w:rPr>
          <w:rFonts w:ascii="Times New Roman" w:hAnsi="Times New Roman"/>
          <w:sz w:val="26"/>
          <w:szCs w:val="26"/>
          <w:vertAlign w:val="subscript"/>
          <w:lang w:val="it-IT"/>
        </w:rPr>
        <w:t>2</w:t>
      </w:r>
      <w:r w:rsidR="00603044" w:rsidRPr="00275047">
        <w:rPr>
          <w:rFonts w:ascii="Times New Roman" w:hAnsi="Times New Roman"/>
          <w:sz w:val="26"/>
          <w:szCs w:val="26"/>
          <w:lang w:val="it-IT"/>
        </w:rPr>
        <w:t xml:space="preserve"> của trạm quan trắc không khí tự động, liên tục</w:t>
      </w:r>
      <w:r w:rsidR="00603044" w:rsidRPr="00275047">
        <w:rPr>
          <w:rFonts w:ascii="Times New Roman" w:hAnsi="Times New Roman"/>
          <w:szCs w:val="26"/>
          <w:lang w:val="it-IT"/>
        </w:rPr>
        <w:t xml:space="preserve"> </w:t>
      </w:r>
      <w:r w:rsidR="00DC7B3C" w:rsidRPr="00275047">
        <w:rPr>
          <w:rFonts w:ascii="Times New Roman" w:hAnsi="Times New Roman"/>
          <w:spacing w:val="0"/>
          <w:sz w:val="26"/>
          <w:szCs w:val="26"/>
          <w:lang w:val="vi-VN"/>
        </w:rPr>
        <w:t>theo tài liệu kỹ thuật của nhà sản xuất</w:t>
      </w:r>
      <w:r w:rsidR="000F33C5" w:rsidRPr="00275047">
        <w:rPr>
          <w:rFonts w:ascii="Times New Roman" w:hAnsi="Times New Roman"/>
          <w:spacing w:val="0"/>
          <w:sz w:val="26"/>
          <w:szCs w:val="26"/>
          <w:lang w:val="vi-VN"/>
        </w:rPr>
        <w:t>.</w:t>
      </w:r>
    </w:p>
    <w:p w14:paraId="0E3FD819" w14:textId="77777777" w:rsidR="007B2E01" w:rsidRPr="00275047" w:rsidRDefault="007B2E01" w:rsidP="00745658">
      <w:pPr>
        <w:pStyle w:val="abc"/>
        <w:tabs>
          <w:tab w:val="left" w:pos="0"/>
          <w:tab w:val="left" w:pos="90"/>
        </w:tabs>
        <w:spacing w:before="120" w:line="264" w:lineRule="auto"/>
        <w:jc w:val="both"/>
        <w:rPr>
          <w:rFonts w:ascii="Times New Roman" w:hAnsi="Times New Roman"/>
          <w:b/>
          <w:bCs/>
          <w:szCs w:val="26"/>
          <w:lang w:val="it-IT"/>
        </w:rPr>
      </w:pPr>
      <w:r w:rsidRPr="00275047">
        <w:rPr>
          <w:rFonts w:ascii="Times New Roman" w:hAnsi="Times New Roman"/>
          <w:b/>
          <w:bCs/>
          <w:szCs w:val="26"/>
          <w:lang w:val="it-IT"/>
        </w:rPr>
        <w:t>7.3 Kiểm tra đo lường</w:t>
      </w:r>
    </w:p>
    <w:p w14:paraId="4251EEFB" w14:textId="77777777" w:rsidR="00B658DB" w:rsidRPr="00275047" w:rsidRDefault="00745658" w:rsidP="00745658">
      <w:pPr>
        <w:pStyle w:val="abc"/>
        <w:spacing w:before="120" w:line="264" w:lineRule="auto"/>
        <w:jc w:val="both"/>
        <w:rPr>
          <w:rFonts w:ascii="Times New Roman" w:hAnsi="Times New Roman"/>
          <w:szCs w:val="26"/>
          <w:lang w:val="it-IT"/>
        </w:rPr>
      </w:pPr>
      <w:r w:rsidRPr="00275047">
        <w:rPr>
          <w:rFonts w:ascii="Times New Roman" w:hAnsi="Times New Roman"/>
          <w:szCs w:val="26"/>
          <w:lang w:val="it-IT"/>
        </w:rPr>
        <w:t>PTĐ nồng độ SO</w:t>
      </w:r>
      <w:r w:rsidRPr="00275047">
        <w:rPr>
          <w:rFonts w:ascii="Times New Roman" w:hAnsi="Times New Roman"/>
          <w:szCs w:val="26"/>
          <w:vertAlign w:val="subscript"/>
          <w:lang w:val="it-IT"/>
        </w:rPr>
        <w:t>2</w:t>
      </w:r>
      <w:r w:rsidR="002C3EE7" w:rsidRPr="00275047">
        <w:rPr>
          <w:rFonts w:ascii="Times New Roman" w:hAnsi="Times New Roman"/>
          <w:szCs w:val="26"/>
          <w:lang w:val="it-IT"/>
        </w:rPr>
        <w:t>,</w:t>
      </w:r>
      <w:r w:rsidRPr="00275047">
        <w:rPr>
          <w:rFonts w:ascii="Times New Roman" w:hAnsi="Times New Roman"/>
          <w:szCs w:val="26"/>
          <w:lang w:val="it-IT"/>
        </w:rPr>
        <w:t xml:space="preserve"> CO</w:t>
      </w:r>
      <w:r w:rsidR="002C3EE7" w:rsidRPr="00275047">
        <w:rPr>
          <w:rFonts w:ascii="Times New Roman" w:hAnsi="Times New Roman"/>
          <w:szCs w:val="26"/>
          <w:lang w:val="it-IT"/>
        </w:rPr>
        <w:t>,</w:t>
      </w:r>
      <w:r w:rsidRPr="00275047">
        <w:rPr>
          <w:rFonts w:ascii="Times New Roman" w:hAnsi="Times New Roman"/>
          <w:szCs w:val="26"/>
          <w:lang w:val="it-IT"/>
        </w:rPr>
        <w:t xml:space="preserve"> </w:t>
      </w:r>
      <w:r w:rsidR="006F1997" w:rsidRPr="00275047">
        <w:rPr>
          <w:rFonts w:ascii="Times New Roman" w:hAnsi="Times New Roman"/>
          <w:szCs w:val="26"/>
          <w:lang w:val="it-IT"/>
        </w:rPr>
        <w:t>NO</w:t>
      </w:r>
      <w:r w:rsidR="002C3EE7" w:rsidRPr="00275047">
        <w:rPr>
          <w:rFonts w:ascii="Times New Roman" w:hAnsi="Times New Roman"/>
          <w:szCs w:val="26"/>
          <w:lang w:val="it-IT"/>
        </w:rPr>
        <w:t>,</w:t>
      </w:r>
      <w:r w:rsidR="006F1997" w:rsidRPr="00275047">
        <w:rPr>
          <w:rFonts w:ascii="Times New Roman" w:hAnsi="Times New Roman"/>
          <w:szCs w:val="26"/>
          <w:lang w:val="it-IT"/>
        </w:rPr>
        <w:t xml:space="preserve"> </w:t>
      </w:r>
      <w:r w:rsidRPr="00275047">
        <w:rPr>
          <w:rFonts w:ascii="Times New Roman" w:hAnsi="Times New Roman"/>
          <w:szCs w:val="26"/>
          <w:lang w:val="it-IT"/>
        </w:rPr>
        <w:t>NO</w:t>
      </w:r>
      <w:r w:rsidR="006F1997" w:rsidRPr="00275047">
        <w:rPr>
          <w:rFonts w:ascii="Times New Roman" w:hAnsi="Times New Roman"/>
          <w:szCs w:val="26"/>
          <w:vertAlign w:val="subscript"/>
          <w:lang w:val="it-IT"/>
        </w:rPr>
        <w:t>2</w:t>
      </w:r>
      <w:r w:rsidR="006F1997" w:rsidRPr="00275047">
        <w:rPr>
          <w:rFonts w:ascii="Times New Roman" w:hAnsi="Times New Roman"/>
          <w:szCs w:val="26"/>
          <w:lang w:val="it-IT"/>
        </w:rPr>
        <w:t xml:space="preserve"> </w:t>
      </w:r>
      <w:r w:rsidR="0091054C" w:rsidRPr="00275047">
        <w:rPr>
          <w:rFonts w:ascii="Times New Roman" w:hAnsi="Times New Roman"/>
          <w:szCs w:val="26"/>
          <w:lang w:val="it-IT"/>
        </w:rPr>
        <w:t>của trạm quan trắc không khí tự động, liên tục</w:t>
      </w:r>
      <w:r w:rsidRPr="00275047">
        <w:rPr>
          <w:rFonts w:ascii="Times New Roman" w:hAnsi="Times New Roman"/>
          <w:szCs w:val="26"/>
          <w:lang w:val="it-IT"/>
        </w:rPr>
        <w:t xml:space="preserve"> được </w:t>
      </w:r>
      <w:r w:rsidRPr="00275047">
        <w:rPr>
          <w:rFonts w:ascii="Times New Roman" w:hAnsi="Times New Roman"/>
          <w:szCs w:val="26"/>
          <w:lang w:val="it-IT"/>
        </w:rPr>
        <w:lastRenderedPageBreak/>
        <w:t>kiểm tra đo lường theo trình tự nội dung, phương pháp và yêu cầu sau đây:</w:t>
      </w:r>
    </w:p>
    <w:p w14:paraId="5C49D9FD" w14:textId="77777777" w:rsidR="00FB51D3" w:rsidRPr="00275047" w:rsidRDefault="00DB18CD" w:rsidP="00B16547">
      <w:pPr>
        <w:pStyle w:val="abc"/>
        <w:tabs>
          <w:tab w:val="left" w:pos="0"/>
          <w:tab w:val="left" w:pos="90"/>
        </w:tabs>
        <w:spacing w:before="120" w:line="264" w:lineRule="auto"/>
        <w:jc w:val="both"/>
        <w:rPr>
          <w:rFonts w:ascii="Times New Roman" w:hAnsi="Times New Roman"/>
          <w:szCs w:val="26"/>
          <w:lang w:val="it-IT"/>
        </w:rPr>
      </w:pPr>
      <w:r w:rsidRPr="00275047">
        <w:rPr>
          <w:rFonts w:ascii="Times New Roman" w:hAnsi="Times New Roman"/>
          <w:szCs w:val="26"/>
          <w:lang w:val="it-IT"/>
        </w:rPr>
        <w:t xml:space="preserve">7.3.1 </w:t>
      </w:r>
      <w:r w:rsidR="00F50CA5" w:rsidRPr="00275047">
        <w:rPr>
          <w:rFonts w:ascii="Times New Roman" w:hAnsi="Times New Roman"/>
          <w:szCs w:val="26"/>
          <w:lang w:val="it-IT"/>
        </w:rPr>
        <w:t xml:space="preserve">Phương pháp kiểm định </w:t>
      </w:r>
      <w:r w:rsidR="00F3654A" w:rsidRPr="00275047">
        <w:rPr>
          <w:rFonts w:ascii="Times New Roman" w:hAnsi="Times New Roman"/>
          <w:szCs w:val="26"/>
          <w:lang w:val="it-IT"/>
        </w:rPr>
        <w:t>PTĐ nồng độ SO</w:t>
      </w:r>
      <w:r w:rsidR="00F3654A" w:rsidRPr="00275047">
        <w:rPr>
          <w:rFonts w:ascii="Times New Roman" w:hAnsi="Times New Roman"/>
          <w:szCs w:val="26"/>
          <w:vertAlign w:val="subscript"/>
          <w:lang w:val="it-IT"/>
        </w:rPr>
        <w:t>2</w:t>
      </w:r>
      <w:r w:rsidR="00F3654A" w:rsidRPr="00275047">
        <w:rPr>
          <w:rFonts w:ascii="Times New Roman" w:hAnsi="Times New Roman"/>
          <w:szCs w:val="26"/>
          <w:lang w:val="it-IT"/>
        </w:rPr>
        <w:t>, CO, NO, NO</w:t>
      </w:r>
      <w:r w:rsidR="00F3654A" w:rsidRPr="00275047">
        <w:rPr>
          <w:rFonts w:ascii="Times New Roman" w:hAnsi="Times New Roman"/>
          <w:szCs w:val="26"/>
          <w:vertAlign w:val="subscript"/>
          <w:lang w:val="it-IT"/>
        </w:rPr>
        <w:t>2</w:t>
      </w:r>
      <w:r w:rsidR="00F3654A" w:rsidRPr="00275047">
        <w:rPr>
          <w:rFonts w:ascii="Times New Roman" w:hAnsi="Times New Roman"/>
          <w:szCs w:val="26"/>
          <w:lang w:val="it-IT"/>
        </w:rPr>
        <w:t xml:space="preserve"> của trạm quan trắc không khí tự động, liên tục</w:t>
      </w:r>
      <w:r w:rsidR="00F50CA5" w:rsidRPr="00275047">
        <w:rPr>
          <w:rFonts w:ascii="Times New Roman" w:hAnsi="Times New Roman"/>
          <w:szCs w:val="26"/>
          <w:lang w:val="it-IT"/>
        </w:rPr>
        <w:t xml:space="preserve"> </w:t>
      </w:r>
      <w:r w:rsidR="0099114C" w:rsidRPr="00275047">
        <w:rPr>
          <w:rFonts w:ascii="Times New Roman" w:hAnsi="Times New Roman"/>
          <w:szCs w:val="26"/>
          <w:lang w:val="it-IT"/>
        </w:rPr>
        <w:t>là s</w:t>
      </w:r>
      <w:r w:rsidR="00A45392" w:rsidRPr="00275047">
        <w:rPr>
          <w:rFonts w:ascii="Times New Roman" w:hAnsi="Times New Roman"/>
          <w:szCs w:val="26"/>
          <w:lang w:val="it-IT"/>
        </w:rPr>
        <w:t xml:space="preserve">o sánh kết quả đo </w:t>
      </w:r>
      <w:r w:rsidR="00877325" w:rsidRPr="00275047">
        <w:rPr>
          <w:rFonts w:ascii="Times New Roman" w:hAnsi="Times New Roman"/>
          <w:szCs w:val="26"/>
          <w:lang w:val="it-IT"/>
        </w:rPr>
        <w:t xml:space="preserve">trực tiếp </w:t>
      </w:r>
      <w:r w:rsidR="00F3654A" w:rsidRPr="00275047">
        <w:rPr>
          <w:rFonts w:ascii="Times New Roman" w:hAnsi="Times New Roman"/>
          <w:szCs w:val="26"/>
          <w:lang w:val="it-IT"/>
        </w:rPr>
        <w:t xml:space="preserve">giữa giá trị hiển thị trên </w:t>
      </w:r>
      <w:r w:rsidR="0099114C" w:rsidRPr="00275047">
        <w:rPr>
          <w:rFonts w:ascii="Times New Roman" w:hAnsi="Times New Roman"/>
          <w:szCs w:val="26"/>
          <w:lang w:val="it-IT"/>
        </w:rPr>
        <w:t xml:space="preserve">PTĐ </w:t>
      </w:r>
      <w:r w:rsidR="007F5329" w:rsidRPr="00275047">
        <w:rPr>
          <w:rFonts w:ascii="Times New Roman" w:hAnsi="Times New Roman"/>
          <w:szCs w:val="26"/>
          <w:lang w:val="it-IT"/>
        </w:rPr>
        <w:t xml:space="preserve">nồng độ khí </w:t>
      </w:r>
      <w:r w:rsidR="0099114C" w:rsidRPr="00275047">
        <w:rPr>
          <w:rFonts w:ascii="Times New Roman" w:hAnsi="Times New Roman"/>
          <w:szCs w:val="26"/>
          <w:lang w:val="it-IT"/>
        </w:rPr>
        <w:t xml:space="preserve">cần kiểm định </w:t>
      </w:r>
      <w:r w:rsidR="00A45392" w:rsidRPr="00275047">
        <w:rPr>
          <w:rFonts w:ascii="Times New Roman" w:hAnsi="Times New Roman"/>
          <w:szCs w:val="26"/>
          <w:lang w:val="vi-VN"/>
        </w:rPr>
        <w:t xml:space="preserve">và giá trị </w:t>
      </w:r>
      <w:r w:rsidR="007F5329" w:rsidRPr="00275047">
        <w:rPr>
          <w:rFonts w:ascii="Times New Roman" w:hAnsi="Times New Roman"/>
          <w:szCs w:val="26"/>
          <w:lang w:val="it-IT"/>
        </w:rPr>
        <w:t>hiển thị</w:t>
      </w:r>
      <w:r w:rsidR="007F5329" w:rsidRPr="00275047">
        <w:rPr>
          <w:rFonts w:ascii="Times New Roman" w:hAnsi="Times New Roman"/>
          <w:szCs w:val="26"/>
          <w:lang w:val="vi-VN"/>
        </w:rPr>
        <w:t xml:space="preserve"> </w:t>
      </w:r>
      <w:r w:rsidR="003037AF" w:rsidRPr="00275047">
        <w:rPr>
          <w:rFonts w:ascii="Times New Roman" w:hAnsi="Times New Roman"/>
          <w:szCs w:val="26"/>
          <w:lang w:val="vi-VN"/>
        </w:rPr>
        <w:t>trên</w:t>
      </w:r>
      <w:r w:rsidR="00A45392" w:rsidRPr="00275047">
        <w:rPr>
          <w:rFonts w:ascii="Times New Roman" w:hAnsi="Times New Roman"/>
          <w:szCs w:val="26"/>
          <w:lang w:val="vi-VN"/>
        </w:rPr>
        <w:t xml:space="preserve"> </w:t>
      </w:r>
      <w:r w:rsidR="003037AF" w:rsidRPr="00275047">
        <w:rPr>
          <w:rFonts w:ascii="Times New Roman" w:hAnsi="Times New Roman"/>
          <w:szCs w:val="26"/>
          <w:lang w:val="it-IT"/>
        </w:rPr>
        <w:t xml:space="preserve">thiết bị đo nồng độ khí </w:t>
      </w:r>
      <w:r w:rsidR="007F5329" w:rsidRPr="00275047">
        <w:rPr>
          <w:rFonts w:ascii="Times New Roman" w:hAnsi="Times New Roman"/>
          <w:szCs w:val="26"/>
          <w:lang w:val="it-IT"/>
        </w:rPr>
        <w:t xml:space="preserve">ở </w:t>
      </w:r>
      <w:r w:rsidR="003037AF" w:rsidRPr="00275047">
        <w:rPr>
          <w:rFonts w:ascii="Times New Roman" w:hAnsi="Times New Roman"/>
          <w:szCs w:val="26"/>
          <w:lang w:val="it-IT"/>
        </w:rPr>
        <w:t>mục 2.1, bảng 3</w:t>
      </w:r>
      <w:r w:rsidR="003037AF" w:rsidRPr="00275047">
        <w:rPr>
          <w:rFonts w:ascii="Times New Roman" w:hAnsi="Times New Roman"/>
          <w:szCs w:val="26"/>
          <w:lang w:val="vi-VN"/>
        </w:rPr>
        <w:t xml:space="preserve"> bằng </w:t>
      </w:r>
      <w:r w:rsidR="00A45392" w:rsidRPr="00275047">
        <w:rPr>
          <w:rFonts w:ascii="Times New Roman" w:hAnsi="Times New Roman"/>
          <w:szCs w:val="26"/>
          <w:lang w:val="vi-VN"/>
        </w:rPr>
        <w:t xml:space="preserve">khí chuẩn </w:t>
      </w:r>
      <w:r w:rsidR="00433569" w:rsidRPr="00275047">
        <w:rPr>
          <w:rFonts w:ascii="Times New Roman" w:hAnsi="Times New Roman"/>
          <w:szCs w:val="26"/>
          <w:lang w:val="vi-VN"/>
        </w:rPr>
        <w:t xml:space="preserve">đã được </w:t>
      </w:r>
      <w:r w:rsidR="00A45392" w:rsidRPr="00275047">
        <w:rPr>
          <w:rFonts w:ascii="Times New Roman" w:hAnsi="Times New Roman"/>
          <w:szCs w:val="26"/>
          <w:lang w:val="vi-VN"/>
        </w:rPr>
        <w:t>pha loãng</w:t>
      </w:r>
      <w:r w:rsidR="00433569" w:rsidRPr="00275047">
        <w:rPr>
          <w:rFonts w:ascii="Times New Roman" w:hAnsi="Times New Roman"/>
          <w:szCs w:val="26"/>
          <w:lang w:val="vi-VN"/>
        </w:rPr>
        <w:t>.</w:t>
      </w:r>
    </w:p>
    <w:p w14:paraId="6B7A045B" w14:textId="0E8322C8" w:rsidR="00DB18CD" w:rsidRPr="00B16547" w:rsidRDefault="00DB18CD" w:rsidP="00B16547">
      <w:pPr>
        <w:spacing w:before="0" w:line="240" w:lineRule="auto"/>
        <w:jc w:val="left"/>
        <w:rPr>
          <w:rFonts w:ascii="Times New Roman" w:hAnsi="Times New Roman"/>
          <w:bCs/>
          <w:color w:val="000000"/>
          <w:spacing w:val="0"/>
          <w:sz w:val="26"/>
          <w:szCs w:val="26"/>
          <w:lang w:val="it-IT"/>
        </w:rPr>
      </w:pPr>
      <w:r w:rsidRPr="00B16547">
        <w:rPr>
          <w:rFonts w:ascii="Times New Roman" w:hAnsi="Times New Roman"/>
          <w:bCs/>
          <w:color w:val="000000"/>
          <w:spacing w:val="0"/>
          <w:sz w:val="26"/>
          <w:szCs w:val="26"/>
          <w:lang w:val="it-IT"/>
        </w:rPr>
        <w:t xml:space="preserve">7.3.2 Kiểm tra </w:t>
      </w:r>
      <w:r w:rsidR="00F50CA5" w:rsidRPr="00B16547">
        <w:rPr>
          <w:rFonts w:ascii="Times New Roman" w:hAnsi="Times New Roman"/>
          <w:bCs/>
          <w:color w:val="000000"/>
          <w:spacing w:val="0"/>
          <w:sz w:val="26"/>
          <w:szCs w:val="26"/>
          <w:lang w:val="it-IT"/>
        </w:rPr>
        <w:t xml:space="preserve">độ trôi </w:t>
      </w:r>
      <w:r w:rsidRPr="00B16547">
        <w:rPr>
          <w:rFonts w:ascii="Times New Roman" w:hAnsi="Times New Roman"/>
          <w:bCs/>
          <w:color w:val="000000"/>
          <w:spacing w:val="0"/>
          <w:sz w:val="26"/>
          <w:szCs w:val="26"/>
          <w:lang w:val="it-IT"/>
        </w:rPr>
        <w:t>điểm “</w:t>
      </w:r>
      <w:r w:rsidR="00792F63" w:rsidRPr="00B16547">
        <w:rPr>
          <w:rFonts w:ascii="Times New Roman" w:hAnsi="Times New Roman"/>
          <w:bCs/>
          <w:color w:val="000000"/>
          <w:spacing w:val="0"/>
          <w:sz w:val="26"/>
          <w:szCs w:val="26"/>
          <w:lang w:val="it-IT"/>
        </w:rPr>
        <w:t>không</w:t>
      </w:r>
      <w:r w:rsidRPr="00B16547">
        <w:rPr>
          <w:rFonts w:ascii="Times New Roman" w:hAnsi="Times New Roman"/>
          <w:bCs/>
          <w:color w:val="000000"/>
          <w:spacing w:val="0"/>
          <w:sz w:val="26"/>
          <w:szCs w:val="26"/>
          <w:lang w:val="it-IT"/>
        </w:rPr>
        <w:t>”</w:t>
      </w:r>
    </w:p>
    <w:p w14:paraId="4305F937" w14:textId="77777777" w:rsidR="00F50CA5" w:rsidRPr="00275047" w:rsidRDefault="00F50CA5" w:rsidP="00304916">
      <w:pPr>
        <w:spacing w:line="264" w:lineRule="auto"/>
        <w:rPr>
          <w:rFonts w:ascii="Times New Roman" w:hAnsi="Times New Roman"/>
          <w:spacing w:val="0"/>
          <w:sz w:val="26"/>
          <w:szCs w:val="26"/>
          <w:lang w:val="it-IT"/>
        </w:rPr>
      </w:pPr>
      <w:r w:rsidRPr="00275047">
        <w:rPr>
          <w:rFonts w:ascii="Times New Roman" w:hAnsi="Times New Roman"/>
          <w:spacing w:val="0"/>
          <w:sz w:val="26"/>
          <w:szCs w:val="26"/>
          <w:lang w:val="it-IT"/>
        </w:rPr>
        <w:t xml:space="preserve">- Kiểm tra độ trôi điểm “không” của PTĐ </w:t>
      </w:r>
      <w:r w:rsidRPr="00275047">
        <w:rPr>
          <w:rFonts w:ascii="Times New Roman" w:hAnsi="Times New Roman"/>
          <w:bCs/>
          <w:iCs/>
          <w:spacing w:val="0"/>
          <w:sz w:val="26"/>
          <w:szCs w:val="26"/>
          <w:lang w:val="it-IT"/>
        </w:rPr>
        <w:t xml:space="preserve">được thực hiện </w:t>
      </w:r>
      <w:r w:rsidRPr="00275047">
        <w:rPr>
          <w:rFonts w:ascii="Times New Roman" w:hAnsi="Times New Roman"/>
          <w:spacing w:val="0"/>
          <w:sz w:val="26"/>
          <w:szCs w:val="26"/>
          <w:lang w:val="it-IT"/>
        </w:rPr>
        <w:t>theo phương pháp đo</w:t>
      </w:r>
      <w:r w:rsidR="00326465" w:rsidRPr="00275047">
        <w:rPr>
          <w:rFonts w:ascii="Times New Roman" w:hAnsi="Times New Roman"/>
          <w:spacing w:val="0"/>
          <w:sz w:val="26"/>
          <w:szCs w:val="26"/>
          <w:lang w:val="it-IT"/>
        </w:rPr>
        <w:t xml:space="preserve"> tại điểm “không”</w:t>
      </w:r>
      <w:r w:rsidRPr="00275047">
        <w:rPr>
          <w:rFonts w:ascii="Times New Roman" w:hAnsi="Times New Roman"/>
          <w:spacing w:val="0"/>
          <w:sz w:val="26"/>
          <w:szCs w:val="26"/>
          <w:lang w:val="it-IT"/>
        </w:rPr>
        <w:t xml:space="preserve"> 6 lần liên tiếp </w:t>
      </w:r>
      <w:r w:rsidR="00FD54EA" w:rsidRPr="00275047">
        <w:rPr>
          <w:rFonts w:ascii="Times New Roman" w:hAnsi="Times New Roman"/>
          <w:spacing w:val="0"/>
          <w:sz w:val="26"/>
          <w:szCs w:val="26"/>
          <w:lang w:val="it-IT"/>
        </w:rPr>
        <w:t xml:space="preserve">và sau </w:t>
      </w:r>
      <w:r w:rsidRPr="00275047">
        <w:rPr>
          <w:rFonts w:ascii="Times New Roman" w:hAnsi="Times New Roman"/>
          <w:spacing w:val="0"/>
          <w:sz w:val="26"/>
          <w:szCs w:val="26"/>
          <w:lang w:val="it-IT"/>
        </w:rPr>
        <w:t xml:space="preserve">24 </w:t>
      </w:r>
      <w:r w:rsidR="00021ACA" w:rsidRPr="00275047">
        <w:rPr>
          <w:rFonts w:ascii="Times New Roman" w:hAnsi="Times New Roman"/>
          <w:spacing w:val="0"/>
          <w:sz w:val="26"/>
          <w:szCs w:val="26"/>
          <w:lang w:val="it-IT"/>
        </w:rPr>
        <w:t>giờ</w:t>
      </w:r>
      <w:r w:rsidR="00DE7C29" w:rsidRPr="00275047">
        <w:rPr>
          <w:rFonts w:ascii="Times New Roman" w:hAnsi="Times New Roman"/>
          <w:spacing w:val="0"/>
          <w:sz w:val="26"/>
          <w:szCs w:val="26"/>
          <w:lang w:val="vi-VN"/>
        </w:rPr>
        <w:t xml:space="preserve">, </w:t>
      </w:r>
      <w:r w:rsidRPr="00275047">
        <w:rPr>
          <w:rFonts w:ascii="Times New Roman" w:hAnsi="Times New Roman"/>
          <w:spacing w:val="0"/>
          <w:sz w:val="26"/>
          <w:szCs w:val="26"/>
          <w:lang w:val="it-IT"/>
        </w:rPr>
        <w:t>đo</w:t>
      </w:r>
      <w:r w:rsidR="00DE7C29" w:rsidRPr="00275047">
        <w:rPr>
          <w:rFonts w:ascii="Times New Roman" w:hAnsi="Times New Roman"/>
          <w:spacing w:val="0"/>
          <w:sz w:val="26"/>
          <w:szCs w:val="26"/>
          <w:lang w:val="vi-VN"/>
        </w:rPr>
        <w:t xml:space="preserve"> </w:t>
      </w:r>
      <w:r w:rsidR="00F16DD0" w:rsidRPr="00275047">
        <w:rPr>
          <w:rFonts w:ascii="Times New Roman" w:hAnsi="Times New Roman"/>
          <w:spacing w:val="0"/>
          <w:sz w:val="26"/>
          <w:szCs w:val="26"/>
          <w:lang w:val="vi-VN"/>
        </w:rPr>
        <w:t xml:space="preserve">lặp </w:t>
      </w:r>
      <w:r w:rsidR="00DE7C29" w:rsidRPr="00275047">
        <w:rPr>
          <w:rFonts w:ascii="Times New Roman" w:hAnsi="Times New Roman"/>
          <w:spacing w:val="0"/>
          <w:sz w:val="26"/>
          <w:szCs w:val="26"/>
          <w:lang w:val="vi-VN"/>
        </w:rPr>
        <w:t>lại</w:t>
      </w:r>
      <w:r w:rsidRPr="00275047">
        <w:rPr>
          <w:rFonts w:ascii="Times New Roman" w:hAnsi="Times New Roman"/>
          <w:spacing w:val="0"/>
          <w:sz w:val="26"/>
          <w:szCs w:val="26"/>
          <w:lang w:val="it-IT"/>
        </w:rPr>
        <w:t xml:space="preserve"> 6 lần liên tiếp. </w:t>
      </w:r>
      <w:r w:rsidR="001B4554" w:rsidRPr="00275047">
        <w:rPr>
          <w:rFonts w:ascii="Times New Roman" w:hAnsi="Times New Roman"/>
          <w:spacing w:val="0"/>
          <w:sz w:val="26"/>
          <w:szCs w:val="26"/>
          <w:lang w:val="vi-VN"/>
        </w:rPr>
        <w:t>Ghi các giá trị đo được</w:t>
      </w:r>
      <w:r w:rsidR="00560F91" w:rsidRPr="00275047">
        <w:rPr>
          <w:rFonts w:ascii="Times New Roman" w:hAnsi="Times New Roman"/>
          <w:spacing w:val="0"/>
          <w:sz w:val="26"/>
          <w:szCs w:val="26"/>
          <w:lang w:val="it-IT"/>
        </w:rPr>
        <w:t xml:space="preserve"> </w:t>
      </w:r>
      <w:r w:rsidRPr="00275047">
        <w:rPr>
          <w:rFonts w:ascii="Times New Roman" w:hAnsi="Times New Roman"/>
          <w:spacing w:val="0"/>
          <w:sz w:val="26"/>
          <w:szCs w:val="26"/>
          <w:lang w:val="it-IT"/>
        </w:rPr>
        <w:t>vào biên bản</w:t>
      </w:r>
      <w:r w:rsidR="000B3CBB" w:rsidRPr="00275047">
        <w:rPr>
          <w:rFonts w:ascii="Times New Roman" w:hAnsi="Times New Roman"/>
          <w:spacing w:val="0"/>
          <w:sz w:val="26"/>
          <w:szCs w:val="26"/>
          <w:lang w:val="vi-VN"/>
        </w:rPr>
        <w:t xml:space="preserve"> kiểm định</w:t>
      </w:r>
      <w:r w:rsidRPr="00275047">
        <w:rPr>
          <w:rFonts w:ascii="Times New Roman" w:hAnsi="Times New Roman"/>
          <w:spacing w:val="0"/>
          <w:sz w:val="26"/>
          <w:szCs w:val="26"/>
          <w:lang w:val="it-IT"/>
        </w:rPr>
        <w:t xml:space="preserve"> ở Phụ lục 1.</w:t>
      </w:r>
    </w:p>
    <w:p w14:paraId="57368B05" w14:textId="77777777" w:rsidR="00F50CA5" w:rsidRPr="00275047" w:rsidRDefault="00F50CA5" w:rsidP="00304916">
      <w:pPr>
        <w:spacing w:line="264" w:lineRule="auto"/>
        <w:rPr>
          <w:rFonts w:ascii="Times New Roman" w:hAnsi="Times New Roman"/>
          <w:spacing w:val="0"/>
          <w:sz w:val="26"/>
          <w:szCs w:val="26"/>
          <w:lang w:val="it-IT"/>
        </w:rPr>
      </w:pPr>
      <w:r w:rsidRPr="00275047">
        <w:rPr>
          <w:rFonts w:ascii="Times New Roman" w:hAnsi="Times New Roman"/>
          <w:spacing w:val="0"/>
          <w:sz w:val="26"/>
          <w:szCs w:val="26"/>
          <w:lang w:val="it-IT"/>
        </w:rPr>
        <w:t xml:space="preserve">- Độ trôi điểm “không” trong 24 giờ được xác định theo công thức: </w:t>
      </w:r>
    </w:p>
    <w:p w14:paraId="62802910" w14:textId="3F4B3629" w:rsidR="00610D48" w:rsidRPr="00275047" w:rsidRDefault="00F50CA5" w:rsidP="00CC240E">
      <w:pPr>
        <w:jc w:val="center"/>
        <w:rPr>
          <w:rFonts w:ascii="Times New Roman" w:hAnsi="Times New Roman"/>
          <w:sz w:val="26"/>
          <w:szCs w:val="26"/>
          <w:lang w:val="it-IT"/>
        </w:rPr>
      </w:pPr>
      <w:r w:rsidRPr="00275047">
        <w:rPr>
          <w:rFonts w:ascii="Times New Roman" w:hAnsi="Times New Roman"/>
          <w:spacing w:val="0"/>
          <w:sz w:val="26"/>
          <w:szCs w:val="26"/>
          <w:lang w:val="it-IT"/>
        </w:rPr>
        <w:t>24</w:t>
      </w:r>
      <w:r w:rsidRPr="00275047">
        <w:rPr>
          <w:rFonts w:ascii="Times New Roman" w:hAnsi="Times New Roman"/>
          <w:iCs/>
          <w:spacing w:val="0"/>
          <w:sz w:val="26"/>
          <w:szCs w:val="26"/>
          <w:lang w:val="it-IT"/>
        </w:rPr>
        <w:t>ZD</w:t>
      </w:r>
      <w:r w:rsidRPr="00275047">
        <w:rPr>
          <w:rFonts w:ascii="Times New Roman" w:hAnsi="Times New Roman"/>
          <w:spacing w:val="0"/>
          <w:sz w:val="26"/>
          <w:szCs w:val="26"/>
          <w:lang w:val="it-IT"/>
        </w:rPr>
        <w:t xml:space="preserve"> =</w:t>
      </w:r>
      <m:oMath>
        <m:r>
          <w:rPr>
            <w:rFonts w:ascii="Cambria Math" w:hAnsi="Cambria Math"/>
            <w:sz w:val="26"/>
            <w:szCs w:val="26"/>
            <w:lang w:val="it-IT"/>
          </w:rPr>
          <m:t>(</m:t>
        </m:r>
        <m:sSub>
          <m:sSubPr>
            <m:ctrlPr>
              <w:rPr>
                <w:rFonts w:ascii="Cambria Math" w:eastAsia="Arial" w:hAnsi="Cambria Math"/>
                <w:i/>
                <w:spacing w:val="0"/>
                <w:sz w:val="26"/>
                <w:szCs w:val="26"/>
                <w:lang w:val="vi-VN"/>
              </w:rPr>
            </m:ctrlPr>
          </m:sSubPr>
          <m:e>
            <m:r>
              <w:rPr>
                <w:rFonts w:ascii="Cambria Math" w:hAnsi="Cambria Math"/>
                <w:sz w:val="26"/>
                <w:szCs w:val="26"/>
              </w:rPr>
              <m:t>C</m:t>
            </m:r>
          </m:e>
          <m:sub>
            <m:r>
              <w:rPr>
                <w:rFonts w:ascii="Cambria Math" w:hAnsi="Cambria Math"/>
                <w:sz w:val="26"/>
                <w:szCs w:val="26"/>
                <w:lang w:val="it-IT"/>
              </w:rPr>
              <m:t>24</m:t>
            </m:r>
            <m:r>
              <w:rPr>
                <w:rFonts w:ascii="Cambria Math" w:hAnsi="Cambria Math"/>
                <w:sz w:val="26"/>
                <w:szCs w:val="26"/>
                <w:lang w:val="it-IT"/>
              </w:rPr>
              <m:t>h</m:t>
            </m:r>
          </m:sub>
        </m:sSub>
        <m:r>
          <w:rPr>
            <w:rFonts w:ascii="Cambria Math" w:hAnsi="Cambria Math"/>
            <w:sz w:val="26"/>
            <w:szCs w:val="26"/>
            <w:lang w:val="it-IT"/>
          </w:rPr>
          <m:t>-</m:t>
        </m:r>
        <m:sSub>
          <m:sSubPr>
            <m:ctrlPr>
              <w:rPr>
                <w:rFonts w:ascii="Cambria Math" w:eastAsia="Arial" w:hAnsi="Cambria Math"/>
                <w:i/>
                <w:spacing w:val="0"/>
                <w:sz w:val="26"/>
                <w:szCs w:val="26"/>
                <w:lang w:val="vi-VN"/>
              </w:rPr>
            </m:ctrlPr>
          </m:sSubPr>
          <m:e>
            <m:r>
              <w:rPr>
                <w:rFonts w:ascii="Cambria Math" w:hAnsi="Cambria Math"/>
                <w:sz w:val="26"/>
                <w:szCs w:val="26"/>
              </w:rPr>
              <m:t>C</m:t>
            </m:r>
          </m:e>
          <m:sub>
            <m:r>
              <w:rPr>
                <w:rFonts w:ascii="Cambria Math" w:hAnsi="Cambria Math"/>
                <w:sz w:val="26"/>
                <w:szCs w:val="26"/>
                <w:lang w:val="it-IT"/>
              </w:rPr>
              <m:t>h</m:t>
            </m:r>
          </m:sub>
        </m:sSub>
        <m:r>
          <w:rPr>
            <w:rFonts w:ascii="Cambria Math" w:hAnsi="Cambria Math"/>
            <w:sz w:val="26"/>
            <w:szCs w:val="26"/>
            <w:lang w:val="it-IT"/>
          </w:rPr>
          <m:t>)</m:t>
        </m:r>
      </m:oMath>
      <w:r w:rsidRPr="00275047">
        <w:rPr>
          <w:rFonts w:ascii="Times New Roman" w:hAnsi="Times New Roman"/>
          <w:spacing w:val="0"/>
          <w:sz w:val="26"/>
          <w:szCs w:val="26"/>
          <w:lang w:val="it-IT"/>
        </w:rPr>
        <w:t xml:space="preserve"> </w:t>
      </w:r>
    </w:p>
    <w:p w14:paraId="69B43A61" w14:textId="6E803670" w:rsidR="00F50CA5" w:rsidRPr="00275047" w:rsidRDefault="00F50CA5" w:rsidP="00CC240E">
      <w:pPr>
        <w:spacing w:line="264" w:lineRule="auto"/>
        <w:ind w:firstLine="720"/>
        <w:rPr>
          <w:rFonts w:ascii="Times New Roman" w:hAnsi="Times New Roman"/>
          <w:iCs/>
          <w:spacing w:val="0"/>
          <w:sz w:val="26"/>
          <w:szCs w:val="26"/>
          <w:lang w:val="it-IT"/>
        </w:rPr>
      </w:pPr>
      <w:r w:rsidRPr="00275047">
        <w:rPr>
          <w:rFonts w:ascii="Times New Roman" w:hAnsi="Times New Roman"/>
          <w:i/>
          <w:iCs/>
          <w:spacing w:val="0"/>
          <w:sz w:val="26"/>
          <w:szCs w:val="26"/>
          <w:u w:val="single"/>
          <w:lang w:val="it-IT"/>
        </w:rPr>
        <w:t>Trong đó:</w:t>
      </w:r>
      <w:r w:rsidR="00140E00" w:rsidRPr="00275047">
        <w:rPr>
          <w:rFonts w:ascii="Times New Roman" w:hAnsi="Times New Roman"/>
          <w:iCs/>
          <w:spacing w:val="0"/>
          <w:sz w:val="26"/>
          <w:szCs w:val="26"/>
          <w:lang w:val="vi-VN"/>
        </w:rPr>
        <w:t xml:space="preserve"> </w:t>
      </w:r>
      <w:r w:rsidR="00E205C5" w:rsidRPr="00275047">
        <w:rPr>
          <w:rFonts w:ascii="Times New Roman" w:hAnsi="Times New Roman"/>
          <w:iCs/>
          <w:spacing w:val="0"/>
          <w:sz w:val="26"/>
          <w:szCs w:val="26"/>
          <w:lang w:val="vi-VN"/>
        </w:rPr>
        <w:tab/>
      </w:r>
      <w:r w:rsidRPr="00275047">
        <w:rPr>
          <w:rFonts w:ascii="Times New Roman" w:hAnsi="Times New Roman"/>
          <w:iCs/>
          <w:spacing w:val="0"/>
          <w:sz w:val="26"/>
          <w:szCs w:val="26"/>
          <w:lang w:val="it-IT"/>
        </w:rPr>
        <w:t>24ZD: độ trôi điểm “không” trong 24 giờ</w:t>
      </w:r>
      <w:r w:rsidR="00E73B9B" w:rsidRPr="00275047">
        <w:rPr>
          <w:rFonts w:ascii="Times New Roman" w:hAnsi="Times New Roman"/>
          <w:iCs/>
          <w:spacing w:val="0"/>
          <w:sz w:val="26"/>
          <w:szCs w:val="26"/>
          <w:lang w:val="vi-VN"/>
        </w:rPr>
        <w:t xml:space="preserve">, </w:t>
      </w:r>
      <w:r w:rsidR="00262FDF">
        <w:rPr>
          <w:rFonts w:ascii="Times New Roman" w:hAnsi="Times New Roman"/>
          <w:iCs/>
          <w:spacing w:val="0"/>
          <w:sz w:val="26"/>
          <w:szCs w:val="26"/>
          <w:lang w:val="it-IT"/>
        </w:rPr>
        <w:t xml:space="preserve">%V </w:t>
      </w:r>
      <w:r w:rsidR="00F745EF">
        <w:rPr>
          <w:rFonts w:ascii="Times New Roman" w:hAnsi="Times New Roman"/>
          <w:iCs/>
          <w:spacing w:val="0"/>
          <w:sz w:val="26"/>
          <w:szCs w:val="26"/>
          <w:lang w:val="it-IT"/>
        </w:rPr>
        <w:t>(</w:t>
      </w:r>
      <w:r w:rsidR="00262FDF">
        <w:rPr>
          <w:rFonts w:ascii="Times New Roman" w:hAnsi="Times New Roman"/>
          <w:iCs/>
          <w:spacing w:val="0"/>
          <w:sz w:val="26"/>
          <w:szCs w:val="26"/>
          <w:lang w:val="vi-VN"/>
        </w:rPr>
        <w:t>ppm</w:t>
      </w:r>
      <w:r w:rsidR="00F745EF" w:rsidRPr="00D62820">
        <w:rPr>
          <w:rFonts w:ascii="Times New Roman" w:hAnsi="Times New Roman"/>
          <w:iCs/>
          <w:spacing w:val="0"/>
          <w:sz w:val="26"/>
          <w:szCs w:val="26"/>
          <w:lang w:val="it-IT"/>
        </w:rPr>
        <w:t>)</w:t>
      </w:r>
      <w:r w:rsidR="00F745EF">
        <w:rPr>
          <w:rFonts w:ascii="Times New Roman" w:hAnsi="Times New Roman"/>
          <w:iCs/>
          <w:spacing w:val="0"/>
          <w:sz w:val="26"/>
          <w:szCs w:val="26"/>
          <w:lang w:val="it-IT"/>
        </w:rPr>
        <w:t>;</w:t>
      </w:r>
      <w:r w:rsidR="00F833EC" w:rsidRPr="00275047">
        <w:rPr>
          <w:rFonts w:ascii="Times New Roman" w:hAnsi="Times New Roman"/>
          <w:iCs/>
          <w:spacing w:val="0"/>
          <w:sz w:val="26"/>
          <w:szCs w:val="26"/>
          <w:lang w:val="it-IT"/>
        </w:rPr>
        <w:t xml:space="preserve"> </w:t>
      </w:r>
    </w:p>
    <w:p w14:paraId="423086D6" w14:textId="11989446" w:rsidR="00E205C5" w:rsidRPr="00B73A8C" w:rsidRDefault="00E205C5" w:rsidP="00CC240E">
      <w:pPr>
        <w:spacing w:line="264" w:lineRule="auto"/>
        <w:ind w:firstLine="720"/>
        <w:rPr>
          <w:rFonts w:ascii="Times New Roman" w:hAnsi="Times New Roman"/>
          <w:iCs/>
          <w:spacing w:val="0"/>
          <w:sz w:val="26"/>
          <w:szCs w:val="26"/>
          <w:lang w:val="vi-VN"/>
        </w:rPr>
      </w:pPr>
      <w:r w:rsidRPr="00275047">
        <w:rPr>
          <w:rFonts w:ascii="Times New Roman" w:hAnsi="Times New Roman"/>
          <w:iCs/>
          <w:spacing w:val="0"/>
          <w:sz w:val="26"/>
          <w:szCs w:val="26"/>
          <w:lang w:val="vi-VN"/>
        </w:rPr>
        <w:tab/>
      </w:r>
      <w:r w:rsidRPr="00275047">
        <w:rPr>
          <w:rFonts w:ascii="Times New Roman" w:hAnsi="Times New Roman"/>
          <w:iCs/>
          <w:spacing w:val="0"/>
          <w:sz w:val="26"/>
          <w:szCs w:val="26"/>
          <w:lang w:val="vi-VN"/>
        </w:rPr>
        <w:tab/>
        <w:t>C</w:t>
      </w:r>
      <w:r w:rsidR="00B36B3F" w:rsidRPr="00275047">
        <w:rPr>
          <w:rFonts w:ascii="Times New Roman" w:hAnsi="Times New Roman"/>
          <w:iCs/>
          <w:spacing w:val="0"/>
          <w:sz w:val="26"/>
          <w:szCs w:val="26"/>
          <w:vertAlign w:val="subscript"/>
          <w:lang w:val="vi-VN"/>
        </w:rPr>
        <w:t>24h</w:t>
      </w:r>
      <w:r w:rsidRPr="00275047">
        <w:rPr>
          <w:rFonts w:ascii="Times New Roman" w:hAnsi="Times New Roman"/>
          <w:iCs/>
          <w:spacing w:val="0"/>
          <w:sz w:val="26"/>
          <w:szCs w:val="26"/>
          <w:lang w:val="vi-VN"/>
        </w:rPr>
        <w:t xml:space="preserve">: giá trị </w:t>
      </w:r>
      <w:r w:rsidR="00E73B9B" w:rsidRPr="00275047">
        <w:rPr>
          <w:rFonts w:ascii="Times New Roman" w:hAnsi="Times New Roman"/>
          <w:iCs/>
          <w:spacing w:val="0"/>
          <w:sz w:val="26"/>
          <w:szCs w:val="26"/>
          <w:lang w:val="vi-VN"/>
        </w:rPr>
        <w:t xml:space="preserve">điểm nồng độ </w:t>
      </w:r>
      <w:r w:rsidR="00802626" w:rsidRPr="00275047">
        <w:rPr>
          <w:rFonts w:ascii="Times New Roman" w:hAnsi="Times New Roman"/>
          <w:iCs/>
          <w:spacing w:val="0"/>
          <w:sz w:val="26"/>
          <w:szCs w:val="26"/>
          <w:lang w:val="vi-VN"/>
        </w:rPr>
        <w:t xml:space="preserve">trung bình </w:t>
      </w:r>
      <w:r w:rsidR="00EA57EE" w:rsidRPr="00275047">
        <w:rPr>
          <w:rFonts w:ascii="Times New Roman" w:hAnsi="Times New Roman"/>
          <w:iCs/>
          <w:spacing w:val="0"/>
          <w:sz w:val="26"/>
          <w:szCs w:val="26"/>
          <w:lang w:val="vi-VN"/>
        </w:rPr>
        <w:t xml:space="preserve">đo </w:t>
      </w:r>
      <w:r w:rsidR="00B36B3F" w:rsidRPr="00275047">
        <w:rPr>
          <w:rFonts w:ascii="Times New Roman" w:hAnsi="Times New Roman"/>
          <w:iCs/>
          <w:spacing w:val="0"/>
          <w:sz w:val="26"/>
          <w:szCs w:val="26"/>
          <w:lang w:val="vi-VN"/>
        </w:rPr>
        <w:t>sau 24 giờ</w:t>
      </w:r>
      <w:r w:rsidR="00E73B9B" w:rsidRPr="00275047">
        <w:rPr>
          <w:rFonts w:ascii="Times New Roman" w:hAnsi="Times New Roman"/>
          <w:iCs/>
          <w:spacing w:val="0"/>
          <w:sz w:val="26"/>
          <w:szCs w:val="26"/>
          <w:lang w:val="vi-VN"/>
        </w:rPr>
        <w:t xml:space="preserve">, </w:t>
      </w:r>
      <w:r w:rsidR="007F5FD6" w:rsidRPr="00275047">
        <w:rPr>
          <w:rFonts w:ascii="Times New Roman" w:hAnsi="Times New Roman"/>
          <w:iCs/>
          <w:spacing w:val="0"/>
          <w:sz w:val="26"/>
          <w:szCs w:val="26"/>
          <w:lang w:val="vi-VN"/>
        </w:rPr>
        <w:t>%V</w:t>
      </w:r>
      <w:r w:rsidR="00F745EF" w:rsidRPr="00D62820">
        <w:rPr>
          <w:rFonts w:ascii="Times New Roman" w:hAnsi="Times New Roman"/>
          <w:iCs/>
          <w:spacing w:val="0"/>
          <w:sz w:val="26"/>
          <w:szCs w:val="26"/>
          <w:lang w:val="vi-VN"/>
        </w:rPr>
        <w:t xml:space="preserve"> (</w:t>
      </w:r>
      <w:r w:rsidR="0096194E" w:rsidRPr="00275047">
        <w:rPr>
          <w:rFonts w:ascii="Times New Roman" w:hAnsi="Times New Roman"/>
          <w:iCs/>
          <w:spacing w:val="0"/>
          <w:sz w:val="26"/>
          <w:szCs w:val="26"/>
          <w:lang w:val="vi-VN"/>
        </w:rPr>
        <w:t>ppm</w:t>
      </w:r>
      <w:r w:rsidR="007F5FD6" w:rsidRPr="00275047">
        <w:rPr>
          <w:rFonts w:ascii="Times New Roman" w:hAnsi="Times New Roman"/>
          <w:iCs/>
          <w:spacing w:val="0"/>
          <w:sz w:val="26"/>
          <w:szCs w:val="26"/>
          <w:lang w:val="vi-VN"/>
        </w:rPr>
        <w:t>)</w:t>
      </w:r>
      <w:r w:rsidR="00F745EF" w:rsidRPr="00D62820">
        <w:rPr>
          <w:rFonts w:ascii="Times New Roman" w:hAnsi="Times New Roman"/>
          <w:iCs/>
          <w:spacing w:val="0"/>
          <w:sz w:val="26"/>
          <w:szCs w:val="26"/>
          <w:lang w:val="vi-VN"/>
        </w:rPr>
        <w:t>;</w:t>
      </w:r>
    </w:p>
    <w:p w14:paraId="5AB19349" w14:textId="49BD2C8F" w:rsidR="00E205C5" w:rsidRPr="00B73A8C" w:rsidRDefault="00E205C5" w:rsidP="00CC240E">
      <w:pPr>
        <w:spacing w:line="264" w:lineRule="auto"/>
        <w:ind w:firstLine="720"/>
        <w:rPr>
          <w:rFonts w:ascii="Times New Roman" w:hAnsi="Times New Roman"/>
          <w:iCs/>
          <w:spacing w:val="0"/>
          <w:sz w:val="26"/>
          <w:szCs w:val="26"/>
          <w:lang w:val="vi-VN"/>
        </w:rPr>
      </w:pPr>
      <w:r w:rsidRPr="00275047">
        <w:rPr>
          <w:rFonts w:ascii="Times New Roman" w:hAnsi="Times New Roman"/>
          <w:iCs/>
          <w:spacing w:val="0"/>
          <w:sz w:val="26"/>
          <w:szCs w:val="26"/>
          <w:lang w:val="vi-VN"/>
        </w:rPr>
        <w:tab/>
      </w:r>
      <w:r w:rsidRPr="00275047">
        <w:rPr>
          <w:rFonts w:ascii="Times New Roman" w:hAnsi="Times New Roman"/>
          <w:iCs/>
          <w:spacing w:val="0"/>
          <w:sz w:val="26"/>
          <w:szCs w:val="26"/>
          <w:lang w:val="vi-VN"/>
        </w:rPr>
        <w:tab/>
        <w:t>C</w:t>
      </w:r>
      <w:r w:rsidR="00B36B3F" w:rsidRPr="00275047">
        <w:rPr>
          <w:rFonts w:ascii="Times New Roman" w:hAnsi="Times New Roman"/>
          <w:iCs/>
          <w:spacing w:val="0"/>
          <w:sz w:val="26"/>
          <w:szCs w:val="26"/>
          <w:vertAlign w:val="subscript"/>
          <w:lang w:val="vi-VN"/>
        </w:rPr>
        <w:t>h</w:t>
      </w:r>
      <w:r w:rsidR="00802626" w:rsidRPr="00275047">
        <w:rPr>
          <w:rFonts w:ascii="Times New Roman" w:hAnsi="Times New Roman"/>
          <w:iCs/>
          <w:spacing w:val="0"/>
          <w:sz w:val="26"/>
          <w:szCs w:val="26"/>
          <w:lang w:val="vi-VN"/>
        </w:rPr>
        <w:t xml:space="preserve">: giá trị </w:t>
      </w:r>
      <w:r w:rsidR="00E73B9B" w:rsidRPr="00275047">
        <w:rPr>
          <w:rFonts w:ascii="Times New Roman" w:hAnsi="Times New Roman"/>
          <w:iCs/>
          <w:spacing w:val="0"/>
          <w:sz w:val="26"/>
          <w:szCs w:val="26"/>
          <w:lang w:val="vi-VN"/>
        </w:rPr>
        <w:t xml:space="preserve">điểm nồng độ </w:t>
      </w:r>
      <w:r w:rsidR="00802626" w:rsidRPr="00275047">
        <w:rPr>
          <w:rFonts w:ascii="Times New Roman" w:hAnsi="Times New Roman"/>
          <w:iCs/>
          <w:spacing w:val="0"/>
          <w:sz w:val="26"/>
          <w:szCs w:val="26"/>
          <w:lang w:val="vi-VN"/>
        </w:rPr>
        <w:t xml:space="preserve">trung bình </w:t>
      </w:r>
      <w:r w:rsidR="00EA57EE" w:rsidRPr="00275047">
        <w:rPr>
          <w:rFonts w:ascii="Times New Roman" w:hAnsi="Times New Roman"/>
          <w:iCs/>
          <w:spacing w:val="0"/>
          <w:sz w:val="26"/>
          <w:szCs w:val="26"/>
          <w:lang w:val="vi-VN"/>
        </w:rPr>
        <w:t xml:space="preserve">đo </w:t>
      </w:r>
      <w:r w:rsidR="00802626" w:rsidRPr="00275047">
        <w:rPr>
          <w:rFonts w:ascii="Times New Roman" w:hAnsi="Times New Roman"/>
          <w:iCs/>
          <w:spacing w:val="0"/>
          <w:sz w:val="26"/>
          <w:szCs w:val="26"/>
          <w:lang w:val="vi-VN"/>
        </w:rPr>
        <w:t>lần đầu</w:t>
      </w:r>
      <w:r w:rsidR="00E73B9B" w:rsidRPr="00275047">
        <w:rPr>
          <w:rFonts w:ascii="Times New Roman" w:hAnsi="Times New Roman"/>
          <w:iCs/>
          <w:spacing w:val="0"/>
          <w:sz w:val="26"/>
          <w:szCs w:val="26"/>
          <w:lang w:val="vi-VN"/>
        </w:rPr>
        <w:t xml:space="preserve">, </w:t>
      </w:r>
      <w:r w:rsidR="007F5FD6" w:rsidRPr="00275047">
        <w:rPr>
          <w:rFonts w:ascii="Times New Roman" w:hAnsi="Times New Roman"/>
          <w:iCs/>
          <w:spacing w:val="0"/>
          <w:sz w:val="26"/>
          <w:szCs w:val="26"/>
          <w:lang w:val="vi-VN"/>
        </w:rPr>
        <w:t>%V</w:t>
      </w:r>
      <w:r w:rsidR="00F745EF" w:rsidRPr="00D62820">
        <w:rPr>
          <w:rFonts w:ascii="Times New Roman" w:hAnsi="Times New Roman"/>
          <w:iCs/>
          <w:spacing w:val="0"/>
          <w:sz w:val="26"/>
          <w:szCs w:val="26"/>
          <w:lang w:val="vi-VN"/>
        </w:rPr>
        <w:t xml:space="preserve"> (</w:t>
      </w:r>
      <w:r w:rsidR="007F5FD6" w:rsidRPr="00275047">
        <w:rPr>
          <w:rFonts w:ascii="Times New Roman" w:hAnsi="Times New Roman"/>
          <w:iCs/>
          <w:spacing w:val="0"/>
          <w:sz w:val="26"/>
          <w:szCs w:val="26"/>
          <w:lang w:val="vi-VN"/>
        </w:rPr>
        <w:t>ppm)</w:t>
      </w:r>
      <w:r w:rsidR="00F745EF" w:rsidRPr="00D62820">
        <w:rPr>
          <w:rFonts w:ascii="Times New Roman" w:hAnsi="Times New Roman"/>
          <w:iCs/>
          <w:spacing w:val="0"/>
          <w:sz w:val="26"/>
          <w:szCs w:val="26"/>
          <w:lang w:val="vi-VN"/>
        </w:rPr>
        <w:t>.</w:t>
      </w:r>
    </w:p>
    <w:p w14:paraId="79B9650B" w14:textId="77777777" w:rsidR="00F50CA5" w:rsidRPr="00275047" w:rsidRDefault="00F50CA5" w:rsidP="00304916">
      <w:pPr>
        <w:widowControl w:val="0"/>
        <w:overflowPunct w:val="0"/>
        <w:autoSpaceDE w:val="0"/>
        <w:autoSpaceDN w:val="0"/>
        <w:adjustRightInd w:val="0"/>
        <w:spacing w:line="264" w:lineRule="auto"/>
        <w:textAlignment w:val="baseline"/>
        <w:rPr>
          <w:rFonts w:ascii="Times New Roman" w:hAnsi="Times New Roman"/>
          <w:spacing w:val="0"/>
          <w:sz w:val="26"/>
          <w:szCs w:val="26"/>
          <w:lang w:val="it-IT"/>
        </w:rPr>
      </w:pPr>
      <w:r w:rsidRPr="00275047">
        <w:rPr>
          <w:rFonts w:ascii="Times New Roman" w:hAnsi="Times New Roman"/>
          <w:spacing w:val="0"/>
          <w:sz w:val="26"/>
          <w:szCs w:val="26"/>
          <w:lang w:val="it-IT"/>
        </w:rPr>
        <w:t xml:space="preserve">- Độ trôi điểm “không” 24ZD không vượt quá giới hạn quy định tại </w:t>
      </w:r>
      <w:r w:rsidR="000B3CBB" w:rsidRPr="00275047">
        <w:rPr>
          <w:rFonts w:ascii="Times New Roman" w:hAnsi="Times New Roman"/>
          <w:spacing w:val="0"/>
          <w:sz w:val="26"/>
          <w:szCs w:val="26"/>
          <w:lang w:val="vi-VN"/>
        </w:rPr>
        <w:t>Phụ lục 2</w:t>
      </w:r>
      <w:r w:rsidRPr="00275047">
        <w:rPr>
          <w:rFonts w:ascii="Times New Roman" w:hAnsi="Times New Roman"/>
          <w:spacing w:val="0"/>
          <w:sz w:val="26"/>
          <w:szCs w:val="26"/>
          <w:lang w:val="it-IT"/>
        </w:rPr>
        <w:t>.</w:t>
      </w:r>
    </w:p>
    <w:p w14:paraId="5866527A" w14:textId="77777777" w:rsidR="00DB18CD" w:rsidRPr="00275047" w:rsidRDefault="00DB18CD" w:rsidP="00304916">
      <w:pPr>
        <w:widowControl w:val="0"/>
        <w:overflowPunct w:val="0"/>
        <w:autoSpaceDE w:val="0"/>
        <w:autoSpaceDN w:val="0"/>
        <w:adjustRightInd w:val="0"/>
        <w:spacing w:line="264" w:lineRule="auto"/>
        <w:textAlignment w:val="baseline"/>
        <w:rPr>
          <w:rFonts w:ascii="Times New Roman" w:hAnsi="Times New Roman"/>
          <w:bCs/>
          <w:spacing w:val="0"/>
          <w:sz w:val="26"/>
          <w:szCs w:val="26"/>
          <w:lang w:val="sv-SE"/>
        </w:rPr>
      </w:pPr>
      <w:r w:rsidRPr="00275047">
        <w:rPr>
          <w:rFonts w:ascii="Times New Roman" w:hAnsi="Times New Roman"/>
          <w:bCs/>
          <w:spacing w:val="0"/>
          <w:sz w:val="26"/>
          <w:szCs w:val="26"/>
          <w:lang w:val="sv-SE"/>
        </w:rPr>
        <w:t xml:space="preserve">7.3.3 Kiểm tra </w:t>
      </w:r>
      <w:r w:rsidR="00D816E6" w:rsidRPr="00275047">
        <w:rPr>
          <w:rFonts w:ascii="Times New Roman" w:hAnsi="Times New Roman"/>
          <w:bCs/>
          <w:spacing w:val="0"/>
          <w:sz w:val="26"/>
          <w:szCs w:val="26"/>
          <w:lang w:val="sv-SE"/>
        </w:rPr>
        <w:t xml:space="preserve">độ trôi điểm </w:t>
      </w:r>
      <w:r w:rsidR="00E04C51" w:rsidRPr="00275047">
        <w:rPr>
          <w:rFonts w:ascii="Times New Roman" w:hAnsi="Times New Roman"/>
          <w:bCs/>
          <w:spacing w:val="0"/>
          <w:sz w:val="26"/>
          <w:szCs w:val="26"/>
          <w:lang w:val="sv-SE"/>
        </w:rPr>
        <w:t>"</w:t>
      </w:r>
      <w:r w:rsidR="00D816E6" w:rsidRPr="00275047">
        <w:rPr>
          <w:rFonts w:ascii="Times New Roman" w:hAnsi="Times New Roman"/>
          <w:bCs/>
          <w:spacing w:val="0"/>
          <w:sz w:val="26"/>
          <w:szCs w:val="26"/>
          <w:lang w:val="sv-SE"/>
        </w:rPr>
        <w:t>nồng độ</w:t>
      </w:r>
      <w:r w:rsidR="00E04C51" w:rsidRPr="00275047">
        <w:rPr>
          <w:rFonts w:ascii="Times New Roman" w:hAnsi="Times New Roman"/>
          <w:bCs/>
          <w:spacing w:val="0"/>
          <w:sz w:val="26"/>
          <w:szCs w:val="26"/>
          <w:lang w:val="sv-SE"/>
        </w:rPr>
        <w:t>”</w:t>
      </w:r>
    </w:p>
    <w:p w14:paraId="6876F958" w14:textId="77777777" w:rsidR="007D5EA4" w:rsidRPr="00275047" w:rsidRDefault="007D5EA4" w:rsidP="00304916">
      <w:pPr>
        <w:spacing w:line="264" w:lineRule="auto"/>
        <w:rPr>
          <w:rFonts w:ascii="Times New Roman" w:hAnsi="Times New Roman"/>
          <w:spacing w:val="-2"/>
          <w:sz w:val="26"/>
          <w:szCs w:val="26"/>
          <w:lang w:val="it-IT"/>
        </w:rPr>
      </w:pPr>
      <w:r w:rsidRPr="00275047">
        <w:rPr>
          <w:rFonts w:ascii="Times New Roman" w:hAnsi="Times New Roman"/>
          <w:spacing w:val="-2"/>
          <w:sz w:val="26"/>
          <w:szCs w:val="26"/>
          <w:lang w:val="it-IT"/>
        </w:rPr>
        <w:t xml:space="preserve">- Tạo </w:t>
      </w:r>
      <w:r w:rsidR="00E46071" w:rsidRPr="00275047">
        <w:rPr>
          <w:rFonts w:ascii="Times New Roman" w:hAnsi="Times New Roman"/>
          <w:spacing w:val="-2"/>
          <w:sz w:val="26"/>
          <w:szCs w:val="26"/>
          <w:lang w:val="it-IT"/>
        </w:rPr>
        <w:t xml:space="preserve">nồng độ khí chuẩn pha loãng </w:t>
      </w:r>
      <w:r w:rsidR="000C2FC8" w:rsidRPr="00275047">
        <w:rPr>
          <w:rFonts w:ascii="Times New Roman" w:hAnsi="Times New Roman"/>
          <w:spacing w:val="-2"/>
          <w:sz w:val="26"/>
          <w:szCs w:val="26"/>
          <w:lang w:val="it-IT"/>
        </w:rPr>
        <w:t xml:space="preserve">có giá trị bằng </w:t>
      </w:r>
      <w:r w:rsidR="00E46071" w:rsidRPr="00275047">
        <w:rPr>
          <w:rFonts w:ascii="Times New Roman" w:hAnsi="Times New Roman"/>
          <w:spacing w:val="-2"/>
          <w:sz w:val="26"/>
          <w:szCs w:val="26"/>
          <w:lang w:val="it-IT"/>
        </w:rPr>
        <w:t>(</w:t>
      </w:r>
      <w:r w:rsidR="000C2FC8" w:rsidRPr="00275047">
        <w:rPr>
          <w:rFonts w:ascii="Times New Roman" w:hAnsi="Times New Roman"/>
          <w:bCs/>
          <w:spacing w:val="-2"/>
          <w:sz w:val="26"/>
          <w:szCs w:val="26"/>
          <w:lang w:val="sv-SE"/>
        </w:rPr>
        <w:t>80 ± 10) % của toàn bộ phạm vi đo</w:t>
      </w:r>
      <w:r w:rsidR="000C2FC8" w:rsidRPr="00275047">
        <w:rPr>
          <w:rFonts w:ascii="Times New Roman" w:hAnsi="Times New Roman"/>
          <w:spacing w:val="-2"/>
          <w:sz w:val="26"/>
          <w:szCs w:val="26"/>
          <w:lang w:val="it-IT"/>
        </w:rPr>
        <w:t>.</w:t>
      </w:r>
    </w:p>
    <w:p w14:paraId="37489BCE" w14:textId="77777777" w:rsidR="00D816E6" w:rsidRPr="00275047" w:rsidRDefault="00EA2E01" w:rsidP="00304916">
      <w:pPr>
        <w:spacing w:line="264" w:lineRule="auto"/>
        <w:rPr>
          <w:rFonts w:ascii="Times New Roman" w:hAnsi="Times New Roman"/>
          <w:spacing w:val="0"/>
          <w:sz w:val="26"/>
          <w:szCs w:val="26"/>
          <w:lang w:val="it-IT"/>
        </w:rPr>
      </w:pPr>
      <w:r w:rsidRPr="00275047">
        <w:rPr>
          <w:rFonts w:ascii="Times New Roman" w:hAnsi="Times New Roman"/>
          <w:spacing w:val="0"/>
          <w:sz w:val="26"/>
          <w:szCs w:val="26"/>
          <w:lang w:val="it-IT"/>
        </w:rPr>
        <w:t xml:space="preserve">- </w:t>
      </w:r>
      <w:r w:rsidR="00D816E6" w:rsidRPr="00275047">
        <w:rPr>
          <w:rFonts w:ascii="Times New Roman" w:hAnsi="Times New Roman"/>
          <w:spacing w:val="0"/>
          <w:sz w:val="26"/>
          <w:szCs w:val="26"/>
          <w:lang w:val="it-IT"/>
        </w:rPr>
        <w:t xml:space="preserve">Kiểm tra độ trôi điểm “nồng độ” của </w:t>
      </w:r>
      <w:r w:rsidR="00CB452A" w:rsidRPr="00275047">
        <w:rPr>
          <w:rFonts w:ascii="Times New Roman" w:hAnsi="Times New Roman"/>
          <w:spacing w:val="0"/>
          <w:sz w:val="26"/>
          <w:szCs w:val="26"/>
          <w:lang w:val="it-IT"/>
        </w:rPr>
        <w:t xml:space="preserve">PTĐ </w:t>
      </w:r>
      <w:r w:rsidR="00D816E6" w:rsidRPr="00275047">
        <w:rPr>
          <w:rFonts w:ascii="Times New Roman" w:hAnsi="Times New Roman"/>
          <w:bCs/>
          <w:iCs/>
          <w:spacing w:val="0"/>
          <w:sz w:val="26"/>
          <w:szCs w:val="26"/>
          <w:lang w:val="it-IT"/>
        </w:rPr>
        <w:t xml:space="preserve">được thực hiện </w:t>
      </w:r>
      <w:r w:rsidR="00D816E6" w:rsidRPr="00275047">
        <w:rPr>
          <w:rFonts w:ascii="Times New Roman" w:hAnsi="Times New Roman"/>
          <w:spacing w:val="0"/>
          <w:sz w:val="26"/>
          <w:szCs w:val="26"/>
          <w:lang w:val="it-IT"/>
        </w:rPr>
        <w:t>theo phương pháp đo</w:t>
      </w:r>
      <w:r w:rsidR="00532446" w:rsidRPr="00275047">
        <w:rPr>
          <w:rFonts w:ascii="Times New Roman" w:hAnsi="Times New Roman"/>
          <w:spacing w:val="0"/>
          <w:sz w:val="26"/>
          <w:szCs w:val="26"/>
          <w:lang w:val="vi-VN"/>
        </w:rPr>
        <w:t xml:space="preserve"> </w:t>
      </w:r>
      <w:r w:rsidR="00F0587C" w:rsidRPr="00275047">
        <w:rPr>
          <w:rFonts w:ascii="Times New Roman" w:hAnsi="Times New Roman"/>
          <w:spacing w:val="0"/>
          <w:sz w:val="26"/>
          <w:szCs w:val="26"/>
          <w:lang w:val="it-IT"/>
        </w:rPr>
        <w:t xml:space="preserve">6 lần liên tiếp </w:t>
      </w:r>
      <w:r w:rsidR="00532446" w:rsidRPr="00275047">
        <w:rPr>
          <w:rFonts w:ascii="Times New Roman" w:hAnsi="Times New Roman"/>
          <w:spacing w:val="0"/>
          <w:sz w:val="26"/>
          <w:szCs w:val="26"/>
          <w:lang w:val="vi-VN"/>
        </w:rPr>
        <w:t xml:space="preserve">tại điểm </w:t>
      </w:r>
      <w:r w:rsidR="00532446" w:rsidRPr="00275047">
        <w:rPr>
          <w:rFonts w:ascii="Times New Roman" w:hAnsi="Times New Roman"/>
          <w:bCs/>
          <w:spacing w:val="0"/>
          <w:sz w:val="26"/>
          <w:szCs w:val="26"/>
          <w:lang w:val="sv-SE"/>
        </w:rPr>
        <w:t>nồng độ</w:t>
      </w:r>
      <w:r w:rsidR="00F0587C" w:rsidRPr="00275047">
        <w:rPr>
          <w:rFonts w:ascii="Times New Roman" w:hAnsi="Times New Roman"/>
          <w:bCs/>
          <w:spacing w:val="0"/>
          <w:sz w:val="26"/>
          <w:szCs w:val="26"/>
          <w:lang w:val="vi-VN"/>
        </w:rPr>
        <w:t xml:space="preserve"> có giá trị</w:t>
      </w:r>
      <w:r w:rsidR="00532446" w:rsidRPr="00275047">
        <w:rPr>
          <w:rFonts w:ascii="Times New Roman" w:hAnsi="Times New Roman"/>
          <w:bCs/>
          <w:spacing w:val="0"/>
          <w:sz w:val="26"/>
          <w:szCs w:val="26"/>
          <w:lang w:val="sv-SE"/>
        </w:rPr>
        <w:t xml:space="preserve"> bằng (80 ± 10) % của </w:t>
      </w:r>
      <w:r w:rsidR="007D173A" w:rsidRPr="00275047">
        <w:rPr>
          <w:rFonts w:ascii="Times New Roman" w:hAnsi="Times New Roman"/>
          <w:bCs/>
          <w:spacing w:val="0"/>
          <w:sz w:val="26"/>
          <w:szCs w:val="26"/>
          <w:lang w:val="vi-VN"/>
        </w:rPr>
        <w:t>giới hạn đo trên</w:t>
      </w:r>
      <w:r w:rsidR="00532446" w:rsidRPr="00275047">
        <w:rPr>
          <w:rFonts w:ascii="Times New Roman" w:hAnsi="Times New Roman"/>
          <w:spacing w:val="0"/>
          <w:sz w:val="26"/>
          <w:szCs w:val="26"/>
          <w:lang w:val="it-IT"/>
        </w:rPr>
        <w:t xml:space="preserve"> </w:t>
      </w:r>
      <w:r w:rsidR="00DB0A68" w:rsidRPr="00275047">
        <w:rPr>
          <w:rFonts w:ascii="Times New Roman" w:hAnsi="Times New Roman"/>
          <w:spacing w:val="0"/>
          <w:sz w:val="26"/>
          <w:szCs w:val="26"/>
          <w:lang w:val="it-IT"/>
        </w:rPr>
        <w:t>và s</w:t>
      </w:r>
      <w:r w:rsidR="00D816E6" w:rsidRPr="00275047">
        <w:rPr>
          <w:rFonts w:ascii="Times New Roman" w:hAnsi="Times New Roman"/>
          <w:spacing w:val="0"/>
          <w:sz w:val="26"/>
          <w:szCs w:val="26"/>
          <w:lang w:val="it-IT"/>
        </w:rPr>
        <w:t xml:space="preserve">au 24 </w:t>
      </w:r>
      <w:r w:rsidR="00DB0A68" w:rsidRPr="00275047">
        <w:rPr>
          <w:rFonts w:ascii="Times New Roman" w:hAnsi="Times New Roman"/>
          <w:spacing w:val="0"/>
          <w:sz w:val="26"/>
          <w:szCs w:val="26"/>
          <w:lang w:val="it-IT"/>
        </w:rPr>
        <w:t>giờ</w:t>
      </w:r>
      <w:r w:rsidR="0008055C" w:rsidRPr="00275047">
        <w:rPr>
          <w:rFonts w:ascii="Times New Roman" w:hAnsi="Times New Roman"/>
          <w:spacing w:val="0"/>
          <w:sz w:val="26"/>
          <w:szCs w:val="26"/>
          <w:lang w:val="vi-VN"/>
        </w:rPr>
        <w:t>,</w:t>
      </w:r>
      <w:r w:rsidR="00D816E6" w:rsidRPr="00275047">
        <w:rPr>
          <w:rFonts w:ascii="Times New Roman" w:hAnsi="Times New Roman"/>
          <w:spacing w:val="0"/>
          <w:sz w:val="26"/>
          <w:szCs w:val="26"/>
          <w:lang w:val="it-IT"/>
        </w:rPr>
        <w:t xml:space="preserve"> đo </w:t>
      </w:r>
      <w:r w:rsidR="008808B4" w:rsidRPr="00275047">
        <w:rPr>
          <w:rFonts w:ascii="Times New Roman" w:hAnsi="Times New Roman"/>
          <w:spacing w:val="0"/>
          <w:sz w:val="26"/>
          <w:szCs w:val="26"/>
          <w:lang w:val="vi-VN"/>
        </w:rPr>
        <w:t xml:space="preserve">lặp </w:t>
      </w:r>
      <w:r w:rsidR="00D816E6" w:rsidRPr="00275047">
        <w:rPr>
          <w:rFonts w:ascii="Times New Roman" w:hAnsi="Times New Roman"/>
          <w:spacing w:val="0"/>
          <w:sz w:val="26"/>
          <w:szCs w:val="26"/>
          <w:lang w:val="it-IT"/>
        </w:rPr>
        <w:t xml:space="preserve">lại 6 lần liên tiếp tại điểm có nồng độ </w:t>
      </w:r>
      <w:r w:rsidR="00802285" w:rsidRPr="00275047">
        <w:rPr>
          <w:rFonts w:ascii="Times New Roman" w:hAnsi="Times New Roman"/>
          <w:spacing w:val="0"/>
          <w:sz w:val="26"/>
          <w:szCs w:val="26"/>
          <w:lang w:val="vi-VN"/>
        </w:rPr>
        <w:t xml:space="preserve">khí </w:t>
      </w:r>
      <w:r w:rsidR="00D816E6" w:rsidRPr="00275047">
        <w:rPr>
          <w:rFonts w:ascii="Times New Roman" w:hAnsi="Times New Roman"/>
          <w:spacing w:val="0"/>
          <w:sz w:val="26"/>
          <w:szCs w:val="26"/>
          <w:lang w:val="it-IT"/>
        </w:rPr>
        <w:t xml:space="preserve">như trên. </w:t>
      </w:r>
      <w:r w:rsidR="001B4554" w:rsidRPr="00275047">
        <w:rPr>
          <w:rFonts w:ascii="Times New Roman" w:hAnsi="Times New Roman"/>
          <w:spacing w:val="0"/>
          <w:sz w:val="26"/>
          <w:szCs w:val="26"/>
          <w:lang w:val="vi-VN"/>
        </w:rPr>
        <w:t>Ghi các giá trị đo được</w:t>
      </w:r>
      <w:r w:rsidR="001B4554" w:rsidRPr="00275047">
        <w:rPr>
          <w:rFonts w:ascii="Times New Roman" w:hAnsi="Times New Roman"/>
          <w:spacing w:val="0"/>
          <w:sz w:val="26"/>
          <w:szCs w:val="26"/>
          <w:lang w:val="it-IT"/>
        </w:rPr>
        <w:t xml:space="preserve"> vào biên bản </w:t>
      </w:r>
      <w:r w:rsidR="000B3CBB" w:rsidRPr="00275047">
        <w:rPr>
          <w:rFonts w:ascii="Times New Roman" w:hAnsi="Times New Roman"/>
          <w:spacing w:val="0"/>
          <w:sz w:val="26"/>
          <w:szCs w:val="26"/>
          <w:lang w:val="vi-VN"/>
        </w:rPr>
        <w:t xml:space="preserve">kiểm định </w:t>
      </w:r>
      <w:r w:rsidR="001B4554" w:rsidRPr="00275047">
        <w:rPr>
          <w:rFonts w:ascii="Times New Roman" w:hAnsi="Times New Roman"/>
          <w:spacing w:val="0"/>
          <w:sz w:val="26"/>
          <w:szCs w:val="26"/>
          <w:lang w:val="it-IT"/>
        </w:rPr>
        <w:t>ở Phụ lục 1.</w:t>
      </w:r>
    </w:p>
    <w:p w14:paraId="778E0AD2" w14:textId="77777777" w:rsidR="00D816E6" w:rsidRPr="00275047" w:rsidRDefault="00EA2E01" w:rsidP="00304916">
      <w:pPr>
        <w:spacing w:line="264" w:lineRule="auto"/>
        <w:rPr>
          <w:rFonts w:ascii="Times New Roman" w:hAnsi="Times New Roman"/>
          <w:spacing w:val="0"/>
          <w:sz w:val="26"/>
          <w:szCs w:val="26"/>
          <w:lang w:val="it-IT"/>
        </w:rPr>
      </w:pPr>
      <w:r w:rsidRPr="00275047">
        <w:rPr>
          <w:rFonts w:ascii="Times New Roman" w:hAnsi="Times New Roman"/>
          <w:spacing w:val="0"/>
          <w:sz w:val="26"/>
          <w:szCs w:val="26"/>
          <w:lang w:val="it-IT"/>
        </w:rPr>
        <w:t xml:space="preserve">- </w:t>
      </w:r>
      <w:r w:rsidR="00D816E6" w:rsidRPr="00275047">
        <w:rPr>
          <w:rFonts w:ascii="Times New Roman" w:hAnsi="Times New Roman"/>
          <w:spacing w:val="0"/>
          <w:sz w:val="26"/>
          <w:szCs w:val="26"/>
          <w:lang w:val="it-IT"/>
        </w:rPr>
        <w:t xml:space="preserve">Độ trôi điểm “nồng độ” </w:t>
      </w:r>
      <w:r w:rsidR="00924328" w:rsidRPr="00275047">
        <w:rPr>
          <w:rFonts w:ascii="Times New Roman" w:hAnsi="Times New Roman"/>
          <w:spacing w:val="0"/>
          <w:sz w:val="26"/>
          <w:szCs w:val="26"/>
          <w:lang w:val="it-IT"/>
        </w:rPr>
        <w:t xml:space="preserve">sau </w:t>
      </w:r>
      <w:r w:rsidR="00D816E6" w:rsidRPr="00275047">
        <w:rPr>
          <w:rFonts w:ascii="Times New Roman" w:hAnsi="Times New Roman"/>
          <w:spacing w:val="0"/>
          <w:sz w:val="26"/>
          <w:szCs w:val="26"/>
          <w:lang w:val="it-IT"/>
        </w:rPr>
        <w:t xml:space="preserve">24 giờ được xác định theo công thức: </w:t>
      </w:r>
    </w:p>
    <w:p w14:paraId="1F420417" w14:textId="7E8C4D93" w:rsidR="00492DFD" w:rsidRPr="00275047" w:rsidRDefault="001E1125" w:rsidP="00866A4E">
      <w:pPr>
        <w:jc w:val="center"/>
        <w:rPr>
          <w:rFonts w:ascii="Times New Roman" w:hAnsi="Times New Roman"/>
          <w:sz w:val="26"/>
          <w:szCs w:val="26"/>
          <w:lang w:val="it-IT"/>
        </w:rPr>
      </w:pPr>
      <w:r w:rsidRPr="00275047">
        <w:rPr>
          <w:rFonts w:ascii="Times New Roman" w:hAnsi="Times New Roman"/>
          <w:sz w:val="26"/>
          <w:szCs w:val="26"/>
          <w:lang w:val="vi-VN"/>
        </w:rPr>
        <w:t>24</w:t>
      </w:r>
      <w:r w:rsidR="00492DFD" w:rsidRPr="00275047">
        <w:rPr>
          <w:rFonts w:ascii="Times New Roman" w:hAnsi="Times New Roman"/>
          <w:sz w:val="26"/>
          <w:szCs w:val="26"/>
          <w:lang w:val="vi-VN"/>
        </w:rPr>
        <w:t>SD =</w:t>
      </w:r>
      <m:oMath>
        <m:f>
          <m:fPr>
            <m:ctrlPr>
              <w:rPr>
                <w:rFonts w:ascii="Cambria Math" w:eastAsia="Arial" w:hAnsi="Cambria Math"/>
                <w:i/>
                <w:spacing w:val="0"/>
                <w:sz w:val="26"/>
                <w:szCs w:val="26"/>
                <w:lang w:val="vi-VN"/>
              </w:rPr>
            </m:ctrlPr>
          </m:fPr>
          <m:num>
            <m:r>
              <w:rPr>
                <w:rFonts w:ascii="Cambria Math" w:hAnsi="Cambria Math"/>
                <w:sz w:val="26"/>
                <w:szCs w:val="26"/>
              </w:rPr>
              <m:t>(</m:t>
            </m:r>
            <m:sSub>
              <m:sSubPr>
                <m:ctrlPr>
                  <w:rPr>
                    <w:rFonts w:ascii="Cambria Math" w:eastAsia="Arial" w:hAnsi="Cambria Math"/>
                    <w:i/>
                    <w:spacing w:val="0"/>
                    <w:sz w:val="26"/>
                    <w:szCs w:val="26"/>
                    <w:lang w:val="vi-VN"/>
                  </w:rPr>
                </m:ctrlPr>
              </m:sSubPr>
              <m:e>
                <m:r>
                  <w:rPr>
                    <w:rFonts w:ascii="Cambria Math" w:hAnsi="Cambria Math"/>
                    <w:sz w:val="26"/>
                    <w:szCs w:val="26"/>
                  </w:rPr>
                  <m:t>C</m:t>
                </m:r>
              </m:e>
              <m:sub>
                <m:r>
                  <w:rPr>
                    <w:rFonts w:ascii="Cambria Math" w:hAnsi="Cambria Math"/>
                    <w:sz w:val="26"/>
                    <w:szCs w:val="26"/>
                  </w:rPr>
                  <m:t>24</m:t>
                </m:r>
                <m:r>
                  <w:rPr>
                    <w:rFonts w:ascii="Cambria Math" w:hAnsi="Cambria Math"/>
                    <w:sz w:val="26"/>
                    <w:szCs w:val="26"/>
                  </w:rPr>
                  <m:t>h</m:t>
                </m:r>
              </m:sub>
            </m:sSub>
            <m:r>
              <w:rPr>
                <w:rFonts w:ascii="Cambria Math" w:hAnsi="Cambria Math"/>
                <w:sz w:val="26"/>
                <w:szCs w:val="26"/>
              </w:rPr>
              <m:t>-</m:t>
            </m:r>
            <m:sSub>
              <m:sSubPr>
                <m:ctrlPr>
                  <w:rPr>
                    <w:rFonts w:ascii="Cambria Math" w:eastAsia="Arial" w:hAnsi="Cambria Math"/>
                    <w:i/>
                    <w:spacing w:val="0"/>
                    <w:sz w:val="26"/>
                    <w:szCs w:val="26"/>
                    <w:lang w:val="vi-VN"/>
                  </w:rPr>
                </m:ctrlPr>
              </m:sSubPr>
              <m:e>
                <m:r>
                  <w:rPr>
                    <w:rFonts w:ascii="Cambria Math" w:hAnsi="Cambria Math"/>
                    <w:sz w:val="26"/>
                    <w:szCs w:val="26"/>
                  </w:rPr>
                  <m:t>C</m:t>
                </m:r>
              </m:e>
              <m:sub>
                <m:r>
                  <w:rPr>
                    <w:rFonts w:ascii="Cambria Math" w:hAnsi="Cambria Math"/>
                    <w:sz w:val="26"/>
                    <w:szCs w:val="26"/>
                  </w:rPr>
                  <m:t>h</m:t>
                </m:r>
              </m:sub>
            </m:sSub>
            <m:r>
              <w:rPr>
                <w:rFonts w:ascii="Cambria Math" w:hAnsi="Cambria Math"/>
                <w:sz w:val="26"/>
                <w:szCs w:val="26"/>
              </w:rPr>
              <m:t>)</m:t>
            </m:r>
          </m:num>
          <m:den>
            <m:sSub>
              <m:sSubPr>
                <m:ctrlPr>
                  <w:rPr>
                    <w:rFonts w:ascii="Cambria Math" w:eastAsia="Arial" w:hAnsi="Cambria Math"/>
                    <w:i/>
                    <w:spacing w:val="0"/>
                    <w:sz w:val="26"/>
                    <w:szCs w:val="26"/>
                    <w:lang w:val="vi-VN"/>
                  </w:rPr>
                </m:ctrlPr>
              </m:sSubPr>
              <m:e>
                <m:r>
                  <w:rPr>
                    <w:rFonts w:ascii="Cambria Math" w:hAnsi="Cambria Math"/>
                    <w:sz w:val="26"/>
                    <w:szCs w:val="26"/>
                  </w:rPr>
                  <m:t>C</m:t>
                </m:r>
              </m:e>
              <m:sub>
                <m:r>
                  <w:rPr>
                    <w:rFonts w:ascii="Cambria Math" w:hAnsi="Cambria Math"/>
                    <w:sz w:val="26"/>
                    <w:szCs w:val="26"/>
                  </w:rPr>
                  <m:t>ref</m:t>
                </m:r>
              </m:sub>
            </m:sSub>
          </m:den>
        </m:f>
      </m:oMath>
      <w:r w:rsidR="00AE1F27" w:rsidRPr="00B16547">
        <w:rPr>
          <w:rFonts w:ascii="Times New Roman" w:hAnsi="Times New Roman"/>
          <w:sz w:val="26"/>
          <w:szCs w:val="26"/>
          <w:lang w:val="it-IT"/>
        </w:rPr>
        <w:t>×</w:t>
      </w:r>
      <w:r w:rsidR="00B3210D" w:rsidRPr="00275047">
        <w:rPr>
          <w:rFonts w:ascii="Times New Roman" w:hAnsi="Times New Roman"/>
          <w:sz w:val="26"/>
          <w:szCs w:val="26"/>
          <w:lang w:val="it-IT"/>
        </w:rPr>
        <w:t>100</w:t>
      </w:r>
    </w:p>
    <w:p w14:paraId="42A3AC1D" w14:textId="0C4908BA" w:rsidR="00D816E6" w:rsidRPr="00275047" w:rsidRDefault="00D816E6" w:rsidP="00CC240E">
      <w:pPr>
        <w:spacing w:line="264" w:lineRule="auto"/>
        <w:ind w:firstLine="720"/>
        <w:rPr>
          <w:rFonts w:ascii="Times New Roman" w:hAnsi="Times New Roman"/>
          <w:noProof/>
          <w:spacing w:val="0"/>
          <w:sz w:val="26"/>
          <w:szCs w:val="26"/>
          <w:lang w:val="vi-VN"/>
        </w:rPr>
      </w:pPr>
      <w:r w:rsidRPr="00275047">
        <w:rPr>
          <w:rFonts w:ascii="Times New Roman" w:hAnsi="Times New Roman"/>
          <w:i/>
          <w:iCs/>
          <w:spacing w:val="0"/>
          <w:sz w:val="26"/>
          <w:szCs w:val="26"/>
          <w:u w:val="single"/>
          <w:lang w:val="vi-VN"/>
        </w:rPr>
        <w:t>Trong đó:</w:t>
      </w:r>
      <w:r w:rsidRPr="00275047">
        <w:rPr>
          <w:rFonts w:ascii="Times New Roman" w:hAnsi="Times New Roman"/>
          <w:i/>
          <w:iCs/>
          <w:spacing w:val="0"/>
          <w:sz w:val="26"/>
          <w:szCs w:val="26"/>
          <w:lang w:val="vi-VN"/>
        </w:rPr>
        <w:t xml:space="preserve"> </w:t>
      </w:r>
      <w:r w:rsidR="00F47D5A" w:rsidRPr="00275047">
        <w:rPr>
          <w:rFonts w:ascii="Times New Roman" w:hAnsi="Times New Roman"/>
          <w:i/>
          <w:iCs/>
          <w:spacing w:val="0"/>
          <w:sz w:val="26"/>
          <w:szCs w:val="26"/>
          <w:lang w:val="vi-VN"/>
        </w:rPr>
        <w:tab/>
      </w:r>
      <w:r w:rsidR="001E1125" w:rsidRPr="00B16547">
        <w:rPr>
          <w:rFonts w:ascii="Times New Roman" w:hAnsi="Times New Roman"/>
          <w:iCs/>
          <w:spacing w:val="0"/>
          <w:sz w:val="26"/>
          <w:szCs w:val="26"/>
          <w:lang w:val="vi-VN"/>
        </w:rPr>
        <w:t>24</w:t>
      </w:r>
      <w:r w:rsidRPr="00275047">
        <w:rPr>
          <w:rFonts w:ascii="Times New Roman" w:hAnsi="Times New Roman"/>
          <w:iCs/>
          <w:spacing w:val="0"/>
          <w:sz w:val="26"/>
          <w:szCs w:val="26"/>
          <w:lang w:val="vi-VN"/>
        </w:rPr>
        <w:t>SD</w:t>
      </w:r>
      <w:r w:rsidRPr="00275047">
        <w:rPr>
          <w:rFonts w:ascii="Times New Roman" w:hAnsi="Times New Roman"/>
          <w:noProof/>
          <w:spacing w:val="0"/>
          <w:sz w:val="26"/>
          <w:szCs w:val="26"/>
          <w:lang w:val="vi-VN"/>
        </w:rPr>
        <w:t xml:space="preserve">: độ trôi điểm </w:t>
      </w:r>
      <w:r w:rsidR="003E2134" w:rsidRPr="00275047">
        <w:rPr>
          <w:rFonts w:ascii="Times New Roman" w:hAnsi="Times New Roman"/>
          <w:noProof/>
          <w:spacing w:val="0"/>
          <w:sz w:val="26"/>
          <w:szCs w:val="26"/>
          <w:lang w:val="vi-VN"/>
        </w:rPr>
        <w:t xml:space="preserve">“nồng độ” </w:t>
      </w:r>
      <w:r w:rsidR="00924328" w:rsidRPr="00275047">
        <w:rPr>
          <w:rFonts w:ascii="Times New Roman" w:hAnsi="Times New Roman"/>
          <w:noProof/>
          <w:spacing w:val="0"/>
          <w:sz w:val="26"/>
          <w:szCs w:val="26"/>
          <w:lang w:val="it-IT"/>
        </w:rPr>
        <w:t>sau</w:t>
      </w:r>
      <w:r w:rsidR="00924328" w:rsidRPr="00275047">
        <w:rPr>
          <w:rFonts w:ascii="Times New Roman" w:hAnsi="Times New Roman"/>
          <w:noProof/>
          <w:spacing w:val="0"/>
          <w:sz w:val="26"/>
          <w:szCs w:val="26"/>
          <w:lang w:val="vi-VN"/>
        </w:rPr>
        <w:t xml:space="preserve"> </w:t>
      </w:r>
      <w:r w:rsidRPr="00275047">
        <w:rPr>
          <w:rFonts w:ascii="Times New Roman" w:hAnsi="Times New Roman"/>
          <w:noProof/>
          <w:spacing w:val="0"/>
          <w:sz w:val="26"/>
          <w:szCs w:val="26"/>
          <w:lang w:val="vi-VN"/>
        </w:rPr>
        <w:t>24 giờ</w:t>
      </w:r>
      <w:r w:rsidR="000A7B53" w:rsidRPr="00275047">
        <w:rPr>
          <w:rFonts w:ascii="Times New Roman" w:hAnsi="Times New Roman"/>
          <w:noProof/>
          <w:spacing w:val="0"/>
          <w:sz w:val="26"/>
          <w:szCs w:val="26"/>
          <w:lang w:val="vi-VN"/>
        </w:rPr>
        <w:t xml:space="preserve">, </w:t>
      </w:r>
      <w:r w:rsidR="00924328" w:rsidRPr="00275047">
        <w:rPr>
          <w:rFonts w:ascii="Times New Roman" w:hAnsi="Times New Roman"/>
          <w:noProof/>
          <w:spacing w:val="0"/>
          <w:sz w:val="26"/>
          <w:szCs w:val="26"/>
          <w:lang w:val="it-IT"/>
        </w:rPr>
        <w:t>(</w:t>
      </w:r>
      <w:r w:rsidR="000A7B53" w:rsidRPr="00275047">
        <w:rPr>
          <w:rFonts w:ascii="Times New Roman" w:hAnsi="Times New Roman"/>
          <w:noProof/>
          <w:spacing w:val="0"/>
          <w:sz w:val="26"/>
          <w:szCs w:val="26"/>
          <w:lang w:val="vi-VN"/>
        </w:rPr>
        <w:t>%</w:t>
      </w:r>
      <w:r w:rsidR="00924328" w:rsidRPr="00275047">
        <w:rPr>
          <w:rFonts w:ascii="Times New Roman" w:hAnsi="Times New Roman"/>
          <w:noProof/>
          <w:spacing w:val="0"/>
          <w:sz w:val="26"/>
          <w:szCs w:val="26"/>
          <w:lang w:val="it-IT"/>
        </w:rPr>
        <w:t>)</w:t>
      </w:r>
    </w:p>
    <w:p w14:paraId="1C0EB27F" w14:textId="6968E2B2" w:rsidR="00F94A8E" w:rsidRPr="00B73A8C" w:rsidRDefault="00F94A8E">
      <w:pPr>
        <w:spacing w:line="264" w:lineRule="auto"/>
        <w:ind w:left="1440" w:firstLine="720"/>
        <w:rPr>
          <w:rFonts w:ascii="Times New Roman" w:hAnsi="Times New Roman"/>
          <w:iCs/>
          <w:spacing w:val="0"/>
          <w:sz w:val="26"/>
          <w:szCs w:val="26"/>
          <w:lang w:val="vi-VN"/>
        </w:rPr>
      </w:pPr>
      <w:r w:rsidRPr="00275047">
        <w:rPr>
          <w:rFonts w:ascii="Times New Roman" w:hAnsi="Times New Roman"/>
          <w:iCs/>
          <w:spacing w:val="0"/>
          <w:sz w:val="26"/>
          <w:szCs w:val="26"/>
          <w:lang w:val="vi-VN"/>
        </w:rPr>
        <w:t>C</w:t>
      </w:r>
      <w:r w:rsidR="00B3210D" w:rsidRPr="00275047">
        <w:rPr>
          <w:rFonts w:ascii="Times New Roman" w:hAnsi="Times New Roman"/>
          <w:iCs/>
          <w:spacing w:val="0"/>
          <w:sz w:val="26"/>
          <w:szCs w:val="26"/>
          <w:vertAlign w:val="subscript"/>
          <w:lang w:val="vi-VN"/>
        </w:rPr>
        <w:t>24h</w:t>
      </w:r>
      <w:r w:rsidRPr="00275047">
        <w:rPr>
          <w:rFonts w:ascii="Times New Roman" w:hAnsi="Times New Roman"/>
          <w:iCs/>
          <w:spacing w:val="0"/>
          <w:sz w:val="26"/>
          <w:szCs w:val="26"/>
          <w:lang w:val="vi-VN"/>
        </w:rPr>
        <w:t xml:space="preserve">: </w:t>
      </w:r>
      <w:r w:rsidR="00B3210D" w:rsidRPr="00275047">
        <w:rPr>
          <w:rFonts w:ascii="Times New Roman" w:hAnsi="Times New Roman"/>
          <w:iCs/>
          <w:spacing w:val="0"/>
          <w:sz w:val="26"/>
          <w:szCs w:val="26"/>
          <w:lang w:val="vi-VN"/>
        </w:rPr>
        <w:t>giá trị</w:t>
      </w:r>
      <w:r w:rsidR="00802285" w:rsidRPr="00275047">
        <w:rPr>
          <w:rFonts w:ascii="Times New Roman" w:hAnsi="Times New Roman"/>
          <w:iCs/>
          <w:spacing w:val="0"/>
          <w:sz w:val="26"/>
          <w:szCs w:val="26"/>
          <w:lang w:val="vi-VN"/>
        </w:rPr>
        <w:t xml:space="preserve"> điểm nồng độ</w:t>
      </w:r>
      <w:r w:rsidR="00B3210D" w:rsidRPr="00275047">
        <w:rPr>
          <w:rFonts w:ascii="Times New Roman" w:hAnsi="Times New Roman"/>
          <w:iCs/>
          <w:spacing w:val="0"/>
          <w:sz w:val="26"/>
          <w:szCs w:val="26"/>
          <w:lang w:val="vi-VN"/>
        </w:rPr>
        <w:t xml:space="preserve"> trung bình </w:t>
      </w:r>
      <w:r w:rsidR="00EA57EE" w:rsidRPr="00275047">
        <w:rPr>
          <w:rFonts w:ascii="Times New Roman" w:hAnsi="Times New Roman"/>
          <w:iCs/>
          <w:spacing w:val="0"/>
          <w:sz w:val="26"/>
          <w:szCs w:val="26"/>
          <w:lang w:val="vi-VN"/>
        </w:rPr>
        <w:t xml:space="preserve">đo </w:t>
      </w:r>
      <w:r w:rsidR="00924328" w:rsidRPr="00275047">
        <w:rPr>
          <w:rFonts w:ascii="Times New Roman" w:hAnsi="Times New Roman"/>
          <w:iCs/>
          <w:spacing w:val="0"/>
          <w:sz w:val="26"/>
          <w:szCs w:val="26"/>
          <w:lang w:val="vi-VN"/>
        </w:rPr>
        <w:t xml:space="preserve">sau </w:t>
      </w:r>
      <w:r w:rsidR="00B3210D" w:rsidRPr="00275047">
        <w:rPr>
          <w:rFonts w:ascii="Times New Roman" w:hAnsi="Times New Roman"/>
          <w:iCs/>
          <w:spacing w:val="0"/>
          <w:sz w:val="26"/>
          <w:szCs w:val="26"/>
          <w:lang w:val="vi-VN"/>
        </w:rPr>
        <w:t>24 giờ</w:t>
      </w:r>
      <w:r w:rsidR="00924328" w:rsidRPr="00275047">
        <w:rPr>
          <w:rFonts w:ascii="Times New Roman" w:hAnsi="Times New Roman"/>
          <w:iCs/>
          <w:spacing w:val="0"/>
          <w:sz w:val="26"/>
          <w:szCs w:val="26"/>
          <w:lang w:val="vi-VN"/>
        </w:rPr>
        <w:t>, %V</w:t>
      </w:r>
      <w:r w:rsidR="00F745EF" w:rsidRPr="00D62820">
        <w:rPr>
          <w:rFonts w:ascii="Times New Roman" w:hAnsi="Times New Roman"/>
          <w:iCs/>
          <w:spacing w:val="0"/>
          <w:sz w:val="26"/>
          <w:szCs w:val="26"/>
          <w:lang w:val="vi-VN"/>
        </w:rPr>
        <w:t xml:space="preserve"> (</w:t>
      </w:r>
      <w:r w:rsidR="00924328" w:rsidRPr="00275047">
        <w:rPr>
          <w:rFonts w:ascii="Times New Roman" w:hAnsi="Times New Roman"/>
          <w:iCs/>
          <w:spacing w:val="0"/>
          <w:sz w:val="26"/>
          <w:szCs w:val="26"/>
          <w:lang w:val="vi-VN"/>
        </w:rPr>
        <w:t>ppm)</w:t>
      </w:r>
      <w:r w:rsidR="00F745EF" w:rsidRPr="00D62820">
        <w:rPr>
          <w:rFonts w:ascii="Times New Roman" w:hAnsi="Times New Roman"/>
          <w:iCs/>
          <w:spacing w:val="0"/>
          <w:sz w:val="26"/>
          <w:szCs w:val="26"/>
          <w:lang w:val="vi-VN"/>
        </w:rPr>
        <w:t>;</w:t>
      </w:r>
    </w:p>
    <w:p w14:paraId="7AE2836E" w14:textId="74D4AEB0" w:rsidR="00EA57EE" w:rsidRPr="00B73A8C" w:rsidRDefault="00F94A8E" w:rsidP="00F94A8E">
      <w:pPr>
        <w:spacing w:line="264" w:lineRule="auto"/>
        <w:ind w:firstLine="720"/>
        <w:rPr>
          <w:rFonts w:ascii="Times New Roman" w:hAnsi="Times New Roman"/>
          <w:iCs/>
          <w:spacing w:val="0"/>
          <w:sz w:val="26"/>
          <w:szCs w:val="26"/>
          <w:lang w:val="vi-VN"/>
        </w:rPr>
      </w:pPr>
      <w:r w:rsidRPr="00275047">
        <w:rPr>
          <w:rFonts w:ascii="Times New Roman" w:hAnsi="Times New Roman"/>
          <w:iCs/>
          <w:spacing w:val="0"/>
          <w:sz w:val="26"/>
          <w:szCs w:val="26"/>
          <w:lang w:val="vi-VN"/>
        </w:rPr>
        <w:tab/>
      </w:r>
      <w:r w:rsidRPr="00275047">
        <w:rPr>
          <w:rFonts w:ascii="Times New Roman" w:hAnsi="Times New Roman"/>
          <w:iCs/>
          <w:spacing w:val="0"/>
          <w:sz w:val="26"/>
          <w:szCs w:val="26"/>
          <w:lang w:val="vi-VN"/>
        </w:rPr>
        <w:tab/>
        <w:t>C</w:t>
      </w:r>
      <w:r w:rsidR="00B3210D" w:rsidRPr="00275047">
        <w:rPr>
          <w:rFonts w:ascii="Times New Roman" w:hAnsi="Times New Roman"/>
          <w:iCs/>
          <w:spacing w:val="0"/>
          <w:sz w:val="26"/>
          <w:szCs w:val="26"/>
          <w:vertAlign w:val="subscript"/>
          <w:lang w:val="vi-VN"/>
        </w:rPr>
        <w:t>h</w:t>
      </w:r>
      <w:r w:rsidRPr="00275047">
        <w:rPr>
          <w:rFonts w:ascii="Times New Roman" w:hAnsi="Times New Roman"/>
          <w:iCs/>
          <w:spacing w:val="0"/>
          <w:sz w:val="26"/>
          <w:szCs w:val="26"/>
          <w:lang w:val="vi-VN"/>
        </w:rPr>
        <w:t xml:space="preserve">: </w:t>
      </w:r>
      <w:r w:rsidR="00EA57EE" w:rsidRPr="00275047">
        <w:rPr>
          <w:rFonts w:ascii="Times New Roman" w:hAnsi="Times New Roman"/>
          <w:iCs/>
          <w:spacing w:val="0"/>
          <w:sz w:val="26"/>
          <w:szCs w:val="26"/>
          <w:lang w:val="vi-VN"/>
        </w:rPr>
        <w:t xml:space="preserve">giá trị </w:t>
      </w:r>
      <w:r w:rsidR="00802285" w:rsidRPr="00275047">
        <w:rPr>
          <w:rFonts w:ascii="Times New Roman" w:hAnsi="Times New Roman"/>
          <w:iCs/>
          <w:spacing w:val="0"/>
          <w:sz w:val="26"/>
          <w:szCs w:val="26"/>
          <w:lang w:val="vi-VN"/>
        </w:rPr>
        <w:t xml:space="preserve">điểm nồng độ </w:t>
      </w:r>
      <w:r w:rsidR="00EA57EE" w:rsidRPr="00275047">
        <w:rPr>
          <w:rFonts w:ascii="Times New Roman" w:hAnsi="Times New Roman"/>
          <w:iCs/>
          <w:spacing w:val="0"/>
          <w:sz w:val="26"/>
          <w:szCs w:val="26"/>
          <w:lang w:val="vi-VN"/>
        </w:rPr>
        <w:t>trung bình đo lần đầu</w:t>
      </w:r>
      <w:r w:rsidR="00924328" w:rsidRPr="00275047">
        <w:rPr>
          <w:rFonts w:ascii="Times New Roman" w:hAnsi="Times New Roman"/>
          <w:iCs/>
          <w:spacing w:val="0"/>
          <w:sz w:val="26"/>
          <w:szCs w:val="26"/>
          <w:lang w:val="vi-VN"/>
        </w:rPr>
        <w:t>, %V</w:t>
      </w:r>
      <w:r w:rsidR="00F745EF" w:rsidRPr="00D62820">
        <w:rPr>
          <w:rFonts w:ascii="Times New Roman" w:hAnsi="Times New Roman"/>
          <w:iCs/>
          <w:spacing w:val="0"/>
          <w:sz w:val="26"/>
          <w:szCs w:val="26"/>
          <w:lang w:val="vi-VN"/>
        </w:rPr>
        <w:t xml:space="preserve"> (</w:t>
      </w:r>
      <w:r w:rsidR="00924328" w:rsidRPr="00275047">
        <w:rPr>
          <w:rFonts w:ascii="Times New Roman" w:hAnsi="Times New Roman"/>
          <w:iCs/>
          <w:spacing w:val="0"/>
          <w:sz w:val="26"/>
          <w:szCs w:val="26"/>
          <w:lang w:val="vi-VN"/>
        </w:rPr>
        <w:t>ppm)</w:t>
      </w:r>
      <w:r w:rsidR="00F745EF" w:rsidRPr="00D62820">
        <w:rPr>
          <w:rFonts w:ascii="Times New Roman" w:hAnsi="Times New Roman"/>
          <w:iCs/>
          <w:spacing w:val="0"/>
          <w:sz w:val="26"/>
          <w:szCs w:val="26"/>
          <w:lang w:val="vi-VN"/>
        </w:rPr>
        <w:t>;</w:t>
      </w:r>
    </w:p>
    <w:p w14:paraId="5ED9163C" w14:textId="5F74F308" w:rsidR="00F94A8E" w:rsidRPr="00B73A8C" w:rsidRDefault="00F94A8E" w:rsidP="009F3F80">
      <w:pPr>
        <w:spacing w:line="264" w:lineRule="auto"/>
        <w:ind w:left="2694" w:hanging="534"/>
        <w:rPr>
          <w:rFonts w:ascii="Times New Roman" w:hAnsi="Times New Roman"/>
          <w:iCs/>
          <w:spacing w:val="-12"/>
          <w:sz w:val="26"/>
          <w:szCs w:val="26"/>
          <w:lang w:val="vi-VN"/>
        </w:rPr>
      </w:pPr>
      <w:r w:rsidRPr="00B16547">
        <w:rPr>
          <w:rFonts w:ascii="Times New Roman" w:hAnsi="Times New Roman"/>
          <w:iCs/>
          <w:spacing w:val="-12"/>
          <w:sz w:val="26"/>
          <w:szCs w:val="26"/>
          <w:lang w:val="vi-VN"/>
        </w:rPr>
        <w:t>C</w:t>
      </w:r>
      <w:r w:rsidRPr="00B16547">
        <w:rPr>
          <w:rFonts w:ascii="Times New Roman" w:hAnsi="Times New Roman"/>
          <w:iCs/>
          <w:spacing w:val="-12"/>
          <w:sz w:val="26"/>
          <w:szCs w:val="26"/>
          <w:vertAlign w:val="subscript"/>
          <w:lang w:val="vi-VN"/>
        </w:rPr>
        <w:t>ref</w:t>
      </w:r>
      <w:r w:rsidRPr="00B16547">
        <w:rPr>
          <w:rFonts w:ascii="Times New Roman" w:hAnsi="Times New Roman"/>
          <w:iCs/>
          <w:spacing w:val="-12"/>
          <w:sz w:val="26"/>
          <w:szCs w:val="26"/>
          <w:lang w:val="vi-VN"/>
        </w:rPr>
        <w:t xml:space="preserve">: </w:t>
      </w:r>
      <w:r w:rsidR="003D0A16" w:rsidRPr="00B16547">
        <w:rPr>
          <w:rFonts w:ascii="Times New Roman" w:hAnsi="Times New Roman"/>
          <w:iCs/>
          <w:spacing w:val="-12"/>
          <w:sz w:val="26"/>
          <w:szCs w:val="26"/>
          <w:lang w:val="vi-VN"/>
        </w:rPr>
        <w:t>g</w:t>
      </w:r>
      <w:r w:rsidRPr="00B16547">
        <w:rPr>
          <w:rFonts w:ascii="Times New Roman" w:hAnsi="Times New Roman"/>
          <w:iCs/>
          <w:spacing w:val="-12"/>
          <w:sz w:val="26"/>
          <w:szCs w:val="26"/>
          <w:lang w:val="vi-VN"/>
        </w:rPr>
        <w:t>iá trị</w:t>
      </w:r>
      <w:r w:rsidR="00802285" w:rsidRPr="00B16547">
        <w:rPr>
          <w:rFonts w:ascii="Times New Roman" w:hAnsi="Times New Roman"/>
          <w:iCs/>
          <w:spacing w:val="-12"/>
          <w:sz w:val="26"/>
          <w:szCs w:val="26"/>
          <w:lang w:val="vi-VN"/>
        </w:rPr>
        <w:t xml:space="preserve"> </w:t>
      </w:r>
      <w:r w:rsidR="00275047" w:rsidRPr="00B16547">
        <w:rPr>
          <w:rFonts w:ascii="Times New Roman" w:hAnsi="Times New Roman"/>
          <w:iCs/>
          <w:spacing w:val="-12"/>
          <w:sz w:val="26"/>
          <w:szCs w:val="26"/>
          <w:lang w:val="vi-VN"/>
        </w:rPr>
        <w:t xml:space="preserve">trung bình </w:t>
      </w:r>
      <w:r w:rsidR="00B65C58" w:rsidRPr="00B16547">
        <w:rPr>
          <w:rFonts w:ascii="Times New Roman" w:hAnsi="Times New Roman"/>
          <w:iCs/>
          <w:spacing w:val="-12"/>
          <w:sz w:val="26"/>
          <w:szCs w:val="26"/>
          <w:lang w:val="vi-VN"/>
        </w:rPr>
        <w:t xml:space="preserve">2 thời điểm </w:t>
      </w:r>
      <w:r w:rsidR="00A84538" w:rsidRPr="00B16547">
        <w:rPr>
          <w:rFonts w:ascii="Times New Roman" w:hAnsi="Times New Roman"/>
          <w:iCs/>
          <w:spacing w:val="-12"/>
          <w:sz w:val="26"/>
          <w:szCs w:val="26"/>
          <w:lang w:val="vi-VN"/>
        </w:rPr>
        <w:t>của</w:t>
      </w:r>
      <w:r w:rsidRPr="00B16547">
        <w:rPr>
          <w:rFonts w:ascii="Times New Roman" w:hAnsi="Times New Roman"/>
          <w:iCs/>
          <w:spacing w:val="-12"/>
          <w:sz w:val="26"/>
          <w:szCs w:val="26"/>
          <w:lang w:val="vi-VN"/>
        </w:rPr>
        <w:t xml:space="preserve"> </w:t>
      </w:r>
      <w:r w:rsidR="00DB6594" w:rsidRPr="00B16547">
        <w:rPr>
          <w:rFonts w:ascii="Times New Roman" w:hAnsi="Times New Roman"/>
          <w:iCs/>
          <w:spacing w:val="-12"/>
          <w:sz w:val="26"/>
          <w:szCs w:val="26"/>
          <w:lang w:val="vi-VN"/>
        </w:rPr>
        <w:t>thiết bị đo nồng độ khí</w:t>
      </w:r>
      <w:r w:rsidR="00924328" w:rsidRPr="00B16547">
        <w:rPr>
          <w:rFonts w:ascii="Times New Roman" w:hAnsi="Times New Roman"/>
          <w:iCs/>
          <w:spacing w:val="-12"/>
          <w:sz w:val="26"/>
          <w:szCs w:val="26"/>
          <w:lang w:val="vi-VN"/>
        </w:rPr>
        <w:t>, %V</w:t>
      </w:r>
      <w:r w:rsidR="00F745EF" w:rsidRPr="00D62820">
        <w:rPr>
          <w:rFonts w:ascii="Times New Roman" w:hAnsi="Times New Roman"/>
          <w:iCs/>
          <w:spacing w:val="-12"/>
          <w:sz w:val="26"/>
          <w:szCs w:val="26"/>
          <w:lang w:val="vi-VN"/>
        </w:rPr>
        <w:t xml:space="preserve"> (</w:t>
      </w:r>
      <w:r w:rsidR="00924328" w:rsidRPr="00B16547">
        <w:rPr>
          <w:rFonts w:ascii="Times New Roman" w:hAnsi="Times New Roman"/>
          <w:iCs/>
          <w:spacing w:val="-12"/>
          <w:sz w:val="26"/>
          <w:szCs w:val="26"/>
          <w:lang w:val="vi-VN"/>
        </w:rPr>
        <w:t>ppm)</w:t>
      </w:r>
      <w:r w:rsidR="00F745EF" w:rsidRPr="00D62820">
        <w:rPr>
          <w:rFonts w:ascii="Times New Roman" w:hAnsi="Times New Roman"/>
          <w:iCs/>
          <w:spacing w:val="-12"/>
          <w:sz w:val="26"/>
          <w:szCs w:val="26"/>
          <w:lang w:val="vi-VN"/>
        </w:rPr>
        <w:t>.</w:t>
      </w:r>
    </w:p>
    <w:p w14:paraId="4936DEA1" w14:textId="77777777" w:rsidR="00D816E6" w:rsidRPr="00275047" w:rsidRDefault="00D864AD" w:rsidP="00304916">
      <w:pPr>
        <w:spacing w:line="264" w:lineRule="auto"/>
        <w:rPr>
          <w:rFonts w:ascii="Times New Roman" w:hAnsi="Times New Roman"/>
          <w:spacing w:val="0"/>
          <w:sz w:val="26"/>
          <w:szCs w:val="26"/>
          <w:lang w:val="it-IT"/>
        </w:rPr>
      </w:pPr>
      <w:r w:rsidRPr="00275047">
        <w:rPr>
          <w:rFonts w:ascii="Times New Roman" w:hAnsi="Times New Roman"/>
          <w:spacing w:val="0"/>
          <w:sz w:val="26"/>
          <w:szCs w:val="26"/>
          <w:lang w:val="vi-VN"/>
        </w:rPr>
        <w:t>-</w:t>
      </w:r>
      <w:r w:rsidR="00D816E6" w:rsidRPr="00275047">
        <w:rPr>
          <w:rFonts w:ascii="Times New Roman" w:hAnsi="Times New Roman"/>
          <w:spacing w:val="0"/>
          <w:sz w:val="26"/>
          <w:szCs w:val="26"/>
          <w:lang w:val="vi-VN"/>
        </w:rPr>
        <w:t xml:space="preserve"> Độ trôi điểm “</w:t>
      </w:r>
      <w:r w:rsidR="00776653" w:rsidRPr="00275047">
        <w:rPr>
          <w:rFonts w:ascii="Times New Roman" w:hAnsi="Times New Roman"/>
          <w:spacing w:val="0"/>
          <w:sz w:val="26"/>
          <w:szCs w:val="26"/>
          <w:lang w:val="vi-VN"/>
        </w:rPr>
        <w:t>nồng độ</w:t>
      </w:r>
      <w:r w:rsidR="00D816E6" w:rsidRPr="00275047">
        <w:rPr>
          <w:rFonts w:ascii="Times New Roman" w:hAnsi="Times New Roman"/>
          <w:spacing w:val="0"/>
          <w:sz w:val="26"/>
          <w:szCs w:val="26"/>
          <w:lang w:val="vi-VN"/>
        </w:rPr>
        <w:t xml:space="preserve">” 24SD không vượt quá giới hạn quy định tại </w:t>
      </w:r>
      <w:r w:rsidR="00CE6254" w:rsidRPr="00275047">
        <w:rPr>
          <w:rFonts w:ascii="Times New Roman" w:hAnsi="Times New Roman"/>
          <w:spacing w:val="0"/>
          <w:sz w:val="26"/>
          <w:szCs w:val="26"/>
          <w:lang w:val="vi-VN"/>
        </w:rPr>
        <w:t>Phụ lục</w:t>
      </w:r>
      <w:r w:rsidR="00C245C7" w:rsidRPr="00275047">
        <w:rPr>
          <w:rFonts w:ascii="Times New Roman" w:hAnsi="Times New Roman"/>
          <w:spacing w:val="0"/>
          <w:sz w:val="26"/>
          <w:szCs w:val="26"/>
          <w:lang w:val="vi-VN"/>
        </w:rPr>
        <w:t xml:space="preserve"> </w:t>
      </w:r>
      <w:r w:rsidR="000B3CBB" w:rsidRPr="00275047">
        <w:rPr>
          <w:rFonts w:ascii="Times New Roman" w:hAnsi="Times New Roman"/>
          <w:spacing w:val="0"/>
          <w:sz w:val="26"/>
          <w:szCs w:val="26"/>
          <w:lang w:val="vi-VN"/>
        </w:rPr>
        <w:t>2</w:t>
      </w:r>
      <w:r w:rsidR="00D816E6" w:rsidRPr="00275047">
        <w:rPr>
          <w:rFonts w:ascii="Times New Roman" w:hAnsi="Times New Roman"/>
          <w:spacing w:val="0"/>
          <w:sz w:val="26"/>
          <w:szCs w:val="26"/>
          <w:lang w:val="vi-VN"/>
        </w:rPr>
        <w:t>.</w:t>
      </w:r>
    </w:p>
    <w:p w14:paraId="5907905E" w14:textId="77777777" w:rsidR="00DB18CD" w:rsidRPr="00275047" w:rsidRDefault="00DB18CD" w:rsidP="00304916">
      <w:pPr>
        <w:widowControl w:val="0"/>
        <w:overflowPunct w:val="0"/>
        <w:autoSpaceDE w:val="0"/>
        <w:autoSpaceDN w:val="0"/>
        <w:adjustRightInd w:val="0"/>
        <w:spacing w:line="264" w:lineRule="auto"/>
        <w:textAlignment w:val="baseline"/>
        <w:rPr>
          <w:rFonts w:ascii="Times New Roman" w:hAnsi="Times New Roman"/>
          <w:bCs/>
          <w:spacing w:val="0"/>
          <w:sz w:val="26"/>
          <w:szCs w:val="26"/>
          <w:lang w:val="sv-SE"/>
        </w:rPr>
      </w:pPr>
      <w:r w:rsidRPr="00275047">
        <w:rPr>
          <w:rFonts w:ascii="Times New Roman" w:hAnsi="Times New Roman"/>
          <w:bCs/>
          <w:spacing w:val="0"/>
          <w:sz w:val="26"/>
          <w:szCs w:val="26"/>
          <w:lang w:val="sv-SE"/>
        </w:rPr>
        <w:t xml:space="preserve">7.3.4 Kiểm tra </w:t>
      </w:r>
      <w:r w:rsidR="003E2134" w:rsidRPr="00275047">
        <w:rPr>
          <w:rFonts w:ascii="Times New Roman" w:hAnsi="Times New Roman"/>
          <w:bCs/>
          <w:spacing w:val="0"/>
          <w:sz w:val="26"/>
          <w:szCs w:val="26"/>
          <w:lang w:val="sv-SE"/>
        </w:rPr>
        <w:t>sai số</w:t>
      </w:r>
    </w:p>
    <w:p w14:paraId="123A43BD" w14:textId="77777777" w:rsidR="006B2CE8" w:rsidRPr="00275047" w:rsidRDefault="006B2CE8" w:rsidP="006B2CE8">
      <w:pPr>
        <w:spacing w:line="264" w:lineRule="auto"/>
        <w:rPr>
          <w:rFonts w:ascii="Times New Roman" w:hAnsi="Times New Roman"/>
          <w:spacing w:val="0"/>
          <w:sz w:val="26"/>
          <w:szCs w:val="26"/>
          <w:lang w:val="it-IT"/>
        </w:rPr>
      </w:pPr>
      <w:r w:rsidRPr="00275047">
        <w:rPr>
          <w:rFonts w:ascii="Times New Roman" w:hAnsi="Times New Roman"/>
          <w:spacing w:val="0"/>
          <w:sz w:val="26"/>
          <w:szCs w:val="26"/>
          <w:lang w:val="it-IT"/>
        </w:rPr>
        <w:t xml:space="preserve">- Tạo </w:t>
      </w:r>
      <w:r w:rsidRPr="00275047">
        <w:rPr>
          <w:rFonts w:ascii="Times New Roman" w:hAnsi="Times New Roman"/>
          <w:sz w:val="26"/>
          <w:szCs w:val="26"/>
          <w:lang w:val="it-IT"/>
        </w:rPr>
        <w:t xml:space="preserve">nồng độ khí chuẩn pha loãng </w:t>
      </w:r>
      <w:r w:rsidRPr="00275047">
        <w:rPr>
          <w:rFonts w:ascii="Times New Roman" w:hAnsi="Times New Roman"/>
          <w:spacing w:val="0"/>
          <w:sz w:val="26"/>
          <w:szCs w:val="26"/>
          <w:lang w:val="it-IT"/>
        </w:rPr>
        <w:t xml:space="preserve">có giá trị bằng </w:t>
      </w:r>
      <w:r w:rsidRPr="00275047">
        <w:rPr>
          <w:rFonts w:ascii="Times New Roman" w:hAnsi="Times New Roman"/>
          <w:bCs/>
          <w:spacing w:val="0"/>
          <w:sz w:val="26"/>
          <w:szCs w:val="26"/>
          <w:lang w:val="it-IT"/>
        </w:rPr>
        <w:t>(20 ± 10) %</w:t>
      </w:r>
      <w:r w:rsidR="00390523" w:rsidRPr="00275047">
        <w:rPr>
          <w:rFonts w:ascii="Times New Roman" w:hAnsi="Times New Roman"/>
          <w:bCs/>
          <w:spacing w:val="0"/>
          <w:sz w:val="26"/>
          <w:szCs w:val="26"/>
          <w:lang w:val="vi-VN"/>
        </w:rPr>
        <w:t xml:space="preserve">; </w:t>
      </w:r>
      <w:r w:rsidR="00390523" w:rsidRPr="00275047">
        <w:rPr>
          <w:rFonts w:ascii="Times New Roman" w:hAnsi="Times New Roman"/>
          <w:bCs/>
          <w:spacing w:val="0"/>
          <w:sz w:val="26"/>
          <w:szCs w:val="26"/>
          <w:lang w:val="it-IT"/>
        </w:rPr>
        <w:t>(</w:t>
      </w:r>
      <w:r w:rsidR="00390523" w:rsidRPr="00275047">
        <w:rPr>
          <w:rFonts w:ascii="Times New Roman" w:hAnsi="Times New Roman"/>
          <w:bCs/>
          <w:spacing w:val="0"/>
          <w:sz w:val="26"/>
          <w:szCs w:val="26"/>
          <w:lang w:val="vi-VN"/>
        </w:rPr>
        <w:t>5</w:t>
      </w:r>
      <w:r w:rsidR="00390523" w:rsidRPr="00275047">
        <w:rPr>
          <w:rFonts w:ascii="Times New Roman" w:hAnsi="Times New Roman"/>
          <w:bCs/>
          <w:spacing w:val="0"/>
          <w:sz w:val="26"/>
          <w:szCs w:val="26"/>
          <w:lang w:val="it-IT"/>
        </w:rPr>
        <w:t>0 ± 10) %</w:t>
      </w:r>
      <w:r w:rsidRPr="00275047">
        <w:rPr>
          <w:rFonts w:ascii="Times New Roman" w:hAnsi="Times New Roman"/>
          <w:bCs/>
          <w:spacing w:val="0"/>
          <w:sz w:val="26"/>
          <w:szCs w:val="26"/>
          <w:lang w:val="it-IT"/>
        </w:rPr>
        <w:t xml:space="preserve">  và (80 ± 10) %</w:t>
      </w:r>
      <w:r w:rsidRPr="00275047">
        <w:rPr>
          <w:rFonts w:ascii="Times New Roman" w:hAnsi="Times New Roman"/>
          <w:bCs/>
          <w:spacing w:val="0"/>
          <w:sz w:val="26"/>
          <w:szCs w:val="26"/>
          <w:lang w:val="sv-SE"/>
        </w:rPr>
        <w:t xml:space="preserve"> của </w:t>
      </w:r>
      <w:r w:rsidR="00533C5C" w:rsidRPr="00275047">
        <w:rPr>
          <w:rFonts w:ascii="Times New Roman" w:hAnsi="Times New Roman"/>
          <w:bCs/>
          <w:spacing w:val="0"/>
          <w:sz w:val="26"/>
          <w:szCs w:val="26"/>
          <w:lang w:val="vi-VN"/>
        </w:rPr>
        <w:t xml:space="preserve">giới hạn đo </w:t>
      </w:r>
      <w:r w:rsidR="0092126B" w:rsidRPr="00275047">
        <w:rPr>
          <w:rFonts w:ascii="Times New Roman" w:hAnsi="Times New Roman"/>
          <w:bCs/>
          <w:spacing w:val="0"/>
          <w:sz w:val="26"/>
          <w:szCs w:val="26"/>
          <w:lang w:val="sv-SE"/>
        </w:rPr>
        <w:t xml:space="preserve">cận </w:t>
      </w:r>
      <w:r w:rsidR="00533C5C" w:rsidRPr="00275047">
        <w:rPr>
          <w:rFonts w:ascii="Times New Roman" w:hAnsi="Times New Roman"/>
          <w:bCs/>
          <w:spacing w:val="0"/>
          <w:sz w:val="26"/>
          <w:szCs w:val="26"/>
          <w:lang w:val="vi-VN"/>
        </w:rPr>
        <w:t>trên</w:t>
      </w:r>
      <w:r w:rsidR="0092126B" w:rsidRPr="00275047">
        <w:rPr>
          <w:rFonts w:ascii="Times New Roman" w:hAnsi="Times New Roman"/>
          <w:bCs/>
          <w:spacing w:val="0"/>
          <w:sz w:val="26"/>
          <w:szCs w:val="26"/>
          <w:lang w:val="sv-SE"/>
        </w:rPr>
        <w:t xml:space="preserve"> của thang đo</w:t>
      </w:r>
      <w:r w:rsidRPr="00275047">
        <w:rPr>
          <w:rFonts w:ascii="Times New Roman" w:hAnsi="Times New Roman"/>
          <w:spacing w:val="0"/>
          <w:sz w:val="26"/>
          <w:szCs w:val="26"/>
          <w:lang w:val="it-IT"/>
        </w:rPr>
        <w:t>.</w:t>
      </w:r>
    </w:p>
    <w:p w14:paraId="6045581D" w14:textId="77777777" w:rsidR="000A7B53" w:rsidRPr="00275047" w:rsidRDefault="00EA2E01" w:rsidP="00304916">
      <w:pPr>
        <w:spacing w:line="264" w:lineRule="auto"/>
        <w:rPr>
          <w:rFonts w:ascii="Times New Roman" w:hAnsi="Times New Roman"/>
          <w:spacing w:val="0"/>
          <w:sz w:val="26"/>
          <w:szCs w:val="26"/>
          <w:lang w:val="it-IT"/>
        </w:rPr>
      </w:pPr>
      <w:r w:rsidRPr="00B16547">
        <w:rPr>
          <w:rFonts w:ascii="Times New Roman" w:hAnsi="Times New Roman"/>
          <w:spacing w:val="-2"/>
          <w:sz w:val="26"/>
          <w:szCs w:val="26"/>
          <w:lang w:val="it-IT"/>
        </w:rPr>
        <w:t>-</w:t>
      </w:r>
      <w:r w:rsidRPr="00D62820">
        <w:rPr>
          <w:rFonts w:ascii="Times New Roman" w:hAnsi="Times New Roman"/>
          <w:spacing w:val="-4"/>
          <w:sz w:val="26"/>
          <w:szCs w:val="26"/>
          <w:lang w:val="it-IT"/>
        </w:rPr>
        <w:t xml:space="preserve"> Kiểm tra </w:t>
      </w:r>
      <w:r w:rsidR="00B85505" w:rsidRPr="00D62820">
        <w:rPr>
          <w:rFonts w:ascii="Times New Roman" w:hAnsi="Times New Roman"/>
          <w:spacing w:val="-4"/>
          <w:sz w:val="26"/>
          <w:szCs w:val="26"/>
          <w:lang w:val="it-IT"/>
        </w:rPr>
        <w:t>sai số</w:t>
      </w:r>
      <w:r w:rsidRPr="00D62820">
        <w:rPr>
          <w:rFonts w:ascii="Times New Roman" w:hAnsi="Times New Roman"/>
          <w:spacing w:val="-4"/>
          <w:sz w:val="26"/>
          <w:szCs w:val="26"/>
          <w:lang w:val="it-IT"/>
        </w:rPr>
        <w:t xml:space="preserve"> của </w:t>
      </w:r>
      <w:r w:rsidR="00066AF4" w:rsidRPr="00D62820">
        <w:rPr>
          <w:rFonts w:ascii="Times New Roman" w:hAnsi="Times New Roman"/>
          <w:spacing w:val="-4"/>
          <w:sz w:val="26"/>
          <w:szCs w:val="26"/>
          <w:lang w:val="it-IT"/>
        </w:rPr>
        <w:t>PTĐ</w:t>
      </w:r>
      <w:r w:rsidRPr="00D62820">
        <w:rPr>
          <w:rFonts w:ascii="Times New Roman" w:hAnsi="Times New Roman"/>
          <w:spacing w:val="-4"/>
          <w:sz w:val="26"/>
          <w:szCs w:val="26"/>
          <w:lang w:val="it-IT"/>
        </w:rPr>
        <w:t xml:space="preserve"> được thực hiện tại </w:t>
      </w:r>
      <w:r w:rsidR="00390523" w:rsidRPr="00D62820">
        <w:rPr>
          <w:rFonts w:ascii="Times New Roman" w:hAnsi="Times New Roman"/>
          <w:spacing w:val="-4"/>
          <w:sz w:val="26"/>
          <w:szCs w:val="26"/>
          <w:lang w:val="it-IT"/>
        </w:rPr>
        <w:t>0</w:t>
      </w:r>
      <w:r w:rsidR="00390523" w:rsidRPr="00D62820">
        <w:rPr>
          <w:rFonts w:ascii="Times New Roman" w:hAnsi="Times New Roman"/>
          <w:spacing w:val="-4"/>
          <w:sz w:val="26"/>
          <w:szCs w:val="26"/>
          <w:lang w:val="vi-VN"/>
        </w:rPr>
        <w:t>3</w:t>
      </w:r>
      <w:r w:rsidR="00390523" w:rsidRPr="00D62820">
        <w:rPr>
          <w:rFonts w:ascii="Times New Roman" w:hAnsi="Times New Roman"/>
          <w:spacing w:val="-4"/>
          <w:sz w:val="26"/>
          <w:szCs w:val="26"/>
          <w:lang w:val="it-IT"/>
        </w:rPr>
        <w:t xml:space="preserve"> </w:t>
      </w:r>
      <w:r w:rsidRPr="00D62820">
        <w:rPr>
          <w:rFonts w:ascii="Times New Roman" w:hAnsi="Times New Roman"/>
          <w:spacing w:val="-4"/>
          <w:sz w:val="26"/>
          <w:szCs w:val="26"/>
          <w:lang w:val="it-IT"/>
        </w:rPr>
        <w:t xml:space="preserve">điểm nồng độ khí có </w:t>
      </w:r>
      <w:r w:rsidRPr="00D62820">
        <w:rPr>
          <w:rFonts w:ascii="Times New Roman" w:hAnsi="Times New Roman"/>
          <w:bCs/>
          <w:spacing w:val="-4"/>
          <w:sz w:val="26"/>
          <w:szCs w:val="26"/>
          <w:lang w:val="it-IT"/>
        </w:rPr>
        <w:t xml:space="preserve">giá trị bằng </w:t>
      </w:r>
      <w:r w:rsidR="00390523" w:rsidRPr="00D62820">
        <w:rPr>
          <w:rFonts w:ascii="Times New Roman" w:hAnsi="Times New Roman"/>
          <w:bCs/>
          <w:spacing w:val="-4"/>
          <w:sz w:val="26"/>
          <w:szCs w:val="26"/>
          <w:lang w:val="it-IT"/>
        </w:rPr>
        <w:t>(20 ± 10) %</w:t>
      </w:r>
      <w:r w:rsidR="00390523" w:rsidRPr="00D62820">
        <w:rPr>
          <w:rFonts w:ascii="Times New Roman" w:hAnsi="Times New Roman"/>
          <w:bCs/>
          <w:spacing w:val="-4"/>
          <w:sz w:val="26"/>
          <w:szCs w:val="26"/>
          <w:lang w:val="vi-VN"/>
        </w:rPr>
        <w:t xml:space="preserve">; </w:t>
      </w:r>
      <w:r w:rsidR="00390523" w:rsidRPr="00D62820">
        <w:rPr>
          <w:rFonts w:ascii="Times New Roman" w:hAnsi="Times New Roman"/>
          <w:bCs/>
          <w:spacing w:val="-4"/>
          <w:sz w:val="26"/>
          <w:szCs w:val="26"/>
          <w:lang w:val="it-IT"/>
        </w:rPr>
        <w:t>(</w:t>
      </w:r>
      <w:r w:rsidR="00390523" w:rsidRPr="00D62820">
        <w:rPr>
          <w:rFonts w:ascii="Times New Roman" w:hAnsi="Times New Roman"/>
          <w:bCs/>
          <w:spacing w:val="-4"/>
          <w:sz w:val="26"/>
          <w:szCs w:val="26"/>
          <w:lang w:val="vi-VN"/>
        </w:rPr>
        <w:t>5</w:t>
      </w:r>
      <w:r w:rsidR="00390523" w:rsidRPr="00D62820">
        <w:rPr>
          <w:rFonts w:ascii="Times New Roman" w:hAnsi="Times New Roman"/>
          <w:bCs/>
          <w:spacing w:val="-4"/>
          <w:sz w:val="26"/>
          <w:szCs w:val="26"/>
          <w:lang w:val="it-IT"/>
        </w:rPr>
        <w:t>0 ± 10) %  và (80 ± 10) %</w:t>
      </w:r>
      <w:r w:rsidR="00390523" w:rsidRPr="00D62820" w:rsidDel="00390523">
        <w:rPr>
          <w:rFonts w:ascii="Times New Roman" w:hAnsi="Times New Roman"/>
          <w:bCs/>
          <w:spacing w:val="-4"/>
          <w:sz w:val="26"/>
          <w:szCs w:val="26"/>
          <w:lang w:val="it-IT"/>
        </w:rPr>
        <w:t xml:space="preserve"> </w:t>
      </w:r>
      <w:r w:rsidRPr="00D62820">
        <w:rPr>
          <w:rFonts w:ascii="Times New Roman" w:hAnsi="Times New Roman"/>
          <w:bCs/>
          <w:spacing w:val="-4"/>
          <w:sz w:val="26"/>
          <w:szCs w:val="26"/>
          <w:lang w:val="it-IT"/>
        </w:rPr>
        <w:t xml:space="preserve">của </w:t>
      </w:r>
      <w:r w:rsidR="00533C5C" w:rsidRPr="00D62820">
        <w:rPr>
          <w:rFonts w:ascii="Times New Roman" w:hAnsi="Times New Roman"/>
          <w:bCs/>
          <w:spacing w:val="-4"/>
          <w:sz w:val="26"/>
          <w:szCs w:val="26"/>
          <w:lang w:val="vi-VN"/>
        </w:rPr>
        <w:t>giới hạn đo trên</w:t>
      </w:r>
      <w:r w:rsidRPr="00D62820">
        <w:rPr>
          <w:rFonts w:ascii="Times New Roman" w:hAnsi="Times New Roman"/>
          <w:bCs/>
          <w:spacing w:val="-4"/>
          <w:sz w:val="26"/>
          <w:szCs w:val="26"/>
          <w:lang w:val="it-IT"/>
        </w:rPr>
        <w:t xml:space="preserve">. </w:t>
      </w:r>
      <w:r w:rsidR="000B0504" w:rsidRPr="00D62820">
        <w:rPr>
          <w:rFonts w:ascii="Times New Roman" w:hAnsi="Times New Roman"/>
          <w:bCs/>
          <w:spacing w:val="-4"/>
          <w:sz w:val="26"/>
          <w:szCs w:val="26"/>
          <w:lang w:val="it-IT"/>
        </w:rPr>
        <w:t xml:space="preserve">Tiến hành đo </w:t>
      </w:r>
      <w:r w:rsidR="00C3403A" w:rsidRPr="00D62820">
        <w:rPr>
          <w:rFonts w:ascii="Times New Roman" w:hAnsi="Times New Roman"/>
          <w:bCs/>
          <w:spacing w:val="-4"/>
          <w:sz w:val="26"/>
          <w:szCs w:val="26"/>
          <w:lang w:val="it-IT"/>
        </w:rPr>
        <w:t xml:space="preserve">tối thiểu </w:t>
      </w:r>
      <w:r w:rsidR="000B0504" w:rsidRPr="00D62820">
        <w:rPr>
          <w:rFonts w:ascii="Times New Roman" w:hAnsi="Times New Roman"/>
          <w:bCs/>
          <w:spacing w:val="-4"/>
          <w:sz w:val="26"/>
          <w:szCs w:val="26"/>
          <w:lang w:val="it-IT"/>
        </w:rPr>
        <w:t xml:space="preserve">6 lần liên tiếp tại mỗi điểm “nồng độ”. </w:t>
      </w:r>
      <w:r w:rsidR="000A7B53" w:rsidRPr="00D62820">
        <w:rPr>
          <w:rFonts w:ascii="Times New Roman" w:hAnsi="Times New Roman"/>
          <w:spacing w:val="-4"/>
          <w:sz w:val="26"/>
          <w:szCs w:val="26"/>
          <w:lang w:val="vi-VN"/>
        </w:rPr>
        <w:t>Ghi các giá trị đo được</w:t>
      </w:r>
      <w:r w:rsidR="000A7B53" w:rsidRPr="00D62820">
        <w:rPr>
          <w:rFonts w:ascii="Times New Roman" w:hAnsi="Times New Roman"/>
          <w:spacing w:val="-4"/>
          <w:sz w:val="26"/>
          <w:szCs w:val="26"/>
          <w:lang w:val="it-IT"/>
        </w:rPr>
        <w:t xml:space="preserve"> vào biên bản </w:t>
      </w:r>
      <w:r w:rsidR="000A7B53" w:rsidRPr="00D62820">
        <w:rPr>
          <w:rFonts w:ascii="Times New Roman" w:hAnsi="Times New Roman"/>
          <w:spacing w:val="-4"/>
          <w:sz w:val="26"/>
          <w:szCs w:val="26"/>
          <w:lang w:val="vi-VN"/>
        </w:rPr>
        <w:t xml:space="preserve">kiểm định </w:t>
      </w:r>
      <w:r w:rsidR="000A7B53" w:rsidRPr="00D62820">
        <w:rPr>
          <w:rFonts w:ascii="Times New Roman" w:hAnsi="Times New Roman"/>
          <w:spacing w:val="-4"/>
          <w:sz w:val="26"/>
          <w:szCs w:val="26"/>
          <w:lang w:val="it-IT"/>
        </w:rPr>
        <w:t xml:space="preserve">ở Phụ lục </w:t>
      </w:r>
      <w:r w:rsidR="000A7B53" w:rsidRPr="00275047">
        <w:rPr>
          <w:rFonts w:ascii="Times New Roman" w:hAnsi="Times New Roman"/>
          <w:spacing w:val="0"/>
          <w:sz w:val="26"/>
          <w:szCs w:val="26"/>
          <w:lang w:val="it-IT"/>
        </w:rPr>
        <w:t>1.</w:t>
      </w:r>
    </w:p>
    <w:p w14:paraId="71BCCDAD" w14:textId="77777777" w:rsidR="000A7B53" w:rsidRPr="00275047" w:rsidRDefault="000A7B53" w:rsidP="00B16547">
      <w:pPr>
        <w:spacing w:line="240" w:lineRule="auto"/>
        <w:rPr>
          <w:rFonts w:ascii="Times New Roman" w:hAnsi="Times New Roman"/>
          <w:spacing w:val="0"/>
          <w:sz w:val="26"/>
          <w:szCs w:val="26"/>
          <w:lang w:val="vi-VN"/>
        </w:rPr>
      </w:pPr>
      <w:r w:rsidRPr="00275047">
        <w:rPr>
          <w:rFonts w:ascii="Times New Roman" w:hAnsi="Times New Roman"/>
          <w:spacing w:val="0"/>
          <w:sz w:val="26"/>
          <w:szCs w:val="26"/>
          <w:lang w:val="vi-VN"/>
        </w:rPr>
        <w:lastRenderedPageBreak/>
        <w:t>- Sai số của mỗi phép đo được tính theo công thức sau:</w:t>
      </w:r>
    </w:p>
    <w:p w14:paraId="732B67B2" w14:textId="7F3F6122" w:rsidR="006612DF" w:rsidRPr="00400E6D" w:rsidRDefault="006405FE" w:rsidP="00B16547">
      <w:pPr>
        <w:spacing w:line="240" w:lineRule="auto"/>
        <w:jc w:val="center"/>
        <w:rPr>
          <w:rFonts w:ascii="Times New Roman" w:hAnsi="Times New Roman"/>
          <w:sz w:val="26"/>
          <w:szCs w:val="26"/>
          <w:lang w:val="vi-VN"/>
        </w:rPr>
      </w:pPr>
      <w:r w:rsidRPr="00B16547">
        <w:rPr>
          <w:rFonts w:ascii="Times New Roman" w:hAnsi="Times New Roman"/>
          <w:sz w:val="26"/>
          <w:szCs w:val="26"/>
          <w:lang w:val="vi-VN"/>
        </w:rPr>
        <w:t>δ</w:t>
      </w:r>
      <w:r w:rsidR="006612DF" w:rsidRPr="00400E6D">
        <w:rPr>
          <w:rFonts w:ascii="Times New Roman" w:hAnsi="Times New Roman"/>
          <w:sz w:val="26"/>
          <w:szCs w:val="26"/>
          <w:lang w:val="vi-VN"/>
        </w:rPr>
        <w:t>=</w:t>
      </w:r>
      <m:oMath>
        <m:box>
          <m:boxPr>
            <m:ctrlPr>
              <w:rPr>
                <w:rFonts w:ascii="Cambria Math" w:hAnsi="Cambria Math"/>
                <w:sz w:val="26"/>
                <w:szCs w:val="26"/>
                <w:lang w:val="vi-VN"/>
              </w:rPr>
            </m:ctrlPr>
          </m:boxPr>
          <m:e>
            <m:argPr>
              <m:argSz m:val="-1"/>
            </m:argPr>
            <m:f>
              <m:fPr>
                <m:ctrlPr>
                  <w:rPr>
                    <w:rFonts w:ascii="Cambria Math" w:hAnsi="Cambria Math"/>
                    <w:sz w:val="26"/>
                    <w:szCs w:val="26"/>
                    <w:lang w:val="vi-VN"/>
                  </w:rPr>
                </m:ctrlPr>
              </m:fPr>
              <m:num>
                <m:sSub>
                  <m:sSubPr>
                    <m:ctrlPr>
                      <w:rPr>
                        <w:rFonts w:ascii="Cambria Math" w:hAnsi="Cambria Math"/>
                        <w:sz w:val="26"/>
                        <w:szCs w:val="26"/>
                        <w:lang w:val="vi-VN"/>
                      </w:rPr>
                    </m:ctrlPr>
                  </m:sSubPr>
                  <m:e>
                    <m:r>
                      <m:rPr>
                        <m:sty m:val="p"/>
                      </m:rPr>
                      <w:rPr>
                        <w:rFonts w:ascii="Cambria Math" w:hAnsi="Cambria Math"/>
                        <w:sz w:val="26"/>
                        <w:szCs w:val="26"/>
                        <w:lang w:val="vi-VN"/>
                      </w:rPr>
                      <m:t>C</m:t>
                    </m:r>
                  </m:e>
                  <m:sub>
                    <m:r>
                      <m:rPr>
                        <m:sty m:val="p"/>
                      </m:rPr>
                      <w:rPr>
                        <w:rFonts w:ascii="Cambria Math" w:hAnsi="Cambria Math"/>
                        <w:sz w:val="26"/>
                        <w:szCs w:val="26"/>
                        <w:lang w:val="vi-VN"/>
                      </w:rPr>
                      <m:t>meas</m:t>
                    </m:r>
                  </m:sub>
                </m:sSub>
                <m:r>
                  <m:rPr>
                    <m:sty m:val="p"/>
                  </m:rPr>
                  <w:rPr>
                    <w:rFonts w:ascii="Cambria Math" w:hAnsi="Cambria Math"/>
                    <w:sz w:val="26"/>
                    <w:szCs w:val="26"/>
                    <w:lang w:val="vi-VN"/>
                  </w:rPr>
                  <m:t xml:space="preserve"> -</m:t>
                </m:r>
                <m:sSub>
                  <m:sSubPr>
                    <m:ctrlPr>
                      <w:rPr>
                        <w:rFonts w:ascii="Cambria Math" w:hAnsi="Cambria Math"/>
                        <w:sz w:val="26"/>
                        <w:szCs w:val="26"/>
                        <w:lang w:val="vi-VN"/>
                      </w:rPr>
                    </m:ctrlPr>
                  </m:sSubPr>
                  <m:e>
                    <m:r>
                      <m:rPr>
                        <m:sty m:val="p"/>
                      </m:rPr>
                      <w:rPr>
                        <w:rFonts w:ascii="Cambria Math" w:hAnsi="Cambria Math"/>
                        <w:sz w:val="26"/>
                        <w:szCs w:val="26"/>
                        <w:lang w:val="vi-VN"/>
                      </w:rPr>
                      <m:t>C</m:t>
                    </m:r>
                  </m:e>
                  <m:sub>
                    <m:r>
                      <m:rPr>
                        <m:sty m:val="p"/>
                      </m:rPr>
                      <w:rPr>
                        <w:rFonts w:ascii="Cambria Math" w:hAnsi="Cambria Math"/>
                        <w:sz w:val="26"/>
                        <w:szCs w:val="26"/>
                        <w:lang w:val="vi-VN"/>
                      </w:rPr>
                      <m:t>ref</m:t>
                    </m:r>
                  </m:sub>
                </m:sSub>
                <m:r>
                  <m:rPr>
                    <m:sty m:val="p"/>
                  </m:rPr>
                  <w:rPr>
                    <w:rFonts w:ascii="Cambria Math" w:hAnsi="Cambria Math"/>
                    <w:sz w:val="26"/>
                    <w:szCs w:val="26"/>
                    <w:lang w:val="vi-VN"/>
                  </w:rPr>
                  <m:t xml:space="preserve">  </m:t>
                </m:r>
              </m:num>
              <m:den>
                <m:sSub>
                  <m:sSubPr>
                    <m:ctrlPr>
                      <w:rPr>
                        <w:rFonts w:ascii="Cambria Math" w:hAnsi="Cambria Math"/>
                        <w:sz w:val="26"/>
                        <w:szCs w:val="26"/>
                        <w:lang w:val="vi-VN"/>
                      </w:rPr>
                    </m:ctrlPr>
                  </m:sSubPr>
                  <m:e>
                    <m:r>
                      <m:rPr>
                        <m:sty m:val="p"/>
                      </m:rPr>
                      <w:rPr>
                        <w:rFonts w:ascii="Cambria Math" w:hAnsi="Cambria Math"/>
                        <w:sz w:val="26"/>
                        <w:szCs w:val="26"/>
                        <w:lang w:val="vi-VN"/>
                      </w:rPr>
                      <m:t>C</m:t>
                    </m:r>
                  </m:e>
                  <m:sub>
                    <m:r>
                      <m:rPr>
                        <m:sty m:val="p"/>
                      </m:rPr>
                      <w:rPr>
                        <w:rFonts w:ascii="Cambria Math" w:hAnsi="Cambria Math"/>
                        <w:sz w:val="26"/>
                        <w:szCs w:val="26"/>
                        <w:lang w:val="vi-VN"/>
                      </w:rPr>
                      <m:t>ref</m:t>
                    </m:r>
                  </m:sub>
                </m:sSub>
                <m:r>
                  <m:rPr>
                    <m:sty m:val="p"/>
                  </m:rPr>
                  <w:rPr>
                    <w:rFonts w:ascii="Cambria Math" w:hAnsi="Cambria Math"/>
                    <w:sz w:val="26"/>
                    <w:szCs w:val="26"/>
                    <w:lang w:val="vi-VN"/>
                  </w:rPr>
                  <m:t xml:space="preserve"> </m:t>
                </m:r>
              </m:den>
            </m:f>
          </m:e>
        </m:box>
      </m:oMath>
      <w:r w:rsidR="00AE1F27" w:rsidRPr="00400E6D">
        <w:rPr>
          <w:rFonts w:ascii="Times New Roman" w:hAnsi="Times New Roman"/>
          <w:sz w:val="26"/>
          <w:szCs w:val="26"/>
          <w:lang w:val="vi-VN"/>
        </w:rPr>
        <w:t>×</w:t>
      </w:r>
      <w:r w:rsidR="00303004" w:rsidRPr="00400E6D">
        <w:rPr>
          <w:rFonts w:ascii="Times New Roman" w:hAnsi="Times New Roman"/>
          <w:sz w:val="26"/>
          <w:szCs w:val="26"/>
          <w:lang w:val="vi-VN"/>
        </w:rPr>
        <w:t>100</w:t>
      </w:r>
    </w:p>
    <w:p w14:paraId="63360F9F" w14:textId="249271CC" w:rsidR="00303004" w:rsidRPr="00275047" w:rsidRDefault="00303004" w:rsidP="00B16547">
      <w:pPr>
        <w:spacing w:line="240" w:lineRule="auto"/>
        <w:ind w:firstLine="720"/>
        <w:rPr>
          <w:rFonts w:ascii="Times New Roman" w:hAnsi="Times New Roman"/>
          <w:noProof/>
          <w:spacing w:val="0"/>
          <w:sz w:val="26"/>
          <w:szCs w:val="26"/>
          <w:lang w:val="vi-VN"/>
        </w:rPr>
      </w:pPr>
      <w:r w:rsidRPr="00275047">
        <w:rPr>
          <w:rFonts w:ascii="Times New Roman" w:hAnsi="Times New Roman"/>
          <w:i/>
          <w:iCs/>
          <w:spacing w:val="0"/>
          <w:sz w:val="26"/>
          <w:szCs w:val="26"/>
          <w:u w:val="single"/>
          <w:lang w:val="vi-VN"/>
        </w:rPr>
        <w:t>Trong đó:</w:t>
      </w:r>
      <w:r w:rsidRPr="00275047">
        <w:rPr>
          <w:rFonts w:ascii="Times New Roman" w:hAnsi="Times New Roman"/>
          <w:i/>
          <w:iCs/>
          <w:spacing w:val="0"/>
          <w:sz w:val="26"/>
          <w:szCs w:val="26"/>
          <w:lang w:val="vi-VN"/>
        </w:rPr>
        <w:t xml:space="preserve"> </w:t>
      </w:r>
      <w:r w:rsidRPr="00275047">
        <w:rPr>
          <w:rFonts w:ascii="Times New Roman" w:hAnsi="Times New Roman"/>
          <w:i/>
          <w:iCs/>
          <w:spacing w:val="0"/>
          <w:sz w:val="26"/>
          <w:szCs w:val="26"/>
          <w:lang w:val="vi-VN"/>
        </w:rPr>
        <w:tab/>
      </w:r>
      <w:r w:rsidRPr="00275047">
        <w:rPr>
          <w:rFonts w:ascii="Times New Roman" w:hAnsi="Times New Roman"/>
          <w:sz w:val="28"/>
          <w:szCs w:val="36"/>
          <w:lang w:val="vi-VN"/>
        </w:rPr>
        <w:t>δ</w:t>
      </w:r>
      <w:r w:rsidRPr="00275047">
        <w:rPr>
          <w:rFonts w:ascii="Times New Roman" w:hAnsi="Times New Roman"/>
          <w:noProof/>
          <w:spacing w:val="0"/>
          <w:sz w:val="26"/>
          <w:szCs w:val="26"/>
          <w:lang w:val="vi-VN"/>
        </w:rPr>
        <w:t xml:space="preserve">: </w:t>
      </w:r>
      <w:r w:rsidR="003D0A16" w:rsidRPr="00275047">
        <w:rPr>
          <w:rFonts w:ascii="Times New Roman" w:hAnsi="Times New Roman"/>
          <w:noProof/>
          <w:spacing w:val="0"/>
          <w:sz w:val="26"/>
          <w:szCs w:val="26"/>
          <w:lang w:val="vi-VN"/>
        </w:rPr>
        <w:t>s</w:t>
      </w:r>
      <w:r w:rsidRPr="00275047">
        <w:rPr>
          <w:rFonts w:ascii="Times New Roman" w:hAnsi="Times New Roman"/>
          <w:noProof/>
          <w:spacing w:val="0"/>
          <w:sz w:val="26"/>
          <w:szCs w:val="26"/>
          <w:lang w:val="vi-VN"/>
        </w:rPr>
        <w:t xml:space="preserve">ai </w:t>
      </w:r>
      <w:r w:rsidR="00310855" w:rsidRPr="00275047">
        <w:rPr>
          <w:rFonts w:ascii="Times New Roman" w:hAnsi="Times New Roman"/>
          <w:noProof/>
          <w:spacing w:val="0"/>
          <w:sz w:val="26"/>
          <w:szCs w:val="26"/>
          <w:lang w:val="vi-VN"/>
        </w:rPr>
        <w:t>số phép đo</w:t>
      </w:r>
      <w:r w:rsidRPr="00275047">
        <w:rPr>
          <w:rFonts w:ascii="Times New Roman" w:hAnsi="Times New Roman"/>
          <w:noProof/>
          <w:spacing w:val="0"/>
          <w:sz w:val="26"/>
          <w:szCs w:val="26"/>
          <w:lang w:val="vi-VN"/>
        </w:rPr>
        <w:t>, %;</w:t>
      </w:r>
    </w:p>
    <w:p w14:paraId="2C023F9F" w14:textId="3489F985" w:rsidR="00303004" w:rsidRPr="00B73A8C" w:rsidRDefault="00303004" w:rsidP="00B16547">
      <w:pPr>
        <w:spacing w:line="240" w:lineRule="auto"/>
        <w:ind w:left="1440" w:firstLine="720"/>
        <w:rPr>
          <w:rFonts w:ascii="Times New Roman" w:hAnsi="Times New Roman"/>
          <w:iCs/>
          <w:spacing w:val="0"/>
          <w:sz w:val="26"/>
          <w:szCs w:val="26"/>
          <w:lang w:val="vi-VN"/>
        </w:rPr>
      </w:pPr>
      <w:r w:rsidRPr="00275047">
        <w:rPr>
          <w:rFonts w:ascii="Times New Roman" w:hAnsi="Times New Roman"/>
          <w:iCs/>
          <w:spacing w:val="0"/>
          <w:sz w:val="26"/>
          <w:szCs w:val="26"/>
          <w:lang w:val="vi-VN"/>
        </w:rPr>
        <w:t>C</w:t>
      </w:r>
      <w:r w:rsidRPr="00275047">
        <w:rPr>
          <w:rFonts w:ascii="Times New Roman" w:hAnsi="Times New Roman"/>
          <w:iCs/>
          <w:spacing w:val="0"/>
          <w:sz w:val="26"/>
          <w:szCs w:val="26"/>
          <w:vertAlign w:val="subscript"/>
          <w:lang w:val="vi-VN"/>
        </w:rPr>
        <w:t>meas</w:t>
      </w:r>
      <w:r w:rsidRPr="00275047">
        <w:rPr>
          <w:rFonts w:ascii="Times New Roman" w:hAnsi="Times New Roman"/>
          <w:iCs/>
          <w:spacing w:val="0"/>
          <w:sz w:val="26"/>
          <w:szCs w:val="26"/>
          <w:lang w:val="vi-VN"/>
        </w:rPr>
        <w:t xml:space="preserve">: </w:t>
      </w:r>
      <w:r w:rsidR="003D0A16" w:rsidRPr="00275047">
        <w:rPr>
          <w:rFonts w:ascii="Times New Roman" w:hAnsi="Times New Roman"/>
          <w:iCs/>
          <w:spacing w:val="0"/>
          <w:sz w:val="26"/>
          <w:szCs w:val="26"/>
          <w:lang w:val="vi-VN"/>
        </w:rPr>
        <w:t>g</w:t>
      </w:r>
      <w:r w:rsidRPr="00275047">
        <w:rPr>
          <w:rFonts w:ascii="Times New Roman" w:hAnsi="Times New Roman"/>
          <w:iCs/>
          <w:spacing w:val="0"/>
          <w:sz w:val="26"/>
          <w:szCs w:val="26"/>
          <w:lang w:val="vi-VN"/>
        </w:rPr>
        <w:t>iá trị đo</w:t>
      </w:r>
      <w:r w:rsidR="003E07DB" w:rsidRPr="00275047">
        <w:rPr>
          <w:rFonts w:ascii="Times New Roman" w:hAnsi="Times New Roman"/>
          <w:iCs/>
          <w:spacing w:val="0"/>
          <w:sz w:val="26"/>
          <w:szCs w:val="26"/>
          <w:lang w:val="vi-VN"/>
        </w:rPr>
        <w:t xml:space="preserve"> trung bình</w:t>
      </w:r>
      <w:r w:rsidRPr="00275047">
        <w:rPr>
          <w:rFonts w:ascii="Times New Roman" w:hAnsi="Times New Roman"/>
          <w:iCs/>
          <w:spacing w:val="0"/>
          <w:sz w:val="26"/>
          <w:szCs w:val="26"/>
          <w:lang w:val="vi-VN"/>
        </w:rPr>
        <w:t xml:space="preserve"> </w:t>
      </w:r>
      <w:r w:rsidR="000E258B" w:rsidRPr="00275047">
        <w:rPr>
          <w:rFonts w:ascii="Times New Roman" w:hAnsi="Times New Roman"/>
          <w:iCs/>
          <w:spacing w:val="0"/>
          <w:sz w:val="26"/>
          <w:szCs w:val="26"/>
          <w:lang w:val="vi-VN"/>
        </w:rPr>
        <w:t>của PTĐ</w:t>
      </w:r>
      <w:r w:rsidR="00A27486" w:rsidRPr="00275047">
        <w:rPr>
          <w:rFonts w:ascii="Times New Roman" w:hAnsi="Times New Roman"/>
          <w:iCs/>
          <w:spacing w:val="0"/>
          <w:sz w:val="26"/>
          <w:szCs w:val="26"/>
          <w:lang w:val="vi-VN"/>
        </w:rPr>
        <w:t>, %V</w:t>
      </w:r>
      <w:r w:rsidR="00F745EF" w:rsidRPr="00D62820">
        <w:rPr>
          <w:rFonts w:ascii="Times New Roman" w:hAnsi="Times New Roman"/>
          <w:iCs/>
          <w:spacing w:val="0"/>
          <w:sz w:val="26"/>
          <w:szCs w:val="26"/>
          <w:lang w:val="vi-VN"/>
        </w:rPr>
        <w:t xml:space="preserve"> (</w:t>
      </w:r>
      <w:r w:rsidR="00A27486" w:rsidRPr="00275047">
        <w:rPr>
          <w:rFonts w:ascii="Times New Roman" w:hAnsi="Times New Roman"/>
          <w:iCs/>
          <w:spacing w:val="0"/>
          <w:sz w:val="26"/>
          <w:szCs w:val="26"/>
          <w:lang w:val="vi-VN"/>
        </w:rPr>
        <w:t>ppm)</w:t>
      </w:r>
      <w:r w:rsidR="00F745EF" w:rsidRPr="00D62820">
        <w:rPr>
          <w:rFonts w:ascii="Times New Roman" w:hAnsi="Times New Roman"/>
          <w:iCs/>
          <w:spacing w:val="0"/>
          <w:sz w:val="26"/>
          <w:szCs w:val="26"/>
          <w:lang w:val="vi-VN"/>
        </w:rPr>
        <w:t>;</w:t>
      </w:r>
    </w:p>
    <w:p w14:paraId="6D4F9013" w14:textId="358A9396" w:rsidR="00303004" w:rsidRPr="00B73A8C" w:rsidRDefault="00303004" w:rsidP="00B16547">
      <w:pPr>
        <w:spacing w:line="240" w:lineRule="auto"/>
        <w:ind w:firstLine="720"/>
        <w:rPr>
          <w:rFonts w:ascii="Times New Roman" w:hAnsi="Times New Roman"/>
          <w:iCs/>
          <w:spacing w:val="-6"/>
          <w:sz w:val="26"/>
          <w:szCs w:val="26"/>
          <w:lang w:val="vi-VN"/>
        </w:rPr>
      </w:pPr>
      <w:r w:rsidRPr="00B16547">
        <w:rPr>
          <w:rFonts w:ascii="Times New Roman" w:hAnsi="Times New Roman"/>
          <w:iCs/>
          <w:spacing w:val="0"/>
          <w:sz w:val="26"/>
          <w:szCs w:val="26"/>
          <w:lang w:val="vi-VN"/>
        </w:rPr>
        <w:tab/>
      </w:r>
      <w:r w:rsidRPr="00B16547">
        <w:rPr>
          <w:rFonts w:ascii="Times New Roman" w:hAnsi="Times New Roman"/>
          <w:iCs/>
          <w:spacing w:val="0"/>
          <w:sz w:val="26"/>
          <w:szCs w:val="26"/>
          <w:lang w:val="vi-VN"/>
        </w:rPr>
        <w:tab/>
      </w:r>
      <w:r w:rsidRPr="00B16547">
        <w:rPr>
          <w:rFonts w:ascii="Times New Roman" w:hAnsi="Times New Roman"/>
          <w:iCs/>
          <w:spacing w:val="-6"/>
          <w:sz w:val="26"/>
          <w:szCs w:val="26"/>
          <w:lang w:val="vi-VN"/>
        </w:rPr>
        <w:t>C</w:t>
      </w:r>
      <w:r w:rsidRPr="00B16547">
        <w:rPr>
          <w:rFonts w:ascii="Times New Roman" w:hAnsi="Times New Roman"/>
          <w:iCs/>
          <w:spacing w:val="-6"/>
          <w:sz w:val="26"/>
          <w:szCs w:val="26"/>
          <w:vertAlign w:val="subscript"/>
          <w:lang w:val="vi-VN"/>
        </w:rPr>
        <w:t>ref</w:t>
      </w:r>
      <w:r w:rsidRPr="00B16547">
        <w:rPr>
          <w:rFonts w:ascii="Times New Roman" w:hAnsi="Times New Roman"/>
          <w:iCs/>
          <w:spacing w:val="-6"/>
          <w:sz w:val="26"/>
          <w:szCs w:val="26"/>
          <w:lang w:val="vi-VN"/>
        </w:rPr>
        <w:t xml:space="preserve">: </w:t>
      </w:r>
      <w:r w:rsidR="003D0A16" w:rsidRPr="00B16547">
        <w:rPr>
          <w:rFonts w:ascii="Times New Roman" w:hAnsi="Times New Roman"/>
          <w:iCs/>
          <w:spacing w:val="-6"/>
          <w:sz w:val="26"/>
          <w:szCs w:val="26"/>
          <w:lang w:val="vi-VN"/>
        </w:rPr>
        <w:t>g</w:t>
      </w:r>
      <w:r w:rsidRPr="00B16547">
        <w:rPr>
          <w:rFonts w:ascii="Times New Roman" w:hAnsi="Times New Roman"/>
          <w:iCs/>
          <w:spacing w:val="-6"/>
          <w:sz w:val="26"/>
          <w:szCs w:val="26"/>
          <w:lang w:val="vi-VN"/>
        </w:rPr>
        <w:t xml:space="preserve">iá trị </w:t>
      </w:r>
      <w:r w:rsidR="003E07DB" w:rsidRPr="00B16547">
        <w:rPr>
          <w:rFonts w:ascii="Times New Roman" w:hAnsi="Times New Roman"/>
          <w:iCs/>
          <w:spacing w:val="-6"/>
          <w:sz w:val="26"/>
          <w:szCs w:val="26"/>
          <w:lang w:val="vi-VN"/>
        </w:rPr>
        <w:t xml:space="preserve">trung bình </w:t>
      </w:r>
      <w:r w:rsidR="009F3F80" w:rsidRPr="00B16547">
        <w:rPr>
          <w:rFonts w:ascii="Times New Roman" w:hAnsi="Times New Roman"/>
          <w:iCs/>
          <w:spacing w:val="-6"/>
          <w:sz w:val="26"/>
          <w:szCs w:val="26"/>
          <w:lang w:val="vi-VN"/>
        </w:rPr>
        <w:t xml:space="preserve">của </w:t>
      </w:r>
      <w:r w:rsidR="008C30D6" w:rsidRPr="00B16547">
        <w:rPr>
          <w:rFonts w:ascii="Times New Roman" w:hAnsi="Times New Roman"/>
          <w:iCs/>
          <w:spacing w:val="-6"/>
          <w:sz w:val="26"/>
          <w:szCs w:val="26"/>
          <w:lang w:val="vi-VN"/>
        </w:rPr>
        <w:t>thiết bị đo nồng độ khí</w:t>
      </w:r>
      <w:r w:rsidR="00A27486" w:rsidRPr="00B16547">
        <w:rPr>
          <w:rFonts w:ascii="Times New Roman" w:hAnsi="Times New Roman"/>
          <w:iCs/>
          <w:spacing w:val="-6"/>
          <w:sz w:val="26"/>
          <w:szCs w:val="26"/>
          <w:lang w:val="vi-VN"/>
        </w:rPr>
        <w:t>, %V</w:t>
      </w:r>
      <w:r w:rsidR="00F745EF" w:rsidRPr="00D62820">
        <w:rPr>
          <w:rFonts w:ascii="Times New Roman" w:hAnsi="Times New Roman"/>
          <w:iCs/>
          <w:spacing w:val="-6"/>
          <w:sz w:val="26"/>
          <w:szCs w:val="26"/>
          <w:lang w:val="vi-VN"/>
        </w:rPr>
        <w:t xml:space="preserve"> (</w:t>
      </w:r>
      <w:r w:rsidR="00A27486" w:rsidRPr="00B16547">
        <w:rPr>
          <w:rFonts w:ascii="Times New Roman" w:hAnsi="Times New Roman"/>
          <w:iCs/>
          <w:spacing w:val="-6"/>
          <w:sz w:val="26"/>
          <w:szCs w:val="26"/>
          <w:lang w:val="vi-VN"/>
        </w:rPr>
        <w:t>ppm)</w:t>
      </w:r>
      <w:r w:rsidR="00F745EF" w:rsidRPr="00D62820">
        <w:rPr>
          <w:rFonts w:ascii="Times New Roman" w:hAnsi="Times New Roman"/>
          <w:iCs/>
          <w:spacing w:val="-6"/>
          <w:sz w:val="26"/>
          <w:szCs w:val="26"/>
          <w:lang w:val="vi-VN"/>
        </w:rPr>
        <w:t>;</w:t>
      </w:r>
    </w:p>
    <w:p w14:paraId="20571686" w14:textId="3F5B3E7A" w:rsidR="00760D0F" w:rsidRPr="00275047" w:rsidRDefault="000C6DA1" w:rsidP="00B16547">
      <w:pPr>
        <w:widowControl w:val="0"/>
        <w:overflowPunct w:val="0"/>
        <w:autoSpaceDE w:val="0"/>
        <w:autoSpaceDN w:val="0"/>
        <w:adjustRightInd w:val="0"/>
        <w:spacing w:line="240" w:lineRule="auto"/>
        <w:textAlignment w:val="baseline"/>
        <w:rPr>
          <w:rFonts w:ascii="Times New Roman" w:hAnsi="Times New Roman"/>
          <w:spacing w:val="0"/>
          <w:sz w:val="26"/>
          <w:szCs w:val="26"/>
          <w:lang w:val="vi-VN"/>
        </w:rPr>
      </w:pPr>
      <w:r w:rsidRPr="00275047">
        <w:rPr>
          <w:rFonts w:ascii="Times New Roman" w:hAnsi="Times New Roman"/>
          <w:spacing w:val="0"/>
          <w:sz w:val="26"/>
          <w:szCs w:val="26"/>
          <w:lang w:val="vi-VN"/>
        </w:rPr>
        <w:t>-</w:t>
      </w:r>
      <w:r w:rsidR="00CC6255" w:rsidRPr="00275047">
        <w:rPr>
          <w:rFonts w:ascii="Times New Roman" w:hAnsi="Times New Roman"/>
          <w:spacing w:val="0"/>
          <w:sz w:val="26"/>
          <w:szCs w:val="26"/>
          <w:lang w:val="vi-VN"/>
        </w:rPr>
        <w:t xml:space="preserve"> S</w:t>
      </w:r>
      <w:r w:rsidR="00755C0A" w:rsidRPr="00275047">
        <w:rPr>
          <w:rFonts w:ascii="Times New Roman" w:hAnsi="Times New Roman"/>
          <w:spacing w:val="0"/>
          <w:sz w:val="26"/>
          <w:szCs w:val="26"/>
          <w:lang w:val="vi-VN"/>
        </w:rPr>
        <w:t xml:space="preserve">ai số </w:t>
      </w:r>
      <w:r w:rsidR="00310855" w:rsidRPr="00275047">
        <w:rPr>
          <w:rFonts w:ascii="Times New Roman" w:hAnsi="Times New Roman"/>
          <w:sz w:val="28"/>
          <w:szCs w:val="36"/>
          <w:lang w:val="vi-VN"/>
        </w:rPr>
        <w:t>phép đo</w:t>
      </w:r>
      <w:r w:rsidR="00EA2E01" w:rsidRPr="00275047">
        <w:rPr>
          <w:rFonts w:ascii="Times New Roman" w:hAnsi="Times New Roman"/>
          <w:spacing w:val="0"/>
          <w:sz w:val="26"/>
          <w:szCs w:val="26"/>
          <w:lang w:val="it-IT"/>
        </w:rPr>
        <w:t xml:space="preserve"> của </w:t>
      </w:r>
      <w:r w:rsidR="00485689" w:rsidRPr="00275047">
        <w:rPr>
          <w:rFonts w:ascii="Times New Roman" w:hAnsi="Times New Roman"/>
          <w:spacing w:val="0"/>
          <w:sz w:val="26"/>
          <w:szCs w:val="26"/>
          <w:lang w:val="it-IT"/>
        </w:rPr>
        <w:t>PTĐ</w:t>
      </w:r>
      <w:r w:rsidR="00EA2E01" w:rsidRPr="00275047">
        <w:rPr>
          <w:rFonts w:ascii="Times New Roman" w:hAnsi="Times New Roman"/>
          <w:spacing w:val="0"/>
          <w:sz w:val="26"/>
          <w:szCs w:val="26"/>
          <w:lang w:val="it-IT"/>
        </w:rPr>
        <w:t xml:space="preserve"> không vượt quá giới hạn quy định </w:t>
      </w:r>
      <w:r w:rsidR="00755C0A" w:rsidRPr="00275047">
        <w:rPr>
          <w:rFonts w:ascii="Times New Roman" w:hAnsi="Times New Roman"/>
          <w:spacing w:val="0"/>
          <w:sz w:val="26"/>
          <w:szCs w:val="26"/>
          <w:lang w:val="vi-VN"/>
        </w:rPr>
        <w:t>tại Phụ lục 2.</w:t>
      </w:r>
    </w:p>
    <w:p w14:paraId="4807E2A1" w14:textId="77777777" w:rsidR="00913C81" w:rsidRPr="00275047" w:rsidRDefault="00913C81" w:rsidP="00B16547">
      <w:pPr>
        <w:widowControl w:val="0"/>
        <w:overflowPunct w:val="0"/>
        <w:autoSpaceDE w:val="0"/>
        <w:autoSpaceDN w:val="0"/>
        <w:adjustRightInd w:val="0"/>
        <w:spacing w:line="240" w:lineRule="auto"/>
        <w:textAlignment w:val="baseline"/>
        <w:rPr>
          <w:rFonts w:ascii="Times New Roman" w:hAnsi="Times New Roman"/>
          <w:spacing w:val="0"/>
          <w:sz w:val="26"/>
          <w:szCs w:val="26"/>
          <w:lang w:val="it-IT"/>
        </w:rPr>
      </w:pPr>
      <w:r w:rsidRPr="00275047">
        <w:rPr>
          <w:rFonts w:ascii="Times New Roman" w:hAnsi="Times New Roman"/>
          <w:spacing w:val="0"/>
          <w:sz w:val="26"/>
          <w:szCs w:val="26"/>
          <w:lang w:val="it-IT"/>
        </w:rPr>
        <w:t>7.3.5 Kiểm tra độ lặp lại</w:t>
      </w:r>
    </w:p>
    <w:p w14:paraId="718E0D0E" w14:textId="77777777" w:rsidR="00760D0F" w:rsidRPr="00275047" w:rsidRDefault="00F8543C" w:rsidP="00B16547">
      <w:pPr>
        <w:widowControl w:val="0"/>
        <w:overflowPunct w:val="0"/>
        <w:autoSpaceDE w:val="0"/>
        <w:autoSpaceDN w:val="0"/>
        <w:adjustRightInd w:val="0"/>
        <w:spacing w:line="240" w:lineRule="auto"/>
        <w:textAlignment w:val="baseline"/>
        <w:rPr>
          <w:rFonts w:ascii="Times New Roman" w:hAnsi="Times New Roman"/>
          <w:spacing w:val="0"/>
          <w:sz w:val="26"/>
          <w:szCs w:val="26"/>
          <w:lang w:val="it-IT"/>
        </w:rPr>
      </w:pPr>
      <w:r w:rsidRPr="00B16547">
        <w:rPr>
          <w:rFonts w:ascii="Times New Roman" w:hAnsi="Times New Roman"/>
          <w:spacing w:val="-2"/>
          <w:sz w:val="26"/>
          <w:szCs w:val="26"/>
          <w:lang w:val="it-IT"/>
        </w:rPr>
        <w:t xml:space="preserve">- </w:t>
      </w:r>
      <w:r w:rsidR="00537646" w:rsidRPr="00B16547">
        <w:rPr>
          <w:rFonts w:ascii="Times New Roman" w:hAnsi="Times New Roman"/>
          <w:spacing w:val="-2"/>
          <w:sz w:val="26"/>
          <w:szCs w:val="26"/>
          <w:lang w:val="it-IT"/>
        </w:rPr>
        <w:t xml:space="preserve">Chọn 1 trong </w:t>
      </w:r>
      <w:r w:rsidR="00977146" w:rsidRPr="00B16547">
        <w:rPr>
          <w:rFonts w:ascii="Times New Roman" w:hAnsi="Times New Roman"/>
          <w:spacing w:val="-2"/>
          <w:sz w:val="26"/>
          <w:szCs w:val="26"/>
          <w:lang w:val="vi-VN"/>
        </w:rPr>
        <w:t>3</w:t>
      </w:r>
      <w:r w:rsidR="00537646" w:rsidRPr="00B16547">
        <w:rPr>
          <w:rFonts w:ascii="Times New Roman" w:hAnsi="Times New Roman"/>
          <w:spacing w:val="-2"/>
          <w:sz w:val="26"/>
          <w:szCs w:val="26"/>
          <w:lang w:val="it-IT"/>
        </w:rPr>
        <w:t xml:space="preserve"> điểm “nồng độ” tại mục 7.3.4 để </w:t>
      </w:r>
      <w:r w:rsidR="00760D0F" w:rsidRPr="00B16547">
        <w:rPr>
          <w:rFonts w:ascii="Times New Roman" w:hAnsi="Times New Roman"/>
          <w:spacing w:val="-2"/>
          <w:sz w:val="26"/>
          <w:szCs w:val="26"/>
          <w:lang w:val="vi-VN"/>
        </w:rPr>
        <w:t xml:space="preserve">tiến hành </w:t>
      </w:r>
      <w:r w:rsidRPr="00B16547">
        <w:rPr>
          <w:rFonts w:ascii="Times New Roman" w:hAnsi="Times New Roman"/>
          <w:spacing w:val="-2"/>
          <w:sz w:val="26"/>
          <w:szCs w:val="26"/>
          <w:lang w:val="it-IT"/>
        </w:rPr>
        <w:t>kiểm tra độ lặp lại</w:t>
      </w:r>
      <w:r w:rsidR="00760D0F" w:rsidRPr="00B16547">
        <w:rPr>
          <w:rFonts w:ascii="Times New Roman" w:hAnsi="Times New Roman"/>
          <w:spacing w:val="-2"/>
          <w:sz w:val="26"/>
          <w:szCs w:val="26"/>
          <w:lang w:val="vi-VN"/>
        </w:rPr>
        <w:t xml:space="preserve"> của PTĐ</w:t>
      </w:r>
      <w:r w:rsidR="00537646" w:rsidRPr="00275047">
        <w:rPr>
          <w:rFonts w:ascii="Times New Roman" w:hAnsi="Times New Roman"/>
          <w:spacing w:val="0"/>
          <w:sz w:val="26"/>
          <w:szCs w:val="26"/>
          <w:lang w:val="it-IT"/>
        </w:rPr>
        <w:t>.</w:t>
      </w:r>
    </w:p>
    <w:p w14:paraId="7197D8BB" w14:textId="77777777" w:rsidR="002C7E9A" w:rsidRPr="00275047" w:rsidRDefault="00760D0F" w:rsidP="00B16547">
      <w:pPr>
        <w:widowControl w:val="0"/>
        <w:overflowPunct w:val="0"/>
        <w:autoSpaceDE w:val="0"/>
        <w:autoSpaceDN w:val="0"/>
        <w:adjustRightInd w:val="0"/>
        <w:spacing w:line="240" w:lineRule="auto"/>
        <w:textAlignment w:val="baseline"/>
        <w:rPr>
          <w:rFonts w:ascii="Times New Roman" w:hAnsi="Times New Roman"/>
          <w:spacing w:val="0"/>
          <w:sz w:val="26"/>
          <w:szCs w:val="26"/>
          <w:lang w:val="it-IT"/>
        </w:rPr>
      </w:pPr>
      <w:r w:rsidRPr="00275047">
        <w:rPr>
          <w:rFonts w:ascii="Times New Roman" w:hAnsi="Times New Roman"/>
          <w:spacing w:val="0"/>
          <w:sz w:val="26"/>
          <w:szCs w:val="26"/>
          <w:lang w:val="vi-VN"/>
        </w:rPr>
        <w:t xml:space="preserve">- </w:t>
      </w:r>
      <w:r w:rsidR="002C7E9A" w:rsidRPr="00275047">
        <w:rPr>
          <w:rFonts w:ascii="Times New Roman" w:hAnsi="Times New Roman"/>
          <w:spacing w:val="0"/>
          <w:sz w:val="26"/>
          <w:szCs w:val="26"/>
          <w:lang w:val="vi-VN"/>
        </w:rPr>
        <w:t>Tiến hành đo</w:t>
      </w:r>
      <w:r w:rsidRPr="00275047">
        <w:rPr>
          <w:rFonts w:ascii="Times New Roman" w:hAnsi="Times New Roman"/>
          <w:spacing w:val="0"/>
          <w:sz w:val="26"/>
          <w:szCs w:val="26"/>
          <w:lang w:val="vi-VN"/>
        </w:rPr>
        <w:t xml:space="preserve"> tối thiểu</w:t>
      </w:r>
      <w:r w:rsidR="00537646" w:rsidRPr="00275047">
        <w:rPr>
          <w:rFonts w:ascii="Times New Roman" w:hAnsi="Times New Roman"/>
          <w:spacing w:val="0"/>
          <w:sz w:val="26"/>
          <w:szCs w:val="26"/>
          <w:lang w:val="it-IT"/>
        </w:rPr>
        <w:t xml:space="preserve"> 10 lần liên tiếp</w:t>
      </w:r>
      <w:r w:rsidRPr="00275047">
        <w:rPr>
          <w:rFonts w:ascii="Times New Roman" w:hAnsi="Times New Roman"/>
          <w:spacing w:val="0"/>
          <w:sz w:val="26"/>
          <w:szCs w:val="26"/>
          <w:lang w:val="vi-VN"/>
        </w:rPr>
        <w:t xml:space="preserve"> xác định nồng độ khí chuẩn đã chọn</w:t>
      </w:r>
      <w:r w:rsidR="00537646" w:rsidRPr="00275047">
        <w:rPr>
          <w:rFonts w:ascii="Times New Roman" w:hAnsi="Times New Roman"/>
          <w:spacing w:val="0"/>
          <w:sz w:val="26"/>
          <w:szCs w:val="26"/>
          <w:lang w:val="it-IT"/>
        </w:rPr>
        <w:t xml:space="preserve">. </w:t>
      </w:r>
      <w:r w:rsidR="00CA25CD" w:rsidRPr="00275047">
        <w:rPr>
          <w:rFonts w:ascii="Times New Roman" w:hAnsi="Times New Roman"/>
          <w:spacing w:val="0"/>
          <w:sz w:val="26"/>
          <w:szCs w:val="26"/>
          <w:lang w:val="vi-VN"/>
        </w:rPr>
        <w:t>Ghi các giá trị đo được</w:t>
      </w:r>
      <w:r w:rsidR="00CA25CD" w:rsidRPr="00275047">
        <w:rPr>
          <w:rFonts w:ascii="Times New Roman" w:hAnsi="Times New Roman"/>
          <w:spacing w:val="0"/>
          <w:sz w:val="26"/>
          <w:szCs w:val="26"/>
          <w:lang w:val="it-IT"/>
        </w:rPr>
        <w:t xml:space="preserve"> vào biên bản </w:t>
      </w:r>
      <w:r w:rsidR="00CA25CD" w:rsidRPr="00275047">
        <w:rPr>
          <w:rFonts w:ascii="Times New Roman" w:hAnsi="Times New Roman"/>
          <w:spacing w:val="0"/>
          <w:sz w:val="26"/>
          <w:szCs w:val="26"/>
          <w:lang w:val="vi-VN"/>
        </w:rPr>
        <w:t xml:space="preserve">kiểm định </w:t>
      </w:r>
      <w:r w:rsidR="00CA25CD" w:rsidRPr="00275047">
        <w:rPr>
          <w:rFonts w:ascii="Times New Roman" w:hAnsi="Times New Roman"/>
          <w:spacing w:val="0"/>
          <w:sz w:val="26"/>
          <w:szCs w:val="26"/>
          <w:lang w:val="it-IT"/>
        </w:rPr>
        <w:t>ở Phụ lục 1.</w:t>
      </w:r>
      <w:r w:rsidR="00CA25CD" w:rsidRPr="00275047" w:rsidDel="00CA25CD">
        <w:rPr>
          <w:rFonts w:ascii="Times New Roman" w:hAnsi="Times New Roman"/>
          <w:spacing w:val="0"/>
          <w:sz w:val="26"/>
          <w:szCs w:val="26"/>
          <w:lang w:val="it-IT"/>
        </w:rPr>
        <w:t xml:space="preserve"> </w:t>
      </w:r>
    </w:p>
    <w:p w14:paraId="69626781" w14:textId="77777777" w:rsidR="00023914" w:rsidRPr="00275047" w:rsidRDefault="00F450C4" w:rsidP="00B16547">
      <w:pPr>
        <w:widowControl w:val="0"/>
        <w:overflowPunct w:val="0"/>
        <w:autoSpaceDE w:val="0"/>
        <w:autoSpaceDN w:val="0"/>
        <w:adjustRightInd w:val="0"/>
        <w:spacing w:line="240" w:lineRule="auto"/>
        <w:textAlignment w:val="baseline"/>
        <w:rPr>
          <w:rFonts w:ascii="Times New Roman" w:hAnsi="Times New Roman"/>
          <w:spacing w:val="0"/>
          <w:sz w:val="26"/>
          <w:szCs w:val="26"/>
          <w:lang w:val="vi-VN"/>
        </w:rPr>
      </w:pPr>
      <w:r w:rsidRPr="00275047">
        <w:rPr>
          <w:rFonts w:ascii="Times New Roman" w:hAnsi="Times New Roman"/>
          <w:spacing w:val="0"/>
          <w:sz w:val="26"/>
          <w:szCs w:val="26"/>
          <w:lang w:val="vi-VN"/>
        </w:rPr>
        <w:t xml:space="preserve">- </w:t>
      </w:r>
      <w:r w:rsidR="00023914" w:rsidRPr="00275047">
        <w:rPr>
          <w:rFonts w:ascii="Times New Roman" w:hAnsi="Times New Roman"/>
          <w:spacing w:val="0"/>
          <w:sz w:val="26"/>
          <w:szCs w:val="26"/>
          <w:lang w:val="vi-VN"/>
        </w:rPr>
        <w:t xml:space="preserve">Độ lặp lại được tính theo độ lệch chuẩn s theo công thức sau: </w:t>
      </w:r>
    </w:p>
    <w:p w14:paraId="7F29BD84" w14:textId="00FC8008" w:rsidR="00EF4F51" w:rsidRPr="00B16547" w:rsidRDefault="00F10B44" w:rsidP="00B16547">
      <w:pPr>
        <w:spacing w:line="240" w:lineRule="auto"/>
        <w:jc w:val="center"/>
        <w:rPr>
          <w:sz w:val="26"/>
          <w:szCs w:val="26"/>
        </w:rPr>
      </w:pPr>
      <m:oMathPara>
        <m:oMath>
          <m:r>
            <w:rPr>
              <w:rFonts w:ascii="Cambria Math" w:hAnsi="Cambria Math"/>
              <w:sz w:val="26"/>
              <w:szCs w:val="26"/>
            </w:rPr>
            <m:t>S(</m:t>
          </m:r>
          <m:sSub>
            <m:sSubPr>
              <m:ctrlPr>
                <w:rPr>
                  <w:rFonts w:ascii="Cambria Math" w:hAnsi="Cambria Math"/>
                  <w:i/>
                  <w:spacing w:val="0"/>
                  <w:sz w:val="26"/>
                  <w:szCs w:val="26"/>
                  <w:lang w:val="vi-VN"/>
                </w:rPr>
              </m:ctrlPr>
            </m:sSubPr>
            <m:e>
              <m:r>
                <w:rPr>
                  <w:rFonts w:ascii="Cambria Math" w:hAnsi="Cambria Math"/>
                  <w:sz w:val="26"/>
                  <w:szCs w:val="26"/>
                </w:rPr>
                <m:t>q</m:t>
              </m:r>
            </m:e>
            <m:sub>
              <m:r>
                <w:rPr>
                  <w:rFonts w:ascii="Cambria Math" w:hAnsi="Cambria Math"/>
                  <w:sz w:val="26"/>
                  <w:szCs w:val="26"/>
                </w:rPr>
                <m:t>i</m:t>
              </m:r>
            </m:sub>
          </m:sSub>
          <m:r>
            <w:rPr>
              <w:rFonts w:ascii="Cambria Math" w:hAnsi="Cambria Math"/>
              <w:sz w:val="26"/>
              <w:szCs w:val="26"/>
            </w:rPr>
            <m:t>)=</m:t>
          </m:r>
          <m:rad>
            <m:radPr>
              <m:degHide m:val="1"/>
              <m:ctrlPr>
                <w:rPr>
                  <w:rFonts w:ascii="Cambria Math" w:hAnsi="Cambria Math"/>
                  <w:i/>
                  <w:spacing w:val="0"/>
                  <w:sz w:val="26"/>
                  <w:szCs w:val="26"/>
                  <w:lang w:val="vi-VN"/>
                </w:rPr>
              </m:ctrlPr>
            </m:radPr>
            <m:deg/>
            <m:e>
              <m:f>
                <m:fPr>
                  <m:ctrlPr>
                    <w:rPr>
                      <w:rFonts w:ascii="Cambria Math" w:hAnsi="Cambria Math"/>
                      <w:i/>
                      <w:spacing w:val="0"/>
                      <w:sz w:val="26"/>
                      <w:szCs w:val="26"/>
                      <w:lang w:val="vi-VN"/>
                    </w:rPr>
                  </m:ctrlPr>
                </m:fPr>
                <m:num>
                  <m:nary>
                    <m:naryPr>
                      <m:chr m:val="∑"/>
                      <m:limLoc m:val="undOvr"/>
                      <m:ctrlPr>
                        <w:rPr>
                          <w:rFonts w:ascii="Cambria Math" w:hAnsi="Cambria Math"/>
                          <w:i/>
                          <w:spacing w:val="0"/>
                          <w:sz w:val="26"/>
                          <w:szCs w:val="26"/>
                          <w:lang w:val="vi-VN"/>
                        </w:rPr>
                      </m:ctrlPr>
                    </m:naryPr>
                    <m:sub>
                      <m:r>
                        <w:rPr>
                          <w:rFonts w:ascii="Cambria Math" w:hAnsi="Cambria Math"/>
                          <w:sz w:val="26"/>
                          <w:szCs w:val="26"/>
                        </w:rPr>
                        <m:t>i=1</m:t>
                      </m:r>
                    </m:sub>
                    <m:sup>
                      <m:r>
                        <w:rPr>
                          <w:rFonts w:ascii="Cambria Math" w:hAnsi="Cambria Math"/>
                          <w:sz w:val="26"/>
                          <w:szCs w:val="26"/>
                        </w:rPr>
                        <m:t>n</m:t>
                      </m:r>
                    </m:sup>
                    <m:e>
                      <m:sSup>
                        <m:sSupPr>
                          <m:ctrlPr>
                            <w:rPr>
                              <w:rFonts w:ascii="Cambria Math" w:hAnsi="Cambria Math"/>
                              <w:i/>
                              <w:spacing w:val="0"/>
                              <w:sz w:val="26"/>
                              <w:szCs w:val="26"/>
                              <w:lang w:val="vi-VN"/>
                            </w:rPr>
                          </m:ctrlPr>
                        </m:sSupPr>
                        <m:e>
                          <m:r>
                            <w:rPr>
                              <w:rFonts w:ascii="Cambria Math" w:hAnsi="Cambria Math"/>
                              <w:sz w:val="26"/>
                              <w:szCs w:val="26"/>
                            </w:rPr>
                            <m:t>(</m:t>
                          </m:r>
                          <m:sSub>
                            <m:sSubPr>
                              <m:ctrlPr>
                                <w:rPr>
                                  <w:rFonts w:ascii="Cambria Math" w:hAnsi="Cambria Math"/>
                                  <w:i/>
                                  <w:spacing w:val="0"/>
                                  <w:sz w:val="26"/>
                                  <w:szCs w:val="26"/>
                                  <w:lang w:val="vi-VN"/>
                                </w:rPr>
                              </m:ctrlPr>
                            </m:sSubPr>
                            <m:e>
                              <m:r>
                                <w:rPr>
                                  <w:rFonts w:ascii="Cambria Math" w:hAnsi="Cambria Math"/>
                                  <w:sz w:val="26"/>
                                  <w:szCs w:val="26"/>
                                </w:rPr>
                                <m:t>q</m:t>
                              </m:r>
                            </m:e>
                            <m:sub>
                              <m:r>
                                <w:rPr>
                                  <w:rFonts w:ascii="Cambria Math" w:hAnsi="Cambria Math"/>
                                  <w:sz w:val="26"/>
                                  <w:szCs w:val="26"/>
                                </w:rPr>
                                <m:t>i</m:t>
                              </m:r>
                            </m:sub>
                          </m:sSub>
                          <m:r>
                            <w:rPr>
                              <w:rFonts w:ascii="Cambria Math" w:hAnsi="Cambria Math"/>
                              <w:sz w:val="26"/>
                              <w:szCs w:val="26"/>
                            </w:rPr>
                            <m:t>-</m:t>
                          </m:r>
                          <m:acc>
                            <m:accPr>
                              <m:chr m:val="̅"/>
                              <m:ctrlPr>
                                <w:rPr>
                                  <w:rFonts w:ascii="Cambria Math" w:hAnsi="Cambria Math"/>
                                  <w:i/>
                                  <w:spacing w:val="0"/>
                                  <w:sz w:val="26"/>
                                  <w:szCs w:val="26"/>
                                  <w:lang w:val="vi-VN"/>
                                </w:rPr>
                              </m:ctrlPr>
                            </m:accPr>
                            <m:e>
                              <m:r>
                                <w:rPr>
                                  <w:rFonts w:ascii="Cambria Math" w:hAnsi="Cambria Math"/>
                                  <w:sz w:val="26"/>
                                  <w:szCs w:val="26"/>
                                </w:rPr>
                                <m:t>q</m:t>
                              </m:r>
                            </m:e>
                          </m:acc>
                          <m:r>
                            <w:rPr>
                              <w:rFonts w:ascii="Cambria Math" w:hAnsi="Cambria Math"/>
                              <w:sz w:val="26"/>
                              <w:szCs w:val="26"/>
                            </w:rPr>
                            <m:t>)</m:t>
                          </m:r>
                        </m:e>
                        <m:sup>
                          <m:r>
                            <w:rPr>
                              <w:rFonts w:ascii="Cambria Math" w:hAnsi="Cambria Math"/>
                              <w:sz w:val="26"/>
                              <w:szCs w:val="26"/>
                            </w:rPr>
                            <m:t>2</m:t>
                          </m:r>
                        </m:sup>
                      </m:sSup>
                    </m:e>
                  </m:nary>
                </m:num>
                <m:den>
                  <m:r>
                    <w:rPr>
                      <w:rFonts w:ascii="Cambria Math" w:hAnsi="Cambria Math"/>
                      <w:sz w:val="26"/>
                      <w:szCs w:val="26"/>
                    </w:rPr>
                    <m:t>n-1</m:t>
                  </m:r>
                </m:den>
              </m:f>
            </m:e>
          </m:rad>
        </m:oMath>
      </m:oMathPara>
    </w:p>
    <w:p w14:paraId="7F58623E" w14:textId="77777777" w:rsidR="00254E4F" w:rsidRPr="00275047" w:rsidRDefault="00EF4F51" w:rsidP="00B16547">
      <w:pPr>
        <w:widowControl w:val="0"/>
        <w:overflowPunct w:val="0"/>
        <w:autoSpaceDE w:val="0"/>
        <w:autoSpaceDN w:val="0"/>
        <w:adjustRightInd w:val="0"/>
        <w:spacing w:line="240" w:lineRule="auto"/>
        <w:textAlignment w:val="baseline"/>
        <w:rPr>
          <w:rFonts w:ascii="Times New Roman" w:hAnsi="Times New Roman"/>
          <w:iCs/>
          <w:spacing w:val="0"/>
          <w:sz w:val="26"/>
          <w:szCs w:val="26"/>
          <w:lang w:val="vi-VN"/>
        </w:rPr>
      </w:pPr>
      <w:r w:rsidRPr="00275047">
        <w:rPr>
          <w:rFonts w:ascii="Times New Roman" w:hAnsi="Times New Roman"/>
          <w:spacing w:val="0"/>
          <w:sz w:val="26"/>
          <w:szCs w:val="26"/>
          <w:lang w:val="it-IT"/>
        </w:rPr>
        <w:tab/>
      </w:r>
      <w:r w:rsidRPr="00275047" w:rsidDel="00CA25CD">
        <w:rPr>
          <w:rFonts w:ascii="Times New Roman" w:hAnsi="Times New Roman"/>
          <w:spacing w:val="0"/>
          <w:sz w:val="26"/>
          <w:szCs w:val="26"/>
          <w:lang w:val="it-IT"/>
        </w:rPr>
        <w:t xml:space="preserve"> </w:t>
      </w:r>
      <w:r w:rsidR="009A2F5E" w:rsidRPr="00275047">
        <w:rPr>
          <w:rFonts w:ascii="Times New Roman" w:hAnsi="Times New Roman"/>
          <w:i/>
          <w:iCs/>
          <w:spacing w:val="0"/>
          <w:sz w:val="26"/>
          <w:szCs w:val="26"/>
          <w:u w:val="single"/>
          <w:lang w:val="vi-VN"/>
        </w:rPr>
        <w:t>Trong đó:</w:t>
      </w:r>
      <w:r w:rsidR="009A2F5E" w:rsidRPr="00275047">
        <w:rPr>
          <w:rFonts w:ascii="Times New Roman" w:hAnsi="Times New Roman"/>
          <w:i/>
          <w:iCs/>
          <w:spacing w:val="0"/>
          <w:sz w:val="26"/>
          <w:szCs w:val="26"/>
          <w:lang w:val="vi-VN"/>
        </w:rPr>
        <w:tab/>
      </w:r>
      <w:r w:rsidR="005726A9" w:rsidRPr="00275047">
        <w:rPr>
          <w:rFonts w:ascii="Times New Roman" w:hAnsi="Times New Roman"/>
          <w:iCs/>
          <w:spacing w:val="0"/>
          <w:sz w:val="26"/>
          <w:szCs w:val="26"/>
          <w:lang w:val="vi-VN"/>
        </w:rPr>
        <w:t>n: số lần đo</w:t>
      </w:r>
    </w:p>
    <w:p w14:paraId="7CBDD6F0" w14:textId="77777777" w:rsidR="00254E4F" w:rsidRPr="00275047" w:rsidRDefault="0081569C" w:rsidP="00B16547">
      <w:pPr>
        <w:widowControl w:val="0"/>
        <w:overflowPunct w:val="0"/>
        <w:autoSpaceDE w:val="0"/>
        <w:autoSpaceDN w:val="0"/>
        <w:adjustRightInd w:val="0"/>
        <w:spacing w:line="240" w:lineRule="auto"/>
        <w:ind w:left="1440" w:firstLine="720"/>
        <w:textAlignment w:val="baseline"/>
        <w:rPr>
          <w:rFonts w:ascii="Times New Roman" w:hAnsi="Times New Roman"/>
          <w:iCs/>
          <w:spacing w:val="0"/>
          <w:sz w:val="26"/>
          <w:szCs w:val="26"/>
          <w:lang w:val="vi-VN"/>
        </w:rPr>
      </w:pPr>
      <w:r w:rsidRPr="00275047">
        <w:rPr>
          <w:rFonts w:ascii="Times New Roman" w:hAnsi="Times New Roman"/>
          <w:iCs/>
          <w:spacing w:val="0"/>
          <w:sz w:val="26"/>
          <w:szCs w:val="26"/>
          <w:lang w:val="vi-VN"/>
        </w:rPr>
        <w:t>q</w:t>
      </w:r>
      <w:r w:rsidRPr="00275047">
        <w:rPr>
          <w:rFonts w:ascii="Times New Roman" w:hAnsi="Times New Roman"/>
          <w:iCs/>
          <w:spacing w:val="0"/>
          <w:sz w:val="26"/>
          <w:szCs w:val="26"/>
          <w:vertAlign w:val="subscript"/>
          <w:lang w:val="vi-VN"/>
        </w:rPr>
        <w:t>i</w:t>
      </w:r>
      <w:r w:rsidR="005726A9" w:rsidRPr="00275047">
        <w:rPr>
          <w:rFonts w:ascii="Times New Roman" w:hAnsi="Times New Roman"/>
          <w:iCs/>
          <w:spacing w:val="0"/>
          <w:sz w:val="26"/>
          <w:szCs w:val="26"/>
          <w:lang w:val="vi-VN"/>
        </w:rPr>
        <w:t xml:space="preserve">: </w:t>
      </w:r>
      <w:r w:rsidR="008F50C0" w:rsidRPr="00275047">
        <w:rPr>
          <w:rFonts w:ascii="Times New Roman" w:hAnsi="Times New Roman"/>
          <w:iCs/>
          <w:spacing w:val="0"/>
          <w:sz w:val="26"/>
          <w:szCs w:val="26"/>
          <w:lang w:val="vi-VN"/>
        </w:rPr>
        <w:t>g</w:t>
      </w:r>
      <w:r w:rsidR="005726A9" w:rsidRPr="00275047">
        <w:rPr>
          <w:rFonts w:ascii="Times New Roman" w:hAnsi="Times New Roman"/>
          <w:iCs/>
          <w:spacing w:val="0"/>
          <w:sz w:val="26"/>
          <w:szCs w:val="26"/>
          <w:lang w:val="vi-VN"/>
        </w:rPr>
        <w:t xml:space="preserve">iá trị đo thứ </w:t>
      </w:r>
      <w:r w:rsidRPr="00275047">
        <w:rPr>
          <w:rFonts w:ascii="Times New Roman" w:hAnsi="Times New Roman"/>
          <w:iCs/>
          <w:spacing w:val="0"/>
          <w:sz w:val="26"/>
          <w:szCs w:val="26"/>
          <w:lang w:val="vi-VN"/>
        </w:rPr>
        <w:t>i</w:t>
      </w:r>
    </w:p>
    <w:p w14:paraId="19EB9D1E" w14:textId="409151E5" w:rsidR="005726A9" w:rsidRPr="00275047" w:rsidRDefault="009B3C7F" w:rsidP="00B16547">
      <w:pPr>
        <w:spacing w:line="240" w:lineRule="auto"/>
        <w:ind w:left="1440" w:firstLine="720"/>
        <w:rPr>
          <w:rFonts w:ascii="Times New Roman" w:hAnsi="Times New Roman"/>
          <w:iCs/>
          <w:spacing w:val="0"/>
          <w:sz w:val="26"/>
          <w:szCs w:val="26"/>
          <w:lang w:val="vi-VN"/>
        </w:rPr>
      </w:pPr>
      <m:oMath>
        <m:acc>
          <m:accPr>
            <m:chr m:val="̅"/>
            <m:ctrlPr>
              <w:rPr>
                <w:rFonts w:ascii="Cambria Math" w:hAnsi="Cambria Math"/>
                <w:i/>
                <w:iCs/>
                <w:spacing w:val="0"/>
                <w:sz w:val="26"/>
                <w:szCs w:val="26"/>
                <w:lang w:val="vi-VN"/>
              </w:rPr>
            </m:ctrlPr>
          </m:accPr>
          <m:e>
            <m:r>
              <w:rPr>
                <w:rFonts w:ascii="Cambria Math" w:hAnsi="Cambria Math"/>
                <w:spacing w:val="0"/>
                <w:sz w:val="26"/>
                <w:szCs w:val="26"/>
                <w:lang w:val="vi-VN"/>
              </w:rPr>
              <m:t>q</m:t>
            </m:r>
          </m:e>
        </m:acc>
      </m:oMath>
      <w:r w:rsidR="008F50C0" w:rsidRPr="00275047">
        <w:rPr>
          <w:rFonts w:ascii="Times New Roman" w:hAnsi="Times New Roman"/>
          <w:iCs/>
          <w:spacing w:val="0"/>
          <w:sz w:val="26"/>
          <w:szCs w:val="26"/>
          <w:lang w:val="vi-VN"/>
        </w:rPr>
        <w:t>: giá trị đo trung bình</w:t>
      </w:r>
    </w:p>
    <w:p w14:paraId="7EF738F9" w14:textId="77777777" w:rsidR="00231B24" w:rsidRPr="00275047" w:rsidRDefault="008F50C0" w:rsidP="00B16547">
      <w:pPr>
        <w:spacing w:line="240" w:lineRule="auto"/>
        <w:rPr>
          <w:rFonts w:ascii="Times New Roman" w:hAnsi="Times New Roman"/>
          <w:spacing w:val="0"/>
          <w:sz w:val="26"/>
          <w:szCs w:val="26"/>
          <w:lang w:val="vi-VN"/>
        </w:rPr>
      </w:pPr>
      <w:r w:rsidRPr="00275047">
        <w:rPr>
          <w:rFonts w:ascii="Times New Roman" w:hAnsi="Times New Roman"/>
          <w:iCs/>
          <w:spacing w:val="0"/>
          <w:sz w:val="26"/>
          <w:szCs w:val="26"/>
          <w:lang w:val="vi-VN"/>
        </w:rPr>
        <w:t xml:space="preserve">- Độ </w:t>
      </w:r>
      <w:r w:rsidR="003D0A16" w:rsidRPr="00275047">
        <w:rPr>
          <w:rFonts w:ascii="Times New Roman" w:hAnsi="Times New Roman"/>
          <w:iCs/>
          <w:spacing w:val="0"/>
          <w:sz w:val="26"/>
          <w:szCs w:val="26"/>
          <w:lang w:val="vi-VN"/>
        </w:rPr>
        <w:t>lặp lại</w:t>
      </w:r>
      <w:r w:rsidR="00231B24" w:rsidRPr="00275047">
        <w:rPr>
          <w:rFonts w:ascii="Times New Roman" w:hAnsi="Times New Roman"/>
          <w:iCs/>
          <w:spacing w:val="0"/>
          <w:sz w:val="26"/>
          <w:szCs w:val="26"/>
          <w:lang w:val="vi-VN"/>
        </w:rPr>
        <w:t xml:space="preserve"> </w:t>
      </w:r>
      <w:r w:rsidR="002039E8" w:rsidRPr="00275047">
        <w:rPr>
          <w:rFonts w:ascii="Times New Roman" w:hAnsi="Times New Roman"/>
          <w:iCs/>
          <w:spacing w:val="0"/>
          <w:sz w:val="26"/>
          <w:szCs w:val="26"/>
          <w:lang w:val="vi-VN"/>
        </w:rPr>
        <w:t xml:space="preserve">của PTĐ </w:t>
      </w:r>
      <w:r w:rsidR="00231B24" w:rsidRPr="00275047">
        <w:rPr>
          <w:rFonts w:ascii="Times New Roman" w:hAnsi="Times New Roman"/>
          <w:iCs/>
          <w:spacing w:val="0"/>
          <w:sz w:val="26"/>
          <w:szCs w:val="26"/>
          <w:lang w:val="vi-VN"/>
        </w:rPr>
        <w:t xml:space="preserve">không </w:t>
      </w:r>
      <w:r w:rsidR="006834B5" w:rsidRPr="00275047">
        <w:rPr>
          <w:rFonts w:ascii="Times New Roman" w:hAnsi="Times New Roman"/>
          <w:spacing w:val="0"/>
          <w:sz w:val="26"/>
          <w:szCs w:val="26"/>
          <w:lang w:val="vi-VN"/>
        </w:rPr>
        <w:t>v</w:t>
      </w:r>
      <w:r w:rsidR="00231B24" w:rsidRPr="00275047">
        <w:rPr>
          <w:rFonts w:ascii="Times New Roman" w:hAnsi="Times New Roman"/>
          <w:spacing w:val="0"/>
          <w:sz w:val="26"/>
          <w:szCs w:val="26"/>
          <w:lang w:val="it-IT"/>
        </w:rPr>
        <w:t xml:space="preserve">ượt quá giới hạn quy định </w:t>
      </w:r>
      <w:r w:rsidR="00231B24" w:rsidRPr="00275047">
        <w:rPr>
          <w:rFonts w:ascii="Times New Roman" w:hAnsi="Times New Roman"/>
          <w:spacing w:val="0"/>
          <w:sz w:val="26"/>
          <w:szCs w:val="26"/>
          <w:lang w:val="vi-VN"/>
        </w:rPr>
        <w:t>tại Phụ lục 2.</w:t>
      </w:r>
    </w:p>
    <w:p w14:paraId="6D51A7AF" w14:textId="77777777" w:rsidR="00304916" w:rsidRPr="00275047" w:rsidRDefault="00304916" w:rsidP="00B16547">
      <w:pPr>
        <w:spacing w:line="240" w:lineRule="auto"/>
        <w:rPr>
          <w:rFonts w:ascii="Times New Roman" w:hAnsi="Times New Roman"/>
          <w:spacing w:val="0"/>
          <w:sz w:val="26"/>
          <w:szCs w:val="26"/>
          <w:lang w:val="it-IT"/>
        </w:rPr>
      </w:pPr>
      <w:r w:rsidRPr="00275047">
        <w:rPr>
          <w:rFonts w:ascii="Times New Roman" w:hAnsi="Times New Roman"/>
          <w:spacing w:val="0"/>
          <w:sz w:val="26"/>
          <w:szCs w:val="26"/>
          <w:lang w:val="it-IT"/>
        </w:rPr>
        <w:t>7.3.6 Kiểm tra thời gian đáp ứng</w:t>
      </w:r>
    </w:p>
    <w:p w14:paraId="709ACEE5" w14:textId="77777777" w:rsidR="001744E5" w:rsidRPr="00275047" w:rsidRDefault="00F439B0" w:rsidP="00B16547">
      <w:pPr>
        <w:spacing w:line="240" w:lineRule="auto"/>
        <w:rPr>
          <w:rFonts w:ascii="Times New Roman" w:hAnsi="Times New Roman"/>
          <w:spacing w:val="-2"/>
          <w:sz w:val="26"/>
          <w:szCs w:val="26"/>
          <w:lang w:val="it-IT"/>
        </w:rPr>
      </w:pPr>
      <w:r w:rsidRPr="00275047">
        <w:rPr>
          <w:rFonts w:ascii="Times New Roman" w:hAnsi="Times New Roman"/>
          <w:spacing w:val="0"/>
          <w:sz w:val="26"/>
          <w:szCs w:val="26"/>
          <w:lang w:val="it-IT"/>
        </w:rPr>
        <w:t xml:space="preserve">- Tạo 01 điểm nồng độ khí “không” và </w:t>
      </w:r>
      <w:r w:rsidR="001744E5" w:rsidRPr="00275047">
        <w:rPr>
          <w:rFonts w:ascii="Times New Roman" w:hAnsi="Times New Roman"/>
          <w:spacing w:val="-2"/>
          <w:sz w:val="26"/>
          <w:szCs w:val="26"/>
          <w:lang w:val="it-IT"/>
        </w:rPr>
        <w:t>nồng độ khí chuẩn pha loãng có giá trị bằng 9</w:t>
      </w:r>
      <w:r w:rsidR="001744E5" w:rsidRPr="00275047">
        <w:rPr>
          <w:rFonts w:ascii="Times New Roman" w:hAnsi="Times New Roman"/>
          <w:bCs/>
          <w:spacing w:val="-2"/>
          <w:sz w:val="26"/>
          <w:szCs w:val="26"/>
          <w:lang w:val="sv-SE"/>
        </w:rPr>
        <w:t xml:space="preserve">0 % của </w:t>
      </w:r>
      <w:r w:rsidR="008478CD" w:rsidRPr="00275047">
        <w:rPr>
          <w:rFonts w:ascii="Times New Roman" w:hAnsi="Times New Roman"/>
          <w:bCs/>
          <w:spacing w:val="-2"/>
          <w:sz w:val="26"/>
          <w:szCs w:val="26"/>
          <w:lang w:val="vi-VN"/>
        </w:rPr>
        <w:t>giới hạn đo trên</w:t>
      </w:r>
      <w:r w:rsidR="001744E5" w:rsidRPr="00275047">
        <w:rPr>
          <w:rFonts w:ascii="Times New Roman" w:hAnsi="Times New Roman"/>
          <w:spacing w:val="-2"/>
          <w:sz w:val="26"/>
          <w:szCs w:val="26"/>
          <w:lang w:val="it-IT"/>
        </w:rPr>
        <w:t>.</w:t>
      </w:r>
    </w:p>
    <w:p w14:paraId="7E001DCD" w14:textId="2A789A73" w:rsidR="00304916" w:rsidRPr="00B16547" w:rsidRDefault="00304916" w:rsidP="00B16547">
      <w:pPr>
        <w:spacing w:line="240" w:lineRule="auto"/>
        <w:rPr>
          <w:rFonts w:ascii="Times New Roman" w:hAnsi="Times New Roman"/>
          <w:spacing w:val="0"/>
          <w:sz w:val="26"/>
          <w:szCs w:val="26"/>
          <w:lang w:val="it-IT"/>
        </w:rPr>
      </w:pPr>
      <w:r w:rsidRPr="00275047">
        <w:rPr>
          <w:rFonts w:ascii="Times New Roman" w:hAnsi="Times New Roman"/>
          <w:spacing w:val="0"/>
          <w:sz w:val="26"/>
          <w:szCs w:val="26"/>
          <w:lang w:val="it-IT"/>
        </w:rPr>
        <w:t xml:space="preserve">- </w:t>
      </w:r>
      <w:r w:rsidR="00541432" w:rsidRPr="00275047">
        <w:rPr>
          <w:rFonts w:ascii="Times New Roman" w:hAnsi="Times New Roman"/>
          <w:spacing w:val="0"/>
          <w:sz w:val="26"/>
          <w:szCs w:val="26"/>
          <w:lang w:val="it-IT"/>
        </w:rPr>
        <w:t>Kiểm</w:t>
      </w:r>
      <w:r w:rsidRPr="00275047">
        <w:rPr>
          <w:rFonts w:ascii="Times New Roman" w:hAnsi="Times New Roman"/>
          <w:spacing w:val="0"/>
          <w:sz w:val="26"/>
          <w:szCs w:val="26"/>
          <w:lang w:val="it-IT"/>
        </w:rPr>
        <w:t xml:space="preserve"> tra thời gian đáp ứng của </w:t>
      </w:r>
      <w:r w:rsidR="00CB452A" w:rsidRPr="00275047">
        <w:rPr>
          <w:rFonts w:ascii="Times New Roman" w:hAnsi="Times New Roman"/>
          <w:spacing w:val="0"/>
          <w:sz w:val="26"/>
          <w:szCs w:val="26"/>
          <w:lang w:val="it-IT"/>
        </w:rPr>
        <w:t xml:space="preserve">PTĐ </w:t>
      </w:r>
      <w:r w:rsidRPr="00275047">
        <w:rPr>
          <w:rFonts w:ascii="Times New Roman" w:hAnsi="Times New Roman"/>
          <w:spacing w:val="0"/>
          <w:sz w:val="26"/>
          <w:szCs w:val="26"/>
          <w:lang w:val="it-IT"/>
        </w:rPr>
        <w:t xml:space="preserve">theo phương pháp đưa khí “không” vào </w:t>
      </w:r>
      <w:r w:rsidR="007C1B4A" w:rsidRPr="00B16547">
        <w:rPr>
          <w:rFonts w:ascii="Times New Roman" w:hAnsi="Times New Roman"/>
          <w:spacing w:val="0"/>
          <w:sz w:val="26"/>
          <w:szCs w:val="26"/>
          <w:lang w:val="it-IT"/>
        </w:rPr>
        <w:t>PTĐ</w:t>
      </w:r>
      <w:r w:rsidRPr="00275047">
        <w:rPr>
          <w:rFonts w:ascii="Times New Roman" w:hAnsi="Times New Roman"/>
          <w:spacing w:val="0"/>
          <w:sz w:val="26"/>
          <w:szCs w:val="26"/>
          <w:lang w:val="it-IT"/>
        </w:rPr>
        <w:t xml:space="preserve"> cần </w:t>
      </w:r>
      <w:r w:rsidR="00050900" w:rsidRPr="00275047">
        <w:rPr>
          <w:rFonts w:ascii="Times New Roman" w:hAnsi="Times New Roman"/>
          <w:spacing w:val="0"/>
          <w:sz w:val="26"/>
          <w:szCs w:val="26"/>
          <w:lang w:val="it-IT"/>
        </w:rPr>
        <w:t>kiểm định</w:t>
      </w:r>
      <w:r w:rsidRPr="00275047">
        <w:rPr>
          <w:rFonts w:ascii="Times New Roman" w:hAnsi="Times New Roman"/>
          <w:spacing w:val="0"/>
          <w:sz w:val="26"/>
          <w:szCs w:val="26"/>
          <w:lang w:val="it-IT"/>
        </w:rPr>
        <w:t xml:space="preserve">, sau khi đạt giá trị “không” ổn định, tăng </w:t>
      </w:r>
      <w:r w:rsidR="009B0E07" w:rsidRPr="00B16547">
        <w:rPr>
          <w:rFonts w:ascii="Times New Roman" w:hAnsi="Times New Roman"/>
          <w:spacing w:val="0"/>
          <w:sz w:val="26"/>
          <w:szCs w:val="26"/>
          <w:lang w:val="it-IT"/>
        </w:rPr>
        <w:t>đến</w:t>
      </w:r>
      <w:r w:rsidRPr="00275047">
        <w:rPr>
          <w:rFonts w:ascii="Times New Roman" w:hAnsi="Times New Roman"/>
          <w:spacing w:val="0"/>
          <w:sz w:val="26"/>
          <w:szCs w:val="26"/>
          <w:lang w:val="it-IT"/>
        </w:rPr>
        <w:t xml:space="preserve"> </w:t>
      </w:r>
      <w:r w:rsidR="009B0E07" w:rsidRPr="00B16547">
        <w:rPr>
          <w:rFonts w:ascii="Times New Roman" w:hAnsi="Times New Roman"/>
          <w:spacing w:val="0"/>
          <w:sz w:val="26"/>
          <w:szCs w:val="26"/>
          <w:lang w:val="it-IT"/>
        </w:rPr>
        <w:t>điểm nồng độ có giá trị bằng</w:t>
      </w:r>
      <w:r w:rsidR="009B0E07" w:rsidRPr="00275047">
        <w:rPr>
          <w:rFonts w:ascii="Times New Roman" w:hAnsi="Times New Roman"/>
          <w:spacing w:val="0"/>
          <w:sz w:val="26"/>
          <w:szCs w:val="26"/>
          <w:lang w:val="it-IT"/>
        </w:rPr>
        <w:t xml:space="preserve"> </w:t>
      </w:r>
      <w:r w:rsidRPr="00275047">
        <w:rPr>
          <w:rFonts w:ascii="Times New Roman" w:hAnsi="Times New Roman"/>
          <w:spacing w:val="0"/>
          <w:sz w:val="26"/>
          <w:szCs w:val="26"/>
          <w:lang w:val="it-IT"/>
        </w:rPr>
        <w:t>9</w:t>
      </w:r>
      <w:r w:rsidR="003E7270" w:rsidRPr="00B16547">
        <w:rPr>
          <w:rFonts w:ascii="Times New Roman" w:hAnsi="Times New Roman"/>
          <w:spacing w:val="0"/>
          <w:sz w:val="26"/>
          <w:szCs w:val="26"/>
          <w:lang w:val="it-IT"/>
        </w:rPr>
        <w:t>0</w:t>
      </w:r>
      <w:r w:rsidRPr="00275047">
        <w:rPr>
          <w:rFonts w:ascii="Times New Roman" w:hAnsi="Times New Roman"/>
          <w:spacing w:val="0"/>
          <w:sz w:val="26"/>
          <w:szCs w:val="26"/>
          <w:lang w:val="it-IT"/>
        </w:rPr>
        <w:t xml:space="preserve">% giá trị </w:t>
      </w:r>
      <w:r w:rsidR="00E03238" w:rsidRPr="00B16547">
        <w:rPr>
          <w:rFonts w:ascii="Times New Roman" w:hAnsi="Times New Roman"/>
          <w:spacing w:val="0"/>
          <w:sz w:val="26"/>
          <w:szCs w:val="26"/>
          <w:lang w:val="it-IT"/>
        </w:rPr>
        <w:t>giới hạn đo trên</w:t>
      </w:r>
      <w:r w:rsidRPr="00275047">
        <w:rPr>
          <w:rFonts w:ascii="Times New Roman" w:hAnsi="Times New Roman"/>
          <w:spacing w:val="0"/>
          <w:sz w:val="26"/>
          <w:szCs w:val="26"/>
          <w:lang w:val="it-IT"/>
        </w:rPr>
        <w:t xml:space="preserve"> của </w:t>
      </w:r>
      <w:r w:rsidR="00CB452A" w:rsidRPr="00275047">
        <w:rPr>
          <w:rFonts w:ascii="Times New Roman" w:hAnsi="Times New Roman"/>
          <w:spacing w:val="0"/>
          <w:sz w:val="26"/>
          <w:szCs w:val="26"/>
          <w:lang w:val="it-IT"/>
        </w:rPr>
        <w:t xml:space="preserve">PTĐ </w:t>
      </w:r>
      <w:r w:rsidR="009B0E07" w:rsidRPr="00B16547">
        <w:rPr>
          <w:rFonts w:ascii="Times New Roman" w:hAnsi="Times New Roman"/>
          <w:spacing w:val="0"/>
          <w:sz w:val="26"/>
          <w:szCs w:val="26"/>
          <w:lang w:val="it-IT"/>
        </w:rPr>
        <w:t>cần kiểm định</w:t>
      </w:r>
      <w:r w:rsidRPr="00275047">
        <w:rPr>
          <w:rFonts w:ascii="Times New Roman" w:hAnsi="Times New Roman"/>
          <w:spacing w:val="0"/>
          <w:sz w:val="26"/>
          <w:szCs w:val="26"/>
          <w:lang w:val="it-IT"/>
        </w:rPr>
        <w:t>.</w:t>
      </w:r>
      <w:r w:rsidR="0051301B" w:rsidRPr="00B16547">
        <w:rPr>
          <w:rFonts w:ascii="Times New Roman" w:hAnsi="Times New Roman"/>
          <w:spacing w:val="0"/>
          <w:sz w:val="26"/>
          <w:szCs w:val="26"/>
          <w:lang w:val="it-IT"/>
        </w:rPr>
        <w:t xml:space="preserve"> Ghi </w:t>
      </w:r>
      <w:r w:rsidR="00AB626B" w:rsidRPr="00B16547">
        <w:rPr>
          <w:rFonts w:ascii="Times New Roman" w:hAnsi="Times New Roman"/>
          <w:spacing w:val="0"/>
          <w:sz w:val="26"/>
          <w:szCs w:val="26"/>
          <w:lang w:val="it-IT"/>
        </w:rPr>
        <w:t>thời gian lúc bắt đầu tăng nồng độ khí</w:t>
      </w:r>
      <w:r w:rsidR="00754702" w:rsidRPr="00B16547">
        <w:rPr>
          <w:rFonts w:ascii="Times New Roman" w:hAnsi="Times New Roman"/>
          <w:spacing w:val="0"/>
          <w:sz w:val="26"/>
          <w:szCs w:val="26"/>
          <w:lang w:val="it-IT"/>
        </w:rPr>
        <w:t xml:space="preserve"> và thời gian khi PTĐ đạt giá trị bằng 90 % giới hạn đo </w:t>
      </w:r>
      <w:r w:rsidR="0051301B" w:rsidRPr="00275047">
        <w:rPr>
          <w:rFonts w:ascii="Times New Roman" w:hAnsi="Times New Roman"/>
          <w:spacing w:val="0"/>
          <w:sz w:val="26"/>
          <w:szCs w:val="26"/>
          <w:lang w:val="it-IT"/>
        </w:rPr>
        <w:t>vào biên bản</w:t>
      </w:r>
      <w:r w:rsidR="001414B2" w:rsidRPr="00275047">
        <w:rPr>
          <w:rFonts w:ascii="Times New Roman" w:hAnsi="Times New Roman"/>
          <w:spacing w:val="0"/>
          <w:sz w:val="26"/>
          <w:szCs w:val="26"/>
          <w:lang w:val="it-IT"/>
        </w:rPr>
        <w:t xml:space="preserve"> </w:t>
      </w:r>
      <w:r w:rsidR="0051301B" w:rsidRPr="00B16547">
        <w:rPr>
          <w:rFonts w:ascii="Times New Roman" w:hAnsi="Times New Roman"/>
          <w:spacing w:val="0"/>
          <w:sz w:val="26"/>
          <w:szCs w:val="26"/>
          <w:lang w:val="it-IT"/>
        </w:rPr>
        <w:t xml:space="preserve">kiểm định </w:t>
      </w:r>
      <w:r w:rsidR="0051301B" w:rsidRPr="00275047">
        <w:rPr>
          <w:rFonts w:ascii="Times New Roman" w:hAnsi="Times New Roman"/>
          <w:spacing w:val="0"/>
          <w:sz w:val="26"/>
          <w:szCs w:val="26"/>
          <w:lang w:val="it-IT"/>
        </w:rPr>
        <w:t>ở Phụ lục 1.</w:t>
      </w:r>
    </w:p>
    <w:p w14:paraId="65842FFD" w14:textId="77777777" w:rsidR="00304916" w:rsidRPr="00275047" w:rsidRDefault="00304916" w:rsidP="00B16547">
      <w:pPr>
        <w:spacing w:line="240" w:lineRule="auto"/>
        <w:rPr>
          <w:rFonts w:ascii="Times New Roman" w:hAnsi="Times New Roman"/>
          <w:spacing w:val="0"/>
          <w:sz w:val="26"/>
          <w:szCs w:val="26"/>
          <w:lang w:val="it-IT"/>
        </w:rPr>
      </w:pPr>
      <w:r w:rsidRPr="00275047">
        <w:rPr>
          <w:rFonts w:ascii="Times New Roman" w:hAnsi="Times New Roman"/>
          <w:spacing w:val="0"/>
          <w:sz w:val="26"/>
          <w:szCs w:val="26"/>
          <w:lang w:val="it-IT"/>
        </w:rPr>
        <w:t xml:space="preserve">- Thời gian đáp ứng của </w:t>
      </w:r>
      <w:r w:rsidR="00CB452A" w:rsidRPr="00275047">
        <w:rPr>
          <w:rFonts w:ascii="Times New Roman" w:hAnsi="Times New Roman"/>
          <w:spacing w:val="0"/>
          <w:sz w:val="26"/>
          <w:szCs w:val="26"/>
          <w:lang w:val="it-IT"/>
        </w:rPr>
        <w:t xml:space="preserve">PTĐ </w:t>
      </w:r>
      <w:r w:rsidRPr="00275047">
        <w:rPr>
          <w:rFonts w:ascii="Times New Roman" w:hAnsi="Times New Roman"/>
          <w:spacing w:val="0"/>
          <w:sz w:val="26"/>
          <w:szCs w:val="26"/>
          <w:lang w:val="it-IT"/>
        </w:rPr>
        <w:t xml:space="preserve">không vượt quá giới hạn quy định tại </w:t>
      </w:r>
      <w:r w:rsidR="0051301B" w:rsidRPr="00275047">
        <w:rPr>
          <w:rFonts w:ascii="Times New Roman" w:hAnsi="Times New Roman"/>
          <w:spacing w:val="0"/>
          <w:sz w:val="26"/>
          <w:szCs w:val="26"/>
          <w:lang w:val="vi-VN"/>
        </w:rPr>
        <w:t>Phụ lục 2</w:t>
      </w:r>
      <w:r w:rsidRPr="00275047">
        <w:rPr>
          <w:rFonts w:ascii="Times New Roman" w:hAnsi="Times New Roman"/>
          <w:spacing w:val="0"/>
          <w:sz w:val="26"/>
          <w:szCs w:val="26"/>
          <w:lang w:val="it-IT"/>
        </w:rPr>
        <w:t>.</w:t>
      </w:r>
    </w:p>
    <w:p w14:paraId="1B31FA1E" w14:textId="77777777" w:rsidR="007B2E01" w:rsidRPr="00275047" w:rsidRDefault="007B2E01" w:rsidP="00B16547">
      <w:pPr>
        <w:pStyle w:val="abc"/>
        <w:tabs>
          <w:tab w:val="left" w:pos="0"/>
          <w:tab w:val="left" w:pos="90"/>
        </w:tabs>
        <w:spacing w:before="120"/>
        <w:jc w:val="both"/>
        <w:rPr>
          <w:rFonts w:ascii="Times New Roman" w:hAnsi="Times New Roman"/>
          <w:b/>
          <w:bCs/>
          <w:spacing w:val="5"/>
          <w:szCs w:val="26"/>
          <w:lang w:val="it-IT"/>
        </w:rPr>
      </w:pPr>
      <w:r w:rsidRPr="00275047">
        <w:rPr>
          <w:rFonts w:ascii="Times New Roman" w:hAnsi="Times New Roman"/>
          <w:b/>
          <w:bCs/>
          <w:spacing w:val="5"/>
          <w:szCs w:val="26"/>
          <w:lang w:val="it-IT"/>
        </w:rPr>
        <w:t>8 Xử lý chung</w:t>
      </w:r>
    </w:p>
    <w:p w14:paraId="67551861" w14:textId="77777777" w:rsidR="00737D0B" w:rsidRPr="00275047" w:rsidRDefault="00737D0B" w:rsidP="00B16547">
      <w:pPr>
        <w:pStyle w:val="TGNoidung1"/>
        <w:spacing w:line="240" w:lineRule="auto"/>
        <w:rPr>
          <w:lang w:val="it-IT"/>
        </w:rPr>
      </w:pPr>
      <w:r w:rsidRPr="00275047">
        <w:rPr>
          <w:b/>
          <w:bCs/>
          <w:lang w:val="it-IT"/>
        </w:rPr>
        <w:t xml:space="preserve">8.1 </w:t>
      </w:r>
      <w:r w:rsidR="00CB452A" w:rsidRPr="00275047">
        <w:rPr>
          <w:lang w:val="it-IT"/>
        </w:rPr>
        <w:t xml:space="preserve">PTĐ nồng độ </w:t>
      </w:r>
      <w:r w:rsidR="00FD4DE5" w:rsidRPr="00275047">
        <w:rPr>
          <w:lang w:val="it-IT"/>
        </w:rPr>
        <w:t>SO</w:t>
      </w:r>
      <w:r w:rsidR="00FD4DE5" w:rsidRPr="00275047">
        <w:rPr>
          <w:vertAlign w:val="subscript"/>
          <w:lang w:val="it-IT"/>
        </w:rPr>
        <w:t>2</w:t>
      </w:r>
      <w:r w:rsidR="001537F5" w:rsidRPr="00275047">
        <w:rPr>
          <w:lang w:val="vi-VN"/>
        </w:rPr>
        <w:t>,</w:t>
      </w:r>
      <w:r w:rsidR="00FD4DE5" w:rsidRPr="00275047">
        <w:rPr>
          <w:lang w:val="it-IT"/>
        </w:rPr>
        <w:t xml:space="preserve"> CO</w:t>
      </w:r>
      <w:r w:rsidR="001537F5" w:rsidRPr="00275047">
        <w:rPr>
          <w:lang w:val="vi-VN"/>
        </w:rPr>
        <w:t>,</w:t>
      </w:r>
      <w:r w:rsidR="001537F5" w:rsidRPr="00275047">
        <w:rPr>
          <w:lang w:val="it-IT"/>
        </w:rPr>
        <w:t xml:space="preserve"> </w:t>
      </w:r>
      <w:r w:rsidR="00FD4DE5" w:rsidRPr="00275047">
        <w:rPr>
          <w:lang w:val="it-IT"/>
        </w:rPr>
        <w:t>NO</w:t>
      </w:r>
      <w:r w:rsidR="001537F5" w:rsidRPr="00275047">
        <w:rPr>
          <w:lang w:val="vi-VN"/>
        </w:rPr>
        <w:t>,</w:t>
      </w:r>
      <w:r w:rsidR="001537F5" w:rsidRPr="00275047">
        <w:rPr>
          <w:lang w:val="it-IT"/>
        </w:rPr>
        <w:t xml:space="preserve"> </w:t>
      </w:r>
      <w:r w:rsidR="00FD4DE5" w:rsidRPr="00275047">
        <w:rPr>
          <w:lang w:val="it-IT"/>
        </w:rPr>
        <w:t>NO</w:t>
      </w:r>
      <w:r w:rsidR="00FD4DE5" w:rsidRPr="00275047">
        <w:rPr>
          <w:vertAlign w:val="subscript"/>
          <w:lang w:val="it-IT"/>
        </w:rPr>
        <w:t>2</w:t>
      </w:r>
      <w:r w:rsidR="004A3EFE" w:rsidRPr="00275047">
        <w:rPr>
          <w:lang w:val="it-IT"/>
        </w:rPr>
        <w:t xml:space="preserve"> của trạm quan trắc không khí tự động, liên tục sau khi kiểm định nếu đạt các yêu cầu quy định </w:t>
      </w:r>
      <w:r w:rsidR="004C6395" w:rsidRPr="00275047">
        <w:rPr>
          <w:lang w:val="it-IT"/>
        </w:rPr>
        <w:t xml:space="preserve">tại mục 7 </w:t>
      </w:r>
      <w:r w:rsidR="004A3EFE" w:rsidRPr="00275047">
        <w:rPr>
          <w:lang w:val="it-IT"/>
        </w:rPr>
        <w:t xml:space="preserve">trong quy trình </w:t>
      </w:r>
      <w:r w:rsidR="001537F5" w:rsidRPr="00275047">
        <w:rPr>
          <w:lang w:val="vi-VN"/>
        </w:rPr>
        <w:t xml:space="preserve">kiểm định </w:t>
      </w:r>
      <w:r w:rsidR="004A3EFE" w:rsidRPr="00275047">
        <w:rPr>
          <w:lang w:val="it-IT"/>
        </w:rPr>
        <w:t xml:space="preserve">này được dán tem kiểm định, cấp giấy chứng nhận kiểm định </w:t>
      </w:r>
      <w:r w:rsidR="00045A25" w:rsidRPr="00275047">
        <w:rPr>
          <w:lang w:val="it-IT"/>
        </w:rPr>
        <w:t xml:space="preserve">theo quy định </w:t>
      </w:r>
      <w:r w:rsidR="004A3EFE" w:rsidRPr="00275047">
        <w:rPr>
          <w:lang w:val="it-IT"/>
        </w:rPr>
        <w:t>và niêm phong các vị trí có thể làm sai lệch kết quả đo.</w:t>
      </w:r>
    </w:p>
    <w:p w14:paraId="46952604" w14:textId="77777777" w:rsidR="00737D0B" w:rsidRPr="00275047" w:rsidRDefault="00737D0B" w:rsidP="00B16547">
      <w:pPr>
        <w:pStyle w:val="TGNoidung1"/>
        <w:spacing w:line="240" w:lineRule="auto"/>
        <w:rPr>
          <w:lang w:val="it-IT"/>
        </w:rPr>
      </w:pPr>
      <w:r w:rsidRPr="00275047">
        <w:rPr>
          <w:b/>
          <w:lang w:val="it-IT"/>
        </w:rPr>
        <w:t xml:space="preserve">8.2 </w:t>
      </w:r>
      <w:r w:rsidR="00CB452A" w:rsidRPr="00275047">
        <w:rPr>
          <w:lang w:val="it-IT"/>
        </w:rPr>
        <w:t xml:space="preserve">PTĐ </w:t>
      </w:r>
      <w:r w:rsidR="008A521B" w:rsidRPr="00275047">
        <w:rPr>
          <w:lang w:val="it-IT"/>
        </w:rPr>
        <w:t>nồng độ SO</w:t>
      </w:r>
      <w:r w:rsidR="008A521B" w:rsidRPr="00275047">
        <w:rPr>
          <w:vertAlign w:val="subscript"/>
          <w:lang w:val="it-IT"/>
        </w:rPr>
        <w:t>2</w:t>
      </w:r>
      <w:r w:rsidR="008A521B" w:rsidRPr="00275047">
        <w:rPr>
          <w:lang w:val="vi-VN"/>
        </w:rPr>
        <w:t>,</w:t>
      </w:r>
      <w:r w:rsidR="008A521B" w:rsidRPr="00275047">
        <w:rPr>
          <w:lang w:val="it-IT"/>
        </w:rPr>
        <w:t xml:space="preserve"> CO</w:t>
      </w:r>
      <w:r w:rsidR="008A521B" w:rsidRPr="00275047">
        <w:rPr>
          <w:lang w:val="vi-VN"/>
        </w:rPr>
        <w:t>,</w:t>
      </w:r>
      <w:r w:rsidR="008A521B" w:rsidRPr="00275047">
        <w:rPr>
          <w:lang w:val="it-IT"/>
        </w:rPr>
        <w:t xml:space="preserve"> NO</w:t>
      </w:r>
      <w:r w:rsidR="008A521B" w:rsidRPr="00275047">
        <w:rPr>
          <w:lang w:val="vi-VN"/>
        </w:rPr>
        <w:t>,</w:t>
      </w:r>
      <w:r w:rsidR="008A521B" w:rsidRPr="00275047">
        <w:rPr>
          <w:lang w:val="it-IT"/>
        </w:rPr>
        <w:t xml:space="preserve"> NO</w:t>
      </w:r>
      <w:r w:rsidR="008A521B" w:rsidRPr="00275047">
        <w:rPr>
          <w:vertAlign w:val="subscript"/>
          <w:lang w:val="it-IT"/>
        </w:rPr>
        <w:t>2</w:t>
      </w:r>
      <w:r w:rsidR="008A521B" w:rsidRPr="00275047">
        <w:rPr>
          <w:lang w:val="it-IT"/>
        </w:rPr>
        <w:t xml:space="preserve"> </w:t>
      </w:r>
      <w:r w:rsidR="004A3EFE" w:rsidRPr="00275047">
        <w:rPr>
          <w:lang w:val="it-IT"/>
        </w:rPr>
        <w:t xml:space="preserve"> của trạm quan trắc không khí tự động, liên tục sau khi kiểm định nếu không đạt một trong các yêu cầu quy định trong quy trình này thì không được cấp giấy chứng nhận kiểm định và xóa dấu kiểm định cũ (nếu có).</w:t>
      </w:r>
    </w:p>
    <w:p w14:paraId="62E04D0E" w14:textId="77777777" w:rsidR="00737D0B" w:rsidRPr="00275047" w:rsidRDefault="00737D0B" w:rsidP="00B16547">
      <w:pPr>
        <w:pStyle w:val="TGNoidung1"/>
        <w:spacing w:line="240" w:lineRule="auto"/>
        <w:rPr>
          <w:lang w:val="it-IT"/>
        </w:rPr>
      </w:pPr>
      <w:r w:rsidRPr="00275047">
        <w:rPr>
          <w:b/>
          <w:lang w:val="it-IT"/>
        </w:rPr>
        <w:t xml:space="preserve">8.3 </w:t>
      </w:r>
      <w:r w:rsidR="004A3EFE" w:rsidRPr="00275047">
        <w:rPr>
          <w:lang w:val="it-IT"/>
        </w:rPr>
        <w:t xml:space="preserve">Chu kỳ kiểm định của </w:t>
      </w:r>
      <w:r w:rsidR="00CB452A" w:rsidRPr="00275047">
        <w:rPr>
          <w:lang w:val="it-IT"/>
        </w:rPr>
        <w:t xml:space="preserve">PTĐ </w:t>
      </w:r>
      <w:r w:rsidR="008A521B" w:rsidRPr="00275047">
        <w:rPr>
          <w:lang w:val="it-IT"/>
        </w:rPr>
        <w:t>nồng độ SO</w:t>
      </w:r>
      <w:r w:rsidR="008A521B" w:rsidRPr="00275047">
        <w:rPr>
          <w:vertAlign w:val="subscript"/>
          <w:lang w:val="it-IT"/>
        </w:rPr>
        <w:t>2</w:t>
      </w:r>
      <w:r w:rsidR="008A521B" w:rsidRPr="00275047">
        <w:rPr>
          <w:lang w:val="vi-VN"/>
        </w:rPr>
        <w:t>,</w:t>
      </w:r>
      <w:r w:rsidR="008A521B" w:rsidRPr="00275047">
        <w:rPr>
          <w:lang w:val="it-IT"/>
        </w:rPr>
        <w:t xml:space="preserve"> CO</w:t>
      </w:r>
      <w:r w:rsidR="008A521B" w:rsidRPr="00275047">
        <w:rPr>
          <w:lang w:val="vi-VN"/>
        </w:rPr>
        <w:t>,</w:t>
      </w:r>
      <w:r w:rsidR="008A521B" w:rsidRPr="00275047">
        <w:rPr>
          <w:lang w:val="it-IT"/>
        </w:rPr>
        <w:t xml:space="preserve"> NO</w:t>
      </w:r>
      <w:r w:rsidR="008A521B" w:rsidRPr="00275047">
        <w:rPr>
          <w:lang w:val="vi-VN"/>
        </w:rPr>
        <w:t>,</w:t>
      </w:r>
      <w:r w:rsidR="008A521B" w:rsidRPr="00275047">
        <w:rPr>
          <w:lang w:val="it-IT"/>
        </w:rPr>
        <w:t xml:space="preserve"> NO</w:t>
      </w:r>
      <w:r w:rsidR="008A521B" w:rsidRPr="00275047">
        <w:rPr>
          <w:vertAlign w:val="subscript"/>
          <w:lang w:val="it-IT"/>
        </w:rPr>
        <w:t>2</w:t>
      </w:r>
      <w:r w:rsidR="008A521B" w:rsidRPr="00275047">
        <w:rPr>
          <w:lang w:val="it-IT"/>
        </w:rPr>
        <w:t xml:space="preserve"> </w:t>
      </w:r>
      <w:r w:rsidR="004A3EFE" w:rsidRPr="00275047">
        <w:rPr>
          <w:lang w:val="it-IT"/>
        </w:rPr>
        <w:t>của trạm quan trắc không khí</w:t>
      </w:r>
      <w:r w:rsidR="009C4071" w:rsidRPr="00275047">
        <w:rPr>
          <w:lang w:val="it-IT"/>
        </w:rPr>
        <w:t xml:space="preserve"> </w:t>
      </w:r>
      <w:r w:rsidR="004A3EFE" w:rsidRPr="00275047">
        <w:rPr>
          <w:lang w:val="it-IT"/>
        </w:rPr>
        <w:t xml:space="preserve">tự động, liên tục là </w:t>
      </w:r>
      <w:r w:rsidR="00897B6C" w:rsidRPr="00275047">
        <w:rPr>
          <w:lang w:val="it-IT"/>
        </w:rPr>
        <w:t xml:space="preserve">12 </w:t>
      </w:r>
      <w:r w:rsidR="004A3EFE" w:rsidRPr="00275047">
        <w:rPr>
          <w:lang w:val="it-IT"/>
        </w:rPr>
        <w:t>tháng.</w:t>
      </w:r>
    </w:p>
    <w:p w14:paraId="51F8F79D" w14:textId="77777777" w:rsidR="000D3005" w:rsidRPr="00275047" w:rsidRDefault="002A31EE" w:rsidP="000D3005">
      <w:pPr>
        <w:pStyle w:val="Noidung"/>
        <w:ind w:left="0" w:firstLine="0"/>
        <w:jc w:val="right"/>
        <w:rPr>
          <w:b/>
          <w:i/>
          <w:lang w:val="pt-BR"/>
        </w:rPr>
      </w:pPr>
      <w:r w:rsidRPr="00275047">
        <w:rPr>
          <w:szCs w:val="24"/>
          <w:lang w:val="nl-BE"/>
        </w:rPr>
        <w:br w:type="page"/>
      </w:r>
      <w:r w:rsidR="000D3005" w:rsidRPr="00275047">
        <w:rPr>
          <w:b/>
          <w:i/>
          <w:lang w:val="pt-BR"/>
        </w:rPr>
        <w:lastRenderedPageBreak/>
        <w:t>Phụ lục 1</w:t>
      </w:r>
    </w:p>
    <w:p w14:paraId="57402098" w14:textId="77777777" w:rsidR="00BE186D" w:rsidRPr="00275047" w:rsidRDefault="00B478DB" w:rsidP="000931D3">
      <w:pPr>
        <w:pStyle w:val="Noidung"/>
        <w:ind w:left="0" w:firstLine="0"/>
        <w:rPr>
          <w:b/>
          <w:lang w:val="pt-BR"/>
        </w:rPr>
      </w:pPr>
      <w:r w:rsidRPr="00275047">
        <w:rPr>
          <w:b/>
          <w:lang w:val="pt-BR"/>
        </w:rPr>
        <w:t>Tên cơ quan kiểm định</w:t>
      </w:r>
    </w:p>
    <w:p w14:paraId="522F49E6" w14:textId="77777777" w:rsidR="00B478DB" w:rsidRPr="00275047" w:rsidRDefault="00B478DB" w:rsidP="000931D3">
      <w:pPr>
        <w:pStyle w:val="Noidung"/>
        <w:ind w:left="0" w:firstLine="0"/>
        <w:rPr>
          <w:b/>
          <w:lang w:val="pt-BR"/>
        </w:rPr>
      </w:pPr>
      <w:r w:rsidRPr="00275047">
        <w:rPr>
          <w:b/>
          <w:lang w:val="pt-BR"/>
        </w:rPr>
        <w:t>......................................</w:t>
      </w:r>
    </w:p>
    <w:p w14:paraId="7B32DEDB" w14:textId="77777777" w:rsidR="000D3005" w:rsidRPr="00275047" w:rsidRDefault="000D3005" w:rsidP="000D3005">
      <w:pPr>
        <w:tabs>
          <w:tab w:val="center" w:pos="-1701"/>
          <w:tab w:val="center" w:pos="-1560"/>
        </w:tabs>
        <w:jc w:val="center"/>
        <w:rPr>
          <w:rFonts w:ascii="Times New Roman" w:hAnsi="Times New Roman"/>
          <w:b/>
          <w:bCs/>
          <w:sz w:val="32"/>
          <w:szCs w:val="26"/>
          <w:lang w:val="pt-BR"/>
        </w:rPr>
      </w:pPr>
      <w:r w:rsidRPr="00275047">
        <w:rPr>
          <w:rFonts w:ascii="Times New Roman" w:hAnsi="Times New Roman"/>
          <w:b/>
          <w:bCs/>
          <w:sz w:val="32"/>
          <w:szCs w:val="26"/>
          <w:lang w:val="vi-VN"/>
        </w:rPr>
        <w:t xml:space="preserve">BIÊN BẢN </w:t>
      </w:r>
      <w:r w:rsidRPr="00275047">
        <w:rPr>
          <w:rFonts w:ascii="Times New Roman" w:hAnsi="Times New Roman"/>
          <w:b/>
          <w:bCs/>
          <w:sz w:val="32"/>
          <w:szCs w:val="26"/>
          <w:lang w:val="pt-BR"/>
        </w:rPr>
        <w:t>KIỂM ĐỊNH</w:t>
      </w:r>
    </w:p>
    <w:p w14:paraId="699C83BF" w14:textId="77777777" w:rsidR="000D3005" w:rsidRPr="00275047" w:rsidRDefault="000D3005" w:rsidP="006A5167">
      <w:pPr>
        <w:tabs>
          <w:tab w:val="center" w:pos="-1701"/>
          <w:tab w:val="center" w:pos="-1560"/>
        </w:tabs>
        <w:spacing w:line="264" w:lineRule="auto"/>
        <w:jc w:val="center"/>
        <w:rPr>
          <w:rFonts w:ascii="Times New Roman" w:hAnsi="Times New Roman"/>
          <w:b/>
          <w:bCs/>
          <w:sz w:val="26"/>
          <w:szCs w:val="26"/>
          <w:lang w:val="pt-BR"/>
        </w:rPr>
      </w:pPr>
      <w:r w:rsidRPr="00275047">
        <w:rPr>
          <w:rFonts w:ascii="Times New Roman" w:hAnsi="Times New Roman"/>
          <w:b/>
          <w:bCs/>
          <w:sz w:val="26"/>
          <w:szCs w:val="26"/>
          <w:lang w:val="vi-VN"/>
        </w:rPr>
        <w:t>Số: .</w:t>
      </w:r>
      <w:r w:rsidRPr="00275047">
        <w:rPr>
          <w:rFonts w:ascii="Times New Roman" w:hAnsi="Times New Roman"/>
          <w:b/>
          <w:bCs/>
          <w:sz w:val="26"/>
          <w:szCs w:val="26"/>
          <w:lang w:val="pt-BR"/>
        </w:rPr>
        <w:t>...</w:t>
      </w:r>
      <w:r w:rsidRPr="00275047">
        <w:rPr>
          <w:rFonts w:ascii="Times New Roman" w:hAnsi="Times New Roman"/>
          <w:b/>
          <w:bCs/>
          <w:sz w:val="26"/>
          <w:szCs w:val="26"/>
          <w:lang w:val="vi-VN"/>
        </w:rPr>
        <w:t>.</w:t>
      </w:r>
      <w:r w:rsidRPr="00275047">
        <w:rPr>
          <w:rFonts w:ascii="Times New Roman" w:hAnsi="Times New Roman"/>
          <w:b/>
          <w:bCs/>
          <w:sz w:val="26"/>
          <w:szCs w:val="26"/>
          <w:lang w:val="pt-BR"/>
        </w:rPr>
        <w:t>....</w:t>
      </w:r>
      <w:r w:rsidRPr="00275047">
        <w:rPr>
          <w:rFonts w:ascii="Times New Roman" w:hAnsi="Times New Roman"/>
          <w:b/>
          <w:bCs/>
          <w:sz w:val="26"/>
          <w:szCs w:val="26"/>
          <w:lang w:val="vi-VN"/>
        </w:rPr>
        <w:t>.</w:t>
      </w:r>
      <w:r w:rsidRPr="00275047">
        <w:rPr>
          <w:rFonts w:ascii="Times New Roman" w:hAnsi="Times New Roman"/>
          <w:b/>
          <w:bCs/>
          <w:sz w:val="26"/>
          <w:szCs w:val="26"/>
          <w:lang w:val="pt-BR"/>
        </w:rPr>
        <w:t>....</w:t>
      </w:r>
      <w:r w:rsidRPr="00275047">
        <w:rPr>
          <w:rFonts w:ascii="Times New Roman" w:hAnsi="Times New Roman"/>
          <w:b/>
          <w:bCs/>
          <w:sz w:val="26"/>
          <w:szCs w:val="26"/>
          <w:lang w:val="vi-VN"/>
        </w:rPr>
        <w:t>.</w:t>
      </w:r>
      <w:r w:rsidRPr="00275047">
        <w:rPr>
          <w:rFonts w:ascii="Times New Roman" w:hAnsi="Times New Roman"/>
          <w:b/>
          <w:bCs/>
          <w:sz w:val="26"/>
          <w:szCs w:val="26"/>
          <w:lang w:val="pt-BR"/>
        </w:rPr>
        <w:t>....</w:t>
      </w:r>
      <w:r w:rsidRPr="00275047">
        <w:rPr>
          <w:rFonts w:ascii="Times New Roman" w:hAnsi="Times New Roman"/>
          <w:b/>
          <w:bCs/>
          <w:sz w:val="26"/>
          <w:szCs w:val="26"/>
          <w:lang w:val="vi-VN"/>
        </w:rPr>
        <w:t>.</w:t>
      </w:r>
      <w:r w:rsidRPr="00275047">
        <w:rPr>
          <w:rFonts w:ascii="Times New Roman" w:hAnsi="Times New Roman"/>
          <w:b/>
          <w:bCs/>
          <w:sz w:val="26"/>
          <w:szCs w:val="26"/>
          <w:lang w:val="pt-BR"/>
        </w:rPr>
        <w:t>...</w:t>
      </w:r>
      <w:r w:rsidRPr="00275047">
        <w:rPr>
          <w:rFonts w:ascii="Times New Roman" w:hAnsi="Times New Roman"/>
          <w:b/>
          <w:bCs/>
          <w:sz w:val="26"/>
          <w:szCs w:val="26"/>
          <w:lang w:val="vi-VN"/>
        </w:rPr>
        <w:t>.</w:t>
      </w:r>
      <w:r w:rsidRPr="00275047">
        <w:rPr>
          <w:rFonts w:ascii="Times New Roman" w:hAnsi="Times New Roman"/>
          <w:b/>
          <w:bCs/>
          <w:sz w:val="26"/>
          <w:szCs w:val="26"/>
          <w:lang w:val="pt-BR"/>
        </w:rPr>
        <w:t xml:space="preserve">.. </w:t>
      </w:r>
    </w:p>
    <w:p w14:paraId="347730E5" w14:textId="77777777" w:rsidR="000D3005" w:rsidRPr="00275047" w:rsidRDefault="000D3005" w:rsidP="000931D3">
      <w:pPr>
        <w:spacing w:line="264" w:lineRule="auto"/>
        <w:rPr>
          <w:rFonts w:ascii="Times New Roman" w:hAnsi="Times New Roman"/>
          <w:spacing w:val="0"/>
          <w:sz w:val="26"/>
          <w:szCs w:val="26"/>
          <w:lang w:val="pt-BR"/>
        </w:rPr>
      </w:pPr>
      <w:r w:rsidRPr="00275047">
        <w:rPr>
          <w:rFonts w:ascii="Times New Roman" w:hAnsi="Times New Roman"/>
          <w:spacing w:val="0"/>
          <w:sz w:val="26"/>
          <w:szCs w:val="26"/>
          <w:lang w:val="vi-VN"/>
        </w:rPr>
        <w:t xml:space="preserve">Tên phương tiện đo: </w:t>
      </w:r>
      <w:r w:rsidRPr="00275047">
        <w:rPr>
          <w:rFonts w:ascii="Times New Roman" w:hAnsi="Times New Roman"/>
          <w:i/>
          <w:spacing w:val="0"/>
          <w:sz w:val="26"/>
          <w:szCs w:val="26"/>
          <w:lang w:val="vi-VN"/>
        </w:rPr>
        <w:t>....</w:t>
      </w:r>
      <w:r w:rsidRPr="00275047">
        <w:rPr>
          <w:rFonts w:ascii="Times New Roman" w:hAnsi="Times New Roman"/>
          <w:i/>
          <w:spacing w:val="0"/>
          <w:sz w:val="26"/>
          <w:szCs w:val="26"/>
          <w:lang w:val="pt-BR"/>
        </w:rPr>
        <w:t>.</w:t>
      </w:r>
      <w:r w:rsidRPr="00275047">
        <w:rPr>
          <w:rFonts w:ascii="Times New Roman" w:hAnsi="Times New Roman"/>
          <w:i/>
          <w:spacing w:val="0"/>
          <w:sz w:val="26"/>
          <w:szCs w:val="26"/>
          <w:lang w:val="vi-VN"/>
        </w:rPr>
        <w:t>.............................................................................</w:t>
      </w:r>
      <w:r w:rsidRPr="00275047">
        <w:rPr>
          <w:rFonts w:ascii="Times New Roman" w:hAnsi="Times New Roman"/>
          <w:i/>
          <w:spacing w:val="0"/>
          <w:sz w:val="26"/>
          <w:szCs w:val="26"/>
          <w:lang w:val="pt-BR"/>
        </w:rPr>
        <w:t>.............</w:t>
      </w:r>
      <w:r w:rsidRPr="00275047">
        <w:rPr>
          <w:rFonts w:ascii="Times New Roman" w:hAnsi="Times New Roman"/>
          <w:i/>
          <w:spacing w:val="0"/>
          <w:sz w:val="26"/>
          <w:szCs w:val="26"/>
          <w:lang w:val="vi-VN"/>
        </w:rPr>
        <w:t>.....</w:t>
      </w:r>
      <w:r w:rsidRPr="00275047">
        <w:rPr>
          <w:rFonts w:ascii="Times New Roman" w:hAnsi="Times New Roman"/>
          <w:i/>
          <w:spacing w:val="0"/>
          <w:sz w:val="26"/>
          <w:szCs w:val="26"/>
          <w:lang w:val="pt-BR"/>
        </w:rPr>
        <w:t>.....</w:t>
      </w:r>
    </w:p>
    <w:p w14:paraId="5B9B9A5B" w14:textId="77777777" w:rsidR="000D3005" w:rsidRPr="00275047" w:rsidRDefault="000D3005" w:rsidP="000931D3">
      <w:pPr>
        <w:spacing w:line="264" w:lineRule="auto"/>
        <w:rPr>
          <w:rFonts w:ascii="Times New Roman" w:hAnsi="Times New Roman"/>
          <w:spacing w:val="0"/>
          <w:sz w:val="26"/>
          <w:szCs w:val="26"/>
          <w:lang w:val="pt-BR"/>
        </w:rPr>
      </w:pPr>
      <w:r w:rsidRPr="00275047">
        <w:rPr>
          <w:rFonts w:ascii="Times New Roman" w:hAnsi="Times New Roman"/>
          <w:spacing w:val="0"/>
          <w:sz w:val="26"/>
          <w:szCs w:val="26"/>
          <w:lang w:val="vi-VN"/>
        </w:rPr>
        <w:t xml:space="preserve">Kiểu: </w:t>
      </w:r>
      <w:r w:rsidRPr="00275047">
        <w:rPr>
          <w:rFonts w:ascii="Times New Roman" w:hAnsi="Times New Roman"/>
          <w:i/>
          <w:spacing w:val="0"/>
          <w:sz w:val="26"/>
          <w:szCs w:val="26"/>
          <w:lang w:val="pt-BR"/>
        </w:rPr>
        <w:t>................................................................</w:t>
      </w:r>
      <w:r w:rsidRPr="00275047">
        <w:rPr>
          <w:rFonts w:ascii="Times New Roman" w:hAnsi="Times New Roman"/>
          <w:spacing w:val="0"/>
          <w:sz w:val="26"/>
          <w:szCs w:val="26"/>
          <w:lang w:val="pt-BR"/>
        </w:rPr>
        <w:t xml:space="preserve"> </w:t>
      </w:r>
      <w:r w:rsidRPr="00275047">
        <w:rPr>
          <w:rFonts w:ascii="Times New Roman" w:hAnsi="Times New Roman"/>
          <w:spacing w:val="0"/>
          <w:sz w:val="26"/>
          <w:szCs w:val="26"/>
          <w:lang w:val="vi-VN"/>
        </w:rPr>
        <w:t>Số:</w:t>
      </w:r>
      <w:r w:rsidRPr="00275047">
        <w:rPr>
          <w:rFonts w:ascii="Times New Roman" w:hAnsi="Times New Roman"/>
          <w:spacing w:val="0"/>
          <w:sz w:val="26"/>
          <w:szCs w:val="26"/>
          <w:lang w:val="pt-BR"/>
        </w:rPr>
        <w:t xml:space="preserve"> </w:t>
      </w:r>
      <w:r w:rsidRPr="00275047">
        <w:rPr>
          <w:rFonts w:ascii="Times New Roman" w:hAnsi="Times New Roman"/>
          <w:i/>
          <w:spacing w:val="0"/>
          <w:sz w:val="26"/>
          <w:szCs w:val="26"/>
          <w:lang w:val="pt-BR"/>
        </w:rPr>
        <w:t>..........................................................</w:t>
      </w:r>
    </w:p>
    <w:p w14:paraId="7B7D74BD" w14:textId="77777777" w:rsidR="000D3005" w:rsidRPr="00275047" w:rsidRDefault="000D3005" w:rsidP="000931D3">
      <w:pPr>
        <w:spacing w:line="264" w:lineRule="auto"/>
        <w:rPr>
          <w:rFonts w:ascii="Times New Roman" w:hAnsi="Times New Roman"/>
          <w:i/>
          <w:spacing w:val="0"/>
          <w:sz w:val="26"/>
          <w:szCs w:val="26"/>
          <w:lang w:val="pt-BR"/>
        </w:rPr>
      </w:pPr>
      <w:r w:rsidRPr="00275047">
        <w:rPr>
          <w:rFonts w:ascii="Times New Roman" w:hAnsi="Times New Roman"/>
          <w:spacing w:val="0"/>
          <w:sz w:val="26"/>
          <w:szCs w:val="26"/>
          <w:lang w:val="pt-BR"/>
        </w:rPr>
        <w:t>Cơ sở</w:t>
      </w:r>
      <w:r w:rsidRPr="00275047">
        <w:rPr>
          <w:rFonts w:ascii="Times New Roman" w:hAnsi="Times New Roman"/>
          <w:spacing w:val="0"/>
          <w:sz w:val="26"/>
          <w:szCs w:val="26"/>
          <w:lang w:val="vi-VN"/>
        </w:rPr>
        <w:t xml:space="preserve"> sản xuất:</w:t>
      </w:r>
      <w:r w:rsidRPr="00275047">
        <w:rPr>
          <w:rFonts w:ascii="Times New Roman" w:hAnsi="Times New Roman"/>
          <w:spacing w:val="0"/>
          <w:sz w:val="26"/>
          <w:szCs w:val="26"/>
          <w:lang w:val="pt-BR"/>
        </w:rPr>
        <w:t xml:space="preserve"> </w:t>
      </w:r>
      <w:r w:rsidRPr="00275047">
        <w:rPr>
          <w:rFonts w:ascii="Times New Roman" w:hAnsi="Times New Roman"/>
          <w:i/>
          <w:spacing w:val="0"/>
          <w:sz w:val="26"/>
          <w:szCs w:val="26"/>
          <w:lang w:val="pt-BR"/>
        </w:rPr>
        <w:t>............................................</w:t>
      </w:r>
      <w:r w:rsidRPr="00275047">
        <w:rPr>
          <w:rFonts w:ascii="Times New Roman" w:hAnsi="Times New Roman"/>
          <w:spacing w:val="0"/>
          <w:sz w:val="26"/>
          <w:szCs w:val="26"/>
          <w:lang w:val="pt-BR"/>
        </w:rPr>
        <w:t xml:space="preserve"> </w:t>
      </w:r>
      <w:r w:rsidRPr="00275047">
        <w:rPr>
          <w:rFonts w:ascii="Times New Roman" w:hAnsi="Times New Roman"/>
          <w:spacing w:val="0"/>
          <w:sz w:val="26"/>
          <w:szCs w:val="26"/>
          <w:lang w:val="vi-VN"/>
        </w:rPr>
        <w:t xml:space="preserve">Năm sản xuất: </w:t>
      </w:r>
      <w:r w:rsidRPr="00275047">
        <w:rPr>
          <w:rFonts w:ascii="Times New Roman" w:hAnsi="Times New Roman"/>
          <w:i/>
          <w:spacing w:val="0"/>
          <w:sz w:val="26"/>
          <w:szCs w:val="26"/>
          <w:lang w:val="pt-BR"/>
        </w:rPr>
        <w:t>............................................</w:t>
      </w:r>
    </w:p>
    <w:p w14:paraId="16F47524" w14:textId="77777777" w:rsidR="000D3005" w:rsidRPr="00275047" w:rsidRDefault="000D3005" w:rsidP="000931D3">
      <w:pPr>
        <w:spacing w:line="264" w:lineRule="auto"/>
        <w:rPr>
          <w:rFonts w:ascii="Times New Roman" w:hAnsi="Times New Roman"/>
          <w:spacing w:val="0"/>
          <w:sz w:val="26"/>
          <w:szCs w:val="26"/>
          <w:lang w:val="pt-BR"/>
        </w:rPr>
      </w:pPr>
      <w:r w:rsidRPr="00275047">
        <w:rPr>
          <w:rFonts w:ascii="Times New Roman" w:hAnsi="Times New Roman"/>
          <w:spacing w:val="0"/>
          <w:sz w:val="26"/>
          <w:szCs w:val="26"/>
          <w:lang w:val="vi-VN"/>
        </w:rPr>
        <w:t>Đặc trưng kỹ thuật:</w:t>
      </w:r>
      <w:r w:rsidRPr="00275047">
        <w:rPr>
          <w:rFonts w:ascii="Times New Roman" w:hAnsi="Times New Roman"/>
          <w:spacing w:val="0"/>
          <w:sz w:val="26"/>
          <w:szCs w:val="26"/>
          <w:lang w:val="pt-BR"/>
        </w:rPr>
        <w:t xml:space="preserve"> </w:t>
      </w:r>
      <w:r w:rsidRPr="00275047">
        <w:rPr>
          <w:rFonts w:ascii="Times New Roman" w:hAnsi="Times New Roman"/>
          <w:i/>
          <w:spacing w:val="0"/>
          <w:sz w:val="26"/>
          <w:szCs w:val="26"/>
          <w:lang w:val="pt-BR"/>
        </w:rPr>
        <w:t>...........................................................................</w:t>
      </w:r>
      <w:r w:rsidR="00AA4E2F" w:rsidRPr="00275047">
        <w:rPr>
          <w:rFonts w:ascii="Times New Roman" w:hAnsi="Times New Roman"/>
          <w:i/>
          <w:spacing w:val="0"/>
          <w:sz w:val="26"/>
          <w:szCs w:val="26"/>
          <w:lang w:val="pt-BR"/>
        </w:rPr>
        <w:t>.............................</w:t>
      </w:r>
      <w:r w:rsidRPr="00275047">
        <w:rPr>
          <w:rFonts w:ascii="Times New Roman" w:hAnsi="Times New Roman"/>
          <w:i/>
          <w:spacing w:val="0"/>
          <w:sz w:val="26"/>
          <w:szCs w:val="26"/>
          <w:lang w:val="pt-BR"/>
        </w:rPr>
        <w:t>...</w:t>
      </w:r>
    </w:p>
    <w:p w14:paraId="3B3EB0EF" w14:textId="77777777" w:rsidR="000D3005" w:rsidRPr="00275047" w:rsidRDefault="000D3005" w:rsidP="000931D3">
      <w:pPr>
        <w:spacing w:line="264" w:lineRule="auto"/>
        <w:rPr>
          <w:rFonts w:ascii="Times New Roman" w:hAnsi="Times New Roman"/>
          <w:spacing w:val="0"/>
          <w:sz w:val="26"/>
          <w:szCs w:val="26"/>
          <w:lang w:val="vi-VN"/>
        </w:rPr>
      </w:pPr>
      <w:r w:rsidRPr="00275047">
        <w:rPr>
          <w:rFonts w:ascii="Times New Roman" w:hAnsi="Times New Roman"/>
          <w:i/>
          <w:spacing w:val="0"/>
          <w:sz w:val="26"/>
          <w:szCs w:val="26"/>
          <w:lang w:val="pt-BR"/>
        </w:rPr>
        <w:t>..............................................................................................................</w:t>
      </w:r>
      <w:r w:rsidR="00AA4E2F" w:rsidRPr="00275047">
        <w:rPr>
          <w:rFonts w:ascii="Times New Roman" w:hAnsi="Times New Roman"/>
          <w:i/>
          <w:spacing w:val="0"/>
          <w:sz w:val="26"/>
          <w:szCs w:val="26"/>
          <w:lang w:val="pt-BR"/>
        </w:rPr>
        <w:t>............................</w:t>
      </w:r>
      <w:r w:rsidRPr="00275047">
        <w:rPr>
          <w:rFonts w:ascii="Times New Roman" w:hAnsi="Times New Roman"/>
          <w:i/>
          <w:spacing w:val="0"/>
          <w:sz w:val="26"/>
          <w:szCs w:val="26"/>
          <w:lang w:val="pt-BR"/>
        </w:rPr>
        <w:t>.</w:t>
      </w:r>
    </w:p>
    <w:p w14:paraId="6F1685E8" w14:textId="77777777" w:rsidR="000D3005" w:rsidRPr="00275047" w:rsidRDefault="000D3005" w:rsidP="000931D3">
      <w:pPr>
        <w:spacing w:line="264" w:lineRule="auto"/>
        <w:rPr>
          <w:rFonts w:ascii="Times New Roman" w:hAnsi="Times New Roman"/>
          <w:spacing w:val="0"/>
          <w:sz w:val="26"/>
          <w:szCs w:val="26"/>
          <w:lang w:val="pt-BR"/>
        </w:rPr>
      </w:pPr>
      <w:r w:rsidRPr="00275047">
        <w:rPr>
          <w:rFonts w:ascii="Times New Roman" w:hAnsi="Times New Roman"/>
          <w:spacing w:val="0"/>
          <w:sz w:val="26"/>
          <w:szCs w:val="26"/>
          <w:lang w:val="pt-BR"/>
        </w:rPr>
        <w:t>Cơ sở</w:t>
      </w:r>
      <w:r w:rsidRPr="00275047">
        <w:rPr>
          <w:rFonts w:ascii="Times New Roman" w:hAnsi="Times New Roman"/>
          <w:spacing w:val="0"/>
          <w:sz w:val="26"/>
          <w:szCs w:val="26"/>
          <w:lang w:val="vi-VN"/>
        </w:rPr>
        <w:t xml:space="preserve"> sử dụng: </w:t>
      </w:r>
      <w:r w:rsidRPr="00275047">
        <w:rPr>
          <w:rFonts w:ascii="Times New Roman" w:hAnsi="Times New Roman"/>
          <w:i/>
          <w:spacing w:val="0"/>
          <w:sz w:val="26"/>
          <w:szCs w:val="26"/>
          <w:lang w:val="vi-VN"/>
        </w:rPr>
        <w:t>.......................................</w:t>
      </w:r>
      <w:r w:rsidR="00AA4E2F" w:rsidRPr="00275047">
        <w:rPr>
          <w:rFonts w:ascii="Times New Roman" w:hAnsi="Times New Roman"/>
          <w:i/>
          <w:spacing w:val="0"/>
          <w:sz w:val="26"/>
          <w:szCs w:val="26"/>
          <w:lang w:val="vi-VN"/>
        </w:rPr>
        <w:t>.............................</w:t>
      </w:r>
      <w:r w:rsidRPr="00275047">
        <w:rPr>
          <w:rFonts w:ascii="Times New Roman" w:hAnsi="Times New Roman"/>
          <w:i/>
          <w:spacing w:val="0"/>
          <w:sz w:val="26"/>
          <w:szCs w:val="26"/>
          <w:lang w:val="vi-VN"/>
        </w:rPr>
        <w:t>..........................................</w:t>
      </w:r>
      <w:r w:rsidRPr="00275047">
        <w:rPr>
          <w:rFonts w:ascii="Times New Roman" w:hAnsi="Times New Roman"/>
          <w:i/>
          <w:spacing w:val="0"/>
          <w:sz w:val="26"/>
          <w:szCs w:val="26"/>
          <w:lang w:val="pt-BR"/>
        </w:rPr>
        <w:t>....</w:t>
      </w:r>
    </w:p>
    <w:p w14:paraId="4E1C0141" w14:textId="77777777" w:rsidR="000D3005" w:rsidRPr="00275047" w:rsidRDefault="000D3005" w:rsidP="000931D3">
      <w:pPr>
        <w:spacing w:line="264" w:lineRule="auto"/>
        <w:rPr>
          <w:rFonts w:ascii="Times New Roman" w:hAnsi="Times New Roman"/>
          <w:i/>
          <w:spacing w:val="0"/>
          <w:sz w:val="26"/>
          <w:szCs w:val="26"/>
          <w:lang w:val="pt-BR"/>
        </w:rPr>
      </w:pPr>
      <w:r w:rsidRPr="00275047">
        <w:rPr>
          <w:rFonts w:ascii="Times New Roman" w:hAnsi="Times New Roman"/>
          <w:spacing w:val="0"/>
          <w:sz w:val="26"/>
          <w:szCs w:val="26"/>
          <w:lang w:val="vi-VN"/>
        </w:rPr>
        <w:t xml:space="preserve">Phương pháp </w:t>
      </w:r>
      <w:r w:rsidRPr="00275047">
        <w:rPr>
          <w:rFonts w:ascii="Times New Roman" w:hAnsi="Times New Roman"/>
          <w:spacing w:val="0"/>
          <w:sz w:val="26"/>
          <w:szCs w:val="26"/>
          <w:lang w:val="pt-BR"/>
        </w:rPr>
        <w:t>thực hiện</w:t>
      </w:r>
      <w:r w:rsidRPr="00275047">
        <w:rPr>
          <w:rFonts w:ascii="Times New Roman" w:hAnsi="Times New Roman"/>
          <w:spacing w:val="0"/>
          <w:sz w:val="26"/>
          <w:szCs w:val="26"/>
          <w:lang w:val="vi-VN"/>
        </w:rPr>
        <w:t xml:space="preserve">: </w:t>
      </w:r>
      <w:r w:rsidRPr="00275047">
        <w:rPr>
          <w:rFonts w:ascii="Times New Roman" w:hAnsi="Times New Roman"/>
          <w:i/>
          <w:spacing w:val="0"/>
          <w:sz w:val="26"/>
          <w:szCs w:val="26"/>
          <w:lang w:val="vi-VN"/>
        </w:rPr>
        <w:t>....</w:t>
      </w:r>
      <w:r w:rsidRPr="00275047">
        <w:rPr>
          <w:rFonts w:ascii="Times New Roman" w:hAnsi="Times New Roman"/>
          <w:i/>
          <w:spacing w:val="0"/>
          <w:sz w:val="26"/>
          <w:szCs w:val="26"/>
          <w:lang w:val="pt-BR"/>
        </w:rPr>
        <w:t>.</w:t>
      </w:r>
      <w:r w:rsidRPr="00275047">
        <w:rPr>
          <w:rFonts w:ascii="Times New Roman" w:hAnsi="Times New Roman"/>
          <w:i/>
          <w:spacing w:val="0"/>
          <w:sz w:val="26"/>
          <w:szCs w:val="26"/>
          <w:lang w:val="vi-VN"/>
        </w:rPr>
        <w:t>..................................</w:t>
      </w:r>
      <w:r w:rsidR="00AA4E2F" w:rsidRPr="00275047">
        <w:rPr>
          <w:rFonts w:ascii="Times New Roman" w:hAnsi="Times New Roman"/>
          <w:i/>
          <w:spacing w:val="0"/>
          <w:sz w:val="26"/>
          <w:szCs w:val="26"/>
          <w:lang w:val="vi-VN"/>
        </w:rPr>
        <w:t>.............................</w:t>
      </w:r>
      <w:r w:rsidRPr="00275047">
        <w:rPr>
          <w:rFonts w:ascii="Times New Roman" w:hAnsi="Times New Roman"/>
          <w:i/>
          <w:spacing w:val="0"/>
          <w:sz w:val="26"/>
          <w:szCs w:val="26"/>
          <w:lang w:val="vi-VN"/>
        </w:rPr>
        <w:t>...........................</w:t>
      </w:r>
      <w:r w:rsidRPr="00275047">
        <w:rPr>
          <w:rFonts w:ascii="Times New Roman" w:hAnsi="Times New Roman"/>
          <w:i/>
          <w:spacing w:val="0"/>
          <w:sz w:val="26"/>
          <w:szCs w:val="26"/>
          <w:lang w:val="pt-BR"/>
        </w:rPr>
        <w:t>....</w:t>
      </w:r>
      <w:r w:rsidRPr="00275047">
        <w:rPr>
          <w:rFonts w:ascii="Times New Roman" w:hAnsi="Times New Roman"/>
          <w:i/>
          <w:spacing w:val="0"/>
          <w:sz w:val="26"/>
          <w:szCs w:val="26"/>
          <w:lang w:val="vi-VN"/>
        </w:rPr>
        <w:t>.</w:t>
      </w:r>
    </w:p>
    <w:p w14:paraId="2368EAB7" w14:textId="77777777" w:rsidR="000D3005" w:rsidRPr="00275047" w:rsidRDefault="000D3005" w:rsidP="000931D3">
      <w:pPr>
        <w:spacing w:line="264" w:lineRule="auto"/>
        <w:rPr>
          <w:rFonts w:ascii="Times New Roman" w:hAnsi="Times New Roman"/>
          <w:spacing w:val="0"/>
          <w:sz w:val="26"/>
          <w:szCs w:val="26"/>
          <w:lang w:val="pt-BR"/>
        </w:rPr>
      </w:pPr>
      <w:r w:rsidRPr="00275047">
        <w:rPr>
          <w:rFonts w:ascii="Times New Roman" w:hAnsi="Times New Roman"/>
          <w:spacing w:val="0"/>
          <w:sz w:val="26"/>
          <w:szCs w:val="26"/>
          <w:lang w:val="pt-BR"/>
        </w:rPr>
        <w:t xml:space="preserve">Chuẩn, thiết bị chính được sử dụng: </w:t>
      </w:r>
      <w:r w:rsidRPr="00275047">
        <w:rPr>
          <w:rFonts w:ascii="Times New Roman" w:hAnsi="Times New Roman"/>
          <w:i/>
          <w:spacing w:val="0"/>
          <w:sz w:val="26"/>
          <w:szCs w:val="26"/>
          <w:lang w:val="vi-VN"/>
        </w:rPr>
        <w:t>...........................................................................</w:t>
      </w:r>
      <w:r w:rsidRPr="00275047">
        <w:rPr>
          <w:rFonts w:ascii="Times New Roman" w:hAnsi="Times New Roman"/>
          <w:i/>
          <w:spacing w:val="0"/>
          <w:sz w:val="26"/>
          <w:szCs w:val="26"/>
          <w:lang w:val="pt-BR"/>
        </w:rPr>
        <w:t>....</w:t>
      </w:r>
      <w:r w:rsidRPr="00275047">
        <w:rPr>
          <w:rFonts w:ascii="Times New Roman" w:hAnsi="Times New Roman"/>
          <w:i/>
          <w:spacing w:val="0"/>
          <w:sz w:val="26"/>
          <w:szCs w:val="26"/>
          <w:lang w:val="vi-VN"/>
        </w:rPr>
        <w:t>.</w:t>
      </w:r>
      <w:r w:rsidRPr="00275047">
        <w:rPr>
          <w:rFonts w:ascii="Times New Roman" w:hAnsi="Times New Roman"/>
          <w:i/>
          <w:spacing w:val="0"/>
          <w:sz w:val="26"/>
          <w:szCs w:val="26"/>
          <w:lang w:val="pt-BR"/>
        </w:rPr>
        <w:t>.</w:t>
      </w:r>
    </w:p>
    <w:p w14:paraId="0B0128A1" w14:textId="77777777" w:rsidR="000D3005" w:rsidRPr="00275047" w:rsidRDefault="000D3005" w:rsidP="000931D3">
      <w:pPr>
        <w:spacing w:line="264" w:lineRule="auto"/>
        <w:rPr>
          <w:rFonts w:ascii="Times New Roman" w:hAnsi="Times New Roman"/>
          <w:i/>
          <w:spacing w:val="0"/>
          <w:sz w:val="26"/>
          <w:szCs w:val="26"/>
          <w:lang w:val="pt-BR"/>
        </w:rPr>
      </w:pPr>
      <w:r w:rsidRPr="00275047">
        <w:rPr>
          <w:rFonts w:ascii="Times New Roman" w:hAnsi="Times New Roman"/>
          <w:i/>
          <w:spacing w:val="0"/>
          <w:sz w:val="26"/>
          <w:szCs w:val="26"/>
          <w:lang w:val="vi-VN"/>
        </w:rPr>
        <w:t>......................................</w:t>
      </w:r>
      <w:r w:rsidR="00AA4E2F" w:rsidRPr="00275047">
        <w:rPr>
          <w:rFonts w:ascii="Times New Roman" w:hAnsi="Times New Roman"/>
          <w:i/>
          <w:spacing w:val="0"/>
          <w:sz w:val="26"/>
          <w:szCs w:val="26"/>
          <w:lang w:val="vi-VN"/>
        </w:rPr>
        <w:t>.............................</w:t>
      </w:r>
      <w:r w:rsidRPr="00275047">
        <w:rPr>
          <w:rFonts w:ascii="Times New Roman" w:hAnsi="Times New Roman"/>
          <w:i/>
          <w:spacing w:val="0"/>
          <w:sz w:val="26"/>
          <w:szCs w:val="26"/>
          <w:lang w:val="vi-VN"/>
        </w:rPr>
        <w:t>........................................................................</w:t>
      </w:r>
    </w:p>
    <w:p w14:paraId="46805A2A" w14:textId="77777777" w:rsidR="000D3005" w:rsidRPr="00275047" w:rsidRDefault="000D3005" w:rsidP="000931D3">
      <w:pPr>
        <w:spacing w:line="264" w:lineRule="auto"/>
        <w:rPr>
          <w:rFonts w:ascii="Times New Roman" w:hAnsi="Times New Roman"/>
          <w:i/>
          <w:spacing w:val="0"/>
          <w:sz w:val="26"/>
          <w:szCs w:val="26"/>
          <w:lang w:val="pt-BR"/>
        </w:rPr>
      </w:pPr>
      <w:r w:rsidRPr="00275047">
        <w:rPr>
          <w:rFonts w:ascii="Times New Roman" w:hAnsi="Times New Roman"/>
          <w:spacing w:val="0"/>
          <w:sz w:val="26"/>
          <w:szCs w:val="26"/>
          <w:lang w:val="pt-BR"/>
        </w:rPr>
        <w:t>Điều kiện môi trường</w:t>
      </w:r>
      <w:r w:rsidRPr="00275047">
        <w:rPr>
          <w:rFonts w:ascii="Times New Roman" w:hAnsi="Times New Roman"/>
          <w:spacing w:val="0"/>
          <w:sz w:val="26"/>
          <w:szCs w:val="26"/>
          <w:lang w:val="vi-VN"/>
        </w:rPr>
        <w:t xml:space="preserve">: </w:t>
      </w:r>
      <w:r w:rsidRPr="00275047">
        <w:rPr>
          <w:rFonts w:ascii="Times New Roman" w:hAnsi="Times New Roman"/>
          <w:i/>
          <w:spacing w:val="0"/>
          <w:sz w:val="26"/>
          <w:szCs w:val="26"/>
          <w:lang w:val="vi-VN"/>
        </w:rPr>
        <w:t>…...</w:t>
      </w:r>
      <w:r w:rsidRPr="00275047">
        <w:rPr>
          <w:rFonts w:ascii="Times New Roman" w:hAnsi="Times New Roman"/>
          <w:i/>
          <w:spacing w:val="0"/>
          <w:sz w:val="26"/>
          <w:szCs w:val="26"/>
          <w:lang w:val="pt-BR"/>
        </w:rPr>
        <w:t>.</w:t>
      </w:r>
      <w:r w:rsidRPr="00275047">
        <w:rPr>
          <w:rFonts w:ascii="Times New Roman" w:hAnsi="Times New Roman"/>
          <w:i/>
          <w:spacing w:val="0"/>
          <w:sz w:val="26"/>
          <w:szCs w:val="26"/>
          <w:lang w:val="vi-VN"/>
        </w:rPr>
        <w:t>...................................................</w:t>
      </w:r>
      <w:r w:rsidR="00AA4E2F" w:rsidRPr="00275047">
        <w:rPr>
          <w:rFonts w:ascii="Times New Roman" w:hAnsi="Times New Roman"/>
          <w:i/>
          <w:spacing w:val="0"/>
          <w:sz w:val="26"/>
          <w:szCs w:val="26"/>
          <w:lang w:val="vi-VN"/>
        </w:rPr>
        <w:t>.............................</w:t>
      </w:r>
      <w:r w:rsidRPr="00275047">
        <w:rPr>
          <w:rFonts w:ascii="Times New Roman" w:hAnsi="Times New Roman"/>
          <w:i/>
          <w:spacing w:val="0"/>
          <w:sz w:val="26"/>
          <w:szCs w:val="26"/>
          <w:lang w:val="vi-VN"/>
        </w:rPr>
        <w:t>..........</w:t>
      </w:r>
      <w:r w:rsidRPr="00275047">
        <w:rPr>
          <w:rFonts w:ascii="Times New Roman" w:hAnsi="Times New Roman"/>
          <w:i/>
          <w:spacing w:val="0"/>
          <w:sz w:val="26"/>
          <w:szCs w:val="26"/>
          <w:lang w:val="pt-BR"/>
        </w:rPr>
        <w:t>....</w:t>
      </w:r>
      <w:r w:rsidRPr="00275047">
        <w:rPr>
          <w:rFonts w:ascii="Times New Roman" w:hAnsi="Times New Roman"/>
          <w:i/>
          <w:spacing w:val="0"/>
          <w:sz w:val="26"/>
          <w:szCs w:val="26"/>
          <w:lang w:val="vi-VN"/>
        </w:rPr>
        <w:t>.</w:t>
      </w:r>
    </w:p>
    <w:p w14:paraId="450FE782" w14:textId="77777777" w:rsidR="000D3005" w:rsidRPr="00275047" w:rsidRDefault="000D3005" w:rsidP="000931D3">
      <w:pPr>
        <w:spacing w:line="264" w:lineRule="auto"/>
        <w:rPr>
          <w:rFonts w:ascii="Times New Roman" w:hAnsi="Times New Roman"/>
          <w:spacing w:val="0"/>
          <w:sz w:val="26"/>
          <w:szCs w:val="26"/>
          <w:lang w:val="pt-BR"/>
        </w:rPr>
      </w:pPr>
      <w:r w:rsidRPr="00275047">
        <w:rPr>
          <w:rFonts w:ascii="Times New Roman" w:hAnsi="Times New Roman"/>
          <w:spacing w:val="0"/>
          <w:sz w:val="26"/>
          <w:szCs w:val="26"/>
          <w:lang w:val="pt-BR"/>
        </w:rPr>
        <w:t>Người thực hiện</w:t>
      </w:r>
      <w:r w:rsidRPr="00275047">
        <w:rPr>
          <w:rFonts w:ascii="Times New Roman" w:hAnsi="Times New Roman"/>
          <w:spacing w:val="0"/>
          <w:sz w:val="26"/>
          <w:szCs w:val="26"/>
          <w:lang w:val="vi-VN"/>
        </w:rPr>
        <w:t xml:space="preserve">: </w:t>
      </w:r>
      <w:r w:rsidRPr="00275047">
        <w:rPr>
          <w:rFonts w:ascii="Times New Roman" w:hAnsi="Times New Roman"/>
          <w:spacing w:val="0"/>
          <w:sz w:val="26"/>
          <w:szCs w:val="26"/>
          <w:lang w:val="pt-BR"/>
        </w:rPr>
        <w:t>...........</w:t>
      </w:r>
      <w:r w:rsidR="00AA4E2F" w:rsidRPr="00275047">
        <w:rPr>
          <w:rFonts w:ascii="Times New Roman" w:hAnsi="Times New Roman"/>
          <w:spacing w:val="0"/>
          <w:sz w:val="26"/>
          <w:szCs w:val="26"/>
          <w:lang w:val="pt-BR"/>
        </w:rPr>
        <w:t>.............................</w:t>
      </w:r>
      <w:r w:rsidRPr="00275047">
        <w:rPr>
          <w:rFonts w:ascii="Times New Roman" w:hAnsi="Times New Roman"/>
          <w:spacing w:val="0"/>
          <w:sz w:val="26"/>
          <w:szCs w:val="26"/>
          <w:lang w:val="pt-BR"/>
        </w:rPr>
        <w:t>......... Ngày thực hiện</w:t>
      </w:r>
      <w:r w:rsidRPr="00275047">
        <w:rPr>
          <w:rFonts w:ascii="Times New Roman" w:hAnsi="Times New Roman"/>
          <w:spacing w:val="0"/>
          <w:sz w:val="26"/>
          <w:szCs w:val="26"/>
          <w:lang w:val="vi-VN"/>
        </w:rPr>
        <w:t>:</w:t>
      </w:r>
      <w:r w:rsidRPr="00275047">
        <w:rPr>
          <w:rFonts w:ascii="Times New Roman" w:hAnsi="Times New Roman"/>
          <w:spacing w:val="0"/>
          <w:sz w:val="26"/>
          <w:szCs w:val="26"/>
          <w:lang w:val="pt-BR"/>
        </w:rPr>
        <w:t xml:space="preserve"> ..…/…../20……..…..</w:t>
      </w:r>
    </w:p>
    <w:p w14:paraId="0E312F6F" w14:textId="77777777" w:rsidR="000D3005" w:rsidRPr="00275047" w:rsidRDefault="000D3005" w:rsidP="000931D3">
      <w:pPr>
        <w:spacing w:line="264" w:lineRule="auto"/>
        <w:rPr>
          <w:rFonts w:ascii="Times New Roman" w:hAnsi="Times New Roman"/>
          <w:i/>
          <w:spacing w:val="0"/>
          <w:sz w:val="26"/>
          <w:szCs w:val="26"/>
          <w:lang w:val="pt-BR"/>
        </w:rPr>
      </w:pPr>
      <w:r w:rsidRPr="00275047">
        <w:rPr>
          <w:rFonts w:ascii="Times New Roman" w:hAnsi="Times New Roman"/>
          <w:spacing w:val="0"/>
          <w:sz w:val="26"/>
          <w:szCs w:val="26"/>
          <w:lang w:val="pt-BR"/>
        </w:rPr>
        <w:t>Địa điểm thực hiện</w:t>
      </w:r>
      <w:r w:rsidRPr="00275047">
        <w:rPr>
          <w:rFonts w:ascii="Times New Roman" w:hAnsi="Times New Roman"/>
          <w:spacing w:val="0"/>
          <w:sz w:val="26"/>
          <w:szCs w:val="26"/>
          <w:lang w:val="vi-VN"/>
        </w:rPr>
        <w:t xml:space="preserve">: </w:t>
      </w:r>
      <w:r w:rsidRPr="00275047">
        <w:rPr>
          <w:rFonts w:ascii="Times New Roman" w:hAnsi="Times New Roman"/>
          <w:i/>
          <w:spacing w:val="0"/>
          <w:sz w:val="26"/>
          <w:szCs w:val="26"/>
          <w:lang w:val="vi-VN"/>
        </w:rPr>
        <w:t>…</w:t>
      </w:r>
      <w:r w:rsidRPr="00275047">
        <w:rPr>
          <w:rFonts w:ascii="Times New Roman" w:hAnsi="Times New Roman"/>
          <w:i/>
          <w:spacing w:val="0"/>
          <w:sz w:val="26"/>
          <w:szCs w:val="26"/>
          <w:lang w:val="pt-BR"/>
        </w:rPr>
        <w:t>…</w:t>
      </w:r>
      <w:r w:rsidRPr="00275047">
        <w:rPr>
          <w:rFonts w:ascii="Times New Roman" w:hAnsi="Times New Roman"/>
          <w:i/>
          <w:spacing w:val="0"/>
          <w:sz w:val="26"/>
          <w:szCs w:val="26"/>
          <w:lang w:val="vi-VN"/>
        </w:rPr>
        <w:t>...</w:t>
      </w:r>
      <w:r w:rsidRPr="00275047">
        <w:rPr>
          <w:rFonts w:ascii="Times New Roman" w:hAnsi="Times New Roman"/>
          <w:i/>
          <w:spacing w:val="0"/>
          <w:sz w:val="26"/>
          <w:szCs w:val="26"/>
          <w:lang w:val="pt-BR"/>
        </w:rPr>
        <w:t>.</w:t>
      </w:r>
      <w:r w:rsidRPr="00275047">
        <w:rPr>
          <w:rFonts w:ascii="Times New Roman" w:hAnsi="Times New Roman"/>
          <w:i/>
          <w:spacing w:val="0"/>
          <w:sz w:val="26"/>
          <w:szCs w:val="26"/>
          <w:lang w:val="vi-VN"/>
        </w:rPr>
        <w:t>...........................................</w:t>
      </w:r>
      <w:r w:rsidR="00AA4E2F" w:rsidRPr="00275047">
        <w:rPr>
          <w:rFonts w:ascii="Times New Roman" w:hAnsi="Times New Roman"/>
          <w:i/>
          <w:spacing w:val="0"/>
          <w:sz w:val="26"/>
          <w:szCs w:val="26"/>
          <w:lang w:val="vi-VN"/>
        </w:rPr>
        <w:t>.............................</w:t>
      </w:r>
      <w:r w:rsidRPr="00275047">
        <w:rPr>
          <w:rFonts w:ascii="Times New Roman" w:hAnsi="Times New Roman"/>
          <w:i/>
          <w:spacing w:val="0"/>
          <w:sz w:val="26"/>
          <w:szCs w:val="26"/>
          <w:lang w:val="vi-VN"/>
        </w:rPr>
        <w:t>..................</w:t>
      </w:r>
      <w:r w:rsidRPr="00275047">
        <w:rPr>
          <w:rFonts w:ascii="Times New Roman" w:hAnsi="Times New Roman"/>
          <w:i/>
          <w:spacing w:val="0"/>
          <w:sz w:val="26"/>
          <w:szCs w:val="26"/>
          <w:lang w:val="pt-BR"/>
        </w:rPr>
        <w:t>....</w:t>
      </w:r>
      <w:r w:rsidRPr="00275047">
        <w:rPr>
          <w:rFonts w:ascii="Times New Roman" w:hAnsi="Times New Roman"/>
          <w:i/>
          <w:spacing w:val="0"/>
          <w:sz w:val="26"/>
          <w:szCs w:val="26"/>
          <w:lang w:val="vi-VN"/>
        </w:rPr>
        <w:t>.</w:t>
      </w:r>
    </w:p>
    <w:p w14:paraId="0FF57A90" w14:textId="77777777" w:rsidR="000D3005" w:rsidRPr="00275047" w:rsidRDefault="000D3005" w:rsidP="006A5167">
      <w:pPr>
        <w:spacing w:line="264" w:lineRule="auto"/>
        <w:jc w:val="center"/>
        <w:rPr>
          <w:rFonts w:ascii="Times New Roman" w:hAnsi="Times New Roman"/>
          <w:b/>
          <w:bCs/>
          <w:spacing w:val="0"/>
          <w:sz w:val="28"/>
          <w:szCs w:val="26"/>
          <w:lang w:val="pt-BR"/>
        </w:rPr>
      </w:pPr>
      <w:r w:rsidRPr="00275047">
        <w:rPr>
          <w:rFonts w:ascii="Times New Roman" w:hAnsi="Times New Roman"/>
          <w:b/>
          <w:bCs/>
          <w:spacing w:val="0"/>
          <w:sz w:val="28"/>
          <w:szCs w:val="26"/>
          <w:lang w:val="pt-BR"/>
        </w:rPr>
        <w:t xml:space="preserve">KẾT QUẢ </w:t>
      </w:r>
    </w:p>
    <w:p w14:paraId="576B937E" w14:textId="77777777" w:rsidR="000D3005" w:rsidRPr="00275047" w:rsidRDefault="000D3005" w:rsidP="006A5167">
      <w:pPr>
        <w:spacing w:line="264" w:lineRule="auto"/>
        <w:rPr>
          <w:rFonts w:ascii="Times New Roman" w:hAnsi="Times New Roman"/>
          <w:spacing w:val="0"/>
          <w:sz w:val="26"/>
          <w:szCs w:val="26"/>
          <w:lang w:val="pt-BR"/>
        </w:rPr>
      </w:pPr>
      <w:r w:rsidRPr="00275047">
        <w:rPr>
          <w:rFonts w:ascii="Times New Roman" w:hAnsi="Times New Roman"/>
          <w:b/>
          <w:bCs/>
          <w:spacing w:val="0"/>
          <w:sz w:val="26"/>
          <w:szCs w:val="26"/>
          <w:lang w:val="pt-BR"/>
        </w:rPr>
        <w:t>1. Kiểm tra bên ngoài:</w:t>
      </w:r>
      <w:r w:rsidRPr="00275047">
        <w:rPr>
          <w:rFonts w:ascii="Times New Roman" w:hAnsi="Times New Roman"/>
          <w:bCs/>
          <w:spacing w:val="0"/>
          <w:sz w:val="26"/>
          <w:szCs w:val="26"/>
          <w:lang w:val="pt-BR"/>
        </w:rPr>
        <w:tab/>
      </w:r>
      <w:r w:rsidRPr="00275047">
        <w:rPr>
          <w:rFonts w:ascii="Times New Roman" w:hAnsi="Times New Roman"/>
          <w:bCs/>
          <w:spacing w:val="0"/>
          <w:sz w:val="26"/>
          <w:szCs w:val="26"/>
          <w:lang w:val="pt-BR"/>
        </w:rPr>
        <w:tab/>
      </w:r>
      <w:r w:rsidRPr="00B16547">
        <w:rPr>
          <w:rFonts w:ascii="Times New Roman" w:hAnsi="Times New Roman"/>
          <w:spacing w:val="0"/>
          <w:sz w:val="26"/>
          <w:szCs w:val="26"/>
        </w:rPr>
        <w:fldChar w:fldCharType="begin">
          <w:ffData>
            <w:name w:val="Check1"/>
            <w:enabled/>
            <w:calcOnExit w:val="0"/>
            <w:checkBox>
              <w:sizeAuto/>
              <w:default w:val="0"/>
            </w:checkBox>
          </w:ffData>
        </w:fldChar>
      </w:r>
      <w:r w:rsidRPr="00275047">
        <w:rPr>
          <w:rFonts w:ascii="Times New Roman" w:hAnsi="Times New Roman"/>
          <w:spacing w:val="0"/>
          <w:sz w:val="26"/>
          <w:szCs w:val="26"/>
          <w:lang w:val="it-IT"/>
        </w:rPr>
        <w:instrText xml:space="preserve"> FORMCHECKBOX </w:instrText>
      </w:r>
      <w:r w:rsidR="009B3C7F">
        <w:rPr>
          <w:rFonts w:ascii="Times New Roman" w:hAnsi="Times New Roman"/>
          <w:spacing w:val="0"/>
          <w:sz w:val="26"/>
          <w:szCs w:val="26"/>
        </w:rPr>
      </w:r>
      <w:r w:rsidR="009B3C7F">
        <w:rPr>
          <w:rFonts w:ascii="Times New Roman" w:hAnsi="Times New Roman"/>
          <w:spacing w:val="0"/>
          <w:sz w:val="26"/>
          <w:szCs w:val="26"/>
        </w:rPr>
        <w:fldChar w:fldCharType="separate"/>
      </w:r>
      <w:r w:rsidRPr="00B16547">
        <w:rPr>
          <w:rFonts w:ascii="Times New Roman" w:hAnsi="Times New Roman"/>
          <w:spacing w:val="0"/>
          <w:sz w:val="26"/>
          <w:szCs w:val="26"/>
        </w:rPr>
        <w:fldChar w:fldCharType="end"/>
      </w:r>
      <w:r w:rsidRPr="00275047">
        <w:rPr>
          <w:rFonts w:ascii="Times New Roman" w:hAnsi="Times New Roman"/>
          <w:spacing w:val="0"/>
          <w:sz w:val="26"/>
          <w:szCs w:val="26"/>
          <w:lang w:val="it-IT"/>
        </w:rPr>
        <w:t xml:space="preserve"> Đạt</w:t>
      </w:r>
      <w:r w:rsidRPr="00275047">
        <w:rPr>
          <w:rFonts w:ascii="Times New Roman" w:hAnsi="Times New Roman"/>
          <w:spacing w:val="0"/>
          <w:sz w:val="26"/>
          <w:szCs w:val="26"/>
          <w:lang w:val="pt-BR"/>
        </w:rPr>
        <w:t xml:space="preserve"> </w:t>
      </w:r>
      <w:r w:rsidRPr="00275047">
        <w:rPr>
          <w:rFonts w:ascii="Times New Roman" w:hAnsi="Times New Roman"/>
          <w:spacing w:val="0"/>
          <w:sz w:val="26"/>
          <w:szCs w:val="26"/>
          <w:lang w:val="pt-BR"/>
        </w:rPr>
        <w:tab/>
      </w:r>
      <w:r w:rsidRPr="00275047">
        <w:rPr>
          <w:rFonts w:ascii="Times New Roman" w:hAnsi="Times New Roman"/>
          <w:spacing w:val="0"/>
          <w:sz w:val="26"/>
          <w:szCs w:val="26"/>
          <w:lang w:val="pt-BR"/>
        </w:rPr>
        <w:tab/>
      </w:r>
      <w:r w:rsidRPr="00B16547">
        <w:rPr>
          <w:rFonts w:ascii="Times New Roman" w:hAnsi="Times New Roman"/>
          <w:spacing w:val="0"/>
          <w:sz w:val="26"/>
          <w:szCs w:val="26"/>
        </w:rPr>
        <w:fldChar w:fldCharType="begin">
          <w:ffData>
            <w:name w:val="Check1"/>
            <w:enabled/>
            <w:calcOnExit w:val="0"/>
            <w:checkBox>
              <w:sizeAuto/>
              <w:default w:val="0"/>
            </w:checkBox>
          </w:ffData>
        </w:fldChar>
      </w:r>
      <w:r w:rsidRPr="00275047">
        <w:rPr>
          <w:rFonts w:ascii="Times New Roman" w:hAnsi="Times New Roman"/>
          <w:spacing w:val="0"/>
          <w:sz w:val="26"/>
          <w:szCs w:val="26"/>
          <w:lang w:val="it-IT"/>
        </w:rPr>
        <w:instrText xml:space="preserve"> FORMCHECKBOX </w:instrText>
      </w:r>
      <w:r w:rsidR="009B3C7F">
        <w:rPr>
          <w:rFonts w:ascii="Times New Roman" w:hAnsi="Times New Roman"/>
          <w:spacing w:val="0"/>
          <w:sz w:val="26"/>
          <w:szCs w:val="26"/>
        </w:rPr>
      </w:r>
      <w:r w:rsidR="009B3C7F">
        <w:rPr>
          <w:rFonts w:ascii="Times New Roman" w:hAnsi="Times New Roman"/>
          <w:spacing w:val="0"/>
          <w:sz w:val="26"/>
          <w:szCs w:val="26"/>
        </w:rPr>
        <w:fldChar w:fldCharType="separate"/>
      </w:r>
      <w:r w:rsidRPr="00B16547">
        <w:rPr>
          <w:rFonts w:ascii="Times New Roman" w:hAnsi="Times New Roman"/>
          <w:spacing w:val="0"/>
          <w:sz w:val="26"/>
          <w:szCs w:val="26"/>
        </w:rPr>
        <w:fldChar w:fldCharType="end"/>
      </w:r>
      <w:r w:rsidRPr="00275047">
        <w:rPr>
          <w:rFonts w:ascii="Times New Roman" w:hAnsi="Times New Roman"/>
          <w:spacing w:val="0"/>
          <w:sz w:val="26"/>
          <w:szCs w:val="26"/>
          <w:lang w:val="it-IT"/>
        </w:rPr>
        <w:t xml:space="preserve"> Không đạt</w:t>
      </w:r>
    </w:p>
    <w:p w14:paraId="550636EB" w14:textId="77777777" w:rsidR="000D3005" w:rsidRPr="00275047" w:rsidRDefault="000D3005" w:rsidP="006A5167">
      <w:pPr>
        <w:spacing w:line="264" w:lineRule="auto"/>
        <w:rPr>
          <w:rFonts w:ascii="Times New Roman" w:hAnsi="Times New Roman"/>
          <w:spacing w:val="0"/>
          <w:sz w:val="26"/>
          <w:szCs w:val="26"/>
          <w:lang w:val="pt-BR"/>
        </w:rPr>
      </w:pPr>
      <w:r w:rsidRPr="00275047">
        <w:rPr>
          <w:rFonts w:ascii="Times New Roman" w:hAnsi="Times New Roman"/>
          <w:b/>
          <w:bCs/>
          <w:spacing w:val="0"/>
          <w:sz w:val="26"/>
          <w:szCs w:val="26"/>
          <w:lang w:val="pt-BR"/>
        </w:rPr>
        <w:t>2. Kiểm tra kỹ thuật</w:t>
      </w:r>
      <w:r w:rsidRPr="00275047">
        <w:rPr>
          <w:rFonts w:ascii="Times New Roman" w:hAnsi="Times New Roman"/>
          <w:b/>
          <w:spacing w:val="0"/>
          <w:sz w:val="26"/>
          <w:szCs w:val="26"/>
          <w:lang w:val="it-IT"/>
        </w:rPr>
        <w:t>:</w:t>
      </w:r>
      <w:r w:rsidRPr="00275047">
        <w:rPr>
          <w:rFonts w:ascii="Times New Roman" w:hAnsi="Times New Roman"/>
          <w:b/>
          <w:spacing w:val="0"/>
          <w:sz w:val="26"/>
          <w:szCs w:val="26"/>
          <w:lang w:val="it-IT"/>
        </w:rPr>
        <w:tab/>
      </w:r>
      <w:r w:rsidRPr="00275047">
        <w:rPr>
          <w:rFonts w:ascii="Times New Roman" w:hAnsi="Times New Roman"/>
          <w:spacing w:val="0"/>
          <w:sz w:val="26"/>
          <w:szCs w:val="26"/>
          <w:lang w:val="it-IT"/>
        </w:rPr>
        <w:tab/>
      </w:r>
      <w:r w:rsidRPr="00B16547">
        <w:rPr>
          <w:rFonts w:ascii="Times New Roman" w:hAnsi="Times New Roman"/>
          <w:spacing w:val="0"/>
          <w:sz w:val="26"/>
          <w:szCs w:val="26"/>
        </w:rPr>
        <w:fldChar w:fldCharType="begin">
          <w:ffData>
            <w:name w:val="Check1"/>
            <w:enabled/>
            <w:calcOnExit w:val="0"/>
            <w:checkBox>
              <w:sizeAuto/>
              <w:default w:val="0"/>
            </w:checkBox>
          </w:ffData>
        </w:fldChar>
      </w:r>
      <w:r w:rsidRPr="00275047">
        <w:rPr>
          <w:rFonts w:ascii="Times New Roman" w:hAnsi="Times New Roman"/>
          <w:spacing w:val="0"/>
          <w:sz w:val="26"/>
          <w:szCs w:val="26"/>
          <w:lang w:val="it-IT"/>
        </w:rPr>
        <w:instrText xml:space="preserve"> FORMCHECKBOX </w:instrText>
      </w:r>
      <w:r w:rsidR="009B3C7F">
        <w:rPr>
          <w:rFonts w:ascii="Times New Roman" w:hAnsi="Times New Roman"/>
          <w:spacing w:val="0"/>
          <w:sz w:val="26"/>
          <w:szCs w:val="26"/>
        </w:rPr>
      </w:r>
      <w:r w:rsidR="009B3C7F">
        <w:rPr>
          <w:rFonts w:ascii="Times New Roman" w:hAnsi="Times New Roman"/>
          <w:spacing w:val="0"/>
          <w:sz w:val="26"/>
          <w:szCs w:val="26"/>
        </w:rPr>
        <w:fldChar w:fldCharType="separate"/>
      </w:r>
      <w:r w:rsidRPr="00B16547">
        <w:rPr>
          <w:rFonts w:ascii="Times New Roman" w:hAnsi="Times New Roman"/>
          <w:spacing w:val="0"/>
          <w:sz w:val="26"/>
          <w:szCs w:val="26"/>
        </w:rPr>
        <w:fldChar w:fldCharType="end"/>
      </w:r>
      <w:r w:rsidRPr="00275047">
        <w:rPr>
          <w:rFonts w:ascii="Times New Roman" w:hAnsi="Times New Roman"/>
          <w:spacing w:val="0"/>
          <w:sz w:val="26"/>
          <w:szCs w:val="26"/>
          <w:lang w:val="it-IT"/>
        </w:rPr>
        <w:t xml:space="preserve"> Đạt</w:t>
      </w:r>
      <w:r w:rsidRPr="00275047">
        <w:rPr>
          <w:rFonts w:ascii="Times New Roman" w:hAnsi="Times New Roman"/>
          <w:spacing w:val="0"/>
          <w:sz w:val="26"/>
          <w:szCs w:val="26"/>
          <w:lang w:val="pt-BR"/>
        </w:rPr>
        <w:t xml:space="preserve"> </w:t>
      </w:r>
      <w:r w:rsidRPr="00275047">
        <w:rPr>
          <w:rFonts w:ascii="Times New Roman" w:hAnsi="Times New Roman"/>
          <w:spacing w:val="0"/>
          <w:sz w:val="26"/>
          <w:szCs w:val="26"/>
          <w:lang w:val="pt-BR"/>
        </w:rPr>
        <w:tab/>
      </w:r>
      <w:r w:rsidRPr="00275047">
        <w:rPr>
          <w:rFonts w:ascii="Times New Roman" w:hAnsi="Times New Roman"/>
          <w:spacing w:val="0"/>
          <w:sz w:val="26"/>
          <w:szCs w:val="26"/>
          <w:lang w:val="pt-BR"/>
        </w:rPr>
        <w:tab/>
      </w:r>
      <w:r w:rsidRPr="00B16547">
        <w:rPr>
          <w:rFonts w:ascii="Times New Roman" w:hAnsi="Times New Roman"/>
          <w:spacing w:val="0"/>
          <w:sz w:val="26"/>
          <w:szCs w:val="26"/>
        </w:rPr>
        <w:fldChar w:fldCharType="begin">
          <w:ffData>
            <w:name w:val="Check1"/>
            <w:enabled/>
            <w:calcOnExit w:val="0"/>
            <w:checkBox>
              <w:sizeAuto/>
              <w:default w:val="0"/>
            </w:checkBox>
          </w:ffData>
        </w:fldChar>
      </w:r>
      <w:r w:rsidRPr="00275047">
        <w:rPr>
          <w:rFonts w:ascii="Times New Roman" w:hAnsi="Times New Roman"/>
          <w:spacing w:val="0"/>
          <w:sz w:val="26"/>
          <w:szCs w:val="26"/>
          <w:lang w:val="it-IT"/>
        </w:rPr>
        <w:instrText xml:space="preserve"> FORMCHECKBOX </w:instrText>
      </w:r>
      <w:r w:rsidR="009B3C7F">
        <w:rPr>
          <w:rFonts w:ascii="Times New Roman" w:hAnsi="Times New Roman"/>
          <w:spacing w:val="0"/>
          <w:sz w:val="26"/>
          <w:szCs w:val="26"/>
        </w:rPr>
      </w:r>
      <w:r w:rsidR="009B3C7F">
        <w:rPr>
          <w:rFonts w:ascii="Times New Roman" w:hAnsi="Times New Roman"/>
          <w:spacing w:val="0"/>
          <w:sz w:val="26"/>
          <w:szCs w:val="26"/>
        </w:rPr>
        <w:fldChar w:fldCharType="separate"/>
      </w:r>
      <w:r w:rsidRPr="00B16547">
        <w:rPr>
          <w:rFonts w:ascii="Times New Roman" w:hAnsi="Times New Roman"/>
          <w:spacing w:val="0"/>
          <w:sz w:val="26"/>
          <w:szCs w:val="26"/>
        </w:rPr>
        <w:fldChar w:fldCharType="end"/>
      </w:r>
      <w:r w:rsidRPr="00275047">
        <w:rPr>
          <w:rFonts w:ascii="Times New Roman" w:hAnsi="Times New Roman"/>
          <w:spacing w:val="0"/>
          <w:sz w:val="26"/>
          <w:szCs w:val="26"/>
          <w:lang w:val="it-IT"/>
        </w:rPr>
        <w:t xml:space="preserve"> Không đạt</w:t>
      </w:r>
    </w:p>
    <w:p w14:paraId="6A75AFA8" w14:textId="77777777" w:rsidR="000D3005" w:rsidRPr="00275047" w:rsidRDefault="000D3005" w:rsidP="006A5167">
      <w:pPr>
        <w:spacing w:line="264" w:lineRule="auto"/>
        <w:rPr>
          <w:rFonts w:ascii="Times New Roman" w:hAnsi="Times New Roman"/>
          <w:b/>
          <w:spacing w:val="0"/>
          <w:sz w:val="26"/>
          <w:szCs w:val="26"/>
          <w:lang w:val="pt-BR"/>
        </w:rPr>
      </w:pPr>
      <w:r w:rsidRPr="00275047">
        <w:rPr>
          <w:rFonts w:ascii="Times New Roman" w:hAnsi="Times New Roman"/>
          <w:b/>
          <w:spacing w:val="0"/>
          <w:sz w:val="26"/>
          <w:szCs w:val="26"/>
          <w:lang w:val="pt-BR"/>
        </w:rPr>
        <w:t xml:space="preserve">3. Kiểm tra đo lường: </w:t>
      </w:r>
    </w:p>
    <w:p w14:paraId="3FE0BB83" w14:textId="77777777" w:rsidR="000D3005" w:rsidRPr="00275047" w:rsidRDefault="000D3005" w:rsidP="006A5167">
      <w:pPr>
        <w:spacing w:line="264" w:lineRule="auto"/>
        <w:rPr>
          <w:rFonts w:ascii="Times New Roman" w:hAnsi="Times New Roman"/>
          <w:b/>
          <w:i/>
          <w:spacing w:val="0"/>
          <w:sz w:val="26"/>
          <w:szCs w:val="26"/>
          <w:lang w:val="pt-BR"/>
        </w:rPr>
      </w:pPr>
      <w:r w:rsidRPr="00275047">
        <w:rPr>
          <w:rFonts w:ascii="Times New Roman" w:hAnsi="Times New Roman"/>
          <w:b/>
          <w:i/>
          <w:spacing w:val="0"/>
          <w:sz w:val="26"/>
          <w:szCs w:val="26"/>
          <w:lang w:val="pt-BR"/>
        </w:rPr>
        <w:t>- Kiểm tra độ trôi điểm "không"</w:t>
      </w:r>
    </w:p>
    <w:tbl>
      <w:tblPr>
        <w:tblW w:w="104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8"/>
        <w:gridCol w:w="1350"/>
        <w:gridCol w:w="839"/>
        <w:gridCol w:w="839"/>
        <w:gridCol w:w="841"/>
        <w:gridCol w:w="837"/>
        <w:gridCol w:w="837"/>
        <w:gridCol w:w="883"/>
        <w:gridCol w:w="791"/>
        <w:gridCol w:w="1009"/>
        <w:gridCol w:w="973"/>
        <w:gridCol w:w="709"/>
      </w:tblGrid>
      <w:tr w:rsidR="001B7369" w:rsidRPr="00275047" w14:paraId="09F76718" w14:textId="77777777" w:rsidTr="00806BDE">
        <w:trPr>
          <w:trHeight w:val="209"/>
          <w:tblHeader/>
          <w:jc w:val="center"/>
        </w:trPr>
        <w:tc>
          <w:tcPr>
            <w:tcW w:w="528" w:type="dxa"/>
            <w:vMerge w:val="restart"/>
            <w:shd w:val="clear" w:color="auto" w:fill="F2F2F2"/>
            <w:vAlign w:val="center"/>
          </w:tcPr>
          <w:p w14:paraId="2B86779E" w14:textId="77777777" w:rsidR="001B7369" w:rsidRPr="00275047" w:rsidRDefault="001B7369" w:rsidP="006A5167">
            <w:pPr>
              <w:spacing w:before="60" w:after="60" w:line="264" w:lineRule="auto"/>
              <w:ind w:left="-119" w:right="-108"/>
              <w:jc w:val="center"/>
              <w:rPr>
                <w:rFonts w:ascii="Times New Roman" w:hAnsi="Times New Roman"/>
                <w:sz w:val="26"/>
                <w:szCs w:val="26"/>
              </w:rPr>
            </w:pPr>
            <w:r w:rsidRPr="00275047">
              <w:rPr>
                <w:rFonts w:ascii="Times New Roman" w:hAnsi="Times New Roman"/>
                <w:sz w:val="26"/>
                <w:szCs w:val="26"/>
              </w:rPr>
              <w:t>TT</w:t>
            </w:r>
          </w:p>
        </w:tc>
        <w:tc>
          <w:tcPr>
            <w:tcW w:w="1350" w:type="dxa"/>
            <w:vMerge w:val="restart"/>
            <w:shd w:val="clear" w:color="auto" w:fill="F2F2F2"/>
            <w:vAlign w:val="center"/>
          </w:tcPr>
          <w:p w14:paraId="60A7B8DF" w14:textId="77777777" w:rsidR="001B7369" w:rsidRPr="00275047" w:rsidRDefault="001B7369" w:rsidP="006A5167">
            <w:pPr>
              <w:spacing w:before="60" w:after="60" w:line="264" w:lineRule="auto"/>
              <w:ind w:left="-119" w:right="-108"/>
              <w:jc w:val="center"/>
              <w:rPr>
                <w:rFonts w:ascii="Times New Roman" w:hAnsi="Times New Roman"/>
                <w:sz w:val="26"/>
                <w:szCs w:val="26"/>
              </w:rPr>
            </w:pPr>
            <w:r w:rsidRPr="00275047">
              <w:rPr>
                <w:rFonts w:ascii="Times New Roman" w:hAnsi="Times New Roman"/>
                <w:sz w:val="26"/>
                <w:szCs w:val="26"/>
              </w:rPr>
              <w:t>Thời gian</w:t>
            </w:r>
          </w:p>
        </w:tc>
        <w:tc>
          <w:tcPr>
            <w:tcW w:w="5867" w:type="dxa"/>
            <w:gridSpan w:val="7"/>
            <w:shd w:val="clear" w:color="auto" w:fill="F2F2F2"/>
            <w:vAlign w:val="center"/>
          </w:tcPr>
          <w:p w14:paraId="5814636F" w14:textId="31F82813" w:rsidR="001B7369" w:rsidRPr="00275047" w:rsidRDefault="001B7369" w:rsidP="00B16547">
            <w:pPr>
              <w:spacing w:before="60" w:after="60" w:line="264" w:lineRule="auto"/>
              <w:jc w:val="center"/>
              <w:rPr>
                <w:rFonts w:ascii="Times New Roman" w:hAnsi="Times New Roman"/>
                <w:sz w:val="26"/>
                <w:szCs w:val="26"/>
                <w:lang w:val="vi-VN"/>
              </w:rPr>
            </w:pPr>
            <w:r w:rsidRPr="00275047">
              <w:rPr>
                <w:rFonts w:ascii="Times New Roman" w:hAnsi="Times New Roman"/>
                <w:spacing w:val="-4"/>
                <w:sz w:val="26"/>
                <w:szCs w:val="26"/>
              </w:rPr>
              <w:t xml:space="preserve">Giá trị </w:t>
            </w:r>
            <w:r w:rsidRPr="00275047">
              <w:rPr>
                <w:rFonts w:ascii="Times New Roman" w:hAnsi="Times New Roman"/>
                <w:spacing w:val="-4"/>
                <w:sz w:val="26"/>
                <w:szCs w:val="26"/>
                <w:lang w:val="vi-VN"/>
              </w:rPr>
              <w:t>đọc của PTĐ</w:t>
            </w:r>
            <w:r w:rsidR="0003535C" w:rsidRPr="00275047">
              <w:rPr>
                <w:rFonts w:ascii="Times New Roman" w:hAnsi="Times New Roman"/>
                <w:spacing w:val="-4"/>
                <w:sz w:val="26"/>
                <w:szCs w:val="26"/>
                <w:lang w:val="vi-VN"/>
              </w:rPr>
              <w:t xml:space="preserve"> </w:t>
            </w:r>
            <w:r w:rsidR="0003535C" w:rsidRPr="00275047">
              <w:rPr>
                <w:rFonts w:ascii="Times New Roman" w:hAnsi="Times New Roman"/>
                <w:i/>
                <w:spacing w:val="-4"/>
                <w:sz w:val="26"/>
                <w:szCs w:val="26"/>
              </w:rPr>
              <w:t>(đơn vị đo:…………)</w:t>
            </w:r>
          </w:p>
        </w:tc>
        <w:tc>
          <w:tcPr>
            <w:tcW w:w="1009" w:type="dxa"/>
            <w:vMerge w:val="restart"/>
            <w:shd w:val="clear" w:color="auto" w:fill="F2F2F2"/>
            <w:vAlign w:val="center"/>
          </w:tcPr>
          <w:p w14:paraId="21378573" w14:textId="77777777" w:rsidR="001B7369" w:rsidRPr="00275047" w:rsidRDefault="001B7369" w:rsidP="006A5167">
            <w:pPr>
              <w:spacing w:before="60" w:after="60" w:line="264" w:lineRule="auto"/>
              <w:ind w:left="-109" w:right="-108"/>
              <w:jc w:val="center"/>
              <w:rPr>
                <w:rFonts w:ascii="Times New Roman" w:hAnsi="Times New Roman"/>
                <w:sz w:val="26"/>
                <w:szCs w:val="26"/>
                <w:vertAlign w:val="subscript"/>
              </w:rPr>
            </w:pPr>
            <w:r w:rsidRPr="00275047">
              <w:rPr>
                <w:rFonts w:ascii="Times New Roman" w:hAnsi="Times New Roman"/>
                <w:sz w:val="26"/>
                <w:szCs w:val="26"/>
              </w:rPr>
              <w:t>24ZD</w:t>
            </w:r>
            <w:r w:rsidRPr="00275047">
              <w:rPr>
                <w:rFonts w:ascii="Times New Roman" w:hAnsi="Times New Roman"/>
                <w:sz w:val="26"/>
                <w:szCs w:val="26"/>
                <w:vertAlign w:val="subscript"/>
              </w:rPr>
              <w:t>n</w:t>
            </w:r>
          </w:p>
          <w:p w14:paraId="6A07445F" w14:textId="77777777" w:rsidR="001B7369" w:rsidRPr="00B16547" w:rsidRDefault="001B7369" w:rsidP="006A5167">
            <w:pPr>
              <w:spacing w:before="60" w:after="60" w:line="264" w:lineRule="auto"/>
              <w:ind w:left="-109" w:right="-108"/>
              <w:jc w:val="center"/>
              <w:rPr>
                <w:rFonts w:ascii="Times New Roman" w:hAnsi="Times New Roman"/>
                <w:sz w:val="26"/>
                <w:szCs w:val="26"/>
                <w:lang w:val="vi-VN"/>
              </w:rPr>
            </w:pPr>
            <w:r w:rsidRPr="00B16547">
              <w:rPr>
                <w:rFonts w:ascii="Times New Roman" w:hAnsi="Times New Roman"/>
                <w:sz w:val="26"/>
                <w:szCs w:val="26"/>
                <w:lang w:val="vi-VN"/>
              </w:rPr>
              <w:t>(%)</w:t>
            </w:r>
          </w:p>
        </w:tc>
        <w:tc>
          <w:tcPr>
            <w:tcW w:w="973" w:type="dxa"/>
            <w:vMerge w:val="restart"/>
            <w:shd w:val="clear" w:color="auto" w:fill="F2F2F2"/>
            <w:vAlign w:val="center"/>
          </w:tcPr>
          <w:p w14:paraId="33D6E82C" w14:textId="77777777" w:rsidR="001B7369" w:rsidRPr="00275047" w:rsidRDefault="001B7369" w:rsidP="006A5167">
            <w:pPr>
              <w:spacing w:before="60" w:after="60" w:line="264" w:lineRule="auto"/>
              <w:ind w:left="-109" w:right="-108"/>
              <w:jc w:val="center"/>
              <w:rPr>
                <w:rFonts w:ascii="Times New Roman" w:hAnsi="Times New Roman"/>
                <w:sz w:val="26"/>
                <w:szCs w:val="26"/>
              </w:rPr>
            </w:pPr>
            <w:r w:rsidRPr="00275047">
              <w:rPr>
                <w:rFonts w:ascii="Times New Roman" w:hAnsi="Times New Roman"/>
                <w:sz w:val="26"/>
                <w:szCs w:val="26"/>
              </w:rPr>
              <w:t>Giới hạn quy định</w:t>
            </w:r>
          </w:p>
          <w:p w14:paraId="5695BCE5" w14:textId="77777777" w:rsidR="00214CF2" w:rsidRPr="00275047" w:rsidRDefault="00214CF2" w:rsidP="006A5167">
            <w:pPr>
              <w:spacing w:before="60" w:after="60" w:line="264" w:lineRule="auto"/>
              <w:ind w:left="-109" w:right="-108"/>
              <w:jc w:val="center"/>
              <w:rPr>
                <w:rFonts w:ascii="Times New Roman" w:hAnsi="Times New Roman"/>
                <w:sz w:val="26"/>
                <w:szCs w:val="26"/>
                <w:lang w:val="vi-VN"/>
              </w:rPr>
            </w:pPr>
            <w:r w:rsidRPr="00275047">
              <w:rPr>
                <w:rFonts w:ascii="Times New Roman" w:hAnsi="Times New Roman"/>
                <w:sz w:val="26"/>
                <w:szCs w:val="26"/>
                <w:lang w:val="vi-VN"/>
              </w:rPr>
              <w:t>(%)</w:t>
            </w:r>
          </w:p>
          <w:p w14:paraId="497C8006" w14:textId="77777777" w:rsidR="00214CF2" w:rsidRPr="00B16547" w:rsidRDefault="00214CF2" w:rsidP="006A5167">
            <w:pPr>
              <w:spacing w:before="60" w:after="60" w:line="264" w:lineRule="auto"/>
              <w:ind w:left="-109" w:right="-108"/>
              <w:jc w:val="center"/>
              <w:rPr>
                <w:rFonts w:ascii="Times New Roman" w:hAnsi="Times New Roman"/>
                <w:sz w:val="26"/>
                <w:szCs w:val="26"/>
                <w:lang w:val="vi-VN"/>
              </w:rPr>
            </w:pPr>
          </w:p>
        </w:tc>
        <w:tc>
          <w:tcPr>
            <w:tcW w:w="709" w:type="dxa"/>
            <w:vMerge w:val="restart"/>
            <w:shd w:val="clear" w:color="auto" w:fill="F2F2F2"/>
            <w:vAlign w:val="center"/>
          </w:tcPr>
          <w:p w14:paraId="4848300F" w14:textId="77777777" w:rsidR="001B7369" w:rsidRPr="00275047" w:rsidRDefault="001B7369" w:rsidP="006A5167">
            <w:pPr>
              <w:spacing w:before="60" w:after="60" w:line="264" w:lineRule="auto"/>
              <w:ind w:left="-109" w:right="-108"/>
              <w:jc w:val="center"/>
              <w:rPr>
                <w:rFonts w:ascii="Times New Roman" w:hAnsi="Times New Roman"/>
                <w:sz w:val="26"/>
                <w:szCs w:val="26"/>
              </w:rPr>
            </w:pPr>
            <w:r w:rsidRPr="00275047">
              <w:rPr>
                <w:rFonts w:ascii="Times New Roman" w:hAnsi="Times New Roman"/>
                <w:sz w:val="26"/>
                <w:szCs w:val="26"/>
              </w:rPr>
              <w:t>Kết</w:t>
            </w:r>
          </w:p>
          <w:p w14:paraId="14688D0A" w14:textId="77777777" w:rsidR="001B7369" w:rsidRPr="00275047" w:rsidRDefault="001B7369" w:rsidP="006A5167">
            <w:pPr>
              <w:spacing w:before="60" w:after="60" w:line="264" w:lineRule="auto"/>
              <w:ind w:left="-109" w:right="-108"/>
              <w:jc w:val="center"/>
              <w:rPr>
                <w:rFonts w:ascii="Times New Roman" w:hAnsi="Times New Roman"/>
                <w:sz w:val="26"/>
                <w:szCs w:val="26"/>
              </w:rPr>
            </w:pPr>
            <w:r w:rsidRPr="00275047">
              <w:rPr>
                <w:rFonts w:ascii="Times New Roman" w:hAnsi="Times New Roman"/>
                <w:sz w:val="26"/>
                <w:szCs w:val="26"/>
              </w:rPr>
              <w:t>luận</w:t>
            </w:r>
          </w:p>
        </w:tc>
      </w:tr>
      <w:tr w:rsidR="00F0631C" w:rsidRPr="00275047" w14:paraId="7360072A" w14:textId="77777777" w:rsidTr="001B7369">
        <w:trPr>
          <w:trHeight w:val="293"/>
          <w:tblHeader/>
          <w:jc w:val="center"/>
        </w:trPr>
        <w:tc>
          <w:tcPr>
            <w:tcW w:w="528" w:type="dxa"/>
            <w:vMerge/>
            <w:shd w:val="clear" w:color="auto" w:fill="F2F2F2"/>
            <w:vAlign w:val="center"/>
          </w:tcPr>
          <w:p w14:paraId="733AA881" w14:textId="77777777" w:rsidR="005A546B" w:rsidRPr="00275047" w:rsidRDefault="005A546B" w:rsidP="006A5167">
            <w:pPr>
              <w:spacing w:before="60" w:after="60" w:line="264" w:lineRule="auto"/>
              <w:ind w:left="-119" w:right="-108"/>
              <w:jc w:val="center"/>
              <w:rPr>
                <w:rFonts w:ascii="Times New Roman" w:hAnsi="Times New Roman"/>
                <w:sz w:val="26"/>
                <w:szCs w:val="26"/>
              </w:rPr>
            </w:pPr>
          </w:p>
        </w:tc>
        <w:tc>
          <w:tcPr>
            <w:tcW w:w="1350" w:type="dxa"/>
            <w:vMerge/>
            <w:shd w:val="clear" w:color="auto" w:fill="F2F2F2"/>
          </w:tcPr>
          <w:p w14:paraId="2C5F642F" w14:textId="77777777" w:rsidR="005A546B" w:rsidRPr="00275047" w:rsidRDefault="005A546B" w:rsidP="006A5167">
            <w:pPr>
              <w:spacing w:before="60" w:after="60" w:line="264" w:lineRule="auto"/>
              <w:ind w:left="-119" w:right="-108"/>
              <w:rPr>
                <w:rFonts w:ascii="Times New Roman" w:hAnsi="Times New Roman"/>
                <w:sz w:val="26"/>
                <w:szCs w:val="26"/>
              </w:rPr>
            </w:pPr>
          </w:p>
        </w:tc>
        <w:tc>
          <w:tcPr>
            <w:tcW w:w="839" w:type="dxa"/>
            <w:shd w:val="clear" w:color="auto" w:fill="F2F2F2"/>
            <w:vAlign w:val="center"/>
          </w:tcPr>
          <w:p w14:paraId="62933AB6" w14:textId="77777777" w:rsidR="005A546B" w:rsidRPr="00275047" w:rsidRDefault="005A546B" w:rsidP="006A5167">
            <w:pPr>
              <w:spacing w:before="60" w:after="60" w:line="264" w:lineRule="auto"/>
              <w:ind w:left="-108" w:right="-108"/>
              <w:jc w:val="center"/>
              <w:rPr>
                <w:rFonts w:ascii="Times New Roman" w:hAnsi="Times New Roman"/>
                <w:sz w:val="26"/>
                <w:szCs w:val="26"/>
              </w:rPr>
            </w:pPr>
            <w:r w:rsidRPr="00275047">
              <w:rPr>
                <w:rFonts w:ascii="Times New Roman" w:hAnsi="Times New Roman"/>
                <w:sz w:val="26"/>
                <w:szCs w:val="26"/>
              </w:rPr>
              <w:t>Lần 1</w:t>
            </w:r>
          </w:p>
        </w:tc>
        <w:tc>
          <w:tcPr>
            <w:tcW w:w="839" w:type="dxa"/>
            <w:shd w:val="clear" w:color="auto" w:fill="F2F2F2"/>
            <w:vAlign w:val="center"/>
          </w:tcPr>
          <w:p w14:paraId="45403793" w14:textId="77777777" w:rsidR="005A546B" w:rsidRPr="00275047" w:rsidRDefault="005A546B" w:rsidP="006A5167">
            <w:pPr>
              <w:spacing w:before="60" w:after="60" w:line="264" w:lineRule="auto"/>
              <w:ind w:left="-148" w:right="-108"/>
              <w:jc w:val="center"/>
              <w:rPr>
                <w:rFonts w:ascii="Times New Roman" w:hAnsi="Times New Roman"/>
                <w:sz w:val="26"/>
                <w:szCs w:val="26"/>
              </w:rPr>
            </w:pPr>
            <w:r w:rsidRPr="00275047">
              <w:rPr>
                <w:rFonts w:ascii="Times New Roman" w:hAnsi="Times New Roman"/>
                <w:sz w:val="26"/>
                <w:szCs w:val="26"/>
              </w:rPr>
              <w:t>Lần 2</w:t>
            </w:r>
          </w:p>
        </w:tc>
        <w:tc>
          <w:tcPr>
            <w:tcW w:w="841" w:type="dxa"/>
            <w:shd w:val="clear" w:color="auto" w:fill="F2F2F2"/>
            <w:vAlign w:val="center"/>
          </w:tcPr>
          <w:p w14:paraId="4BA0EBFA" w14:textId="77777777" w:rsidR="005A546B" w:rsidRPr="00275047" w:rsidRDefault="005A546B" w:rsidP="006A5167">
            <w:pPr>
              <w:spacing w:before="60" w:after="60" w:line="264" w:lineRule="auto"/>
              <w:ind w:left="-148" w:right="-108"/>
              <w:jc w:val="center"/>
              <w:rPr>
                <w:rFonts w:ascii="Times New Roman" w:hAnsi="Times New Roman"/>
                <w:sz w:val="26"/>
                <w:szCs w:val="26"/>
              </w:rPr>
            </w:pPr>
            <w:r w:rsidRPr="00275047">
              <w:rPr>
                <w:rFonts w:ascii="Times New Roman" w:hAnsi="Times New Roman"/>
                <w:sz w:val="26"/>
                <w:szCs w:val="26"/>
              </w:rPr>
              <w:t>Lần 3</w:t>
            </w:r>
          </w:p>
        </w:tc>
        <w:tc>
          <w:tcPr>
            <w:tcW w:w="837" w:type="dxa"/>
            <w:shd w:val="clear" w:color="auto" w:fill="F2F2F2"/>
            <w:vAlign w:val="center"/>
          </w:tcPr>
          <w:p w14:paraId="7789AD09" w14:textId="77777777" w:rsidR="005A546B" w:rsidRPr="00275047" w:rsidRDefault="005A546B" w:rsidP="006A5167">
            <w:pPr>
              <w:spacing w:before="60" w:after="60" w:line="264" w:lineRule="auto"/>
              <w:ind w:left="-148" w:right="-108"/>
              <w:jc w:val="center"/>
              <w:rPr>
                <w:rFonts w:ascii="Times New Roman" w:hAnsi="Times New Roman"/>
                <w:sz w:val="26"/>
                <w:szCs w:val="26"/>
              </w:rPr>
            </w:pPr>
            <w:r w:rsidRPr="00275047">
              <w:rPr>
                <w:rFonts w:ascii="Times New Roman" w:hAnsi="Times New Roman"/>
                <w:sz w:val="26"/>
                <w:szCs w:val="26"/>
              </w:rPr>
              <w:t>Lần 4</w:t>
            </w:r>
          </w:p>
        </w:tc>
        <w:tc>
          <w:tcPr>
            <w:tcW w:w="837" w:type="dxa"/>
            <w:shd w:val="clear" w:color="auto" w:fill="F2F2F2"/>
            <w:vAlign w:val="center"/>
          </w:tcPr>
          <w:p w14:paraId="77C01C97" w14:textId="77777777" w:rsidR="005A546B" w:rsidRPr="00275047" w:rsidRDefault="005A546B" w:rsidP="006A5167">
            <w:pPr>
              <w:spacing w:before="60" w:after="60" w:line="264" w:lineRule="auto"/>
              <w:ind w:left="-148" w:right="-108"/>
              <w:jc w:val="center"/>
              <w:rPr>
                <w:rFonts w:ascii="Times New Roman" w:hAnsi="Times New Roman"/>
                <w:sz w:val="26"/>
                <w:szCs w:val="26"/>
              </w:rPr>
            </w:pPr>
            <w:r w:rsidRPr="00275047">
              <w:rPr>
                <w:rFonts w:ascii="Times New Roman" w:hAnsi="Times New Roman"/>
                <w:sz w:val="26"/>
                <w:szCs w:val="26"/>
              </w:rPr>
              <w:t>Lần 5</w:t>
            </w:r>
          </w:p>
        </w:tc>
        <w:tc>
          <w:tcPr>
            <w:tcW w:w="883" w:type="dxa"/>
            <w:shd w:val="clear" w:color="auto" w:fill="F2F2F2"/>
            <w:vAlign w:val="center"/>
          </w:tcPr>
          <w:p w14:paraId="2015C378" w14:textId="77777777" w:rsidR="005A546B" w:rsidRPr="00275047" w:rsidRDefault="005A546B" w:rsidP="006A5167">
            <w:pPr>
              <w:spacing w:before="60" w:after="60" w:line="264" w:lineRule="auto"/>
              <w:ind w:left="-148" w:right="-108"/>
              <w:jc w:val="center"/>
              <w:rPr>
                <w:rFonts w:ascii="Times New Roman" w:hAnsi="Times New Roman"/>
                <w:sz w:val="26"/>
                <w:szCs w:val="26"/>
              </w:rPr>
            </w:pPr>
            <w:r w:rsidRPr="00275047">
              <w:rPr>
                <w:rFonts w:ascii="Times New Roman" w:hAnsi="Times New Roman"/>
                <w:sz w:val="26"/>
                <w:szCs w:val="26"/>
              </w:rPr>
              <w:t>Lần 6</w:t>
            </w:r>
          </w:p>
        </w:tc>
        <w:tc>
          <w:tcPr>
            <w:tcW w:w="791" w:type="dxa"/>
            <w:shd w:val="clear" w:color="auto" w:fill="F2F2F2"/>
          </w:tcPr>
          <w:p w14:paraId="7DF89ABF" w14:textId="77777777" w:rsidR="005A546B" w:rsidRPr="00275047" w:rsidRDefault="001B7369" w:rsidP="006A5167">
            <w:pPr>
              <w:spacing w:before="60" w:after="60" w:line="264" w:lineRule="auto"/>
              <w:ind w:left="-109" w:right="-108"/>
              <w:jc w:val="center"/>
              <w:rPr>
                <w:rFonts w:ascii="Times New Roman" w:hAnsi="Times New Roman"/>
                <w:sz w:val="26"/>
                <w:szCs w:val="26"/>
              </w:rPr>
            </w:pPr>
            <w:r w:rsidRPr="00275047">
              <w:rPr>
                <w:rFonts w:ascii="Times New Roman" w:hAnsi="Times New Roman"/>
                <w:sz w:val="26"/>
                <w:szCs w:val="26"/>
                <w:lang w:val="vi-VN"/>
              </w:rPr>
              <w:t>TB</w:t>
            </w:r>
          </w:p>
        </w:tc>
        <w:tc>
          <w:tcPr>
            <w:tcW w:w="1009" w:type="dxa"/>
            <w:vMerge/>
            <w:shd w:val="clear" w:color="auto" w:fill="F2F2F2"/>
          </w:tcPr>
          <w:p w14:paraId="45558E84" w14:textId="77777777" w:rsidR="005A546B" w:rsidRPr="00275047" w:rsidRDefault="005A546B" w:rsidP="006A5167">
            <w:pPr>
              <w:spacing w:before="60" w:after="60" w:line="264" w:lineRule="auto"/>
              <w:ind w:left="-109" w:right="-108"/>
              <w:jc w:val="center"/>
              <w:rPr>
                <w:rFonts w:ascii="Times New Roman" w:hAnsi="Times New Roman"/>
                <w:sz w:val="26"/>
                <w:szCs w:val="26"/>
              </w:rPr>
            </w:pPr>
          </w:p>
        </w:tc>
        <w:tc>
          <w:tcPr>
            <w:tcW w:w="973" w:type="dxa"/>
            <w:vMerge/>
            <w:shd w:val="clear" w:color="auto" w:fill="F2F2F2"/>
          </w:tcPr>
          <w:p w14:paraId="7E4944FA" w14:textId="77777777" w:rsidR="005A546B" w:rsidRPr="00275047" w:rsidRDefault="005A546B" w:rsidP="006A5167">
            <w:pPr>
              <w:spacing w:before="60" w:after="60" w:line="264" w:lineRule="auto"/>
              <w:ind w:left="-109" w:right="-108"/>
              <w:jc w:val="center"/>
              <w:rPr>
                <w:rFonts w:ascii="Times New Roman" w:hAnsi="Times New Roman"/>
                <w:sz w:val="26"/>
                <w:szCs w:val="26"/>
              </w:rPr>
            </w:pPr>
          </w:p>
        </w:tc>
        <w:tc>
          <w:tcPr>
            <w:tcW w:w="709" w:type="dxa"/>
            <w:vMerge/>
            <w:shd w:val="clear" w:color="auto" w:fill="F2F2F2"/>
          </w:tcPr>
          <w:p w14:paraId="5BE821A8" w14:textId="77777777" w:rsidR="005A546B" w:rsidRPr="00275047" w:rsidRDefault="005A546B" w:rsidP="006A5167">
            <w:pPr>
              <w:spacing w:before="60" w:after="60" w:line="264" w:lineRule="auto"/>
              <w:ind w:left="-109" w:right="-108"/>
              <w:jc w:val="center"/>
              <w:rPr>
                <w:rFonts w:ascii="Times New Roman" w:hAnsi="Times New Roman"/>
                <w:sz w:val="26"/>
                <w:szCs w:val="26"/>
              </w:rPr>
            </w:pPr>
          </w:p>
        </w:tc>
      </w:tr>
      <w:tr w:rsidR="00F0631C" w:rsidRPr="00275047" w14:paraId="40717097" w14:textId="77777777" w:rsidTr="001B7369">
        <w:trPr>
          <w:trHeight w:val="765"/>
          <w:jc w:val="center"/>
        </w:trPr>
        <w:tc>
          <w:tcPr>
            <w:tcW w:w="528" w:type="dxa"/>
            <w:shd w:val="clear" w:color="auto" w:fill="auto"/>
            <w:vAlign w:val="center"/>
          </w:tcPr>
          <w:p w14:paraId="45FFCDFE" w14:textId="77777777" w:rsidR="005A546B" w:rsidRPr="00275047" w:rsidRDefault="00945BDF" w:rsidP="006A5167">
            <w:pPr>
              <w:spacing w:before="60" w:after="60" w:line="264" w:lineRule="auto"/>
              <w:jc w:val="center"/>
              <w:rPr>
                <w:rFonts w:ascii="Times New Roman" w:hAnsi="Times New Roman"/>
                <w:sz w:val="26"/>
                <w:szCs w:val="26"/>
                <w:lang w:val="vi-VN"/>
              </w:rPr>
            </w:pPr>
            <w:r w:rsidRPr="00275047">
              <w:rPr>
                <w:rFonts w:ascii="Times New Roman" w:hAnsi="Times New Roman"/>
                <w:sz w:val="26"/>
                <w:szCs w:val="26"/>
                <w:lang w:val="vi-VN"/>
              </w:rPr>
              <w:t>1</w:t>
            </w:r>
          </w:p>
        </w:tc>
        <w:tc>
          <w:tcPr>
            <w:tcW w:w="1350" w:type="dxa"/>
            <w:shd w:val="clear" w:color="auto" w:fill="auto"/>
            <w:vAlign w:val="center"/>
          </w:tcPr>
          <w:p w14:paraId="018E6D4F" w14:textId="77777777" w:rsidR="005A546B" w:rsidRPr="00275047" w:rsidRDefault="00945BDF" w:rsidP="003677F4">
            <w:pPr>
              <w:spacing w:before="60" w:after="60" w:line="264" w:lineRule="auto"/>
              <w:jc w:val="center"/>
              <w:rPr>
                <w:rFonts w:ascii="Times New Roman" w:hAnsi="Times New Roman"/>
                <w:sz w:val="26"/>
                <w:szCs w:val="26"/>
                <w:lang w:val="vi-VN"/>
              </w:rPr>
            </w:pPr>
            <w:r w:rsidRPr="00275047">
              <w:rPr>
                <w:rFonts w:ascii="Times New Roman" w:hAnsi="Times New Roman"/>
                <w:sz w:val="26"/>
                <w:szCs w:val="26"/>
                <w:lang w:val="vi-VN"/>
              </w:rPr>
              <w:t>Lần đầu</w:t>
            </w:r>
          </w:p>
        </w:tc>
        <w:tc>
          <w:tcPr>
            <w:tcW w:w="839" w:type="dxa"/>
            <w:vAlign w:val="center"/>
          </w:tcPr>
          <w:p w14:paraId="50040F9E" w14:textId="77777777" w:rsidR="005A546B" w:rsidRPr="00275047" w:rsidRDefault="005A546B" w:rsidP="006A5167">
            <w:pPr>
              <w:spacing w:before="60" w:after="60" w:line="264" w:lineRule="auto"/>
              <w:ind w:left="-108" w:right="-108"/>
              <w:jc w:val="center"/>
              <w:rPr>
                <w:rFonts w:ascii="Times New Roman" w:hAnsi="Times New Roman"/>
                <w:sz w:val="26"/>
                <w:szCs w:val="26"/>
              </w:rPr>
            </w:pPr>
          </w:p>
        </w:tc>
        <w:tc>
          <w:tcPr>
            <w:tcW w:w="839" w:type="dxa"/>
            <w:vAlign w:val="center"/>
          </w:tcPr>
          <w:p w14:paraId="46D808C6" w14:textId="77777777" w:rsidR="005A546B" w:rsidRPr="00275047" w:rsidRDefault="005A546B" w:rsidP="006A5167">
            <w:pPr>
              <w:spacing w:before="60" w:after="60" w:line="264" w:lineRule="auto"/>
              <w:ind w:left="-148" w:right="-108"/>
              <w:jc w:val="center"/>
              <w:rPr>
                <w:rFonts w:ascii="Times New Roman" w:hAnsi="Times New Roman"/>
                <w:sz w:val="26"/>
                <w:szCs w:val="26"/>
              </w:rPr>
            </w:pPr>
          </w:p>
        </w:tc>
        <w:tc>
          <w:tcPr>
            <w:tcW w:w="841" w:type="dxa"/>
            <w:vAlign w:val="center"/>
          </w:tcPr>
          <w:p w14:paraId="68D57A34" w14:textId="77777777" w:rsidR="005A546B" w:rsidRPr="00275047" w:rsidRDefault="005A546B" w:rsidP="006A5167">
            <w:pPr>
              <w:spacing w:before="60" w:after="60" w:line="264" w:lineRule="auto"/>
              <w:ind w:left="-148" w:right="-108"/>
              <w:jc w:val="center"/>
              <w:rPr>
                <w:rFonts w:ascii="Times New Roman" w:hAnsi="Times New Roman"/>
                <w:sz w:val="26"/>
                <w:szCs w:val="26"/>
              </w:rPr>
            </w:pPr>
          </w:p>
        </w:tc>
        <w:tc>
          <w:tcPr>
            <w:tcW w:w="837" w:type="dxa"/>
            <w:vAlign w:val="center"/>
          </w:tcPr>
          <w:p w14:paraId="60BE1AC5" w14:textId="77777777" w:rsidR="005A546B" w:rsidRPr="00275047" w:rsidRDefault="005A546B" w:rsidP="006A5167">
            <w:pPr>
              <w:spacing w:before="60" w:after="60" w:line="264" w:lineRule="auto"/>
              <w:ind w:left="-148" w:right="-108"/>
              <w:jc w:val="center"/>
              <w:rPr>
                <w:rFonts w:ascii="Times New Roman" w:hAnsi="Times New Roman"/>
                <w:sz w:val="26"/>
                <w:szCs w:val="26"/>
              </w:rPr>
            </w:pPr>
          </w:p>
        </w:tc>
        <w:tc>
          <w:tcPr>
            <w:tcW w:w="837" w:type="dxa"/>
            <w:vAlign w:val="center"/>
          </w:tcPr>
          <w:p w14:paraId="7815D766" w14:textId="77777777" w:rsidR="005A546B" w:rsidRPr="00275047" w:rsidRDefault="005A546B" w:rsidP="006A5167">
            <w:pPr>
              <w:spacing w:before="60" w:after="60" w:line="264" w:lineRule="auto"/>
              <w:ind w:left="-148" w:right="-108"/>
              <w:jc w:val="center"/>
              <w:rPr>
                <w:rFonts w:ascii="Times New Roman" w:hAnsi="Times New Roman"/>
                <w:sz w:val="26"/>
                <w:szCs w:val="26"/>
              </w:rPr>
            </w:pPr>
          </w:p>
        </w:tc>
        <w:tc>
          <w:tcPr>
            <w:tcW w:w="883" w:type="dxa"/>
            <w:vAlign w:val="center"/>
          </w:tcPr>
          <w:p w14:paraId="78F54A1B" w14:textId="77777777" w:rsidR="005A546B" w:rsidRPr="00275047" w:rsidRDefault="005A546B" w:rsidP="006A5167">
            <w:pPr>
              <w:spacing w:before="60" w:after="60" w:line="264" w:lineRule="auto"/>
              <w:ind w:left="-148" w:right="-108"/>
              <w:jc w:val="center"/>
              <w:rPr>
                <w:rFonts w:ascii="Times New Roman" w:hAnsi="Times New Roman"/>
                <w:sz w:val="26"/>
                <w:szCs w:val="26"/>
              </w:rPr>
            </w:pPr>
          </w:p>
        </w:tc>
        <w:tc>
          <w:tcPr>
            <w:tcW w:w="791" w:type="dxa"/>
          </w:tcPr>
          <w:p w14:paraId="7528D6EE" w14:textId="77777777" w:rsidR="005A546B" w:rsidRPr="00275047" w:rsidRDefault="005A546B" w:rsidP="006A5167">
            <w:pPr>
              <w:spacing w:before="60" w:after="60" w:line="264" w:lineRule="auto"/>
              <w:ind w:left="-109" w:right="-108"/>
              <w:jc w:val="center"/>
              <w:rPr>
                <w:rFonts w:ascii="Times New Roman" w:hAnsi="Times New Roman"/>
                <w:sz w:val="26"/>
                <w:szCs w:val="26"/>
              </w:rPr>
            </w:pPr>
          </w:p>
        </w:tc>
        <w:tc>
          <w:tcPr>
            <w:tcW w:w="1009" w:type="dxa"/>
            <w:vMerge w:val="restart"/>
          </w:tcPr>
          <w:p w14:paraId="3ACA62AB" w14:textId="77777777" w:rsidR="005A546B" w:rsidRPr="00275047" w:rsidRDefault="005A546B" w:rsidP="006A5167">
            <w:pPr>
              <w:spacing w:before="60" w:after="60" w:line="264" w:lineRule="auto"/>
              <w:ind w:left="-109" w:right="-108"/>
              <w:jc w:val="center"/>
              <w:rPr>
                <w:rFonts w:ascii="Times New Roman" w:hAnsi="Times New Roman"/>
                <w:sz w:val="26"/>
                <w:szCs w:val="26"/>
              </w:rPr>
            </w:pPr>
          </w:p>
        </w:tc>
        <w:tc>
          <w:tcPr>
            <w:tcW w:w="973" w:type="dxa"/>
            <w:vMerge w:val="restart"/>
          </w:tcPr>
          <w:p w14:paraId="01381DDB" w14:textId="77777777" w:rsidR="005A546B" w:rsidRPr="00275047" w:rsidRDefault="005A546B" w:rsidP="006A5167">
            <w:pPr>
              <w:spacing w:before="60" w:after="60" w:line="264" w:lineRule="auto"/>
              <w:ind w:left="-109" w:right="-108"/>
              <w:jc w:val="center"/>
              <w:rPr>
                <w:rFonts w:ascii="Times New Roman" w:hAnsi="Times New Roman"/>
                <w:sz w:val="26"/>
                <w:szCs w:val="26"/>
              </w:rPr>
            </w:pPr>
          </w:p>
        </w:tc>
        <w:tc>
          <w:tcPr>
            <w:tcW w:w="709" w:type="dxa"/>
            <w:vMerge w:val="restart"/>
          </w:tcPr>
          <w:p w14:paraId="60DE04F7" w14:textId="77777777" w:rsidR="005A546B" w:rsidRPr="00275047" w:rsidRDefault="005A546B" w:rsidP="006A5167">
            <w:pPr>
              <w:spacing w:before="60" w:after="60" w:line="264" w:lineRule="auto"/>
              <w:ind w:left="-109" w:right="-108"/>
              <w:jc w:val="center"/>
              <w:rPr>
                <w:rFonts w:ascii="Times New Roman" w:hAnsi="Times New Roman"/>
                <w:sz w:val="26"/>
                <w:szCs w:val="26"/>
              </w:rPr>
            </w:pPr>
          </w:p>
        </w:tc>
      </w:tr>
      <w:tr w:rsidR="00F0631C" w:rsidRPr="00275047" w14:paraId="2254B313" w14:textId="77777777" w:rsidTr="001B7369">
        <w:trPr>
          <w:trHeight w:val="845"/>
          <w:jc w:val="center"/>
        </w:trPr>
        <w:tc>
          <w:tcPr>
            <w:tcW w:w="528" w:type="dxa"/>
            <w:shd w:val="clear" w:color="auto" w:fill="auto"/>
            <w:vAlign w:val="center"/>
          </w:tcPr>
          <w:p w14:paraId="5AF935A2" w14:textId="77777777" w:rsidR="005A546B" w:rsidRPr="00275047" w:rsidRDefault="00945BDF" w:rsidP="006A5167">
            <w:pPr>
              <w:spacing w:before="60" w:after="60" w:line="264" w:lineRule="auto"/>
              <w:jc w:val="center"/>
              <w:rPr>
                <w:rFonts w:ascii="Times New Roman" w:hAnsi="Times New Roman"/>
                <w:sz w:val="26"/>
                <w:szCs w:val="26"/>
                <w:lang w:val="vi-VN"/>
              </w:rPr>
            </w:pPr>
            <w:r w:rsidRPr="00275047">
              <w:rPr>
                <w:rFonts w:ascii="Times New Roman" w:hAnsi="Times New Roman"/>
                <w:sz w:val="26"/>
                <w:szCs w:val="26"/>
                <w:lang w:val="vi-VN"/>
              </w:rPr>
              <w:t>2</w:t>
            </w:r>
          </w:p>
        </w:tc>
        <w:tc>
          <w:tcPr>
            <w:tcW w:w="1350" w:type="dxa"/>
            <w:shd w:val="clear" w:color="auto" w:fill="auto"/>
            <w:vAlign w:val="center"/>
          </w:tcPr>
          <w:p w14:paraId="70F2E0AA" w14:textId="18263773" w:rsidR="005A546B" w:rsidRPr="00275047" w:rsidRDefault="00945BDF" w:rsidP="00F06480">
            <w:pPr>
              <w:spacing w:before="60" w:after="60" w:line="264" w:lineRule="auto"/>
              <w:jc w:val="center"/>
              <w:rPr>
                <w:rFonts w:ascii="Times New Roman" w:hAnsi="Times New Roman"/>
                <w:sz w:val="26"/>
                <w:szCs w:val="26"/>
                <w:lang w:val="vi-VN"/>
              </w:rPr>
            </w:pPr>
            <w:r w:rsidRPr="00B16547">
              <w:rPr>
                <w:rFonts w:ascii="Times New Roman" w:hAnsi="Times New Roman"/>
                <w:spacing w:val="0"/>
                <w:sz w:val="26"/>
                <w:szCs w:val="26"/>
                <w:lang w:val="vi-VN"/>
              </w:rPr>
              <w:t>Sau</w:t>
            </w:r>
            <w:r w:rsidR="00183452" w:rsidRPr="00275047">
              <w:rPr>
                <w:rFonts w:ascii="Times New Roman" w:hAnsi="Times New Roman"/>
                <w:spacing w:val="0"/>
                <w:sz w:val="26"/>
                <w:szCs w:val="26"/>
                <w:lang w:val="vi-VN"/>
              </w:rPr>
              <w:t xml:space="preserve"> </w:t>
            </w:r>
            <w:r w:rsidRPr="00B16547">
              <w:rPr>
                <w:rFonts w:ascii="Times New Roman" w:hAnsi="Times New Roman"/>
                <w:spacing w:val="0"/>
                <w:sz w:val="26"/>
                <w:szCs w:val="26"/>
                <w:lang w:val="vi-VN"/>
              </w:rPr>
              <w:t>24 giờ</w:t>
            </w:r>
          </w:p>
        </w:tc>
        <w:tc>
          <w:tcPr>
            <w:tcW w:w="839" w:type="dxa"/>
            <w:vAlign w:val="center"/>
          </w:tcPr>
          <w:p w14:paraId="30A1DEAF" w14:textId="77777777" w:rsidR="005A546B" w:rsidRPr="00275047" w:rsidRDefault="005A546B" w:rsidP="006A5167">
            <w:pPr>
              <w:spacing w:before="60" w:after="60" w:line="264" w:lineRule="auto"/>
              <w:ind w:left="-108" w:right="-108"/>
              <w:jc w:val="center"/>
              <w:rPr>
                <w:rFonts w:ascii="Times New Roman" w:hAnsi="Times New Roman"/>
                <w:sz w:val="26"/>
                <w:szCs w:val="26"/>
              </w:rPr>
            </w:pPr>
          </w:p>
        </w:tc>
        <w:tc>
          <w:tcPr>
            <w:tcW w:w="839" w:type="dxa"/>
            <w:vAlign w:val="center"/>
          </w:tcPr>
          <w:p w14:paraId="4CE89C0A" w14:textId="77777777" w:rsidR="005A546B" w:rsidRPr="00275047" w:rsidRDefault="005A546B" w:rsidP="006A5167">
            <w:pPr>
              <w:spacing w:before="60" w:after="60" w:line="264" w:lineRule="auto"/>
              <w:ind w:left="-148" w:right="-108"/>
              <w:jc w:val="center"/>
              <w:rPr>
                <w:rFonts w:ascii="Times New Roman" w:hAnsi="Times New Roman"/>
                <w:sz w:val="26"/>
                <w:szCs w:val="26"/>
              </w:rPr>
            </w:pPr>
          </w:p>
        </w:tc>
        <w:tc>
          <w:tcPr>
            <w:tcW w:w="841" w:type="dxa"/>
            <w:vAlign w:val="center"/>
          </w:tcPr>
          <w:p w14:paraId="12B71BE1" w14:textId="77777777" w:rsidR="005A546B" w:rsidRPr="00275047" w:rsidRDefault="005A546B" w:rsidP="006A5167">
            <w:pPr>
              <w:spacing w:before="60" w:after="60" w:line="264" w:lineRule="auto"/>
              <w:ind w:left="-148" w:right="-108"/>
              <w:jc w:val="center"/>
              <w:rPr>
                <w:rFonts w:ascii="Times New Roman" w:hAnsi="Times New Roman"/>
                <w:sz w:val="26"/>
                <w:szCs w:val="26"/>
              </w:rPr>
            </w:pPr>
          </w:p>
        </w:tc>
        <w:tc>
          <w:tcPr>
            <w:tcW w:w="837" w:type="dxa"/>
            <w:vAlign w:val="center"/>
          </w:tcPr>
          <w:p w14:paraId="15B53DF7" w14:textId="77777777" w:rsidR="005A546B" w:rsidRPr="00275047" w:rsidRDefault="005A546B" w:rsidP="006A5167">
            <w:pPr>
              <w:spacing w:before="60" w:after="60" w:line="264" w:lineRule="auto"/>
              <w:ind w:left="-148" w:right="-108"/>
              <w:jc w:val="center"/>
              <w:rPr>
                <w:rFonts w:ascii="Times New Roman" w:hAnsi="Times New Roman"/>
                <w:sz w:val="26"/>
                <w:szCs w:val="26"/>
              </w:rPr>
            </w:pPr>
          </w:p>
        </w:tc>
        <w:tc>
          <w:tcPr>
            <w:tcW w:w="837" w:type="dxa"/>
            <w:vAlign w:val="center"/>
          </w:tcPr>
          <w:p w14:paraId="6516DB2F" w14:textId="77777777" w:rsidR="005A546B" w:rsidRPr="00275047" w:rsidRDefault="005A546B" w:rsidP="006A5167">
            <w:pPr>
              <w:spacing w:before="60" w:after="60" w:line="264" w:lineRule="auto"/>
              <w:ind w:left="-148" w:right="-108"/>
              <w:jc w:val="center"/>
              <w:rPr>
                <w:rFonts w:ascii="Times New Roman" w:hAnsi="Times New Roman"/>
                <w:sz w:val="26"/>
                <w:szCs w:val="26"/>
              </w:rPr>
            </w:pPr>
          </w:p>
        </w:tc>
        <w:tc>
          <w:tcPr>
            <w:tcW w:w="883" w:type="dxa"/>
            <w:vAlign w:val="center"/>
          </w:tcPr>
          <w:p w14:paraId="38E38B97" w14:textId="77777777" w:rsidR="005A546B" w:rsidRPr="00275047" w:rsidRDefault="005A546B" w:rsidP="006A5167">
            <w:pPr>
              <w:spacing w:before="60" w:after="60" w:line="264" w:lineRule="auto"/>
              <w:ind w:left="-148" w:right="-108"/>
              <w:jc w:val="center"/>
              <w:rPr>
                <w:rFonts w:ascii="Times New Roman" w:hAnsi="Times New Roman"/>
                <w:sz w:val="26"/>
                <w:szCs w:val="26"/>
              </w:rPr>
            </w:pPr>
          </w:p>
        </w:tc>
        <w:tc>
          <w:tcPr>
            <w:tcW w:w="791" w:type="dxa"/>
          </w:tcPr>
          <w:p w14:paraId="0C6F00D1" w14:textId="77777777" w:rsidR="005A546B" w:rsidRPr="00275047" w:rsidRDefault="005A546B" w:rsidP="006A5167">
            <w:pPr>
              <w:spacing w:before="60" w:after="60" w:line="264" w:lineRule="auto"/>
              <w:ind w:left="-109" w:right="-108"/>
              <w:jc w:val="center"/>
              <w:rPr>
                <w:rFonts w:ascii="Times New Roman" w:hAnsi="Times New Roman"/>
                <w:sz w:val="26"/>
                <w:szCs w:val="26"/>
              </w:rPr>
            </w:pPr>
          </w:p>
        </w:tc>
        <w:tc>
          <w:tcPr>
            <w:tcW w:w="1009" w:type="dxa"/>
            <w:vMerge/>
          </w:tcPr>
          <w:p w14:paraId="197F070D" w14:textId="77777777" w:rsidR="005A546B" w:rsidRPr="00275047" w:rsidRDefault="005A546B" w:rsidP="006A5167">
            <w:pPr>
              <w:spacing w:before="60" w:after="60" w:line="264" w:lineRule="auto"/>
              <w:ind w:left="-109" w:right="-108"/>
              <w:jc w:val="center"/>
              <w:rPr>
                <w:rFonts w:ascii="Times New Roman" w:hAnsi="Times New Roman"/>
                <w:sz w:val="26"/>
                <w:szCs w:val="26"/>
              </w:rPr>
            </w:pPr>
          </w:p>
        </w:tc>
        <w:tc>
          <w:tcPr>
            <w:tcW w:w="973" w:type="dxa"/>
            <w:vMerge/>
          </w:tcPr>
          <w:p w14:paraId="393E4F3F" w14:textId="77777777" w:rsidR="005A546B" w:rsidRPr="00275047" w:rsidRDefault="005A546B" w:rsidP="006A5167">
            <w:pPr>
              <w:spacing w:before="60" w:after="60" w:line="264" w:lineRule="auto"/>
              <w:ind w:left="-109" w:right="-108"/>
              <w:jc w:val="center"/>
              <w:rPr>
                <w:rFonts w:ascii="Times New Roman" w:hAnsi="Times New Roman"/>
                <w:sz w:val="26"/>
                <w:szCs w:val="26"/>
              </w:rPr>
            </w:pPr>
          </w:p>
        </w:tc>
        <w:tc>
          <w:tcPr>
            <w:tcW w:w="709" w:type="dxa"/>
            <w:vMerge/>
          </w:tcPr>
          <w:p w14:paraId="2672EF57" w14:textId="77777777" w:rsidR="005A546B" w:rsidRPr="00275047" w:rsidRDefault="005A546B" w:rsidP="006A5167">
            <w:pPr>
              <w:spacing w:before="60" w:after="60" w:line="264" w:lineRule="auto"/>
              <w:ind w:left="-109" w:right="-108"/>
              <w:jc w:val="center"/>
              <w:rPr>
                <w:rFonts w:ascii="Times New Roman" w:hAnsi="Times New Roman"/>
                <w:sz w:val="26"/>
                <w:szCs w:val="26"/>
              </w:rPr>
            </w:pPr>
          </w:p>
        </w:tc>
      </w:tr>
    </w:tbl>
    <w:p w14:paraId="58E9B26D" w14:textId="0D29E264" w:rsidR="000D3005" w:rsidRPr="00B16547" w:rsidRDefault="005C7C15" w:rsidP="00B16547">
      <w:pPr>
        <w:spacing w:before="0" w:line="240" w:lineRule="auto"/>
        <w:jc w:val="left"/>
        <w:rPr>
          <w:rFonts w:ascii="Times New Roman" w:hAnsi="Times New Roman"/>
          <w:b/>
          <w:i/>
          <w:vanish/>
          <w:sz w:val="26"/>
          <w:szCs w:val="26"/>
          <w:specVanish/>
        </w:rPr>
      </w:pPr>
      <w:r w:rsidRPr="00275047">
        <w:rPr>
          <w:rFonts w:ascii="Times New Roman" w:hAnsi="Times New Roman"/>
          <w:b/>
          <w:i/>
          <w:sz w:val="26"/>
          <w:szCs w:val="26"/>
        </w:rPr>
        <w:br w:type="page"/>
      </w:r>
      <w:r w:rsidR="000D3005" w:rsidRPr="00275047">
        <w:rPr>
          <w:rFonts w:ascii="Times New Roman" w:hAnsi="Times New Roman"/>
          <w:b/>
          <w:i/>
          <w:sz w:val="26"/>
          <w:szCs w:val="26"/>
        </w:rPr>
        <w:lastRenderedPageBreak/>
        <w:t>- Kiểm tra độ trôi điểm "</w:t>
      </w:r>
      <w:r w:rsidR="00003870" w:rsidRPr="00275047">
        <w:rPr>
          <w:rFonts w:ascii="Times New Roman" w:hAnsi="Times New Roman"/>
          <w:b/>
          <w:i/>
          <w:sz w:val="26"/>
          <w:szCs w:val="26"/>
        </w:rPr>
        <w:t>nồng độ</w:t>
      </w:r>
      <w:r w:rsidR="000D3005" w:rsidRPr="00275047">
        <w:rPr>
          <w:rFonts w:ascii="Times New Roman" w:hAnsi="Times New Roman"/>
          <w:b/>
          <w:i/>
          <w:sz w:val="26"/>
          <w:szCs w:val="26"/>
        </w:rPr>
        <w:t>"</w:t>
      </w:r>
    </w:p>
    <w:tbl>
      <w:tblPr>
        <w:tblW w:w="106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6"/>
        <w:gridCol w:w="1190"/>
        <w:gridCol w:w="1407"/>
        <w:gridCol w:w="709"/>
        <w:gridCol w:w="709"/>
        <w:gridCol w:w="710"/>
        <w:gridCol w:w="708"/>
        <w:gridCol w:w="708"/>
        <w:gridCol w:w="721"/>
        <w:gridCol w:w="867"/>
        <w:gridCol w:w="868"/>
        <w:gridCol w:w="1001"/>
        <w:gridCol w:w="563"/>
      </w:tblGrid>
      <w:tr w:rsidR="00214CF2" w:rsidRPr="00275047" w14:paraId="4BD6FF05" w14:textId="77777777" w:rsidTr="00806BDE">
        <w:trPr>
          <w:trHeight w:val="160"/>
          <w:tblHeader/>
          <w:jc w:val="center"/>
        </w:trPr>
        <w:tc>
          <w:tcPr>
            <w:tcW w:w="446" w:type="dxa"/>
            <w:vMerge w:val="restart"/>
            <w:shd w:val="clear" w:color="auto" w:fill="F2F2F2"/>
            <w:vAlign w:val="center"/>
          </w:tcPr>
          <w:p w14:paraId="186EED38" w14:textId="77777777" w:rsidR="00214CF2" w:rsidRPr="00275047" w:rsidRDefault="00214CF2" w:rsidP="00671022">
            <w:pPr>
              <w:spacing w:before="60" w:after="60" w:line="240" w:lineRule="auto"/>
              <w:ind w:left="-119" w:right="-108"/>
              <w:jc w:val="center"/>
              <w:rPr>
                <w:rFonts w:ascii="Times New Roman" w:hAnsi="Times New Roman"/>
                <w:sz w:val="26"/>
                <w:szCs w:val="26"/>
              </w:rPr>
            </w:pPr>
            <w:r w:rsidRPr="00275047">
              <w:rPr>
                <w:rFonts w:ascii="Times New Roman" w:hAnsi="Times New Roman"/>
                <w:sz w:val="26"/>
                <w:szCs w:val="26"/>
              </w:rPr>
              <w:t xml:space="preserve"> TT</w:t>
            </w:r>
          </w:p>
        </w:tc>
        <w:tc>
          <w:tcPr>
            <w:tcW w:w="1190" w:type="dxa"/>
            <w:vMerge w:val="restart"/>
            <w:shd w:val="clear" w:color="auto" w:fill="F2F2F2"/>
            <w:vAlign w:val="center"/>
          </w:tcPr>
          <w:p w14:paraId="728F4D37" w14:textId="77777777" w:rsidR="00214CF2" w:rsidRPr="00275047" w:rsidRDefault="00214CF2" w:rsidP="00671022">
            <w:pPr>
              <w:spacing w:before="60" w:after="60" w:line="240" w:lineRule="auto"/>
              <w:ind w:left="-119" w:right="-108"/>
              <w:jc w:val="center"/>
              <w:rPr>
                <w:rFonts w:ascii="Times New Roman" w:hAnsi="Times New Roman"/>
                <w:sz w:val="26"/>
                <w:szCs w:val="26"/>
              </w:rPr>
            </w:pPr>
            <w:r w:rsidRPr="00275047">
              <w:rPr>
                <w:rFonts w:ascii="Times New Roman" w:hAnsi="Times New Roman"/>
                <w:sz w:val="26"/>
                <w:szCs w:val="26"/>
              </w:rPr>
              <w:t>Thời gian</w:t>
            </w:r>
          </w:p>
        </w:tc>
        <w:tc>
          <w:tcPr>
            <w:tcW w:w="1407" w:type="dxa"/>
            <w:vMerge w:val="restart"/>
            <w:shd w:val="clear" w:color="auto" w:fill="F2F2F2"/>
            <w:vAlign w:val="center"/>
          </w:tcPr>
          <w:p w14:paraId="7E9228F1" w14:textId="77777777" w:rsidR="00214CF2" w:rsidRPr="00275047" w:rsidRDefault="00214CF2" w:rsidP="00671022">
            <w:pPr>
              <w:spacing w:before="60" w:after="60" w:line="240" w:lineRule="auto"/>
              <w:ind w:left="-119" w:right="-108"/>
              <w:jc w:val="center"/>
              <w:rPr>
                <w:rFonts w:ascii="Times New Roman" w:hAnsi="Times New Roman"/>
                <w:sz w:val="26"/>
                <w:szCs w:val="26"/>
              </w:rPr>
            </w:pPr>
            <w:r w:rsidRPr="00275047">
              <w:rPr>
                <w:rFonts w:ascii="Times New Roman" w:hAnsi="Times New Roman"/>
                <w:sz w:val="26"/>
                <w:szCs w:val="26"/>
                <w:lang w:val="vi-VN"/>
              </w:rPr>
              <w:t>Độ trôi điểm “nồng độ”</w:t>
            </w:r>
          </w:p>
        </w:tc>
        <w:tc>
          <w:tcPr>
            <w:tcW w:w="5132" w:type="dxa"/>
            <w:gridSpan w:val="7"/>
            <w:shd w:val="clear" w:color="auto" w:fill="F2F2F2"/>
            <w:vAlign w:val="center"/>
          </w:tcPr>
          <w:p w14:paraId="6830DC7E" w14:textId="1C47B195" w:rsidR="00214CF2" w:rsidRPr="00275047" w:rsidRDefault="00214CF2" w:rsidP="00B16547">
            <w:pPr>
              <w:spacing w:before="60" w:after="60" w:line="240" w:lineRule="auto"/>
              <w:jc w:val="center"/>
              <w:rPr>
                <w:rFonts w:ascii="Times New Roman" w:hAnsi="Times New Roman"/>
                <w:sz w:val="26"/>
                <w:szCs w:val="26"/>
              </w:rPr>
            </w:pPr>
            <w:r w:rsidRPr="00275047">
              <w:rPr>
                <w:rFonts w:ascii="Times New Roman" w:hAnsi="Times New Roman"/>
                <w:spacing w:val="-4"/>
                <w:sz w:val="26"/>
                <w:szCs w:val="26"/>
              </w:rPr>
              <w:t xml:space="preserve">Giá trị đọc </w:t>
            </w:r>
            <w:r w:rsidRPr="00B16547">
              <w:rPr>
                <w:rFonts w:ascii="Times New Roman" w:hAnsi="Times New Roman"/>
                <w:i/>
                <w:spacing w:val="-4"/>
                <w:sz w:val="26"/>
                <w:szCs w:val="26"/>
              </w:rPr>
              <w:t>(đơn vị đo:…</w:t>
            </w:r>
            <w:r w:rsidRPr="00275047">
              <w:rPr>
                <w:rFonts w:ascii="Times New Roman" w:hAnsi="Times New Roman"/>
                <w:i/>
                <w:spacing w:val="-4"/>
                <w:sz w:val="26"/>
                <w:szCs w:val="26"/>
              </w:rPr>
              <w:t>……</w:t>
            </w:r>
            <w:r w:rsidRPr="00B16547">
              <w:rPr>
                <w:rFonts w:ascii="Times New Roman" w:hAnsi="Times New Roman"/>
                <w:i/>
                <w:spacing w:val="-4"/>
                <w:sz w:val="26"/>
                <w:szCs w:val="26"/>
              </w:rPr>
              <w:t>….)</w:t>
            </w:r>
          </w:p>
        </w:tc>
        <w:tc>
          <w:tcPr>
            <w:tcW w:w="868" w:type="dxa"/>
            <w:vMerge w:val="restart"/>
            <w:shd w:val="clear" w:color="auto" w:fill="F2F2F2"/>
            <w:vAlign w:val="center"/>
          </w:tcPr>
          <w:p w14:paraId="3587CAC1" w14:textId="77777777" w:rsidR="00214CF2" w:rsidRPr="00275047" w:rsidRDefault="00214CF2" w:rsidP="00671022">
            <w:pPr>
              <w:spacing w:before="60" w:after="60" w:line="240" w:lineRule="auto"/>
              <w:ind w:left="-109" w:right="-108"/>
              <w:jc w:val="center"/>
              <w:rPr>
                <w:rFonts w:ascii="Times New Roman" w:hAnsi="Times New Roman"/>
                <w:sz w:val="26"/>
                <w:szCs w:val="26"/>
              </w:rPr>
            </w:pPr>
            <w:r w:rsidRPr="00275047">
              <w:rPr>
                <w:rFonts w:ascii="Times New Roman" w:hAnsi="Times New Roman"/>
                <w:sz w:val="26"/>
                <w:szCs w:val="26"/>
                <w:lang w:val="vi-VN"/>
              </w:rPr>
              <w:t>24</w:t>
            </w:r>
            <w:r w:rsidRPr="00275047">
              <w:rPr>
                <w:rFonts w:ascii="Times New Roman" w:hAnsi="Times New Roman"/>
                <w:sz w:val="26"/>
                <w:szCs w:val="26"/>
              </w:rPr>
              <w:t>SD</w:t>
            </w:r>
          </w:p>
          <w:p w14:paraId="357A270E" w14:textId="77777777" w:rsidR="00214CF2" w:rsidRPr="00275047" w:rsidRDefault="00214CF2" w:rsidP="00671022">
            <w:pPr>
              <w:spacing w:before="60" w:after="60" w:line="240" w:lineRule="auto"/>
              <w:ind w:left="-109" w:right="-108"/>
              <w:jc w:val="center"/>
              <w:rPr>
                <w:rFonts w:ascii="Times New Roman" w:hAnsi="Times New Roman"/>
                <w:sz w:val="26"/>
                <w:szCs w:val="26"/>
              </w:rPr>
            </w:pPr>
            <w:r w:rsidRPr="00275047">
              <w:rPr>
                <w:rFonts w:ascii="Times New Roman" w:hAnsi="Times New Roman"/>
                <w:sz w:val="26"/>
                <w:szCs w:val="26"/>
                <w:lang w:val="vi-VN"/>
              </w:rPr>
              <w:t>(%)</w:t>
            </w:r>
          </w:p>
        </w:tc>
        <w:tc>
          <w:tcPr>
            <w:tcW w:w="1001" w:type="dxa"/>
            <w:vMerge w:val="restart"/>
            <w:shd w:val="clear" w:color="auto" w:fill="F2F2F2"/>
            <w:vAlign w:val="center"/>
          </w:tcPr>
          <w:p w14:paraId="2A390EDE" w14:textId="77777777" w:rsidR="00214CF2" w:rsidRPr="00275047" w:rsidRDefault="00214CF2" w:rsidP="00671022">
            <w:pPr>
              <w:spacing w:before="60" w:after="60" w:line="240" w:lineRule="auto"/>
              <w:ind w:left="-109" w:right="-108"/>
              <w:jc w:val="center"/>
              <w:rPr>
                <w:rFonts w:ascii="Times New Roman" w:hAnsi="Times New Roman"/>
                <w:sz w:val="26"/>
                <w:szCs w:val="26"/>
              </w:rPr>
            </w:pPr>
            <w:r w:rsidRPr="00275047">
              <w:rPr>
                <w:rFonts w:ascii="Times New Roman" w:hAnsi="Times New Roman"/>
                <w:sz w:val="26"/>
                <w:szCs w:val="26"/>
              </w:rPr>
              <w:t>Giới hạn quy định</w:t>
            </w:r>
          </w:p>
          <w:p w14:paraId="69FC18C3" w14:textId="77777777" w:rsidR="00214CF2" w:rsidRPr="00275047" w:rsidRDefault="00214CF2" w:rsidP="00671022">
            <w:pPr>
              <w:spacing w:before="60" w:after="60" w:line="240" w:lineRule="auto"/>
              <w:ind w:left="-109" w:right="-108"/>
              <w:jc w:val="center"/>
              <w:rPr>
                <w:rFonts w:ascii="Times New Roman" w:hAnsi="Times New Roman"/>
                <w:sz w:val="26"/>
                <w:szCs w:val="26"/>
              </w:rPr>
            </w:pPr>
            <w:r w:rsidRPr="00275047">
              <w:rPr>
                <w:rFonts w:ascii="Times New Roman" w:hAnsi="Times New Roman"/>
                <w:sz w:val="26"/>
                <w:szCs w:val="26"/>
                <w:lang w:val="vi-VN"/>
              </w:rPr>
              <w:t>(%)</w:t>
            </w:r>
          </w:p>
        </w:tc>
        <w:tc>
          <w:tcPr>
            <w:tcW w:w="563" w:type="dxa"/>
            <w:vMerge w:val="restart"/>
            <w:shd w:val="clear" w:color="auto" w:fill="F2F2F2"/>
            <w:vAlign w:val="center"/>
          </w:tcPr>
          <w:p w14:paraId="074EE0F0" w14:textId="77777777" w:rsidR="00214CF2" w:rsidRPr="00275047" w:rsidRDefault="00214CF2" w:rsidP="00671022">
            <w:pPr>
              <w:spacing w:before="60" w:after="60" w:line="240" w:lineRule="auto"/>
              <w:ind w:left="-109" w:right="-108"/>
              <w:jc w:val="center"/>
              <w:rPr>
                <w:rFonts w:ascii="Times New Roman" w:hAnsi="Times New Roman"/>
                <w:sz w:val="26"/>
                <w:szCs w:val="26"/>
              </w:rPr>
            </w:pPr>
            <w:r w:rsidRPr="00275047">
              <w:rPr>
                <w:rFonts w:ascii="Times New Roman" w:hAnsi="Times New Roman"/>
                <w:sz w:val="26"/>
                <w:szCs w:val="26"/>
              </w:rPr>
              <w:t>Kết</w:t>
            </w:r>
          </w:p>
          <w:p w14:paraId="78180078" w14:textId="77777777" w:rsidR="00214CF2" w:rsidRPr="00275047" w:rsidRDefault="00214CF2" w:rsidP="00671022">
            <w:pPr>
              <w:spacing w:before="60" w:after="60" w:line="240" w:lineRule="auto"/>
              <w:ind w:left="-109" w:right="-108"/>
              <w:jc w:val="center"/>
              <w:rPr>
                <w:rFonts w:ascii="Times New Roman" w:hAnsi="Times New Roman"/>
                <w:sz w:val="26"/>
                <w:szCs w:val="26"/>
              </w:rPr>
            </w:pPr>
            <w:r w:rsidRPr="00275047">
              <w:rPr>
                <w:rFonts w:ascii="Times New Roman" w:hAnsi="Times New Roman"/>
                <w:sz w:val="26"/>
                <w:szCs w:val="26"/>
              </w:rPr>
              <w:t>luận</w:t>
            </w:r>
          </w:p>
        </w:tc>
      </w:tr>
      <w:tr w:rsidR="00934FBC" w:rsidRPr="00275047" w14:paraId="358EA67B" w14:textId="77777777" w:rsidTr="00D62820">
        <w:trPr>
          <w:trHeight w:val="223"/>
          <w:tblHeader/>
          <w:jc w:val="center"/>
        </w:trPr>
        <w:tc>
          <w:tcPr>
            <w:tcW w:w="446" w:type="dxa"/>
            <w:vMerge/>
            <w:shd w:val="clear" w:color="auto" w:fill="F2F2F2"/>
            <w:vAlign w:val="center"/>
          </w:tcPr>
          <w:p w14:paraId="12022D60" w14:textId="77777777" w:rsidR="00671022" w:rsidRPr="00275047" w:rsidRDefault="00671022" w:rsidP="00671022">
            <w:pPr>
              <w:spacing w:before="60" w:after="60" w:line="240" w:lineRule="auto"/>
              <w:ind w:left="-119" w:right="-108"/>
              <w:jc w:val="center"/>
              <w:rPr>
                <w:rFonts w:ascii="Times New Roman" w:hAnsi="Times New Roman"/>
                <w:sz w:val="26"/>
                <w:szCs w:val="26"/>
              </w:rPr>
            </w:pPr>
          </w:p>
        </w:tc>
        <w:tc>
          <w:tcPr>
            <w:tcW w:w="1190" w:type="dxa"/>
            <w:vMerge/>
            <w:shd w:val="clear" w:color="auto" w:fill="F2F2F2"/>
          </w:tcPr>
          <w:p w14:paraId="78936515" w14:textId="77777777" w:rsidR="00671022" w:rsidRPr="00275047" w:rsidRDefault="00671022" w:rsidP="00671022">
            <w:pPr>
              <w:spacing w:before="60" w:after="60" w:line="240" w:lineRule="auto"/>
              <w:ind w:left="-119" w:right="-108"/>
              <w:rPr>
                <w:rFonts w:ascii="Times New Roman" w:hAnsi="Times New Roman"/>
                <w:sz w:val="26"/>
                <w:szCs w:val="26"/>
              </w:rPr>
            </w:pPr>
          </w:p>
        </w:tc>
        <w:tc>
          <w:tcPr>
            <w:tcW w:w="1407" w:type="dxa"/>
            <w:vMerge/>
            <w:shd w:val="clear" w:color="auto" w:fill="F2F2F2"/>
            <w:vAlign w:val="center"/>
          </w:tcPr>
          <w:p w14:paraId="4999D316" w14:textId="77777777" w:rsidR="00671022" w:rsidRPr="00275047" w:rsidRDefault="00671022" w:rsidP="00671022">
            <w:pPr>
              <w:spacing w:before="60" w:after="60" w:line="240" w:lineRule="auto"/>
              <w:ind w:left="-119" w:right="-108"/>
              <w:rPr>
                <w:rFonts w:ascii="Times New Roman" w:hAnsi="Times New Roman"/>
                <w:sz w:val="26"/>
                <w:szCs w:val="26"/>
              </w:rPr>
            </w:pPr>
          </w:p>
        </w:tc>
        <w:tc>
          <w:tcPr>
            <w:tcW w:w="709" w:type="dxa"/>
            <w:shd w:val="clear" w:color="auto" w:fill="F2F2F2"/>
            <w:vAlign w:val="center"/>
          </w:tcPr>
          <w:p w14:paraId="2D43C198" w14:textId="77777777" w:rsidR="00671022" w:rsidRPr="00275047" w:rsidRDefault="00671022" w:rsidP="00671022">
            <w:pPr>
              <w:spacing w:before="60" w:after="60" w:line="240" w:lineRule="auto"/>
              <w:ind w:left="-108" w:right="-108"/>
              <w:jc w:val="center"/>
              <w:rPr>
                <w:rFonts w:ascii="Times New Roman" w:hAnsi="Times New Roman"/>
                <w:sz w:val="26"/>
                <w:szCs w:val="26"/>
              </w:rPr>
            </w:pPr>
            <w:r w:rsidRPr="00275047">
              <w:rPr>
                <w:rFonts w:ascii="Times New Roman" w:hAnsi="Times New Roman"/>
                <w:sz w:val="26"/>
                <w:szCs w:val="26"/>
              </w:rPr>
              <w:t>Lần 1</w:t>
            </w:r>
          </w:p>
        </w:tc>
        <w:tc>
          <w:tcPr>
            <w:tcW w:w="709" w:type="dxa"/>
            <w:shd w:val="clear" w:color="auto" w:fill="F2F2F2"/>
            <w:vAlign w:val="center"/>
          </w:tcPr>
          <w:p w14:paraId="1B66AC74" w14:textId="77777777" w:rsidR="00671022" w:rsidRPr="00275047" w:rsidRDefault="00671022" w:rsidP="00671022">
            <w:pPr>
              <w:spacing w:before="60" w:after="60" w:line="240" w:lineRule="auto"/>
              <w:ind w:left="-148" w:right="-108"/>
              <w:jc w:val="center"/>
              <w:rPr>
                <w:rFonts w:ascii="Times New Roman" w:hAnsi="Times New Roman"/>
                <w:sz w:val="26"/>
                <w:szCs w:val="26"/>
              </w:rPr>
            </w:pPr>
            <w:r w:rsidRPr="00275047">
              <w:rPr>
                <w:rFonts w:ascii="Times New Roman" w:hAnsi="Times New Roman"/>
                <w:sz w:val="26"/>
                <w:szCs w:val="26"/>
              </w:rPr>
              <w:t>Lần 2</w:t>
            </w:r>
          </w:p>
        </w:tc>
        <w:tc>
          <w:tcPr>
            <w:tcW w:w="710" w:type="dxa"/>
            <w:shd w:val="clear" w:color="auto" w:fill="F2F2F2"/>
            <w:vAlign w:val="center"/>
          </w:tcPr>
          <w:p w14:paraId="4CF29583" w14:textId="77777777" w:rsidR="00671022" w:rsidRPr="00275047" w:rsidRDefault="00671022" w:rsidP="00671022">
            <w:pPr>
              <w:spacing w:before="60" w:after="60" w:line="240" w:lineRule="auto"/>
              <w:ind w:left="-148" w:right="-108"/>
              <w:jc w:val="center"/>
              <w:rPr>
                <w:rFonts w:ascii="Times New Roman" w:hAnsi="Times New Roman"/>
                <w:sz w:val="26"/>
                <w:szCs w:val="26"/>
              </w:rPr>
            </w:pPr>
            <w:r w:rsidRPr="00275047">
              <w:rPr>
                <w:rFonts w:ascii="Times New Roman" w:hAnsi="Times New Roman"/>
                <w:sz w:val="26"/>
                <w:szCs w:val="26"/>
              </w:rPr>
              <w:t>Lần 3</w:t>
            </w:r>
          </w:p>
        </w:tc>
        <w:tc>
          <w:tcPr>
            <w:tcW w:w="708" w:type="dxa"/>
            <w:shd w:val="clear" w:color="auto" w:fill="F2F2F2"/>
            <w:vAlign w:val="center"/>
          </w:tcPr>
          <w:p w14:paraId="115EA559" w14:textId="77777777" w:rsidR="00671022" w:rsidRPr="00275047" w:rsidRDefault="00671022" w:rsidP="00671022">
            <w:pPr>
              <w:spacing w:before="60" w:after="60" w:line="240" w:lineRule="auto"/>
              <w:ind w:left="-148" w:right="-108"/>
              <w:jc w:val="center"/>
              <w:rPr>
                <w:rFonts w:ascii="Times New Roman" w:hAnsi="Times New Roman"/>
                <w:sz w:val="26"/>
                <w:szCs w:val="26"/>
              </w:rPr>
            </w:pPr>
            <w:r w:rsidRPr="00275047">
              <w:rPr>
                <w:rFonts w:ascii="Times New Roman" w:hAnsi="Times New Roman"/>
                <w:sz w:val="26"/>
                <w:szCs w:val="26"/>
              </w:rPr>
              <w:t>Lần 4</w:t>
            </w:r>
          </w:p>
        </w:tc>
        <w:tc>
          <w:tcPr>
            <w:tcW w:w="708" w:type="dxa"/>
            <w:shd w:val="clear" w:color="auto" w:fill="F2F2F2"/>
            <w:vAlign w:val="center"/>
          </w:tcPr>
          <w:p w14:paraId="76FA0A3D" w14:textId="77777777" w:rsidR="00671022" w:rsidRPr="00275047" w:rsidRDefault="00671022" w:rsidP="00671022">
            <w:pPr>
              <w:spacing w:before="60" w:after="60" w:line="240" w:lineRule="auto"/>
              <w:ind w:left="-148" w:right="-108"/>
              <w:jc w:val="center"/>
              <w:rPr>
                <w:rFonts w:ascii="Times New Roman" w:hAnsi="Times New Roman"/>
                <w:sz w:val="26"/>
                <w:szCs w:val="26"/>
              </w:rPr>
            </w:pPr>
            <w:r w:rsidRPr="00275047">
              <w:rPr>
                <w:rFonts w:ascii="Times New Roman" w:hAnsi="Times New Roman"/>
                <w:sz w:val="26"/>
                <w:szCs w:val="26"/>
              </w:rPr>
              <w:t>Lần 5</w:t>
            </w:r>
          </w:p>
        </w:tc>
        <w:tc>
          <w:tcPr>
            <w:tcW w:w="721" w:type="dxa"/>
            <w:shd w:val="clear" w:color="auto" w:fill="F2F2F2"/>
            <w:vAlign w:val="center"/>
          </w:tcPr>
          <w:p w14:paraId="7167CE3A" w14:textId="77777777" w:rsidR="00671022" w:rsidRPr="00275047" w:rsidRDefault="00671022" w:rsidP="00671022">
            <w:pPr>
              <w:spacing w:before="60" w:after="60" w:line="240" w:lineRule="auto"/>
              <w:ind w:left="-148" w:right="-108"/>
              <w:jc w:val="center"/>
              <w:rPr>
                <w:rFonts w:ascii="Times New Roman" w:hAnsi="Times New Roman"/>
                <w:sz w:val="26"/>
                <w:szCs w:val="26"/>
              </w:rPr>
            </w:pPr>
            <w:r w:rsidRPr="00275047">
              <w:rPr>
                <w:rFonts w:ascii="Times New Roman" w:hAnsi="Times New Roman"/>
                <w:sz w:val="26"/>
                <w:szCs w:val="26"/>
              </w:rPr>
              <w:t>Lần 6</w:t>
            </w:r>
          </w:p>
        </w:tc>
        <w:tc>
          <w:tcPr>
            <w:tcW w:w="867" w:type="dxa"/>
            <w:shd w:val="clear" w:color="auto" w:fill="F2F2F2"/>
            <w:vAlign w:val="center"/>
          </w:tcPr>
          <w:p w14:paraId="365F81E1" w14:textId="77777777" w:rsidR="00671022" w:rsidRPr="00B16547" w:rsidRDefault="00214CF2" w:rsidP="00D62820">
            <w:pPr>
              <w:spacing w:before="60" w:after="60" w:line="240" w:lineRule="auto"/>
              <w:ind w:left="-109" w:right="-108"/>
              <w:jc w:val="center"/>
              <w:rPr>
                <w:rFonts w:ascii="Times New Roman" w:hAnsi="Times New Roman"/>
                <w:sz w:val="26"/>
                <w:szCs w:val="26"/>
                <w:lang w:val="vi-VN"/>
              </w:rPr>
            </w:pPr>
            <w:r w:rsidRPr="00275047">
              <w:rPr>
                <w:rFonts w:ascii="Times New Roman" w:hAnsi="Times New Roman"/>
                <w:sz w:val="26"/>
                <w:szCs w:val="26"/>
                <w:lang w:val="vi-VN"/>
              </w:rPr>
              <w:t>TB</w:t>
            </w:r>
          </w:p>
        </w:tc>
        <w:tc>
          <w:tcPr>
            <w:tcW w:w="868" w:type="dxa"/>
            <w:vMerge/>
            <w:shd w:val="clear" w:color="auto" w:fill="F2F2F2"/>
          </w:tcPr>
          <w:p w14:paraId="0906637E" w14:textId="77777777" w:rsidR="00671022" w:rsidRPr="00275047" w:rsidRDefault="00671022" w:rsidP="00671022">
            <w:pPr>
              <w:spacing w:before="60" w:after="60" w:line="240" w:lineRule="auto"/>
              <w:ind w:left="-109" w:right="-108"/>
              <w:jc w:val="center"/>
              <w:rPr>
                <w:rFonts w:ascii="Times New Roman" w:hAnsi="Times New Roman"/>
                <w:sz w:val="26"/>
                <w:szCs w:val="26"/>
              </w:rPr>
            </w:pPr>
          </w:p>
        </w:tc>
        <w:tc>
          <w:tcPr>
            <w:tcW w:w="1001" w:type="dxa"/>
            <w:vMerge/>
            <w:shd w:val="clear" w:color="auto" w:fill="F2F2F2"/>
          </w:tcPr>
          <w:p w14:paraId="55238894" w14:textId="77777777" w:rsidR="00671022" w:rsidRPr="00275047" w:rsidRDefault="00671022" w:rsidP="00671022">
            <w:pPr>
              <w:spacing w:before="60" w:after="60" w:line="240" w:lineRule="auto"/>
              <w:ind w:left="-109" w:right="-108"/>
              <w:jc w:val="center"/>
              <w:rPr>
                <w:rFonts w:ascii="Times New Roman" w:hAnsi="Times New Roman"/>
                <w:sz w:val="26"/>
                <w:szCs w:val="26"/>
              </w:rPr>
            </w:pPr>
          </w:p>
        </w:tc>
        <w:tc>
          <w:tcPr>
            <w:tcW w:w="563" w:type="dxa"/>
            <w:vMerge/>
            <w:shd w:val="clear" w:color="auto" w:fill="F2F2F2"/>
          </w:tcPr>
          <w:p w14:paraId="4F3B6B42" w14:textId="77777777" w:rsidR="00671022" w:rsidRPr="00275047" w:rsidRDefault="00671022" w:rsidP="00671022">
            <w:pPr>
              <w:spacing w:before="60" w:after="60" w:line="240" w:lineRule="auto"/>
              <w:ind w:left="-109" w:right="-108"/>
              <w:jc w:val="center"/>
              <w:rPr>
                <w:rFonts w:ascii="Times New Roman" w:hAnsi="Times New Roman"/>
                <w:sz w:val="26"/>
                <w:szCs w:val="26"/>
              </w:rPr>
            </w:pPr>
          </w:p>
        </w:tc>
      </w:tr>
      <w:tr w:rsidR="00934FBC" w:rsidRPr="00275047" w14:paraId="61D431AE" w14:textId="77777777" w:rsidTr="00B16547">
        <w:trPr>
          <w:trHeight w:val="48"/>
          <w:jc w:val="center"/>
        </w:trPr>
        <w:tc>
          <w:tcPr>
            <w:tcW w:w="446" w:type="dxa"/>
            <w:vMerge w:val="restart"/>
            <w:shd w:val="clear" w:color="auto" w:fill="auto"/>
            <w:vAlign w:val="center"/>
          </w:tcPr>
          <w:p w14:paraId="3C959EEA" w14:textId="77777777" w:rsidR="00945BDF" w:rsidRPr="00275047" w:rsidRDefault="00945BDF" w:rsidP="00E62445">
            <w:pPr>
              <w:spacing w:before="60" w:after="60" w:line="240" w:lineRule="auto"/>
              <w:jc w:val="center"/>
              <w:rPr>
                <w:rFonts w:ascii="Times New Roman" w:hAnsi="Times New Roman"/>
                <w:sz w:val="26"/>
                <w:szCs w:val="26"/>
              </w:rPr>
            </w:pPr>
            <w:r w:rsidRPr="00275047">
              <w:rPr>
                <w:rFonts w:ascii="Times New Roman" w:hAnsi="Times New Roman"/>
                <w:sz w:val="26"/>
                <w:szCs w:val="26"/>
                <w:lang w:val="vi-VN"/>
              </w:rPr>
              <w:t>1</w:t>
            </w:r>
          </w:p>
        </w:tc>
        <w:tc>
          <w:tcPr>
            <w:tcW w:w="1190" w:type="dxa"/>
            <w:vMerge w:val="restart"/>
            <w:shd w:val="clear" w:color="auto" w:fill="auto"/>
            <w:vAlign w:val="center"/>
          </w:tcPr>
          <w:p w14:paraId="52FE55DE" w14:textId="77777777" w:rsidR="00945BDF" w:rsidRPr="00275047" w:rsidRDefault="00945BDF" w:rsidP="00F903C5">
            <w:pPr>
              <w:spacing w:before="60" w:after="60" w:line="240" w:lineRule="auto"/>
              <w:jc w:val="center"/>
              <w:rPr>
                <w:rFonts w:ascii="Times New Roman" w:hAnsi="Times New Roman"/>
                <w:sz w:val="26"/>
                <w:szCs w:val="26"/>
              </w:rPr>
            </w:pPr>
            <w:r w:rsidRPr="00275047">
              <w:rPr>
                <w:rFonts w:ascii="Times New Roman" w:hAnsi="Times New Roman"/>
                <w:sz w:val="26"/>
                <w:szCs w:val="26"/>
                <w:lang w:val="vi-VN"/>
              </w:rPr>
              <w:t>Lần đầu</w:t>
            </w:r>
          </w:p>
        </w:tc>
        <w:tc>
          <w:tcPr>
            <w:tcW w:w="1407" w:type="dxa"/>
            <w:vAlign w:val="center"/>
          </w:tcPr>
          <w:p w14:paraId="0230FDD8" w14:textId="77777777" w:rsidR="00945BDF" w:rsidRPr="00275047" w:rsidRDefault="00945BDF" w:rsidP="00945BDF">
            <w:pPr>
              <w:spacing w:before="60" w:after="60" w:line="264" w:lineRule="auto"/>
              <w:ind w:left="-67" w:right="-108"/>
              <w:jc w:val="center"/>
              <w:rPr>
                <w:rFonts w:ascii="Times New Roman" w:hAnsi="Times New Roman"/>
                <w:spacing w:val="-4"/>
                <w:sz w:val="26"/>
                <w:szCs w:val="26"/>
              </w:rPr>
            </w:pPr>
            <w:r w:rsidRPr="00275047">
              <w:rPr>
                <w:rFonts w:ascii="Times New Roman" w:hAnsi="Times New Roman"/>
                <w:spacing w:val="-4"/>
                <w:sz w:val="26"/>
                <w:szCs w:val="26"/>
                <w:lang w:val="vi-VN"/>
              </w:rPr>
              <w:t>Thiết bị đo nồng độ khí</w:t>
            </w:r>
          </w:p>
        </w:tc>
        <w:tc>
          <w:tcPr>
            <w:tcW w:w="709" w:type="dxa"/>
            <w:vAlign w:val="center"/>
          </w:tcPr>
          <w:p w14:paraId="2C86F2EE" w14:textId="77777777" w:rsidR="00945BDF" w:rsidRPr="00275047" w:rsidRDefault="00945BDF" w:rsidP="00945BDF">
            <w:pPr>
              <w:spacing w:before="60" w:after="60" w:line="240" w:lineRule="auto"/>
              <w:ind w:left="-108" w:right="-108"/>
              <w:jc w:val="center"/>
              <w:rPr>
                <w:rFonts w:ascii="Times New Roman" w:hAnsi="Times New Roman"/>
                <w:sz w:val="26"/>
                <w:szCs w:val="26"/>
              </w:rPr>
            </w:pPr>
          </w:p>
        </w:tc>
        <w:tc>
          <w:tcPr>
            <w:tcW w:w="709" w:type="dxa"/>
            <w:vAlign w:val="center"/>
          </w:tcPr>
          <w:p w14:paraId="5022556D" w14:textId="77777777" w:rsidR="00945BDF" w:rsidRPr="00275047" w:rsidRDefault="00945BDF" w:rsidP="00945BDF">
            <w:pPr>
              <w:spacing w:before="60" w:after="60" w:line="240" w:lineRule="auto"/>
              <w:ind w:left="-148" w:right="-108"/>
              <w:jc w:val="center"/>
              <w:rPr>
                <w:rFonts w:ascii="Times New Roman" w:hAnsi="Times New Roman"/>
                <w:sz w:val="26"/>
                <w:szCs w:val="26"/>
              </w:rPr>
            </w:pPr>
          </w:p>
        </w:tc>
        <w:tc>
          <w:tcPr>
            <w:tcW w:w="710" w:type="dxa"/>
            <w:vAlign w:val="center"/>
          </w:tcPr>
          <w:p w14:paraId="50341395" w14:textId="77777777" w:rsidR="00945BDF" w:rsidRPr="00275047" w:rsidRDefault="00945BDF" w:rsidP="00945BDF">
            <w:pPr>
              <w:spacing w:before="60" w:after="60" w:line="240" w:lineRule="auto"/>
              <w:ind w:left="-148" w:right="-108"/>
              <w:jc w:val="center"/>
              <w:rPr>
                <w:rFonts w:ascii="Times New Roman" w:hAnsi="Times New Roman"/>
                <w:sz w:val="26"/>
                <w:szCs w:val="26"/>
              </w:rPr>
            </w:pPr>
          </w:p>
        </w:tc>
        <w:tc>
          <w:tcPr>
            <w:tcW w:w="708" w:type="dxa"/>
            <w:vAlign w:val="center"/>
          </w:tcPr>
          <w:p w14:paraId="78E024ED" w14:textId="77777777" w:rsidR="00945BDF" w:rsidRPr="00275047" w:rsidRDefault="00945BDF" w:rsidP="00945BDF">
            <w:pPr>
              <w:spacing w:before="60" w:after="60" w:line="240" w:lineRule="auto"/>
              <w:ind w:left="-148" w:right="-108"/>
              <w:jc w:val="center"/>
              <w:rPr>
                <w:rFonts w:ascii="Times New Roman" w:hAnsi="Times New Roman"/>
                <w:sz w:val="26"/>
                <w:szCs w:val="26"/>
              </w:rPr>
            </w:pPr>
          </w:p>
        </w:tc>
        <w:tc>
          <w:tcPr>
            <w:tcW w:w="708" w:type="dxa"/>
            <w:vAlign w:val="center"/>
          </w:tcPr>
          <w:p w14:paraId="49F58438" w14:textId="77777777" w:rsidR="00945BDF" w:rsidRPr="00275047" w:rsidRDefault="00945BDF" w:rsidP="00945BDF">
            <w:pPr>
              <w:spacing w:before="60" w:after="60" w:line="240" w:lineRule="auto"/>
              <w:ind w:left="-148" w:right="-108"/>
              <w:jc w:val="center"/>
              <w:rPr>
                <w:rFonts w:ascii="Times New Roman" w:hAnsi="Times New Roman"/>
                <w:sz w:val="26"/>
                <w:szCs w:val="26"/>
              </w:rPr>
            </w:pPr>
          </w:p>
        </w:tc>
        <w:tc>
          <w:tcPr>
            <w:tcW w:w="721" w:type="dxa"/>
            <w:vAlign w:val="center"/>
          </w:tcPr>
          <w:p w14:paraId="6ADE3660" w14:textId="77777777" w:rsidR="00945BDF" w:rsidRPr="00275047" w:rsidRDefault="00945BDF" w:rsidP="00945BDF">
            <w:pPr>
              <w:spacing w:before="60" w:after="60" w:line="240" w:lineRule="auto"/>
              <w:ind w:left="-148" w:right="-108"/>
              <w:jc w:val="center"/>
              <w:rPr>
                <w:rFonts w:ascii="Times New Roman" w:hAnsi="Times New Roman"/>
                <w:sz w:val="26"/>
                <w:szCs w:val="26"/>
              </w:rPr>
            </w:pPr>
          </w:p>
        </w:tc>
        <w:tc>
          <w:tcPr>
            <w:tcW w:w="867" w:type="dxa"/>
            <w:vAlign w:val="center"/>
          </w:tcPr>
          <w:p w14:paraId="69D8FF80" w14:textId="77777777" w:rsidR="00945BDF" w:rsidRPr="00275047" w:rsidRDefault="00945BDF" w:rsidP="00945BDF">
            <w:pPr>
              <w:spacing w:before="60" w:after="60" w:line="240" w:lineRule="auto"/>
              <w:ind w:left="-109" w:right="-108"/>
              <w:jc w:val="center"/>
              <w:rPr>
                <w:rFonts w:ascii="Times New Roman" w:hAnsi="Times New Roman"/>
                <w:sz w:val="26"/>
                <w:szCs w:val="26"/>
              </w:rPr>
            </w:pPr>
          </w:p>
        </w:tc>
        <w:tc>
          <w:tcPr>
            <w:tcW w:w="868" w:type="dxa"/>
            <w:vMerge w:val="restart"/>
            <w:vAlign w:val="center"/>
          </w:tcPr>
          <w:p w14:paraId="44CED0CE" w14:textId="77777777" w:rsidR="00945BDF" w:rsidRPr="00275047" w:rsidRDefault="00945BDF" w:rsidP="00945BDF">
            <w:pPr>
              <w:spacing w:before="60" w:after="60" w:line="240" w:lineRule="auto"/>
              <w:ind w:left="-109" w:right="-108"/>
              <w:jc w:val="center"/>
              <w:rPr>
                <w:rFonts w:ascii="Times New Roman" w:hAnsi="Times New Roman"/>
                <w:sz w:val="26"/>
                <w:szCs w:val="26"/>
              </w:rPr>
            </w:pPr>
          </w:p>
        </w:tc>
        <w:tc>
          <w:tcPr>
            <w:tcW w:w="1001" w:type="dxa"/>
            <w:vMerge w:val="restart"/>
            <w:vAlign w:val="center"/>
          </w:tcPr>
          <w:p w14:paraId="4D2D399D" w14:textId="77777777" w:rsidR="00945BDF" w:rsidRPr="00275047" w:rsidRDefault="00945BDF" w:rsidP="00945BDF">
            <w:pPr>
              <w:spacing w:before="60" w:after="60" w:line="240" w:lineRule="auto"/>
              <w:ind w:left="-109" w:right="-108"/>
              <w:jc w:val="center"/>
              <w:rPr>
                <w:rFonts w:ascii="Times New Roman" w:hAnsi="Times New Roman"/>
                <w:sz w:val="26"/>
                <w:szCs w:val="26"/>
              </w:rPr>
            </w:pPr>
          </w:p>
        </w:tc>
        <w:tc>
          <w:tcPr>
            <w:tcW w:w="563" w:type="dxa"/>
            <w:vMerge w:val="restart"/>
            <w:vAlign w:val="center"/>
          </w:tcPr>
          <w:p w14:paraId="5B082083" w14:textId="77777777" w:rsidR="00945BDF" w:rsidRPr="00275047" w:rsidRDefault="00945BDF" w:rsidP="00945BDF">
            <w:pPr>
              <w:spacing w:before="60" w:after="60" w:line="240" w:lineRule="auto"/>
              <w:ind w:left="-109" w:right="-108"/>
              <w:jc w:val="center"/>
              <w:rPr>
                <w:rFonts w:ascii="Times New Roman" w:hAnsi="Times New Roman"/>
                <w:sz w:val="26"/>
                <w:szCs w:val="26"/>
              </w:rPr>
            </w:pPr>
          </w:p>
        </w:tc>
      </w:tr>
      <w:tr w:rsidR="00934FBC" w:rsidRPr="00275047" w14:paraId="2F542910" w14:textId="77777777" w:rsidTr="00B16547">
        <w:trPr>
          <w:trHeight w:val="48"/>
          <w:jc w:val="center"/>
        </w:trPr>
        <w:tc>
          <w:tcPr>
            <w:tcW w:w="446" w:type="dxa"/>
            <w:vMerge/>
            <w:shd w:val="clear" w:color="auto" w:fill="auto"/>
            <w:vAlign w:val="center"/>
          </w:tcPr>
          <w:p w14:paraId="2482D63A" w14:textId="77777777" w:rsidR="00945BDF" w:rsidRPr="00275047" w:rsidRDefault="00945BDF" w:rsidP="00945BDF">
            <w:pPr>
              <w:spacing w:before="60" w:after="60" w:line="240" w:lineRule="auto"/>
              <w:jc w:val="center"/>
              <w:rPr>
                <w:rFonts w:ascii="Times New Roman" w:hAnsi="Times New Roman"/>
                <w:sz w:val="26"/>
                <w:szCs w:val="26"/>
              </w:rPr>
            </w:pPr>
          </w:p>
        </w:tc>
        <w:tc>
          <w:tcPr>
            <w:tcW w:w="1190" w:type="dxa"/>
            <w:vMerge/>
            <w:shd w:val="clear" w:color="auto" w:fill="auto"/>
            <w:vAlign w:val="center"/>
          </w:tcPr>
          <w:p w14:paraId="4A6125C5" w14:textId="77777777" w:rsidR="00945BDF" w:rsidRPr="00275047" w:rsidRDefault="00945BDF" w:rsidP="00945BDF">
            <w:pPr>
              <w:spacing w:before="60" w:after="60" w:line="240" w:lineRule="auto"/>
              <w:ind w:right="-108"/>
              <w:rPr>
                <w:rFonts w:ascii="Times New Roman" w:hAnsi="Times New Roman"/>
                <w:sz w:val="26"/>
                <w:szCs w:val="26"/>
              </w:rPr>
            </w:pPr>
          </w:p>
        </w:tc>
        <w:tc>
          <w:tcPr>
            <w:tcW w:w="1407" w:type="dxa"/>
            <w:vAlign w:val="center"/>
          </w:tcPr>
          <w:p w14:paraId="7AE1D217" w14:textId="05745F19" w:rsidR="00934FBC" w:rsidRPr="00275047" w:rsidRDefault="00945BDF" w:rsidP="00B16547">
            <w:pPr>
              <w:spacing w:before="60" w:after="60" w:line="264" w:lineRule="auto"/>
              <w:ind w:left="-67" w:right="-108"/>
              <w:jc w:val="center"/>
              <w:rPr>
                <w:rFonts w:ascii="Times New Roman" w:hAnsi="Times New Roman"/>
                <w:spacing w:val="-4"/>
                <w:sz w:val="26"/>
                <w:szCs w:val="26"/>
                <w:lang w:val="vi-VN"/>
              </w:rPr>
            </w:pPr>
            <w:r w:rsidRPr="00275047">
              <w:rPr>
                <w:rFonts w:ascii="Times New Roman" w:hAnsi="Times New Roman"/>
                <w:spacing w:val="-4"/>
                <w:sz w:val="26"/>
                <w:szCs w:val="26"/>
                <w:lang w:val="vi-VN"/>
              </w:rPr>
              <w:t>PTĐ</w:t>
            </w:r>
            <w:r w:rsidR="00934FBC" w:rsidRPr="00275047">
              <w:rPr>
                <w:rFonts w:ascii="Times New Roman" w:hAnsi="Times New Roman"/>
                <w:spacing w:val="-4"/>
                <w:sz w:val="26"/>
                <w:szCs w:val="26"/>
                <w:lang w:val="vi-VN"/>
              </w:rPr>
              <w:t xml:space="preserve"> </w:t>
            </w:r>
            <w:r w:rsidRPr="00275047">
              <w:rPr>
                <w:rFonts w:ascii="Times New Roman" w:hAnsi="Times New Roman"/>
                <w:spacing w:val="-4"/>
                <w:sz w:val="26"/>
                <w:szCs w:val="26"/>
                <w:lang w:val="vi-VN"/>
              </w:rPr>
              <w:t xml:space="preserve">cần </w:t>
            </w:r>
          </w:p>
          <w:p w14:paraId="4445C10E" w14:textId="77777777" w:rsidR="00945BDF" w:rsidRPr="00275047" w:rsidRDefault="00945BDF" w:rsidP="00B16547">
            <w:pPr>
              <w:spacing w:before="60" w:after="60" w:line="264" w:lineRule="auto"/>
              <w:ind w:left="-67" w:right="-108"/>
              <w:jc w:val="center"/>
              <w:rPr>
                <w:rFonts w:ascii="Times New Roman" w:hAnsi="Times New Roman"/>
                <w:spacing w:val="-4"/>
                <w:sz w:val="26"/>
                <w:szCs w:val="26"/>
              </w:rPr>
            </w:pPr>
            <w:r w:rsidRPr="00275047">
              <w:rPr>
                <w:rFonts w:ascii="Times New Roman" w:hAnsi="Times New Roman"/>
                <w:spacing w:val="-4"/>
                <w:sz w:val="26"/>
                <w:szCs w:val="26"/>
                <w:lang w:val="vi-VN"/>
              </w:rPr>
              <w:t>kiểm định</w:t>
            </w:r>
          </w:p>
        </w:tc>
        <w:tc>
          <w:tcPr>
            <w:tcW w:w="709" w:type="dxa"/>
            <w:vAlign w:val="center"/>
          </w:tcPr>
          <w:p w14:paraId="430C03F0" w14:textId="77777777" w:rsidR="00945BDF" w:rsidRPr="00275047" w:rsidRDefault="00945BDF" w:rsidP="00945BDF">
            <w:pPr>
              <w:spacing w:before="60" w:after="60" w:line="240" w:lineRule="auto"/>
              <w:jc w:val="center"/>
              <w:rPr>
                <w:rFonts w:ascii="Times New Roman" w:hAnsi="Times New Roman"/>
                <w:i/>
                <w:sz w:val="26"/>
                <w:szCs w:val="26"/>
              </w:rPr>
            </w:pPr>
          </w:p>
        </w:tc>
        <w:tc>
          <w:tcPr>
            <w:tcW w:w="709" w:type="dxa"/>
            <w:vAlign w:val="center"/>
          </w:tcPr>
          <w:p w14:paraId="3EFFDD76" w14:textId="77777777" w:rsidR="00945BDF" w:rsidRPr="00275047" w:rsidRDefault="00945BDF" w:rsidP="00945BDF">
            <w:pPr>
              <w:spacing w:before="60" w:after="60" w:line="240" w:lineRule="auto"/>
              <w:ind w:left="-148" w:right="-108"/>
              <w:jc w:val="center"/>
              <w:rPr>
                <w:rFonts w:ascii="Times New Roman" w:hAnsi="Times New Roman"/>
                <w:i/>
                <w:sz w:val="26"/>
                <w:szCs w:val="26"/>
              </w:rPr>
            </w:pPr>
          </w:p>
        </w:tc>
        <w:tc>
          <w:tcPr>
            <w:tcW w:w="710" w:type="dxa"/>
            <w:vAlign w:val="center"/>
          </w:tcPr>
          <w:p w14:paraId="78DFD872" w14:textId="77777777" w:rsidR="00945BDF" w:rsidRPr="00275047" w:rsidRDefault="00945BDF" w:rsidP="00945BDF">
            <w:pPr>
              <w:spacing w:before="60" w:after="60" w:line="240" w:lineRule="auto"/>
              <w:ind w:left="-148" w:right="-108"/>
              <w:jc w:val="center"/>
              <w:rPr>
                <w:rFonts w:ascii="Times New Roman" w:hAnsi="Times New Roman"/>
                <w:i/>
                <w:sz w:val="26"/>
                <w:szCs w:val="26"/>
              </w:rPr>
            </w:pPr>
          </w:p>
        </w:tc>
        <w:tc>
          <w:tcPr>
            <w:tcW w:w="708" w:type="dxa"/>
            <w:vAlign w:val="center"/>
          </w:tcPr>
          <w:p w14:paraId="3E7F92C9" w14:textId="77777777" w:rsidR="00945BDF" w:rsidRPr="00275047" w:rsidRDefault="00945BDF" w:rsidP="00945BDF">
            <w:pPr>
              <w:spacing w:before="60" w:after="60" w:line="240" w:lineRule="auto"/>
              <w:ind w:left="-148" w:right="-108"/>
              <w:jc w:val="center"/>
              <w:rPr>
                <w:rFonts w:ascii="Times New Roman" w:hAnsi="Times New Roman"/>
                <w:i/>
                <w:sz w:val="26"/>
                <w:szCs w:val="26"/>
              </w:rPr>
            </w:pPr>
          </w:p>
        </w:tc>
        <w:tc>
          <w:tcPr>
            <w:tcW w:w="708" w:type="dxa"/>
            <w:vAlign w:val="center"/>
          </w:tcPr>
          <w:p w14:paraId="3F2F0F26" w14:textId="77777777" w:rsidR="00945BDF" w:rsidRPr="00275047" w:rsidRDefault="00945BDF" w:rsidP="00945BDF">
            <w:pPr>
              <w:spacing w:before="60" w:after="60" w:line="240" w:lineRule="auto"/>
              <w:ind w:left="-148" w:right="-108"/>
              <w:jc w:val="center"/>
              <w:rPr>
                <w:rFonts w:ascii="Times New Roman" w:hAnsi="Times New Roman"/>
                <w:i/>
                <w:sz w:val="26"/>
                <w:szCs w:val="26"/>
              </w:rPr>
            </w:pPr>
          </w:p>
        </w:tc>
        <w:tc>
          <w:tcPr>
            <w:tcW w:w="721" w:type="dxa"/>
            <w:vAlign w:val="center"/>
          </w:tcPr>
          <w:p w14:paraId="0B64EE63" w14:textId="77777777" w:rsidR="00945BDF" w:rsidRPr="00275047" w:rsidRDefault="00945BDF" w:rsidP="00945BDF">
            <w:pPr>
              <w:spacing w:before="60" w:after="60" w:line="240" w:lineRule="auto"/>
              <w:ind w:left="-148" w:right="-108"/>
              <w:jc w:val="center"/>
              <w:rPr>
                <w:rFonts w:ascii="Times New Roman" w:hAnsi="Times New Roman"/>
                <w:i/>
                <w:sz w:val="26"/>
                <w:szCs w:val="26"/>
              </w:rPr>
            </w:pPr>
          </w:p>
        </w:tc>
        <w:tc>
          <w:tcPr>
            <w:tcW w:w="867" w:type="dxa"/>
            <w:vAlign w:val="center"/>
          </w:tcPr>
          <w:p w14:paraId="3A1A0DAD" w14:textId="77777777" w:rsidR="00945BDF" w:rsidRPr="00275047" w:rsidRDefault="00945BDF" w:rsidP="00945BDF">
            <w:pPr>
              <w:spacing w:before="60" w:after="60" w:line="240" w:lineRule="auto"/>
              <w:ind w:left="-109" w:right="-108"/>
              <w:jc w:val="center"/>
              <w:rPr>
                <w:rFonts w:ascii="Times New Roman" w:hAnsi="Times New Roman"/>
                <w:i/>
                <w:sz w:val="26"/>
                <w:szCs w:val="26"/>
              </w:rPr>
            </w:pPr>
          </w:p>
        </w:tc>
        <w:tc>
          <w:tcPr>
            <w:tcW w:w="868" w:type="dxa"/>
            <w:vMerge/>
            <w:vAlign w:val="center"/>
          </w:tcPr>
          <w:p w14:paraId="148B8B27" w14:textId="77777777" w:rsidR="00945BDF" w:rsidRPr="00275047" w:rsidRDefault="00945BDF" w:rsidP="00945BDF">
            <w:pPr>
              <w:spacing w:before="60" w:after="60" w:line="240" w:lineRule="auto"/>
              <w:ind w:left="-109" w:right="-108"/>
              <w:jc w:val="center"/>
              <w:rPr>
                <w:rFonts w:ascii="Times New Roman" w:hAnsi="Times New Roman"/>
                <w:i/>
                <w:sz w:val="26"/>
                <w:szCs w:val="26"/>
              </w:rPr>
            </w:pPr>
          </w:p>
        </w:tc>
        <w:tc>
          <w:tcPr>
            <w:tcW w:w="1001" w:type="dxa"/>
            <w:vMerge/>
            <w:vAlign w:val="center"/>
          </w:tcPr>
          <w:p w14:paraId="486620D3" w14:textId="77777777" w:rsidR="00945BDF" w:rsidRPr="00275047" w:rsidRDefault="00945BDF" w:rsidP="00945BDF">
            <w:pPr>
              <w:spacing w:before="60" w:after="60" w:line="240" w:lineRule="auto"/>
              <w:ind w:left="-109" w:right="-108"/>
              <w:jc w:val="center"/>
              <w:rPr>
                <w:rFonts w:ascii="Times New Roman" w:hAnsi="Times New Roman"/>
                <w:i/>
                <w:sz w:val="26"/>
                <w:szCs w:val="26"/>
              </w:rPr>
            </w:pPr>
          </w:p>
        </w:tc>
        <w:tc>
          <w:tcPr>
            <w:tcW w:w="563" w:type="dxa"/>
            <w:vMerge/>
            <w:vAlign w:val="center"/>
          </w:tcPr>
          <w:p w14:paraId="11060756" w14:textId="77777777" w:rsidR="00945BDF" w:rsidRPr="00275047" w:rsidRDefault="00945BDF" w:rsidP="00945BDF">
            <w:pPr>
              <w:spacing w:before="60" w:after="60" w:line="240" w:lineRule="auto"/>
              <w:ind w:left="-109" w:right="-108"/>
              <w:jc w:val="center"/>
              <w:rPr>
                <w:rFonts w:ascii="Times New Roman" w:hAnsi="Times New Roman"/>
                <w:i/>
                <w:sz w:val="26"/>
                <w:szCs w:val="26"/>
              </w:rPr>
            </w:pPr>
          </w:p>
        </w:tc>
      </w:tr>
      <w:tr w:rsidR="00934FBC" w:rsidRPr="00275047" w14:paraId="0DF70713" w14:textId="77777777" w:rsidTr="00B16547">
        <w:trPr>
          <w:trHeight w:val="48"/>
          <w:jc w:val="center"/>
        </w:trPr>
        <w:tc>
          <w:tcPr>
            <w:tcW w:w="446" w:type="dxa"/>
            <w:vMerge w:val="restart"/>
            <w:shd w:val="clear" w:color="auto" w:fill="auto"/>
            <w:vAlign w:val="center"/>
          </w:tcPr>
          <w:p w14:paraId="4AB814D7" w14:textId="77777777" w:rsidR="00945BDF" w:rsidRPr="00275047" w:rsidRDefault="00945BDF" w:rsidP="00945BDF">
            <w:pPr>
              <w:spacing w:before="60" w:after="60" w:line="240" w:lineRule="auto"/>
              <w:jc w:val="center"/>
              <w:rPr>
                <w:rFonts w:ascii="Times New Roman" w:hAnsi="Times New Roman"/>
                <w:sz w:val="26"/>
                <w:szCs w:val="26"/>
                <w:lang w:val="vi-VN"/>
              </w:rPr>
            </w:pPr>
            <w:r w:rsidRPr="00275047">
              <w:rPr>
                <w:rFonts w:ascii="Times New Roman" w:hAnsi="Times New Roman"/>
                <w:sz w:val="26"/>
                <w:szCs w:val="26"/>
                <w:lang w:val="vi-VN"/>
              </w:rPr>
              <w:t>2</w:t>
            </w:r>
          </w:p>
        </w:tc>
        <w:tc>
          <w:tcPr>
            <w:tcW w:w="1190" w:type="dxa"/>
            <w:vMerge w:val="restart"/>
            <w:shd w:val="clear" w:color="auto" w:fill="auto"/>
            <w:vAlign w:val="center"/>
          </w:tcPr>
          <w:p w14:paraId="2B085811" w14:textId="5C70FDE0" w:rsidR="00945BDF" w:rsidRPr="00275047" w:rsidRDefault="00945BDF" w:rsidP="00B16547">
            <w:pPr>
              <w:spacing w:before="60" w:after="60" w:line="264" w:lineRule="auto"/>
              <w:jc w:val="center"/>
              <w:rPr>
                <w:rFonts w:ascii="Times New Roman" w:hAnsi="Times New Roman"/>
                <w:sz w:val="26"/>
                <w:szCs w:val="26"/>
              </w:rPr>
            </w:pPr>
            <w:r w:rsidRPr="00B16547">
              <w:rPr>
                <w:rFonts w:ascii="Times New Roman" w:hAnsi="Times New Roman"/>
                <w:spacing w:val="0"/>
                <w:sz w:val="26"/>
                <w:szCs w:val="26"/>
                <w:lang w:val="vi-VN"/>
              </w:rPr>
              <w:t>Sau</w:t>
            </w:r>
            <w:r w:rsidR="009A4084" w:rsidRPr="00B16547">
              <w:rPr>
                <w:rFonts w:ascii="Times New Roman" w:hAnsi="Times New Roman"/>
                <w:spacing w:val="0"/>
                <w:sz w:val="26"/>
                <w:szCs w:val="26"/>
                <w:lang w:val="vi-VN"/>
              </w:rPr>
              <w:t xml:space="preserve"> </w:t>
            </w:r>
            <w:r w:rsidRPr="00B16547">
              <w:rPr>
                <w:rFonts w:ascii="Times New Roman" w:hAnsi="Times New Roman"/>
                <w:spacing w:val="0"/>
                <w:sz w:val="26"/>
                <w:szCs w:val="26"/>
                <w:lang w:val="vi-VN"/>
              </w:rPr>
              <w:t>24 giờ</w:t>
            </w:r>
          </w:p>
        </w:tc>
        <w:tc>
          <w:tcPr>
            <w:tcW w:w="1407" w:type="dxa"/>
            <w:vAlign w:val="center"/>
          </w:tcPr>
          <w:p w14:paraId="7A275013" w14:textId="77777777" w:rsidR="00945BDF" w:rsidRPr="00275047" w:rsidRDefault="00945BDF" w:rsidP="00945BDF">
            <w:pPr>
              <w:spacing w:before="60" w:after="60" w:line="264" w:lineRule="auto"/>
              <w:ind w:left="-67" w:right="-108"/>
              <w:jc w:val="center"/>
              <w:rPr>
                <w:rFonts w:ascii="Times New Roman" w:hAnsi="Times New Roman"/>
                <w:spacing w:val="-4"/>
                <w:sz w:val="26"/>
                <w:szCs w:val="26"/>
                <w:lang w:val="vi-VN"/>
              </w:rPr>
            </w:pPr>
            <w:r w:rsidRPr="00275047">
              <w:rPr>
                <w:rFonts w:ascii="Times New Roman" w:hAnsi="Times New Roman"/>
                <w:spacing w:val="-4"/>
                <w:sz w:val="26"/>
                <w:szCs w:val="26"/>
                <w:lang w:val="vi-VN"/>
              </w:rPr>
              <w:t>Thiết bị đo nồng độ khí</w:t>
            </w:r>
          </w:p>
        </w:tc>
        <w:tc>
          <w:tcPr>
            <w:tcW w:w="709" w:type="dxa"/>
            <w:vAlign w:val="center"/>
          </w:tcPr>
          <w:p w14:paraId="5137E92E" w14:textId="77777777" w:rsidR="00945BDF" w:rsidRPr="00275047" w:rsidRDefault="00945BDF" w:rsidP="00945BDF">
            <w:pPr>
              <w:spacing w:before="60" w:after="60" w:line="240" w:lineRule="auto"/>
              <w:jc w:val="center"/>
              <w:rPr>
                <w:rFonts w:ascii="Times New Roman" w:hAnsi="Times New Roman"/>
                <w:i/>
                <w:sz w:val="26"/>
                <w:szCs w:val="26"/>
              </w:rPr>
            </w:pPr>
          </w:p>
        </w:tc>
        <w:tc>
          <w:tcPr>
            <w:tcW w:w="709" w:type="dxa"/>
            <w:vAlign w:val="center"/>
          </w:tcPr>
          <w:p w14:paraId="68F96259" w14:textId="77777777" w:rsidR="00945BDF" w:rsidRPr="00275047" w:rsidRDefault="00945BDF" w:rsidP="00945BDF">
            <w:pPr>
              <w:spacing w:before="60" w:after="60" w:line="240" w:lineRule="auto"/>
              <w:ind w:left="-148" w:right="-108"/>
              <w:jc w:val="center"/>
              <w:rPr>
                <w:rFonts w:ascii="Times New Roman" w:hAnsi="Times New Roman"/>
                <w:i/>
                <w:sz w:val="26"/>
                <w:szCs w:val="26"/>
              </w:rPr>
            </w:pPr>
          </w:p>
        </w:tc>
        <w:tc>
          <w:tcPr>
            <w:tcW w:w="710" w:type="dxa"/>
            <w:vAlign w:val="center"/>
          </w:tcPr>
          <w:p w14:paraId="423EEBF7" w14:textId="77777777" w:rsidR="00945BDF" w:rsidRPr="00275047" w:rsidRDefault="00945BDF" w:rsidP="00945BDF">
            <w:pPr>
              <w:spacing w:before="60" w:after="60" w:line="240" w:lineRule="auto"/>
              <w:ind w:left="-148" w:right="-108"/>
              <w:jc w:val="center"/>
              <w:rPr>
                <w:rFonts w:ascii="Times New Roman" w:hAnsi="Times New Roman"/>
                <w:i/>
                <w:sz w:val="26"/>
                <w:szCs w:val="26"/>
              </w:rPr>
            </w:pPr>
          </w:p>
        </w:tc>
        <w:tc>
          <w:tcPr>
            <w:tcW w:w="708" w:type="dxa"/>
            <w:vAlign w:val="center"/>
          </w:tcPr>
          <w:p w14:paraId="02EF3156" w14:textId="77777777" w:rsidR="00945BDF" w:rsidRPr="00275047" w:rsidRDefault="00945BDF" w:rsidP="00945BDF">
            <w:pPr>
              <w:spacing w:before="60" w:after="60" w:line="240" w:lineRule="auto"/>
              <w:ind w:left="-148" w:right="-108"/>
              <w:jc w:val="center"/>
              <w:rPr>
                <w:rFonts w:ascii="Times New Roman" w:hAnsi="Times New Roman"/>
                <w:i/>
                <w:sz w:val="26"/>
                <w:szCs w:val="26"/>
              </w:rPr>
            </w:pPr>
          </w:p>
        </w:tc>
        <w:tc>
          <w:tcPr>
            <w:tcW w:w="708" w:type="dxa"/>
            <w:vAlign w:val="center"/>
          </w:tcPr>
          <w:p w14:paraId="2D44521C" w14:textId="77777777" w:rsidR="00945BDF" w:rsidRPr="00275047" w:rsidRDefault="00945BDF" w:rsidP="00945BDF">
            <w:pPr>
              <w:spacing w:before="60" w:after="60" w:line="240" w:lineRule="auto"/>
              <w:ind w:left="-148" w:right="-108"/>
              <w:jc w:val="center"/>
              <w:rPr>
                <w:rFonts w:ascii="Times New Roman" w:hAnsi="Times New Roman"/>
                <w:i/>
                <w:sz w:val="26"/>
                <w:szCs w:val="26"/>
              </w:rPr>
            </w:pPr>
          </w:p>
        </w:tc>
        <w:tc>
          <w:tcPr>
            <w:tcW w:w="721" w:type="dxa"/>
            <w:vAlign w:val="center"/>
          </w:tcPr>
          <w:p w14:paraId="310ED9E9" w14:textId="77777777" w:rsidR="00945BDF" w:rsidRPr="00275047" w:rsidRDefault="00945BDF" w:rsidP="00945BDF">
            <w:pPr>
              <w:spacing w:before="60" w:after="60" w:line="240" w:lineRule="auto"/>
              <w:ind w:left="-148" w:right="-108"/>
              <w:jc w:val="center"/>
              <w:rPr>
                <w:rFonts w:ascii="Times New Roman" w:hAnsi="Times New Roman"/>
                <w:i/>
                <w:sz w:val="26"/>
                <w:szCs w:val="26"/>
              </w:rPr>
            </w:pPr>
          </w:p>
        </w:tc>
        <w:tc>
          <w:tcPr>
            <w:tcW w:w="867" w:type="dxa"/>
            <w:vAlign w:val="center"/>
          </w:tcPr>
          <w:p w14:paraId="21CA930B" w14:textId="77777777" w:rsidR="00945BDF" w:rsidRPr="00275047" w:rsidRDefault="00945BDF" w:rsidP="00945BDF">
            <w:pPr>
              <w:spacing w:before="60" w:after="60" w:line="240" w:lineRule="auto"/>
              <w:ind w:left="-109" w:right="-108"/>
              <w:jc w:val="center"/>
              <w:rPr>
                <w:rFonts w:ascii="Times New Roman" w:hAnsi="Times New Roman"/>
                <w:i/>
                <w:sz w:val="26"/>
                <w:szCs w:val="26"/>
              </w:rPr>
            </w:pPr>
          </w:p>
        </w:tc>
        <w:tc>
          <w:tcPr>
            <w:tcW w:w="868" w:type="dxa"/>
            <w:vMerge/>
            <w:vAlign w:val="center"/>
          </w:tcPr>
          <w:p w14:paraId="7377C6D7" w14:textId="77777777" w:rsidR="00945BDF" w:rsidRPr="00275047" w:rsidRDefault="00945BDF" w:rsidP="00945BDF">
            <w:pPr>
              <w:spacing w:before="60" w:after="60" w:line="240" w:lineRule="auto"/>
              <w:ind w:left="-109" w:right="-108"/>
              <w:jc w:val="center"/>
              <w:rPr>
                <w:rFonts w:ascii="Times New Roman" w:hAnsi="Times New Roman"/>
                <w:i/>
                <w:sz w:val="26"/>
                <w:szCs w:val="26"/>
              </w:rPr>
            </w:pPr>
          </w:p>
        </w:tc>
        <w:tc>
          <w:tcPr>
            <w:tcW w:w="1001" w:type="dxa"/>
            <w:vMerge/>
            <w:vAlign w:val="center"/>
          </w:tcPr>
          <w:p w14:paraId="551408A3" w14:textId="77777777" w:rsidR="00945BDF" w:rsidRPr="00275047" w:rsidRDefault="00945BDF" w:rsidP="00945BDF">
            <w:pPr>
              <w:spacing w:before="60" w:after="60" w:line="240" w:lineRule="auto"/>
              <w:ind w:left="-109" w:right="-108"/>
              <w:jc w:val="center"/>
              <w:rPr>
                <w:rFonts w:ascii="Times New Roman" w:hAnsi="Times New Roman"/>
                <w:i/>
                <w:sz w:val="26"/>
                <w:szCs w:val="26"/>
              </w:rPr>
            </w:pPr>
          </w:p>
        </w:tc>
        <w:tc>
          <w:tcPr>
            <w:tcW w:w="563" w:type="dxa"/>
            <w:vMerge/>
            <w:vAlign w:val="center"/>
          </w:tcPr>
          <w:p w14:paraId="7C9C29A8" w14:textId="77777777" w:rsidR="00945BDF" w:rsidRPr="00275047" w:rsidRDefault="00945BDF" w:rsidP="00945BDF">
            <w:pPr>
              <w:spacing w:before="60" w:after="60" w:line="240" w:lineRule="auto"/>
              <w:ind w:left="-109" w:right="-108"/>
              <w:jc w:val="center"/>
              <w:rPr>
                <w:rFonts w:ascii="Times New Roman" w:hAnsi="Times New Roman"/>
                <w:i/>
                <w:sz w:val="26"/>
                <w:szCs w:val="26"/>
              </w:rPr>
            </w:pPr>
          </w:p>
        </w:tc>
      </w:tr>
      <w:tr w:rsidR="00934FBC" w:rsidRPr="00275047" w14:paraId="6F7D8BDE" w14:textId="77777777" w:rsidTr="00B16547">
        <w:trPr>
          <w:trHeight w:val="48"/>
          <w:jc w:val="center"/>
        </w:trPr>
        <w:tc>
          <w:tcPr>
            <w:tcW w:w="446" w:type="dxa"/>
            <w:vMerge/>
            <w:shd w:val="clear" w:color="auto" w:fill="auto"/>
            <w:vAlign w:val="center"/>
          </w:tcPr>
          <w:p w14:paraId="58D70CE3" w14:textId="77777777" w:rsidR="000B08A9" w:rsidRPr="00275047" w:rsidRDefault="000B08A9" w:rsidP="0013657F">
            <w:pPr>
              <w:spacing w:before="60" w:after="60" w:line="240" w:lineRule="auto"/>
              <w:jc w:val="center"/>
              <w:rPr>
                <w:rFonts w:ascii="Times New Roman" w:hAnsi="Times New Roman"/>
                <w:sz w:val="26"/>
                <w:szCs w:val="26"/>
              </w:rPr>
            </w:pPr>
          </w:p>
        </w:tc>
        <w:tc>
          <w:tcPr>
            <w:tcW w:w="1190" w:type="dxa"/>
            <w:vMerge/>
            <w:shd w:val="clear" w:color="auto" w:fill="auto"/>
          </w:tcPr>
          <w:p w14:paraId="4D164804" w14:textId="77777777" w:rsidR="000B08A9" w:rsidRPr="00275047" w:rsidRDefault="000B08A9" w:rsidP="0013657F">
            <w:pPr>
              <w:spacing w:before="60" w:after="60" w:line="240" w:lineRule="auto"/>
              <w:ind w:right="-108"/>
              <w:rPr>
                <w:rFonts w:ascii="Times New Roman" w:hAnsi="Times New Roman"/>
                <w:sz w:val="26"/>
                <w:szCs w:val="26"/>
              </w:rPr>
            </w:pPr>
          </w:p>
        </w:tc>
        <w:tc>
          <w:tcPr>
            <w:tcW w:w="1407" w:type="dxa"/>
            <w:vAlign w:val="center"/>
          </w:tcPr>
          <w:p w14:paraId="1FDB9C1C" w14:textId="75C85243" w:rsidR="000B08A9" w:rsidRPr="00275047" w:rsidRDefault="000B08A9" w:rsidP="003677F4">
            <w:pPr>
              <w:spacing w:before="60" w:after="60" w:line="264" w:lineRule="auto"/>
              <w:ind w:left="-67" w:right="-108"/>
              <w:jc w:val="center"/>
              <w:rPr>
                <w:rFonts w:ascii="Times New Roman" w:hAnsi="Times New Roman"/>
                <w:spacing w:val="-4"/>
                <w:sz w:val="26"/>
                <w:szCs w:val="26"/>
                <w:lang w:val="vi-VN"/>
              </w:rPr>
            </w:pPr>
            <w:r w:rsidRPr="00275047">
              <w:rPr>
                <w:rFonts w:ascii="Times New Roman" w:hAnsi="Times New Roman"/>
                <w:spacing w:val="-4"/>
                <w:sz w:val="26"/>
                <w:szCs w:val="26"/>
                <w:lang w:val="vi-VN"/>
              </w:rPr>
              <w:t>PTĐ</w:t>
            </w:r>
            <w:r w:rsidR="00934FBC" w:rsidRPr="00275047">
              <w:rPr>
                <w:rFonts w:ascii="Times New Roman" w:hAnsi="Times New Roman"/>
                <w:spacing w:val="-4"/>
                <w:sz w:val="26"/>
                <w:szCs w:val="26"/>
                <w:lang w:val="vi-VN"/>
              </w:rPr>
              <w:t xml:space="preserve"> </w:t>
            </w:r>
            <w:r w:rsidRPr="00275047">
              <w:rPr>
                <w:rFonts w:ascii="Times New Roman" w:hAnsi="Times New Roman"/>
                <w:spacing w:val="-4"/>
                <w:sz w:val="26"/>
                <w:szCs w:val="26"/>
                <w:lang w:val="vi-VN"/>
              </w:rPr>
              <w:t>cần kiểm định</w:t>
            </w:r>
          </w:p>
        </w:tc>
        <w:tc>
          <w:tcPr>
            <w:tcW w:w="709" w:type="dxa"/>
            <w:vAlign w:val="center"/>
          </w:tcPr>
          <w:p w14:paraId="4700A43B" w14:textId="77777777" w:rsidR="000B08A9" w:rsidRPr="00275047" w:rsidRDefault="000B08A9" w:rsidP="00CC240E">
            <w:pPr>
              <w:spacing w:before="60" w:after="60" w:line="240" w:lineRule="auto"/>
              <w:jc w:val="center"/>
              <w:rPr>
                <w:rFonts w:ascii="Times New Roman" w:hAnsi="Times New Roman"/>
                <w:i/>
                <w:sz w:val="26"/>
                <w:szCs w:val="26"/>
              </w:rPr>
            </w:pPr>
          </w:p>
        </w:tc>
        <w:tc>
          <w:tcPr>
            <w:tcW w:w="709" w:type="dxa"/>
            <w:vAlign w:val="center"/>
          </w:tcPr>
          <w:p w14:paraId="7EA93EE6" w14:textId="77777777" w:rsidR="000B08A9" w:rsidRPr="00275047" w:rsidRDefault="000B08A9" w:rsidP="00CC240E">
            <w:pPr>
              <w:spacing w:before="60" w:after="60" w:line="240" w:lineRule="auto"/>
              <w:ind w:left="-148" w:right="-108"/>
              <w:jc w:val="center"/>
              <w:rPr>
                <w:rFonts w:ascii="Times New Roman" w:hAnsi="Times New Roman"/>
                <w:i/>
                <w:sz w:val="26"/>
                <w:szCs w:val="26"/>
              </w:rPr>
            </w:pPr>
          </w:p>
        </w:tc>
        <w:tc>
          <w:tcPr>
            <w:tcW w:w="710" w:type="dxa"/>
            <w:vAlign w:val="center"/>
          </w:tcPr>
          <w:p w14:paraId="3DDF0B18" w14:textId="77777777" w:rsidR="000B08A9" w:rsidRPr="00275047" w:rsidRDefault="000B08A9" w:rsidP="00CC240E">
            <w:pPr>
              <w:spacing w:before="60" w:after="60" w:line="240" w:lineRule="auto"/>
              <w:ind w:left="-148" w:right="-108"/>
              <w:jc w:val="center"/>
              <w:rPr>
                <w:rFonts w:ascii="Times New Roman" w:hAnsi="Times New Roman"/>
                <w:i/>
                <w:sz w:val="26"/>
                <w:szCs w:val="26"/>
              </w:rPr>
            </w:pPr>
          </w:p>
        </w:tc>
        <w:tc>
          <w:tcPr>
            <w:tcW w:w="708" w:type="dxa"/>
            <w:vAlign w:val="center"/>
          </w:tcPr>
          <w:p w14:paraId="30B97634" w14:textId="77777777" w:rsidR="000B08A9" w:rsidRPr="00275047" w:rsidRDefault="000B08A9" w:rsidP="00CC240E">
            <w:pPr>
              <w:spacing w:before="60" w:after="60" w:line="240" w:lineRule="auto"/>
              <w:ind w:left="-148" w:right="-108"/>
              <w:jc w:val="center"/>
              <w:rPr>
                <w:rFonts w:ascii="Times New Roman" w:hAnsi="Times New Roman"/>
                <w:i/>
                <w:sz w:val="26"/>
                <w:szCs w:val="26"/>
              </w:rPr>
            </w:pPr>
          </w:p>
        </w:tc>
        <w:tc>
          <w:tcPr>
            <w:tcW w:w="708" w:type="dxa"/>
            <w:vAlign w:val="center"/>
          </w:tcPr>
          <w:p w14:paraId="55F8849A" w14:textId="77777777" w:rsidR="000B08A9" w:rsidRPr="00275047" w:rsidRDefault="000B08A9" w:rsidP="00CC240E">
            <w:pPr>
              <w:spacing w:before="60" w:after="60" w:line="240" w:lineRule="auto"/>
              <w:ind w:left="-148" w:right="-108"/>
              <w:jc w:val="center"/>
              <w:rPr>
                <w:rFonts w:ascii="Times New Roman" w:hAnsi="Times New Roman"/>
                <w:i/>
                <w:sz w:val="26"/>
                <w:szCs w:val="26"/>
              </w:rPr>
            </w:pPr>
          </w:p>
        </w:tc>
        <w:tc>
          <w:tcPr>
            <w:tcW w:w="721" w:type="dxa"/>
            <w:vAlign w:val="center"/>
          </w:tcPr>
          <w:p w14:paraId="3A03EE5F" w14:textId="77777777" w:rsidR="000B08A9" w:rsidRPr="00275047" w:rsidRDefault="000B08A9" w:rsidP="00CC240E">
            <w:pPr>
              <w:spacing w:before="60" w:after="60" w:line="240" w:lineRule="auto"/>
              <w:ind w:left="-148" w:right="-108"/>
              <w:jc w:val="center"/>
              <w:rPr>
                <w:rFonts w:ascii="Times New Roman" w:hAnsi="Times New Roman"/>
                <w:i/>
                <w:sz w:val="26"/>
                <w:szCs w:val="26"/>
              </w:rPr>
            </w:pPr>
          </w:p>
        </w:tc>
        <w:tc>
          <w:tcPr>
            <w:tcW w:w="867" w:type="dxa"/>
            <w:vAlign w:val="center"/>
          </w:tcPr>
          <w:p w14:paraId="43DC97F7" w14:textId="77777777" w:rsidR="000B08A9" w:rsidRPr="00275047" w:rsidRDefault="000B08A9" w:rsidP="00CC240E">
            <w:pPr>
              <w:spacing w:before="60" w:after="60" w:line="240" w:lineRule="auto"/>
              <w:ind w:left="-109" w:right="-108"/>
              <w:jc w:val="center"/>
              <w:rPr>
                <w:rFonts w:ascii="Times New Roman" w:hAnsi="Times New Roman"/>
                <w:i/>
                <w:sz w:val="26"/>
                <w:szCs w:val="26"/>
              </w:rPr>
            </w:pPr>
          </w:p>
        </w:tc>
        <w:tc>
          <w:tcPr>
            <w:tcW w:w="868" w:type="dxa"/>
            <w:vMerge/>
            <w:vAlign w:val="center"/>
          </w:tcPr>
          <w:p w14:paraId="00BEB653" w14:textId="77777777" w:rsidR="000B08A9" w:rsidRPr="00275047" w:rsidRDefault="000B08A9" w:rsidP="00CC240E">
            <w:pPr>
              <w:spacing w:before="60" w:after="60" w:line="240" w:lineRule="auto"/>
              <w:ind w:left="-109" w:right="-108"/>
              <w:jc w:val="center"/>
              <w:rPr>
                <w:rFonts w:ascii="Times New Roman" w:hAnsi="Times New Roman"/>
                <w:i/>
                <w:sz w:val="26"/>
                <w:szCs w:val="26"/>
              </w:rPr>
            </w:pPr>
          </w:p>
        </w:tc>
        <w:tc>
          <w:tcPr>
            <w:tcW w:w="1001" w:type="dxa"/>
            <w:vMerge/>
            <w:vAlign w:val="center"/>
          </w:tcPr>
          <w:p w14:paraId="2F654E98" w14:textId="77777777" w:rsidR="000B08A9" w:rsidRPr="00275047" w:rsidRDefault="000B08A9" w:rsidP="00CC240E">
            <w:pPr>
              <w:spacing w:before="60" w:after="60" w:line="240" w:lineRule="auto"/>
              <w:ind w:left="-109" w:right="-108"/>
              <w:jc w:val="center"/>
              <w:rPr>
                <w:rFonts w:ascii="Times New Roman" w:hAnsi="Times New Roman"/>
                <w:i/>
                <w:sz w:val="26"/>
                <w:szCs w:val="26"/>
              </w:rPr>
            </w:pPr>
          </w:p>
        </w:tc>
        <w:tc>
          <w:tcPr>
            <w:tcW w:w="563" w:type="dxa"/>
            <w:vMerge/>
            <w:vAlign w:val="center"/>
          </w:tcPr>
          <w:p w14:paraId="5C84D8C9" w14:textId="77777777" w:rsidR="000B08A9" w:rsidRPr="00275047" w:rsidRDefault="000B08A9" w:rsidP="00CC240E">
            <w:pPr>
              <w:spacing w:before="60" w:after="60" w:line="240" w:lineRule="auto"/>
              <w:ind w:left="-109" w:right="-108"/>
              <w:jc w:val="center"/>
              <w:rPr>
                <w:rFonts w:ascii="Times New Roman" w:hAnsi="Times New Roman"/>
                <w:i/>
                <w:sz w:val="26"/>
                <w:szCs w:val="26"/>
              </w:rPr>
            </w:pPr>
          </w:p>
        </w:tc>
      </w:tr>
    </w:tbl>
    <w:p w14:paraId="3E6BBAEF" w14:textId="77777777" w:rsidR="000D3005" w:rsidRPr="00275047" w:rsidRDefault="000D3005" w:rsidP="006A5167">
      <w:pPr>
        <w:spacing w:line="264" w:lineRule="auto"/>
        <w:rPr>
          <w:rFonts w:ascii="Times New Roman" w:hAnsi="Times New Roman"/>
          <w:b/>
          <w:i/>
          <w:sz w:val="26"/>
          <w:szCs w:val="26"/>
          <w:lang w:val="vi-VN"/>
        </w:rPr>
      </w:pPr>
      <w:r w:rsidRPr="00275047">
        <w:rPr>
          <w:rFonts w:ascii="Times New Roman" w:hAnsi="Times New Roman"/>
          <w:b/>
          <w:i/>
          <w:sz w:val="26"/>
          <w:szCs w:val="26"/>
          <w:lang w:val="fr-FR"/>
        </w:rPr>
        <w:t xml:space="preserve">- Kiểm tra </w:t>
      </w:r>
      <w:r w:rsidR="00140E51" w:rsidRPr="00275047">
        <w:rPr>
          <w:rFonts w:ascii="Times New Roman" w:hAnsi="Times New Roman"/>
          <w:b/>
          <w:i/>
          <w:sz w:val="26"/>
          <w:szCs w:val="26"/>
          <w:lang w:val="vi-VN"/>
        </w:rPr>
        <w:t>sai số</w:t>
      </w:r>
    </w:p>
    <w:tbl>
      <w:tblPr>
        <w:tblW w:w="105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2"/>
        <w:gridCol w:w="1411"/>
        <w:gridCol w:w="801"/>
        <w:gridCol w:w="801"/>
        <w:gridCol w:w="802"/>
        <w:gridCol w:w="800"/>
        <w:gridCol w:w="800"/>
        <w:gridCol w:w="821"/>
        <w:gridCol w:w="979"/>
        <w:gridCol w:w="980"/>
        <w:gridCol w:w="1130"/>
        <w:gridCol w:w="705"/>
      </w:tblGrid>
      <w:tr w:rsidR="00214CF2" w:rsidRPr="00275047" w14:paraId="2B0EDE70" w14:textId="77777777" w:rsidTr="00806BDE">
        <w:trPr>
          <w:trHeight w:val="164"/>
          <w:tblHeader/>
          <w:jc w:val="center"/>
        </w:trPr>
        <w:tc>
          <w:tcPr>
            <w:tcW w:w="502" w:type="dxa"/>
            <w:vMerge w:val="restart"/>
            <w:shd w:val="clear" w:color="auto" w:fill="F2F2F2"/>
            <w:vAlign w:val="center"/>
          </w:tcPr>
          <w:p w14:paraId="45EF4342" w14:textId="77777777" w:rsidR="00214CF2" w:rsidRPr="00275047" w:rsidRDefault="00214CF2" w:rsidP="006A5167">
            <w:pPr>
              <w:spacing w:before="60" w:after="60" w:line="264" w:lineRule="auto"/>
              <w:ind w:left="-119" w:right="-108"/>
              <w:jc w:val="center"/>
              <w:rPr>
                <w:rFonts w:ascii="Times New Roman" w:hAnsi="Times New Roman"/>
                <w:sz w:val="26"/>
                <w:szCs w:val="26"/>
              </w:rPr>
            </w:pPr>
            <w:r w:rsidRPr="00275047">
              <w:rPr>
                <w:rFonts w:ascii="Times New Roman" w:hAnsi="Times New Roman"/>
                <w:sz w:val="26"/>
                <w:szCs w:val="26"/>
              </w:rPr>
              <w:t>TT</w:t>
            </w:r>
          </w:p>
        </w:tc>
        <w:tc>
          <w:tcPr>
            <w:tcW w:w="1411" w:type="dxa"/>
            <w:vMerge w:val="restart"/>
            <w:shd w:val="clear" w:color="auto" w:fill="F2F2F2"/>
            <w:vAlign w:val="center"/>
          </w:tcPr>
          <w:p w14:paraId="06F40C0E" w14:textId="77777777" w:rsidR="00214CF2" w:rsidRPr="00275047" w:rsidRDefault="00214CF2" w:rsidP="006A5167">
            <w:pPr>
              <w:spacing w:before="60" w:after="60" w:line="264" w:lineRule="auto"/>
              <w:ind w:left="-119" w:right="-108"/>
              <w:jc w:val="center"/>
              <w:rPr>
                <w:rFonts w:ascii="Times New Roman" w:hAnsi="Times New Roman"/>
                <w:sz w:val="26"/>
                <w:szCs w:val="26"/>
                <w:lang w:val="vi-VN"/>
              </w:rPr>
            </w:pPr>
            <w:r w:rsidRPr="00275047">
              <w:rPr>
                <w:rFonts w:ascii="Times New Roman" w:hAnsi="Times New Roman"/>
                <w:vanish/>
                <w:sz w:val="26"/>
                <w:szCs w:val="26"/>
                <w:lang w:val="vi-VN"/>
              </w:rPr>
              <w:cr/>
              <w:t>ốꔠ</w:t>
            </w:r>
            <w:r w:rsidRPr="00275047">
              <w:rPr>
                <w:rFonts w:ascii="SimSun" w:eastAsia="SimSun" w:hAnsi="SimSun" w:cs="SimSun"/>
                <w:vanish/>
                <w:sz w:val="26"/>
                <w:szCs w:val="26"/>
                <w:lang w:val="vi-VN"/>
              </w:rPr>
              <w:t>级窰</w:t>
            </w:r>
            <w:r w:rsidRPr="00275047">
              <w:rPr>
                <w:rFonts w:ascii="Times New Roman" w:hAnsi="Times New Roman"/>
                <w:vanish/>
                <w:sz w:val="26"/>
                <w:szCs w:val="26"/>
                <w:lang w:val="vi-VN"/>
              </w:rPr>
              <w:t>ꔠ</w:t>
            </w:r>
            <w:r w:rsidRPr="00275047">
              <w:rPr>
                <w:rFonts w:ascii="SimSun" w:eastAsia="SimSun" w:hAnsi="SimSun" w:cs="SimSun"/>
                <w:vanish/>
                <w:sz w:val="26"/>
                <w:szCs w:val="26"/>
                <w:lang w:val="vi-VN"/>
              </w:rPr>
              <w:t>级</w:t>
            </w:r>
            <w:r w:rsidRPr="00275047">
              <w:rPr>
                <w:rFonts w:ascii="SimSun" w:eastAsia="SimSun" w:hAnsi="SimSun" w:cs="SimSun"/>
                <w:vanish/>
                <w:sz w:val="26"/>
                <w:szCs w:val="26"/>
                <w:lang w:val="vi-VN"/>
              </w:rPr>
              <w:pgNum/>
            </w:r>
            <w:r w:rsidRPr="00275047">
              <w:rPr>
                <w:rFonts w:ascii="Tahoma" w:eastAsia="Tahoma" w:hAnsi="Tahoma" w:cs="Tahoma"/>
                <w:vanish/>
                <w:sz w:val="26"/>
                <w:szCs w:val="26"/>
                <w:lang w:val="vi-VN"/>
              </w:rPr>
              <w:t>﷽﷽﷽﷽﷽﷽﷽﷽</w:t>
            </w:r>
            <w:r w:rsidRPr="00275047">
              <w:rPr>
                <w:rFonts w:ascii="Times New Roman" w:hAnsi="Times New Roman"/>
                <w:vanish/>
                <w:sz w:val="26"/>
                <w:szCs w:val="26"/>
                <w:lang w:val="vi-VN"/>
              </w:rPr>
              <w:t>đo nồng độ khí;</w:t>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vanish/>
                <w:sz w:val="26"/>
                <w:szCs w:val="26"/>
                <w:lang w:val="vi-VN"/>
              </w:rPr>
              <w:pgNum/>
            </w:r>
            <w:r w:rsidRPr="00275047">
              <w:rPr>
                <w:rFonts w:ascii="Times New Roman" w:hAnsi="Times New Roman"/>
                <w:sz w:val="26"/>
                <w:szCs w:val="26"/>
                <w:lang w:val="vi-VN"/>
              </w:rPr>
              <w:t xml:space="preserve">Kiểm tra </w:t>
            </w:r>
          </w:p>
          <w:p w14:paraId="5B7F16BA" w14:textId="77777777" w:rsidR="00214CF2" w:rsidRPr="00275047" w:rsidRDefault="00214CF2" w:rsidP="006A5167">
            <w:pPr>
              <w:spacing w:before="60" w:after="60" w:line="264" w:lineRule="auto"/>
              <w:ind w:left="-119" w:right="-108"/>
              <w:jc w:val="center"/>
              <w:rPr>
                <w:rFonts w:ascii="Times New Roman" w:hAnsi="Times New Roman"/>
                <w:sz w:val="26"/>
                <w:szCs w:val="26"/>
              </w:rPr>
            </w:pPr>
            <w:r w:rsidRPr="00275047">
              <w:rPr>
                <w:rFonts w:ascii="Times New Roman" w:hAnsi="Times New Roman"/>
                <w:sz w:val="26"/>
                <w:szCs w:val="26"/>
                <w:lang w:val="vi-VN"/>
              </w:rPr>
              <w:t>sai số</w:t>
            </w:r>
          </w:p>
        </w:tc>
        <w:tc>
          <w:tcPr>
            <w:tcW w:w="5804" w:type="dxa"/>
            <w:gridSpan w:val="7"/>
            <w:shd w:val="clear" w:color="auto" w:fill="F2F2F2"/>
            <w:vAlign w:val="center"/>
          </w:tcPr>
          <w:p w14:paraId="1B9743F6" w14:textId="4C76B367" w:rsidR="00214CF2" w:rsidRPr="00275047" w:rsidRDefault="00214CF2" w:rsidP="00B16547">
            <w:pPr>
              <w:spacing w:before="60" w:after="60" w:line="264" w:lineRule="auto"/>
              <w:jc w:val="center"/>
              <w:rPr>
                <w:rFonts w:ascii="Times New Roman" w:hAnsi="Times New Roman"/>
                <w:sz w:val="26"/>
                <w:szCs w:val="26"/>
              </w:rPr>
            </w:pPr>
            <w:r w:rsidRPr="00275047">
              <w:rPr>
                <w:rFonts w:ascii="Times New Roman" w:hAnsi="Times New Roman"/>
                <w:spacing w:val="-4"/>
                <w:sz w:val="26"/>
                <w:szCs w:val="26"/>
              </w:rPr>
              <w:t xml:space="preserve">Giá trị đọc </w:t>
            </w:r>
            <w:r w:rsidRPr="00B16547">
              <w:rPr>
                <w:rFonts w:ascii="Times New Roman" w:hAnsi="Times New Roman"/>
                <w:i/>
                <w:spacing w:val="-4"/>
                <w:sz w:val="26"/>
                <w:szCs w:val="26"/>
              </w:rPr>
              <w:t>(đơn vị đo:…</w:t>
            </w:r>
            <w:r w:rsidRPr="00275047">
              <w:rPr>
                <w:rFonts w:ascii="Times New Roman" w:hAnsi="Times New Roman"/>
                <w:i/>
                <w:spacing w:val="-4"/>
                <w:sz w:val="26"/>
                <w:szCs w:val="26"/>
              </w:rPr>
              <w:t>……</w:t>
            </w:r>
            <w:r w:rsidRPr="00B16547">
              <w:rPr>
                <w:rFonts w:ascii="Times New Roman" w:hAnsi="Times New Roman"/>
                <w:i/>
                <w:spacing w:val="-4"/>
                <w:sz w:val="26"/>
                <w:szCs w:val="26"/>
              </w:rPr>
              <w:t>….)</w:t>
            </w:r>
          </w:p>
        </w:tc>
        <w:tc>
          <w:tcPr>
            <w:tcW w:w="980" w:type="dxa"/>
            <w:vMerge w:val="restart"/>
            <w:shd w:val="clear" w:color="auto" w:fill="F2F2F2"/>
            <w:vAlign w:val="center"/>
          </w:tcPr>
          <w:p w14:paraId="1516F628" w14:textId="77777777" w:rsidR="00214CF2" w:rsidRPr="00275047" w:rsidRDefault="00214CF2" w:rsidP="006A5167">
            <w:pPr>
              <w:spacing w:before="60" w:after="60" w:line="264" w:lineRule="auto"/>
              <w:ind w:left="-109" w:right="-108"/>
              <w:jc w:val="center"/>
              <w:rPr>
                <w:rFonts w:ascii="Times New Roman" w:hAnsi="Times New Roman"/>
                <w:sz w:val="26"/>
                <w:szCs w:val="26"/>
                <w:lang w:val="vi-VN"/>
              </w:rPr>
            </w:pPr>
            <w:r w:rsidRPr="00275047">
              <w:rPr>
                <w:rFonts w:ascii="Times New Roman" w:hAnsi="Times New Roman"/>
                <w:sz w:val="26"/>
                <w:szCs w:val="26"/>
                <w:lang w:val="vi-VN"/>
              </w:rPr>
              <w:t>Sai số</w:t>
            </w:r>
          </w:p>
          <w:p w14:paraId="2CEE2271" w14:textId="77777777" w:rsidR="00214CF2" w:rsidRPr="00275047" w:rsidRDefault="00214CF2" w:rsidP="006A5167">
            <w:pPr>
              <w:spacing w:before="60" w:after="60" w:line="264" w:lineRule="auto"/>
              <w:ind w:left="-109" w:right="-108"/>
              <w:jc w:val="center"/>
              <w:rPr>
                <w:rFonts w:ascii="Times New Roman" w:hAnsi="Times New Roman"/>
                <w:sz w:val="26"/>
                <w:szCs w:val="26"/>
                <w:lang w:val="vi-VN"/>
              </w:rPr>
            </w:pPr>
            <w:r w:rsidRPr="00275047">
              <w:rPr>
                <w:rFonts w:ascii="Times New Roman" w:hAnsi="Times New Roman"/>
                <w:sz w:val="26"/>
                <w:szCs w:val="26"/>
                <w:lang w:val="vi-VN"/>
              </w:rPr>
              <w:t xml:space="preserve">(%) </w:t>
            </w:r>
          </w:p>
        </w:tc>
        <w:tc>
          <w:tcPr>
            <w:tcW w:w="1130" w:type="dxa"/>
            <w:vMerge w:val="restart"/>
            <w:shd w:val="clear" w:color="auto" w:fill="F2F2F2"/>
            <w:vAlign w:val="center"/>
          </w:tcPr>
          <w:p w14:paraId="46AC0E96" w14:textId="77777777" w:rsidR="00214CF2" w:rsidRPr="00275047" w:rsidRDefault="00214CF2" w:rsidP="006A5167">
            <w:pPr>
              <w:spacing w:before="60" w:after="60" w:line="264" w:lineRule="auto"/>
              <w:ind w:left="-109" w:right="-108"/>
              <w:jc w:val="center"/>
              <w:rPr>
                <w:rFonts w:ascii="Times New Roman" w:hAnsi="Times New Roman"/>
                <w:sz w:val="26"/>
                <w:szCs w:val="26"/>
              </w:rPr>
            </w:pPr>
            <w:r w:rsidRPr="00275047">
              <w:rPr>
                <w:rFonts w:ascii="Times New Roman" w:hAnsi="Times New Roman"/>
                <w:sz w:val="26"/>
                <w:szCs w:val="26"/>
              </w:rPr>
              <w:t>Giới hạn quy định</w:t>
            </w:r>
          </w:p>
          <w:p w14:paraId="28502D86" w14:textId="5FAF4418" w:rsidR="00214CF2" w:rsidRPr="00275047" w:rsidRDefault="00214CF2" w:rsidP="006A5167">
            <w:pPr>
              <w:spacing w:before="60" w:after="60" w:line="264" w:lineRule="auto"/>
              <w:ind w:left="-109" w:right="-108"/>
              <w:jc w:val="center"/>
              <w:rPr>
                <w:rFonts w:ascii="Times New Roman" w:hAnsi="Times New Roman"/>
                <w:sz w:val="26"/>
                <w:szCs w:val="26"/>
                <w:lang w:val="vi-VN"/>
              </w:rPr>
            </w:pPr>
            <w:r w:rsidRPr="00275047">
              <w:rPr>
                <w:rFonts w:ascii="Times New Roman" w:hAnsi="Times New Roman"/>
                <w:sz w:val="26"/>
                <w:szCs w:val="26"/>
                <w:lang w:val="vi-VN"/>
              </w:rPr>
              <w:t>(%)</w:t>
            </w:r>
          </w:p>
        </w:tc>
        <w:tc>
          <w:tcPr>
            <w:tcW w:w="705" w:type="dxa"/>
            <w:vMerge w:val="restart"/>
            <w:shd w:val="clear" w:color="auto" w:fill="F2F2F2"/>
            <w:vAlign w:val="center"/>
          </w:tcPr>
          <w:p w14:paraId="26EF231B" w14:textId="77777777" w:rsidR="00214CF2" w:rsidRPr="00275047" w:rsidRDefault="00214CF2" w:rsidP="006A5167">
            <w:pPr>
              <w:spacing w:before="60" w:after="60" w:line="264" w:lineRule="auto"/>
              <w:ind w:left="-109" w:right="-108"/>
              <w:jc w:val="center"/>
              <w:rPr>
                <w:rFonts w:ascii="Times New Roman" w:hAnsi="Times New Roman"/>
                <w:sz w:val="26"/>
                <w:szCs w:val="26"/>
              </w:rPr>
            </w:pPr>
            <w:r w:rsidRPr="00275047">
              <w:rPr>
                <w:rFonts w:ascii="Times New Roman" w:hAnsi="Times New Roman"/>
                <w:sz w:val="26"/>
                <w:szCs w:val="26"/>
              </w:rPr>
              <w:t>Kết</w:t>
            </w:r>
          </w:p>
          <w:p w14:paraId="3F2289D7" w14:textId="77777777" w:rsidR="00214CF2" w:rsidRPr="00275047" w:rsidRDefault="00214CF2" w:rsidP="006A5167">
            <w:pPr>
              <w:spacing w:before="60" w:after="60" w:line="264" w:lineRule="auto"/>
              <w:ind w:left="-109" w:right="-108"/>
              <w:jc w:val="center"/>
              <w:rPr>
                <w:rFonts w:ascii="Times New Roman" w:hAnsi="Times New Roman"/>
                <w:sz w:val="26"/>
                <w:szCs w:val="26"/>
              </w:rPr>
            </w:pPr>
            <w:r w:rsidRPr="00275047">
              <w:rPr>
                <w:rFonts w:ascii="Times New Roman" w:hAnsi="Times New Roman"/>
                <w:sz w:val="26"/>
                <w:szCs w:val="26"/>
              </w:rPr>
              <w:t>luận</w:t>
            </w:r>
          </w:p>
        </w:tc>
      </w:tr>
      <w:tr w:rsidR="00FB124B" w:rsidRPr="00275047" w14:paraId="719D911E" w14:textId="77777777" w:rsidTr="00214CF2">
        <w:trPr>
          <w:trHeight w:val="228"/>
          <w:tblHeader/>
          <w:jc w:val="center"/>
        </w:trPr>
        <w:tc>
          <w:tcPr>
            <w:tcW w:w="502" w:type="dxa"/>
            <w:vMerge/>
            <w:shd w:val="clear" w:color="auto" w:fill="F2F2F2"/>
            <w:vAlign w:val="center"/>
          </w:tcPr>
          <w:p w14:paraId="747846A7" w14:textId="77777777" w:rsidR="00FB124B" w:rsidRPr="00275047" w:rsidRDefault="00FB124B" w:rsidP="006A5167">
            <w:pPr>
              <w:spacing w:before="60" w:after="60" w:line="264" w:lineRule="auto"/>
              <w:ind w:left="-119" w:right="-108"/>
              <w:jc w:val="center"/>
              <w:rPr>
                <w:rFonts w:ascii="Times New Roman" w:hAnsi="Times New Roman"/>
                <w:sz w:val="26"/>
                <w:szCs w:val="26"/>
              </w:rPr>
            </w:pPr>
          </w:p>
        </w:tc>
        <w:tc>
          <w:tcPr>
            <w:tcW w:w="1411" w:type="dxa"/>
            <w:vMerge/>
            <w:shd w:val="clear" w:color="auto" w:fill="F2F2F2"/>
            <w:vAlign w:val="center"/>
          </w:tcPr>
          <w:p w14:paraId="453B57F3" w14:textId="77777777" w:rsidR="00FB124B" w:rsidRPr="00275047" w:rsidRDefault="00FB124B" w:rsidP="006A5167">
            <w:pPr>
              <w:spacing w:before="60" w:after="60" w:line="264" w:lineRule="auto"/>
              <w:ind w:left="-119" w:right="-108"/>
              <w:rPr>
                <w:rFonts w:ascii="Times New Roman" w:hAnsi="Times New Roman"/>
                <w:sz w:val="26"/>
                <w:szCs w:val="26"/>
              </w:rPr>
            </w:pPr>
          </w:p>
        </w:tc>
        <w:tc>
          <w:tcPr>
            <w:tcW w:w="801" w:type="dxa"/>
            <w:shd w:val="clear" w:color="auto" w:fill="F2F2F2"/>
            <w:vAlign w:val="center"/>
          </w:tcPr>
          <w:p w14:paraId="10A9D2AE" w14:textId="77777777" w:rsidR="00FB124B" w:rsidRPr="00275047" w:rsidRDefault="00FB124B" w:rsidP="006A5167">
            <w:pPr>
              <w:spacing w:before="60" w:after="60" w:line="264" w:lineRule="auto"/>
              <w:ind w:left="-108" w:right="-108"/>
              <w:jc w:val="center"/>
              <w:rPr>
                <w:rFonts w:ascii="Times New Roman" w:hAnsi="Times New Roman"/>
                <w:sz w:val="26"/>
                <w:szCs w:val="26"/>
              </w:rPr>
            </w:pPr>
            <w:r w:rsidRPr="00275047">
              <w:rPr>
                <w:rFonts w:ascii="Times New Roman" w:hAnsi="Times New Roman"/>
                <w:sz w:val="26"/>
                <w:szCs w:val="26"/>
              </w:rPr>
              <w:t>Lần 1</w:t>
            </w:r>
          </w:p>
        </w:tc>
        <w:tc>
          <w:tcPr>
            <w:tcW w:w="801" w:type="dxa"/>
            <w:shd w:val="clear" w:color="auto" w:fill="F2F2F2"/>
            <w:vAlign w:val="center"/>
          </w:tcPr>
          <w:p w14:paraId="5E042909" w14:textId="77777777" w:rsidR="00FB124B" w:rsidRPr="00275047" w:rsidRDefault="00FB124B" w:rsidP="006A5167">
            <w:pPr>
              <w:spacing w:before="60" w:after="60" w:line="264" w:lineRule="auto"/>
              <w:ind w:left="-148" w:right="-108"/>
              <w:jc w:val="center"/>
              <w:rPr>
                <w:rFonts w:ascii="Times New Roman" w:hAnsi="Times New Roman"/>
                <w:sz w:val="26"/>
                <w:szCs w:val="26"/>
              </w:rPr>
            </w:pPr>
            <w:r w:rsidRPr="00275047">
              <w:rPr>
                <w:rFonts w:ascii="Times New Roman" w:hAnsi="Times New Roman"/>
                <w:sz w:val="26"/>
                <w:szCs w:val="26"/>
              </w:rPr>
              <w:t>Lần 2</w:t>
            </w:r>
          </w:p>
        </w:tc>
        <w:tc>
          <w:tcPr>
            <w:tcW w:w="802" w:type="dxa"/>
            <w:shd w:val="clear" w:color="auto" w:fill="F2F2F2"/>
            <w:vAlign w:val="center"/>
          </w:tcPr>
          <w:p w14:paraId="60A73794" w14:textId="77777777" w:rsidR="00FB124B" w:rsidRPr="00275047" w:rsidRDefault="00FB124B" w:rsidP="006A5167">
            <w:pPr>
              <w:spacing w:before="60" w:after="60" w:line="264" w:lineRule="auto"/>
              <w:ind w:left="-148" w:right="-108"/>
              <w:jc w:val="center"/>
              <w:rPr>
                <w:rFonts w:ascii="Times New Roman" w:hAnsi="Times New Roman"/>
                <w:sz w:val="26"/>
                <w:szCs w:val="26"/>
              </w:rPr>
            </w:pPr>
            <w:r w:rsidRPr="00275047">
              <w:rPr>
                <w:rFonts w:ascii="Times New Roman" w:hAnsi="Times New Roman"/>
                <w:sz w:val="26"/>
                <w:szCs w:val="26"/>
              </w:rPr>
              <w:t>Lần 3</w:t>
            </w:r>
          </w:p>
        </w:tc>
        <w:tc>
          <w:tcPr>
            <w:tcW w:w="800" w:type="dxa"/>
            <w:shd w:val="clear" w:color="auto" w:fill="F2F2F2"/>
            <w:vAlign w:val="center"/>
          </w:tcPr>
          <w:p w14:paraId="0A0C0588" w14:textId="77777777" w:rsidR="00FB124B" w:rsidRPr="00275047" w:rsidRDefault="00FB124B" w:rsidP="006A5167">
            <w:pPr>
              <w:spacing w:before="60" w:after="60" w:line="264" w:lineRule="auto"/>
              <w:ind w:left="-148" w:right="-108"/>
              <w:jc w:val="center"/>
              <w:rPr>
                <w:rFonts w:ascii="Times New Roman" w:hAnsi="Times New Roman"/>
                <w:sz w:val="26"/>
                <w:szCs w:val="26"/>
              </w:rPr>
            </w:pPr>
            <w:r w:rsidRPr="00275047">
              <w:rPr>
                <w:rFonts w:ascii="Times New Roman" w:hAnsi="Times New Roman"/>
                <w:sz w:val="26"/>
                <w:szCs w:val="26"/>
              </w:rPr>
              <w:t>Lần 4</w:t>
            </w:r>
          </w:p>
        </w:tc>
        <w:tc>
          <w:tcPr>
            <w:tcW w:w="800" w:type="dxa"/>
            <w:shd w:val="clear" w:color="auto" w:fill="F2F2F2"/>
            <w:vAlign w:val="center"/>
          </w:tcPr>
          <w:p w14:paraId="0A3CE0F1" w14:textId="77777777" w:rsidR="00FB124B" w:rsidRPr="00275047" w:rsidRDefault="00FB124B" w:rsidP="006A5167">
            <w:pPr>
              <w:spacing w:before="60" w:after="60" w:line="264" w:lineRule="auto"/>
              <w:ind w:left="-148" w:right="-108"/>
              <w:jc w:val="center"/>
              <w:rPr>
                <w:rFonts w:ascii="Times New Roman" w:hAnsi="Times New Roman"/>
                <w:sz w:val="26"/>
                <w:szCs w:val="26"/>
              </w:rPr>
            </w:pPr>
            <w:r w:rsidRPr="00275047">
              <w:rPr>
                <w:rFonts w:ascii="Times New Roman" w:hAnsi="Times New Roman"/>
                <w:sz w:val="26"/>
                <w:szCs w:val="26"/>
              </w:rPr>
              <w:t>Lần 5</w:t>
            </w:r>
          </w:p>
        </w:tc>
        <w:tc>
          <w:tcPr>
            <w:tcW w:w="821" w:type="dxa"/>
            <w:shd w:val="clear" w:color="auto" w:fill="F2F2F2"/>
            <w:vAlign w:val="center"/>
          </w:tcPr>
          <w:p w14:paraId="5C8E294F" w14:textId="77777777" w:rsidR="00FB124B" w:rsidRPr="00275047" w:rsidRDefault="00FB124B" w:rsidP="006A5167">
            <w:pPr>
              <w:spacing w:before="60" w:after="60" w:line="264" w:lineRule="auto"/>
              <w:ind w:left="-148" w:right="-108"/>
              <w:jc w:val="center"/>
              <w:rPr>
                <w:rFonts w:ascii="Times New Roman" w:hAnsi="Times New Roman"/>
                <w:sz w:val="26"/>
                <w:szCs w:val="26"/>
              </w:rPr>
            </w:pPr>
            <w:r w:rsidRPr="00275047">
              <w:rPr>
                <w:rFonts w:ascii="Times New Roman" w:hAnsi="Times New Roman"/>
                <w:sz w:val="26"/>
                <w:szCs w:val="26"/>
              </w:rPr>
              <w:t>Lần 6</w:t>
            </w:r>
          </w:p>
        </w:tc>
        <w:tc>
          <w:tcPr>
            <w:tcW w:w="979" w:type="dxa"/>
            <w:shd w:val="clear" w:color="auto" w:fill="F2F2F2"/>
          </w:tcPr>
          <w:p w14:paraId="54D39889" w14:textId="77777777" w:rsidR="00FB124B" w:rsidRPr="00B16547" w:rsidRDefault="00214CF2" w:rsidP="006A5167">
            <w:pPr>
              <w:spacing w:before="60" w:after="60" w:line="264" w:lineRule="auto"/>
              <w:ind w:left="-109" w:right="-108"/>
              <w:jc w:val="center"/>
              <w:rPr>
                <w:rFonts w:ascii="Times New Roman" w:hAnsi="Times New Roman"/>
                <w:sz w:val="26"/>
                <w:szCs w:val="26"/>
                <w:lang w:val="vi-VN"/>
              </w:rPr>
            </w:pPr>
            <w:r w:rsidRPr="00275047">
              <w:rPr>
                <w:rFonts w:ascii="Times New Roman" w:hAnsi="Times New Roman"/>
                <w:sz w:val="26"/>
                <w:szCs w:val="26"/>
                <w:lang w:val="vi-VN"/>
              </w:rPr>
              <w:t>TB</w:t>
            </w:r>
          </w:p>
        </w:tc>
        <w:tc>
          <w:tcPr>
            <w:tcW w:w="980" w:type="dxa"/>
            <w:vMerge/>
            <w:shd w:val="clear" w:color="auto" w:fill="F2F2F2"/>
          </w:tcPr>
          <w:p w14:paraId="548F9BA1" w14:textId="77777777" w:rsidR="00FB124B" w:rsidRPr="00275047" w:rsidRDefault="00FB124B" w:rsidP="006A5167">
            <w:pPr>
              <w:spacing w:before="60" w:after="60" w:line="264" w:lineRule="auto"/>
              <w:ind w:left="-109" w:right="-108"/>
              <w:jc w:val="center"/>
              <w:rPr>
                <w:rFonts w:ascii="Times New Roman" w:hAnsi="Times New Roman"/>
                <w:sz w:val="26"/>
                <w:szCs w:val="26"/>
              </w:rPr>
            </w:pPr>
          </w:p>
        </w:tc>
        <w:tc>
          <w:tcPr>
            <w:tcW w:w="1130" w:type="dxa"/>
            <w:vMerge/>
            <w:shd w:val="clear" w:color="auto" w:fill="F2F2F2"/>
          </w:tcPr>
          <w:p w14:paraId="245263DB" w14:textId="77777777" w:rsidR="00FB124B" w:rsidRPr="00275047" w:rsidRDefault="00FB124B" w:rsidP="006A5167">
            <w:pPr>
              <w:spacing w:before="60" w:after="60" w:line="264" w:lineRule="auto"/>
              <w:ind w:left="-109" w:right="-108"/>
              <w:jc w:val="center"/>
              <w:rPr>
                <w:rFonts w:ascii="Times New Roman" w:hAnsi="Times New Roman"/>
                <w:sz w:val="26"/>
                <w:szCs w:val="26"/>
              </w:rPr>
            </w:pPr>
          </w:p>
        </w:tc>
        <w:tc>
          <w:tcPr>
            <w:tcW w:w="705" w:type="dxa"/>
            <w:vMerge/>
            <w:shd w:val="clear" w:color="auto" w:fill="F2F2F2"/>
          </w:tcPr>
          <w:p w14:paraId="07CD7F69" w14:textId="77777777" w:rsidR="00FB124B" w:rsidRPr="00275047" w:rsidRDefault="00FB124B" w:rsidP="006A5167">
            <w:pPr>
              <w:spacing w:before="60" w:after="60" w:line="264" w:lineRule="auto"/>
              <w:ind w:left="-109" w:right="-108"/>
              <w:jc w:val="center"/>
              <w:rPr>
                <w:rFonts w:ascii="Times New Roman" w:hAnsi="Times New Roman"/>
                <w:sz w:val="26"/>
                <w:szCs w:val="26"/>
              </w:rPr>
            </w:pPr>
          </w:p>
        </w:tc>
      </w:tr>
      <w:tr w:rsidR="00275047" w:rsidRPr="00D2288F" w14:paraId="661EF179" w14:textId="77777777" w:rsidTr="00934FBC">
        <w:trPr>
          <w:trHeight w:val="46"/>
          <w:jc w:val="center"/>
        </w:trPr>
        <w:tc>
          <w:tcPr>
            <w:tcW w:w="502" w:type="dxa"/>
            <w:vMerge w:val="restart"/>
            <w:shd w:val="clear" w:color="auto" w:fill="auto"/>
            <w:vAlign w:val="center"/>
          </w:tcPr>
          <w:p w14:paraId="44D53205" w14:textId="77777777" w:rsidR="00837CE6" w:rsidRPr="00275047" w:rsidRDefault="00CA169C" w:rsidP="00B36AB9">
            <w:pPr>
              <w:spacing w:before="60" w:after="60" w:line="264" w:lineRule="auto"/>
              <w:jc w:val="center"/>
              <w:rPr>
                <w:rFonts w:ascii="Times New Roman" w:hAnsi="Times New Roman"/>
                <w:sz w:val="26"/>
                <w:szCs w:val="26"/>
                <w:lang w:val="vi-VN"/>
              </w:rPr>
            </w:pPr>
            <w:r w:rsidRPr="00275047">
              <w:rPr>
                <w:rFonts w:ascii="Times New Roman" w:hAnsi="Times New Roman"/>
                <w:sz w:val="26"/>
                <w:szCs w:val="26"/>
                <w:lang w:val="vi-VN"/>
              </w:rPr>
              <w:t>1</w:t>
            </w:r>
          </w:p>
        </w:tc>
        <w:tc>
          <w:tcPr>
            <w:tcW w:w="1411" w:type="dxa"/>
            <w:vAlign w:val="center"/>
          </w:tcPr>
          <w:p w14:paraId="41ECC90D" w14:textId="77777777" w:rsidR="00837CE6" w:rsidRPr="00275047" w:rsidRDefault="00721AE8" w:rsidP="00CC240E">
            <w:pPr>
              <w:spacing w:before="60" w:after="60" w:line="264" w:lineRule="auto"/>
              <w:ind w:left="-67" w:right="-108"/>
              <w:jc w:val="center"/>
              <w:rPr>
                <w:rFonts w:ascii="Times New Roman" w:hAnsi="Times New Roman"/>
                <w:spacing w:val="-4"/>
                <w:sz w:val="26"/>
                <w:szCs w:val="26"/>
                <w:lang w:val="vi-VN"/>
              </w:rPr>
            </w:pPr>
            <w:r w:rsidRPr="00275047">
              <w:rPr>
                <w:rFonts w:ascii="Times New Roman" w:hAnsi="Times New Roman"/>
                <w:spacing w:val="-4"/>
                <w:sz w:val="26"/>
                <w:szCs w:val="26"/>
                <w:lang w:val="vi-VN"/>
              </w:rPr>
              <w:t>Thiết bị đo nồng độ khí</w:t>
            </w:r>
          </w:p>
        </w:tc>
        <w:tc>
          <w:tcPr>
            <w:tcW w:w="801" w:type="dxa"/>
            <w:vAlign w:val="center"/>
          </w:tcPr>
          <w:p w14:paraId="33E9CC65" w14:textId="77777777" w:rsidR="00837CE6" w:rsidRPr="00275047" w:rsidRDefault="00837CE6" w:rsidP="00B36AB9">
            <w:pPr>
              <w:spacing w:before="60" w:after="60" w:line="264" w:lineRule="auto"/>
              <w:ind w:left="-108" w:right="-108"/>
              <w:jc w:val="center"/>
              <w:rPr>
                <w:rFonts w:ascii="Times New Roman" w:hAnsi="Times New Roman"/>
                <w:sz w:val="26"/>
                <w:szCs w:val="26"/>
                <w:lang w:val="vi-VN"/>
              </w:rPr>
            </w:pPr>
          </w:p>
        </w:tc>
        <w:tc>
          <w:tcPr>
            <w:tcW w:w="801" w:type="dxa"/>
            <w:vAlign w:val="center"/>
          </w:tcPr>
          <w:p w14:paraId="2B52FBE9" w14:textId="77777777" w:rsidR="00837CE6" w:rsidRPr="00275047" w:rsidRDefault="00837CE6" w:rsidP="00B36AB9">
            <w:pPr>
              <w:spacing w:before="60" w:after="60" w:line="264" w:lineRule="auto"/>
              <w:ind w:left="-148" w:right="-108"/>
              <w:jc w:val="center"/>
              <w:rPr>
                <w:rFonts w:ascii="Times New Roman" w:hAnsi="Times New Roman"/>
                <w:sz w:val="26"/>
                <w:szCs w:val="26"/>
                <w:lang w:val="vi-VN"/>
              </w:rPr>
            </w:pPr>
          </w:p>
        </w:tc>
        <w:tc>
          <w:tcPr>
            <w:tcW w:w="802" w:type="dxa"/>
            <w:vAlign w:val="center"/>
          </w:tcPr>
          <w:p w14:paraId="2996DC7B" w14:textId="77777777" w:rsidR="00837CE6" w:rsidRPr="00275047" w:rsidRDefault="00837CE6" w:rsidP="00B36AB9">
            <w:pPr>
              <w:spacing w:before="60" w:after="60" w:line="264" w:lineRule="auto"/>
              <w:ind w:left="-148" w:right="-108"/>
              <w:jc w:val="center"/>
              <w:rPr>
                <w:rFonts w:ascii="Times New Roman" w:hAnsi="Times New Roman"/>
                <w:sz w:val="26"/>
                <w:szCs w:val="26"/>
                <w:lang w:val="vi-VN"/>
              </w:rPr>
            </w:pPr>
          </w:p>
        </w:tc>
        <w:tc>
          <w:tcPr>
            <w:tcW w:w="800" w:type="dxa"/>
            <w:vAlign w:val="center"/>
          </w:tcPr>
          <w:p w14:paraId="1B95356D" w14:textId="77777777" w:rsidR="00837CE6" w:rsidRPr="00275047" w:rsidRDefault="00837CE6" w:rsidP="00B36AB9">
            <w:pPr>
              <w:spacing w:before="60" w:after="60" w:line="264" w:lineRule="auto"/>
              <w:ind w:left="-148" w:right="-108"/>
              <w:jc w:val="center"/>
              <w:rPr>
                <w:rFonts w:ascii="Times New Roman" w:hAnsi="Times New Roman"/>
                <w:sz w:val="26"/>
                <w:szCs w:val="26"/>
                <w:lang w:val="vi-VN"/>
              </w:rPr>
            </w:pPr>
          </w:p>
        </w:tc>
        <w:tc>
          <w:tcPr>
            <w:tcW w:w="800" w:type="dxa"/>
            <w:vAlign w:val="center"/>
          </w:tcPr>
          <w:p w14:paraId="462F48CD" w14:textId="77777777" w:rsidR="00837CE6" w:rsidRPr="00275047" w:rsidRDefault="00837CE6" w:rsidP="00B36AB9">
            <w:pPr>
              <w:spacing w:before="60" w:after="60" w:line="264" w:lineRule="auto"/>
              <w:ind w:left="-148" w:right="-108"/>
              <w:jc w:val="center"/>
              <w:rPr>
                <w:rFonts w:ascii="Times New Roman" w:hAnsi="Times New Roman"/>
                <w:sz w:val="26"/>
                <w:szCs w:val="26"/>
                <w:lang w:val="vi-VN"/>
              </w:rPr>
            </w:pPr>
          </w:p>
        </w:tc>
        <w:tc>
          <w:tcPr>
            <w:tcW w:w="821" w:type="dxa"/>
            <w:vAlign w:val="center"/>
          </w:tcPr>
          <w:p w14:paraId="1F08AEC6" w14:textId="77777777" w:rsidR="00837CE6" w:rsidRPr="00275047" w:rsidRDefault="00837CE6" w:rsidP="00B36AB9">
            <w:pPr>
              <w:spacing w:before="60" w:after="60" w:line="264" w:lineRule="auto"/>
              <w:ind w:left="-148" w:right="-108"/>
              <w:jc w:val="center"/>
              <w:rPr>
                <w:rFonts w:ascii="Times New Roman" w:hAnsi="Times New Roman"/>
                <w:sz w:val="26"/>
                <w:szCs w:val="26"/>
                <w:lang w:val="vi-VN"/>
              </w:rPr>
            </w:pPr>
          </w:p>
        </w:tc>
        <w:tc>
          <w:tcPr>
            <w:tcW w:w="979" w:type="dxa"/>
          </w:tcPr>
          <w:p w14:paraId="2B25B4A7" w14:textId="77777777" w:rsidR="00837CE6" w:rsidRPr="00275047" w:rsidRDefault="00837CE6" w:rsidP="00B36AB9">
            <w:pPr>
              <w:spacing w:before="60" w:after="60" w:line="264" w:lineRule="auto"/>
              <w:ind w:left="-109" w:right="-108"/>
              <w:jc w:val="center"/>
              <w:rPr>
                <w:rFonts w:ascii="Times New Roman" w:hAnsi="Times New Roman"/>
                <w:sz w:val="26"/>
                <w:szCs w:val="26"/>
                <w:lang w:val="vi-VN"/>
              </w:rPr>
            </w:pPr>
          </w:p>
        </w:tc>
        <w:tc>
          <w:tcPr>
            <w:tcW w:w="980" w:type="dxa"/>
            <w:vMerge w:val="restart"/>
          </w:tcPr>
          <w:p w14:paraId="60903286" w14:textId="77777777" w:rsidR="00837CE6" w:rsidRPr="00275047" w:rsidRDefault="00837CE6" w:rsidP="00B36AB9">
            <w:pPr>
              <w:spacing w:before="60" w:after="60" w:line="264" w:lineRule="auto"/>
              <w:ind w:left="-109" w:right="-108"/>
              <w:jc w:val="center"/>
              <w:rPr>
                <w:rFonts w:ascii="Times New Roman" w:hAnsi="Times New Roman"/>
                <w:sz w:val="26"/>
                <w:szCs w:val="26"/>
                <w:lang w:val="vi-VN"/>
              </w:rPr>
            </w:pPr>
          </w:p>
        </w:tc>
        <w:tc>
          <w:tcPr>
            <w:tcW w:w="1130" w:type="dxa"/>
            <w:vMerge w:val="restart"/>
          </w:tcPr>
          <w:p w14:paraId="16EF1FF0" w14:textId="77777777" w:rsidR="00837CE6" w:rsidRPr="00275047" w:rsidRDefault="00837CE6" w:rsidP="00B36AB9">
            <w:pPr>
              <w:spacing w:before="60" w:after="60" w:line="264" w:lineRule="auto"/>
              <w:ind w:left="-109" w:right="-108"/>
              <w:jc w:val="center"/>
              <w:rPr>
                <w:rFonts w:ascii="Times New Roman" w:hAnsi="Times New Roman"/>
                <w:sz w:val="26"/>
                <w:szCs w:val="26"/>
                <w:lang w:val="vi-VN"/>
              </w:rPr>
            </w:pPr>
          </w:p>
        </w:tc>
        <w:tc>
          <w:tcPr>
            <w:tcW w:w="705" w:type="dxa"/>
            <w:vMerge w:val="restart"/>
          </w:tcPr>
          <w:p w14:paraId="6EA90B2F" w14:textId="77777777" w:rsidR="00837CE6" w:rsidRPr="00275047" w:rsidRDefault="00837CE6" w:rsidP="00B36AB9">
            <w:pPr>
              <w:spacing w:before="60" w:after="60" w:line="264" w:lineRule="auto"/>
              <w:ind w:left="-109" w:right="-108"/>
              <w:jc w:val="center"/>
              <w:rPr>
                <w:rFonts w:ascii="Times New Roman" w:hAnsi="Times New Roman"/>
                <w:sz w:val="26"/>
                <w:szCs w:val="26"/>
                <w:lang w:val="vi-VN"/>
              </w:rPr>
            </w:pPr>
          </w:p>
        </w:tc>
      </w:tr>
      <w:tr w:rsidR="00837CE6" w:rsidRPr="00275047" w14:paraId="59A0DC1A" w14:textId="77777777" w:rsidTr="00B16547">
        <w:trPr>
          <w:trHeight w:val="46"/>
          <w:jc w:val="center"/>
        </w:trPr>
        <w:tc>
          <w:tcPr>
            <w:tcW w:w="502" w:type="dxa"/>
            <w:vMerge/>
            <w:shd w:val="clear" w:color="auto" w:fill="auto"/>
            <w:vAlign w:val="center"/>
          </w:tcPr>
          <w:p w14:paraId="4C22A245" w14:textId="77777777" w:rsidR="00837CE6" w:rsidRPr="00275047" w:rsidRDefault="00837CE6" w:rsidP="00B36AB9">
            <w:pPr>
              <w:spacing w:before="60" w:after="60" w:line="264" w:lineRule="auto"/>
              <w:jc w:val="center"/>
              <w:rPr>
                <w:rFonts w:ascii="Times New Roman" w:hAnsi="Times New Roman"/>
                <w:sz w:val="26"/>
                <w:szCs w:val="26"/>
                <w:lang w:val="vi-VN"/>
              </w:rPr>
            </w:pPr>
          </w:p>
        </w:tc>
        <w:tc>
          <w:tcPr>
            <w:tcW w:w="1411" w:type="dxa"/>
            <w:vAlign w:val="center"/>
          </w:tcPr>
          <w:p w14:paraId="1DA933E0" w14:textId="61D44162" w:rsidR="00837CE6" w:rsidRPr="00275047" w:rsidRDefault="00837CE6" w:rsidP="003677F4">
            <w:pPr>
              <w:spacing w:before="60" w:after="60" w:line="264" w:lineRule="auto"/>
              <w:ind w:left="-67" w:right="-108"/>
              <w:jc w:val="center"/>
              <w:rPr>
                <w:rFonts w:ascii="Times New Roman" w:hAnsi="Times New Roman"/>
                <w:spacing w:val="-4"/>
                <w:sz w:val="26"/>
                <w:szCs w:val="26"/>
              </w:rPr>
            </w:pPr>
            <w:r w:rsidRPr="00275047">
              <w:rPr>
                <w:rFonts w:ascii="Times New Roman" w:hAnsi="Times New Roman"/>
                <w:spacing w:val="-4"/>
                <w:sz w:val="26"/>
                <w:szCs w:val="26"/>
                <w:lang w:val="vi-VN"/>
              </w:rPr>
              <w:t>PTĐ</w:t>
            </w:r>
            <w:r w:rsidR="00934FBC" w:rsidRPr="00275047">
              <w:rPr>
                <w:rFonts w:ascii="Times New Roman" w:hAnsi="Times New Roman"/>
                <w:spacing w:val="-4"/>
                <w:sz w:val="26"/>
                <w:szCs w:val="26"/>
                <w:lang w:val="vi-VN"/>
              </w:rPr>
              <w:t xml:space="preserve"> </w:t>
            </w:r>
            <w:r w:rsidRPr="00275047">
              <w:rPr>
                <w:rFonts w:ascii="Times New Roman" w:hAnsi="Times New Roman"/>
                <w:spacing w:val="-4"/>
                <w:sz w:val="26"/>
                <w:szCs w:val="26"/>
                <w:lang w:val="vi-VN"/>
              </w:rPr>
              <w:t>cần kiểm định</w:t>
            </w:r>
          </w:p>
        </w:tc>
        <w:tc>
          <w:tcPr>
            <w:tcW w:w="801" w:type="dxa"/>
            <w:vAlign w:val="center"/>
          </w:tcPr>
          <w:p w14:paraId="7F37CC86" w14:textId="77777777" w:rsidR="00837CE6" w:rsidRPr="00275047" w:rsidRDefault="00837CE6" w:rsidP="00B36AB9">
            <w:pPr>
              <w:spacing w:before="60" w:after="60" w:line="264" w:lineRule="auto"/>
              <w:jc w:val="center"/>
              <w:rPr>
                <w:rFonts w:ascii="Times New Roman" w:hAnsi="Times New Roman"/>
                <w:i/>
                <w:sz w:val="26"/>
                <w:szCs w:val="26"/>
              </w:rPr>
            </w:pPr>
          </w:p>
        </w:tc>
        <w:tc>
          <w:tcPr>
            <w:tcW w:w="801" w:type="dxa"/>
          </w:tcPr>
          <w:p w14:paraId="1AAE1AB5" w14:textId="77777777" w:rsidR="00837CE6" w:rsidRPr="00275047" w:rsidRDefault="00837CE6" w:rsidP="00B36AB9">
            <w:pPr>
              <w:spacing w:before="60" w:after="60" w:line="264" w:lineRule="auto"/>
              <w:ind w:left="-148" w:right="-108"/>
              <w:jc w:val="center"/>
              <w:rPr>
                <w:rFonts w:ascii="Times New Roman" w:hAnsi="Times New Roman"/>
                <w:i/>
                <w:sz w:val="26"/>
                <w:szCs w:val="26"/>
              </w:rPr>
            </w:pPr>
          </w:p>
        </w:tc>
        <w:tc>
          <w:tcPr>
            <w:tcW w:w="802" w:type="dxa"/>
          </w:tcPr>
          <w:p w14:paraId="24434621" w14:textId="77777777" w:rsidR="00837CE6" w:rsidRPr="00275047" w:rsidRDefault="00837CE6" w:rsidP="00B36AB9">
            <w:pPr>
              <w:spacing w:before="60" w:after="60" w:line="264" w:lineRule="auto"/>
              <w:ind w:left="-148" w:right="-108"/>
              <w:jc w:val="center"/>
              <w:rPr>
                <w:rFonts w:ascii="Times New Roman" w:hAnsi="Times New Roman"/>
                <w:i/>
                <w:sz w:val="26"/>
                <w:szCs w:val="26"/>
              </w:rPr>
            </w:pPr>
          </w:p>
        </w:tc>
        <w:tc>
          <w:tcPr>
            <w:tcW w:w="800" w:type="dxa"/>
          </w:tcPr>
          <w:p w14:paraId="43E6388E" w14:textId="77777777" w:rsidR="00837CE6" w:rsidRPr="00275047" w:rsidRDefault="00837CE6" w:rsidP="00B36AB9">
            <w:pPr>
              <w:spacing w:before="60" w:after="60" w:line="264" w:lineRule="auto"/>
              <w:ind w:left="-148" w:right="-108"/>
              <w:jc w:val="center"/>
              <w:rPr>
                <w:rFonts w:ascii="Times New Roman" w:hAnsi="Times New Roman"/>
                <w:i/>
                <w:sz w:val="26"/>
                <w:szCs w:val="26"/>
              </w:rPr>
            </w:pPr>
          </w:p>
        </w:tc>
        <w:tc>
          <w:tcPr>
            <w:tcW w:w="800" w:type="dxa"/>
          </w:tcPr>
          <w:p w14:paraId="72146DE2" w14:textId="77777777" w:rsidR="00837CE6" w:rsidRPr="00275047" w:rsidRDefault="00837CE6" w:rsidP="00B36AB9">
            <w:pPr>
              <w:spacing w:before="60" w:after="60" w:line="264" w:lineRule="auto"/>
              <w:ind w:left="-148" w:right="-108"/>
              <w:jc w:val="center"/>
              <w:rPr>
                <w:rFonts w:ascii="Times New Roman" w:hAnsi="Times New Roman"/>
                <w:i/>
                <w:sz w:val="26"/>
                <w:szCs w:val="26"/>
              </w:rPr>
            </w:pPr>
          </w:p>
        </w:tc>
        <w:tc>
          <w:tcPr>
            <w:tcW w:w="821" w:type="dxa"/>
          </w:tcPr>
          <w:p w14:paraId="14C87030" w14:textId="77777777" w:rsidR="00837CE6" w:rsidRPr="00275047" w:rsidRDefault="00837CE6" w:rsidP="00B36AB9">
            <w:pPr>
              <w:spacing w:before="60" w:after="60" w:line="264" w:lineRule="auto"/>
              <w:ind w:left="-148" w:right="-108"/>
              <w:jc w:val="center"/>
              <w:rPr>
                <w:rFonts w:ascii="Times New Roman" w:hAnsi="Times New Roman"/>
                <w:i/>
                <w:sz w:val="26"/>
                <w:szCs w:val="26"/>
              </w:rPr>
            </w:pPr>
          </w:p>
        </w:tc>
        <w:tc>
          <w:tcPr>
            <w:tcW w:w="979" w:type="dxa"/>
          </w:tcPr>
          <w:p w14:paraId="6884A94B" w14:textId="77777777" w:rsidR="00837CE6" w:rsidRPr="00275047" w:rsidRDefault="00837CE6" w:rsidP="00B36AB9">
            <w:pPr>
              <w:spacing w:before="60" w:after="60" w:line="264" w:lineRule="auto"/>
              <w:ind w:left="-109" w:right="-108"/>
              <w:jc w:val="center"/>
              <w:rPr>
                <w:rFonts w:ascii="Times New Roman" w:hAnsi="Times New Roman"/>
                <w:i/>
                <w:sz w:val="26"/>
                <w:szCs w:val="26"/>
              </w:rPr>
            </w:pPr>
          </w:p>
        </w:tc>
        <w:tc>
          <w:tcPr>
            <w:tcW w:w="980" w:type="dxa"/>
            <w:vMerge/>
          </w:tcPr>
          <w:p w14:paraId="445F8381" w14:textId="77777777" w:rsidR="00837CE6" w:rsidRPr="00275047" w:rsidRDefault="00837CE6" w:rsidP="00B36AB9">
            <w:pPr>
              <w:spacing w:before="60" w:after="60" w:line="264" w:lineRule="auto"/>
              <w:ind w:left="-109" w:right="-108"/>
              <w:jc w:val="center"/>
              <w:rPr>
                <w:rFonts w:ascii="Times New Roman" w:hAnsi="Times New Roman"/>
                <w:i/>
                <w:sz w:val="26"/>
                <w:szCs w:val="26"/>
              </w:rPr>
            </w:pPr>
          </w:p>
        </w:tc>
        <w:tc>
          <w:tcPr>
            <w:tcW w:w="1130" w:type="dxa"/>
            <w:vMerge/>
          </w:tcPr>
          <w:p w14:paraId="1F44BCDD" w14:textId="77777777" w:rsidR="00837CE6" w:rsidRPr="00275047" w:rsidRDefault="00837CE6" w:rsidP="00B36AB9">
            <w:pPr>
              <w:spacing w:before="60" w:after="60" w:line="264" w:lineRule="auto"/>
              <w:ind w:left="-109" w:right="-108"/>
              <w:jc w:val="center"/>
              <w:rPr>
                <w:rFonts w:ascii="Times New Roman" w:hAnsi="Times New Roman"/>
                <w:i/>
                <w:sz w:val="26"/>
                <w:szCs w:val="26"/>
              </w:rPr>
            </w:pPr>
          </w:p>
        </w:tc>
        <w:tc>
          <w:tcPr>
            <w:tcW w:w="705" w:type="dxa"/>
            <w:vMerge/>
          </w:tcPr>
          <w:p w14:paraId="2B0E2B53" w14:textId="77777777" w:rsidR="00837CE6" w:rsidRPr="00275047" w:rsidRDefault="00837CE6" w:rsidP="00B36AB9">
            <w:pPr>
              <w:spacing w:before="60" w:after="60" w:line="264" w:lineRule="auto"/>
              <w:ind w:left="-109" w:right="-108"/>
              <w:jc w:val="center"/>
              <w:rPr>
                <w:rFonts w:ascii="Times New Roman" w:hAnsi="Times New Roman"/>
                <w:i/>
                <w:sz w:val="26"/>
                <w:szCs w:val="26"/>
              </w:rPr>
            </w:pPr>
          </w:p>
        </w:tc>
      </w:tr>
      <w:tr w:rsidR="00275047" w:rsidRPr="00D2288F" w14:paraId="59F88345" w14:textId="77777777" w:rsidTr="00934FBC">
        <w:trPr>
          <w:trHeight w:val="46"/>
          <w:jc w:val="center"/>
        </w:trPr>
        <w:tc>
          <w:tcPr>
            <w:tcW w:w="502" w:type="dxa"/>
            <w:vMerge w:val="restart"/>
            <w:shd w:val="clear" w:color="auto" w:fill="auto"/>
            <w:vAlign w:val="center"/>
          </w:tcPr>
          <w:p w14:paraId="0B28C031" w14:textId="77777777" w:rsidR="00CA169C" w:rsidRPr="00275047" w:rsidRDefault="00CA169C" w:rsidP="00B36AB9">
            <w:pPr>
              <w:spacing w:before="60" w:after="60" w:line="264" w:lineRule="auto"/>
              <w:jc w:val="center"/>
              <w:rPr>
                <w:rFonts w:ascii="Times New Roman" w:hAnsi="Times New Roman"/>
                <w:sz w:val="26"/>
                <w:szCs w:val="26"/>
                <w:lang w:val="vi-VN"/>
              </w:rPr>
            </w:pPr>
            <w:r w:rsidRPr="00275047">
              <w:rPr>
                <w:rFonts w:ascii="Times New Roman" w:hAnsi="Times New Roman"/>
                <w:sz w:val="26"/>
                <w:szCs w:val="26"/>
                <w:lang w:val="vi-VN"/>
              </w:rPr>
              <w:t>2</w:t>
            </w:r>
          </w:p>
        </w:tc>
        <w:tc>
          <w:tcPr>
            <w:tcW w:w="1411" w:type="dxa"/>
            <w:vAlign w:val="center"/>
          </w:tcPr>
          <w:p w14:paraId="3561DD1C" w14:textId="77777777" w:rsidR="00CA169C" w:rsidRPr="00275047" w:rsidRDefault="00CA169C" w:rsidP="00CC240E">
            <w:pPr>
              <w:spacing w:before="60" w:after="60" w:line="264" w:lineRule="auto"/>
              <w:ind w:left="-67" w:right="-108"/>
              <w:jc w:val="center"/>
              <w:rPr>
                <w:rFonts w:ascii="Times New Roman" w:hAnsi="Times New Roman"/>
                <w:spacing w:val="-4"/>
                <w:sz w:val="26"/>
                <w:szCs w:val="26"/>
                <w:lang w:val="vi-VN"/>
              </w:rPr>
            </w:pPr>
            <w:r w:rsidRPr="00275047">
              <w:rPr>
                <w:rFonts w:ascii="Times New Roman" w:hAnsi="Times New Roman"/>
                <w:spacing w:val="-4"/>
                <w:sz w:val="26"/>
                <w:szCs w:val="26"/>
                <w:lang w:val="vi-VN"/>
              </w:rPr>
              <w:t>Thiết bị đo nồng độ khí</w:t>
            </w:r>
          </w:p>
        </w:tc>
        <w:tc>
          <w:tcPr>
            <w:tcW w:w="801" w:type="dxa"/>
            <w:vAlign w:val="center"/>
          </w:tcPr>
          <w:p w14:paraId="066C55B0" w14:textId="77777777" w:rsidR="00CA169C" w:rsidRPr="00275047" w:rsidRDefault="00CA169C" w:rsidP="00B36AB9">
            <w:pPr>
              <w:spacing w:before="60" w:after="60" w:line="264" w:lineRule="auto"/>
              <w:jc w:val="center"/>
              <w:rPr>
                <w:rFonts w:ascii="Times New Roman" w:hAnsi="Times New Roman"/>
                <w:i/>
                <w:sz w:val="26"/>
                <w:szCs w:val="26"/>
                <w:lang w:val="vi-VN"/>
              </w:rPr>
            </w:pPr>
          </w:p>
        </w:tc>
        <w:tc>
          <w:tcPr>
            <w:tcW w:w="801" w:type="dxa"/>
          </w:tcPr>
          <w:p w14:paraId="0520049A" w14:textId="77777777" w:rsidR="00CA169C" w:rsidRPr="00275047" w:rsidRDefault="00CA169C" w:rsidP="00B36AB9">
            <w:pPr>
              <w:spacing w:before="60" w:after="60" w:line="264" w:lineRule="auto"/>
              <w:ind w:left="-148" w:right="-108"/>
              <w:jc w:val="center"/>
              <w:rPr>
                <w:rFonts w:ascii="Times New Roman" w:hAnsi="Times New Roman"/>
                <w:i/>
                <w:sz w:val="26"/>
                <w:szCs w:val="26"/>
                <w:lang w:val="vi-VN"/>
              </w:rPr>
            </w:pPr>
          </w:p>
        </w:tc>
        <w:tc>
          <w:tcPr>
            <w:tcW w:w="802" w:type="dxa"/>
          </w:tcPr>
          <w:p w14:paraId="385D3C3F" w14:textId="77777777" w:rsidR="00CA169C" w:rsidRPr="00275047" w:rsidRDefault="00CA169C" w:rsidP="00B36AB9">
            <w:pPr>
              <w:spacing w:before="60" w:after="60" w:line="264" w:lineRule="auto"/>
              <w:ind w:left="-148" w:right="-108"/>
              <w:jc w:val="center"/>
              <w:rPr>
                <w:rFonts w:ascii="Times New Roman" w:hAnsi="Times New Roman"/>
                <w:i/>
                <w:sz w:val="26"/>
                <w:szCs w:val="26"/>
                <w:lang w:val="vi-VN"/>
              </w:rPr>
            </w:pPr>
          </w:p>
        </w:tc>
        <w:tc>
          <w:tcPr>
            <w:tcW w:w="800" w:type="dxa"/>
          </w:tcPr>
          <w:p w14:paraId="6BDD0E7B" w14:textId="77777777" w:rsidR="00CA169C" w:rsidRPr="00275047" w:rsidRDefault="00CA169C" w:rsidP="00B36AB9">
            <w:pPr>
              <w:spacing w:before="60" w:after="60" w:line="264" w:lineRule="auto"/>
              <w:ind w:left="-148" w:right="-108"/>
              <w:jc w:val="center"/>
              <w:rPr>
                <w:rFonts w:ascii="Times New Roman" w:hAnsi="Times New Roman"/>
                <w:i/>
                <w:sz w:val="26"/>
                <w:szCs w:val="26"/>
                <w:lang w:val="vi-VN"/>
              </w:rPr>
            </w:pPr>
          </w:p>
        </w:tc>
        <w:tc>
          <w:tcPr>
            <w:tcW w:w="800" w:type="dxa"/>
          </w:tcPr>
          <w:p w14:paraId="1A817D78" w14:textId="77777777" w:rsidR="00CA169C" w:rsidRPr="00275047" w:rsidRDefault="00CA169C" w:rsidP="00B36AB9">
            <w:pPr>
              <w:spacing w:before="60" w:after="60" w:line="264" w:lineRule="auto"/>
              <w:ind w:left="-148" w:right="-108"/>
              <w:jc w:val="center"/>
              <w:rPr>
                <w:rFonts w:ascii="Times New Roman" w:hAnsi="Times New Roman"/>
                <w:i/>
                <w:sz w:val="26"/>
                <w:szCs w:val="26"/>
                <w:lang w:val="vi-VN"/>
              </w:rPr>
            </w:pPr>
          </w:p>
        </w:tc>
        <w:tc>
          <w:tcPr>
            <w:tcW w:w="821" w:type="dxa"/>
          </w:tcPr>
          <w:p w14:paraId="74B736F0" w14:textId="77777777" w:rsidR="00CA169C" w:rsidRPr="00275047" w:rsidRDefault="00CA169C" w:rsidP="00B36AB9">
            <w:pPr>
              <w:spacing w:before="60" w:after="60" w:line="264" w:lineRule="auto"/>
              <w:ind w:left="-148" w:right="-108"/>
              <w:jc w:val="center"/>
              <w:rPr>
                <w:rFonts w:ascii="Times New Roman" w:hAnsi="Times New Roman"/>
                <w:i/>
                <w:sz w:val="26"/>
                <w:szCs w:val="26"/>
                <w:lang w:val="vi-VN"/>
              </w:rPr>
            </w:pPr>
          </w:p>
        </w:tc>
        <w:tc>
          <w:tcPr>
            <w:tcW w:w="979" w:type="dxa"/>
          </w:tcPr>
          <w:p w14:paraId="33C386EE" w14:textId="77777777" w:rsidR="00CA169C" w:rsidRPr="00275047" w:rsidRDefault="00CA169C" w:rsidP="00B36AB9">
            <w:pPr>
              <w:spacing w:before="60" w:after="60" w:line="264" w:lineRule="auto"/>
              <w:ind w:left="-109" w:right="-108"/>
              <w:jc w:val="center"/>
              <w:rPr>
                <w:rFonts w:ascii="Times New Roman" w:hAnsi="Times New Roman"/>
                <w:i/>
                <w:sz w:val="26"/>
                <w:szCs w:val="26"/>
                <w:lang w:val="vi-VN"/>
              </w:rPr>
            </w:pPr>
          </w:p>
        </w:tc>
        <w:tc>
          <w:tcPr>
            <w:tcW w:w="980" w:type="dxa"/>
            <w:vMerge w:val="restart"/>
          </w:tcPr>
          <w:p w14:paraId="6F1C281B" w14:textId="77777777" w:rsidR="00CA169C" w:rsidRPr="00275047" w:rsidRDefault="00CA169C" w:rsidP="00B36AB9">
            <w:pPr>
              <w:spacing w:before="60" w:after="60" w:line="264" w:lineRule="auto"/>
              <w:ind w:left="-109" w:right="-108"/>
              <w:jc w:val="center"/>
              <w:rPr>
                <w:rFonts w:ascii="Times New Roman" w:hAnsi="Times New Roman"/>
                <w:i/>
                <w:sz w:val="26"/>
                <w:szCs w:val="26"/>
                <w:lang w:val="vi-VN"/>
              </w:rPr>
            </w:pPr>
          </w:p>
        </w:tc>
        <w:tc>
          <w:tcPr>
            <w:tcW w:w="1130" w:type="dxa"/>
            <w:vMerge w:val="restart"/>
          </w:tcPr>
          <w:p w14:paraId="263B973C" w14:textId="77777777" w:rsidR="00CA169C" w:rsidRPr="00275047" w:rsidRDefault="00CA169C" w:rsidP="00B36AB9">
            <w:pPr>
              <w:spacing w:before="60" w:after="60" w:line="264" w:lineRule="auto"/>
              <w:ind w:left="-109" w:right="-108"/>
              <w:jc w:val="center"/>
              <w:rPr>
                <w:rFonts w:ascii="Times New Roman" w:hAnsi="Times New Roman"/>
                <w:i/>
                <w:sz w:val="26"/>
                <w:szCs w:val="26"/>
                <w:lang w:val="vi-VN"/>
              </w:rPr>
            </w:pPr>
          </w:p>
        </w:tc>
        <w:tc>
          <w:tcPr>
            <w:tcW w:w="705" w:type="dxa"/>
            <w:vMerge w:val="restart"/>
          </w:tcPr>
          <w:p w14:paraId="5725A359" w14:textId="77777777" w:rsidR="00CA169C" w:rsidRPr="00275047" w:rsidRDefault="00CA169C" w:rsidP="00B36AB9">
            <w:pPr>
              <w:spacing w:before="60" w:after="60" w:line="264" w:lineRule="auto"/>
              <w:ind w:left="-109" w:right="-108"/>
              <w:jc w:val="center"/>
              <w:rPr>
                <w:rFonts w:ascii="Times New Roman" w:hAnsi="Times New Roman"/>
                <w:i/>
                <w:sz w:val="26"/>
                <w:szCs w:val="26"/>
                <w:lang w:val="vi-VN"/>
              </w:rPr>
            </w:pPr>
          </w:p>
        </w:tc>
      </w:tr>
      <w:tr w:rsidR="00CA169C" w:rsidRPr="00275047" w14:paraId="372AC037" w14:textId="77777777" w:rsidTr="00B16547">
        <w:trPr>
          <w:trHeight w:val="46"/>
          <w:jc w:val="center"/>
        </w:trPr>
        <w:tc>
          <w:tcPr>
            <w:tcW w:w="502" w:type="dxa"/>
            <w:vMerge/>
            <w:shd w:val="clear" w:color="auto" w:fill="auto"/>
            <w:vAlign w:val="center"/>
          </w:tcPr>
          <w:p w14:paraId="2DD0C429" w14:textId="77777777" w:rsidR="00CA169C" w:rsidRPr="00275047" w:rsidRDefault="00CA169C" w:rsidP="00B36AB9">
            <w:pPr>
              <w:spacing w:before="60" w:after="60" w:line="264" w:lineRule="auto"/>
              <w:jc w:val="center"/>
              <w:rPr>
                <w:rFonts w:ascii="Times New Roman" w:hAnsi="Times New Roman"/>
                <w:sz w:val="26"/>
                <w:szCs w:val="26"/>
                <w:lang w:val="vi-VN"/>
              </w:rPr>
            </w:pPr>
          </w:p>
        </w:tc>
        <w:tc>
          <w:tcPr>
            <w:tcW w:w="1411" w:type="dxa"/>
            <w:vAlign w:val="center"/>
          </w:tcPr>
          <w:p w14:paraId="16AF1B80" w14:textId="26DD2ACA" w:rsidR="00CA169C" w:rsidRPr="00275047" w:rsidRDefault="00CA169C" w:rsidP="003677F4">
            <w:pPr>
              <w:spacing w:before="60" w:after="60" w:line="264" w:lineRule="auto"/>
              <w:ind w:left="-67" w:right="-108"/>
              <w:jc w:val="center"/>
              <w:rPr>
                <w:rFonts w:ascii="Times New Roman" w:hAnsi="Times New Roman"/>
                <w:spacing w:val="-4"/>
                <w:sz w:val="26"/>
                <w:szCs w:val="26"/>
                <w:lang w:val="vi-VN"/>
              </w:rPr>
            </w:pPr>
            <w:r w:rsidRPr="00275047">
              <w:rPr>
                <w:rFonts w:ascii="Times New Roman" w:hAnsi="Times New Roman"/>
                <w:spacing w:val="-4"/>
                <w:sz w:val="26"/>
                <w:szCs w:val="26"/>
                <w:lang w:val="vi-VN"/>
              </w:rPr>
              <w:t>PTĐ</w:t>
            </w:r>
            <w:r w:rsidR="00934FBC" w:rsidRPr="00275047">
              <w:rPr>
                <w:rFonts w:ascii="Times New Roman" w:hAnsi="Times New Roman"/>
                <w:spacing w:val="-4"/>
                <w:sz w:val="26"/>
                <w:szCs w:val="26"/>
                <w:lang w:val="vi-VN"/>
              </w:rPr>
              <w:t xml:space="preserve"> </w:t>
            </w:r>
            <w:r w:rsidRPr="00275047">
              <w:rPr>
                <w:rFonts w:ascii="Times New Roman" w:hAnsi="Times New Roman"/>
                <w:spacing w:val="-4"/>
                <w:sz w:val="26"/>
                <w:szCs w:val="26"/>
                <w:lang w:val="vi-VN"/>
              </w:rPr>
              <w:t>cần kiểm định</w:t>
            </w:r>
          </w:p>
        </w:tc>
        <w:tc>
          <w:tcPr>
            <w:tcW w:w="801" w:type="dxa"/>
            <w:vAlign w:val="center"/>
          </w:tcPr>
          <w:p w14:paraId="56BEB8FE" w14:textId="77777777" w:rsidR="00CA169C" w:rsidRPr="00275047" w:rsidRDefault="00CA169C" w:rsidP="00B36AB9">
            <w:pPr>
              <w:spacing w:before="60" w:after="60" w:line="264" w:lineRule="auto"/>
              <w:jc w:val="center"/>
              <w:rPr>
                <w:rFonts w:ascii="Times New Roman" w:hAnsi="Times New Roman"/>
                <w:i/>
                <w:sz w:val="26"/>
                <w:szCs w:val="26"/>
              </w:rPr>
            </w:pPr>
          </w:p>
        </w:tc>
        <w:tc>
          <w:tcPr>
            <w:tcW w:w="801" w:type="dxa"/>
          </w:tcPr>
          <w:p w14:paraId="6DCBCAA7" w14:textId="77777777" w:rsidR="00CA169C" w:rsidRPr="00275047" w:rsidRDefault="00CA169C" w:rsidP="00B36AB9">
            <w:pPr>
              <w:spacing w:before="60" w:after="60" w:line="264" w:lineRule="auto"/>
              <w:ind w:left="-148" w:right="-108"/>
              <w:jc w:val="center"/>
              <w:rPr>
                <w:rFonts w:ascii="Times New Roman" w:hAnsi="Times New Roman"/>
                <w:i/>
                <w:sz w:val="26"/>
                <w:szCs w:val="26"/>
              </w:rPr>
            </w:pPr>
          </w:p>
        </w:tc>
        <w:tc>
          <w:tcPr>
            <w:tcW w:w="802" w:type="dxa"/>
          </w:tcPr>
          <w:p w14:paraId="3E2A5577" w14:textId="77777777" w:rsidR="00CA169C" w:rsidRPr="00275047" w:rsidRDefault="00CA169C" w:rsidP="00B36AB9">
            <w:pPr>
              <w:spacing w:before="60" w:after="60" w:line="264" w:lineRule="auto"/>
              <w:ind w:left="-148" w:right="-108"/>
              <w:jc w:val="center"/>
              <w:rPr>
                <w:rFonts w:ascii="Times New Roman" w:hAnsi="Times New Roman"/>
                <w:i/>
                <w:sz w:val="26"/>
                <w:szCs w:val="26"/>
              </w:rPr>
            </w:pPr>
          </w:p>
        </w:tc>
        <w:tc>
          <w:tcPr>
            <w:tcW w:w="800" w:type="dxa"/>
          </w:tcPr>
          <w:p w14:paraId="791D862D" w14:textId="77777777" w:rsidR="00CA169C" w:rsidRPr="00275047" w:rsidRDefault="00CA169C" w:rsidP="00B36AB9">
            <w:pPr>
              <w:spacing w:before="60" w:after="60" w:line="264" w:lineRule="auto"/>
              <w:ind w:left="-148" w:right="-108"/>
              <w:jc w:val="center"/>
              <w:rPr>
                <w:rFonts w:ascii="Times New Roman" w:hAnsi="Times New Roman"/>
                <w:i/>
                <w:sz w:val="26"/>
                <w:szCs w:val="26"/>
              </w:rPr>
            </w:pPr>
          </w:p>
        </w:tc>
        <w:tc>
          <w:tcPr>
            <w:tcW w:w="800" w:type="dxa"/>
          </w:tcPr>
          <w:p w14:paraId="7CB16547" w14:textId="77777777" w:rsidR="00CA169C" w:rsidRPr="00275047" w:rsidRDefault="00CA169C" w:rsidP="00B36AB9">
            <w:pPr>
              <w:spacing w:before="60" w:after="60" w:line="264" w:lineRule="auto"/>
              <w:ind w:left="-148" w:right="-108"/>
              <w:jc w:val="center"/>
              <w:rPr>
                <w:rFonts w:ascii="Times New Roman" w:hAnsi="Times New Roman"/>
                <w:i/>
                <w:sz w:val="26"/>
                <w:szCs w:val="26"/>
              </w:rPr>
            </w:pPr>
          </w:p>
        </w:tc>
        <w:tc>
          <w:tcPr>
            <w:tcW w:w="821" w:type="dxa"/>
          </w:tcPr>
          <w:p w14:paraId="3C875B97" w14:textId="77777777" w:rsidR="00CA169C" w:rsidRPr="00275047" w:rsidRDefault="00CA169C" w:rsidP="00B36AB9">
            <w:pPr>
              <w:spacing w:before="60" w:after="60" w:line="264" w:lineRule="auto"/>
              <w:ind w:left="-148" w:right="-108"/>
              <w:jc w:val="center"/>
              <w:rPr>
                <w:rFonts w:ascii="Times New Roman" w:hAnsi="Times New Roman"/>
                <w:i/>
                <w:sz w:val="26"/>
                <w:szCs w:val="26"/>
              </w:rPr>
            </w:pPr>
          </w:p>
        </w:tc>
        <w:tc>
          <w:tcPr>
            <w:tcW w:w="979" w:type="dxa"/>
          </w:tcPr>
          <w:p w14:paraId="2FD18101" w14:textId="77777777" w:rsidR="00CA169C" w:rsidRPr="00275047" w:rsidRDefault="00CA169C" w:rsidP="00B36AB9">
            <w:pPr>
              <w:spacing w:before="60" w:after="60" w:line="264" w:lineRule="auto"/>
              <w:ind w:left="-109" w:right="-108"/>
              <w:jc w:val="center"/>
              <w:rPr>
                <w:rFonts w:ascii="Times New Roman" w:hAnsi="Times New Roman"/>
                <w:i/>
                <w:sz w:val="26"/>
                <w:szCs w:val="26"/>
              </w:rPr>
            </w:pPr>
          </w:p>
        </w:tc>
        <w:tc>
          <w:tcPr>
            <w:tcW w:w="980" w:type="dxa"/>
            <w:vMerge/>
          </w:tcPr>
          <w:p w14:paraId="134ED257" w14:textId="77777777" w:rsidR="00CA169C" w:rsidRPr="00275047" w:rsidRDefault="00CA169C" w:rsidP="00B36AB9">
            <w:pPr>
              <w:spacing w:before="60" w:after="60" w:line="264" w:lineRule="auto"/>
              <w:ind w:left="-109" w:right="-108"/>
              <w:jc w:val="center"/>
              <w:rPr>
                <w:rFonts w:ascii="Times New Roman" w:hAnsi="Times New Roman"/>
                <w:i/>
                <w:sz w:val="26"/>
                <w:szCs w:val="26"/>
              </w:rPr>
            </w:pPr>
          </w:p>
        </w:tc>
        <w:tc>
          <w:tcPr>
            <w:tcW w:w="1130" w:type="dxa"/>
            <w:vMerge/>
          </w:tcPr>
          <w:p w14:paraId="51E81850" w14:textId="77777777" w:rsidR="00CA169C" w:rsidRPr="00275047" w:rsidRDefault="00CA169C" w:rsidP="00B36AB9">
            <w:pPr>
              <w:spacing w:before="60" w:after="60" w:line="264" w:lineRule="auto"/>
              <w:ind w:left="-109" w:right="-108"/>
              <w:jc w:val="center"/>
              <w:rPr>
                <w:rFonts w:ascii="Times New Roman" w:hAnsi="Times New Roman"/>
                <w:i/>
                <w:sz w:val="26"/>
                <w:szCs w:val="26"/>
              </w:rPr>
            </w:pPr>
          </w:p>
        </w:tc>
        <w:tc>
          <w:tcPr>
            <w:tcW w:w="705" w:type="dxa"/>
            <w:vMerge/>
          </w:tcPr>
          <w:p w14:paraId="4FF9A48E" w14:textId="77777777" w:rsidR="00CA169C" w:rsidRPr="00275047" w:rsidRDefault="00CA169C" w:rsidP="00B36AB9">
            <w:pPr>
              <w:spacing w:before="60" w:after="60" w:line="264" w:lineRule="auto"/>
              <w:ind w:left="-109" w:right="-108"/>
              <w:jc w:val="center"/>
              <w:rPr>
                <w:rFonts w:ascii="Times New Roman" w:hAnsi="Times New Roman"/>
                <w:i/>
                <w:sz w:val="26"/>
                <w:szCs w:val="26"/>
              </w:rPr>
            </w:pPr>
          </w:p>
        </w:tc>
      </w:tr>
      <w:tr w:rsidR="00275047" w:rsidRPr="00D2288F" w14:paraId="2D5C62E8" w14:textId="77777777" w:rsidTr="00934FBC">
        <w:trPr>
          <w:trHeight w:val="46"/>
          <w:jc w:val="center"/>
        </w:trPr>
        <w:tc>
          <w:tcPr>
            <w:tcW w:w="502" w:type="dxa"/>
            <w:vMerge w:val="restart"/>
            <w:shd w:val="clear" w:color="auto" w:fill="auto"/>
            <w:vAlign w:val="center"/>
          </w:tcPr>
          <w:p w14:paraId="7E1CD5A5" w14:textId="77777777" w:rsidR="00CA169C" w:rsidRPr="00275047" w:rsidRDefault="00CA169C" w:rsidP="00CA169C">
            <w:pPr>
              <w:spacing w:before="60" w:after="60" w:line="264" w:lineRule="auto"/>
              <w:jc w:val="center"/>
              <w:rPr>
                <w:rFonts w:ascii="Times New Roman" w:hAnsi="Times New Roman"/>
                <w:sz w:val="26"/>
                <w:szCs w:val="26"/>
                <w:lang w:val="vi-VN"/>
              </w:rPr>
            </w:pPr>
            <w:r w:rsidRPr="00275047">
              <w:rPr>
                <w:rFonts w:ascii="Times New Roman" w:hAnsi="Times New Roman"/>
                <w:sz w:val="26"/>
                <w:szCs w:val="26"/>
                <w:lang w:val="vi-VN"/>
              </w:rPr>
              <w:t>3</w:t>
            </w:r>
          </w:p>
        </w:tc>
        <w:tc>
          <w:tcPr>
            <w:tcW w:w="1411" w:type="dxa"/>
            <w:vAlign w:val="center"/>
          </w:tcPr>
          <w:p w14:paraId="333D08B6" w14:textId="77777777" w:rsidR="00CA169C" w:rsidRPr="00275047" w:rsidRDefault="00CA169C" w:rsidP="00CA169C">
            <w:pPr>
              <w:spacing w:before="60" w:after="60" w:line="264" w:lineRule="auto"/>
              <w:ind w:left="-67" w:right="-108"/>
              <w:jc w:val="center"/>
              <w:rPr>
                <w:rFonts w:ascii="Times New Roman" w:hAnsi="Times New Roman"/>
                <w:spacing w:val="-4"/>
                <w:sz w:val="26"/>
                <w:szCs w:val="26"/>
                <w:lang w:val="vi-VN"/>
              </w:rPr>
            </w:pPr>
            <w:r w:rsidRPr="00275047">
              <w:rPr>
                <w:rFonts w:ascii="Times New Roman" w:hAnsi="Times New Roman"/>
                <w:spacing w:val="-4"/>
                <w:sz w:val="26"/>
                <w:szCs w:val="26"/>
                <w:lang w:val="vi-VN"/>
              </w:rPr>
              <w:t>Thiết bị đo nồng độ khí</w:t>
            </w:r>
          </w:p>
        </w:tc>
        <w:tc>
          <w:tcPr>
            <w:tcW w:w="801" w:type="dxa"/>
            <w:vAlign w:val="center"/>
          </w:tcPr>
          <w:p w14:paraId="47840C01" w14:textId="77777777" w:rsidR="00CA169C" w:rsidRPr="00275047" w:rsidRDefault="00CA169C" w:rsidP="00CA169C">
            <w:pPr>
              <w:spacing w:before="60" w:after="60" w:line="264" w:lineRule="auto"/>
              <w:jc w:val="center"/>
              <w:rPr>
                <w:rFonts w:ascii="Times New Roman" w:hAnsi="Times New Roman"/>
                <w:i/>
                <w:sz w:val="26"/>
                <w:szCs w:val="26"/>
                <w:lang w:val="vi-VN"/>
              </w:rPr>
            </w:pPr>
          </w:p>
        </w:tc>
        <w:tc>
          <w:tcPr>
            <w:tcW w:w="801" w:type="dxa"/>
          </w:tcPr>
          <w:p w14:paraId="2FCD4CB2" w14:textId="77777777" w:rsidR="00CA169C" w:rsidRPr="00275047" w:rsidRDefault="00CA169C" w:rsidP="00CA169C">
            <w:pPr>
              <w:spacing w:before="60" w:after="60" w:line="264" w:lineRule="auto"/>
              <w:ind w:left="-148" w:right="-108"/>
              <w:jc w:val="center"/>
              <w:rPr>
                <w:rFonts w:ascii="Times New Roman" w:hAnsi="Times New Roman"/>
                <w:i/>
                <w:sz w:val="26"/>
                <w:szCs w:val="26"/>
                <w:lang w:val="vi-VN"/>
              </w:rPr>
            </w:pPr>
          </w:p>
        </w:tc>
        <w:tc>
          <w:tcPr>
            <w:tcW w:w="802" w:type="dxa"/>
          </w:tcPr>
          <w:p w14:paraId="72040355" w14:textId="77777777" w:rsidR="00CA169C" w:rsidRPr="00275047" w:rsidRDefault="00CA169C" w:rsidP="00CA169C">
            <w:pPr>
              <w:spacing w:before="60" w:after="60" w:line="264" w:lineRule="auto"/>
              <w:ind w:left="-148" w:right="-108"/>
              <w:jc w:val="center"/>
              <w:rPr>
                <w:rFonts w:ascii="Times New Roman" w:hAnsi="Times New Roman"/>
                <w:i/>
                <w:sz w:val="26"/>
                <w:szCs w:val="26"/>
                <w:lang w:val="vi-VN"/>
              </w:rPr>
            </w:pPr>
          </w:p>
        </w:tc>
        <w:tc>
          <w:tcPr>
            <w:tcW w:w="800" w:type="dxa"/>
          </w:tcPr>
          <w:p w14:paraId="1F00B656" w14:textId="77777777" w:rsidR="00CA169C" w:rsidRPr="00275047" w:rsidRDefault="00CA169C" w:rsidP="00CA169C">
            <w:pPr>
              <w:spacing w:before="60" w:after="60" w:line="264" w:lineRule="auto"/>
              <w:ind w:left="-148" w:right="-108"/>
              <w:jc w:val="center"/>
              <w:rPr>
                <w:rFonts w:ascii="Times New Roman" w:hAnsi="Times New Roman"/>
                <w:i/>
                <w:sz w:val="26"/>
                <w:szCs w:val="26"/>
                <w:lang w:val="vi-VN"/>
              </w:rPr>
            </w:pPr>
          </w:p>
        </w:tc>
        <w:tc>
          <w:tcPr>
            <w:tcW w:w="800" w:type="dxa"/>
          </w:tcPr>
          <w:p w14:paraId="795FCECA" w14:textId="77777777" w:rsidR="00CA169C" w:rsidRPr="00275047" w:rsidRDefault="00CA169C" w:rsidP="00CA169C">
            <w:pPr>
              <w:spacing w:before="60" w:after="60" w:line="264" w:lineRule="auto"/>
              <w:ind w:left="-148" w:right="-108"/>
              <w:jc w:val="center"/>
              <w:rPr>
                <w:rFonts w:ascii="Times New Roman" w:hAnsi="Times New Roman"/>
                <w:i/>
                <w:sz w:val="26"/>
                <w:szCs w:val="26"/>
                <w:lang w:val="vi-VN"/>
              </w:rPr>
            </w:pPr>
          </w:p>
        </w:tc>
        <w:tc>
          <w:tcPr>
            <w:tcW w:w="821" w:type="dxa"/>
          </w:tcPr>
          <w:p w14:paraId="6B8D1B82" w14:textId="77777777" w:rsidR="00CA169C" w:rsidRPr="00275047" w:rsidRDefault="00CA169C" w:rsidP="00CA169C">
            <w:pPr>
              <w:spacing w:before="60" w:after="60" w:line="264" w:lineRule="auto"/>
              <w:ind w:left="-148" w:right="-108"/>
              <w:jc w:val="center"/>
              <w:rPr>
                <w:rFonts w:ascii="Times New Roman" w:hAnsi="Times New Roman"/>
                <w:i/>
                <w:sz w:val="26"/>
                <w:szCs w:val="26"/>
                <w:lang w:val="vi-VN"/>
              </w:rPr>
            </w:pPr>
          </w:p>
        </w:tc>
        <w:tc>
          <w:tcPr>
            <w:tcW w:w="979" w:type="dxa"/>
          </w:tcPr>
          <w:p w14:paraId="1F653B72" w14:textId="77777777" w:rsidR="00CA169C" w:rsidRPr="00275047" w:rsidRDefault="00CA169C" w:rsidP="00CA169C">
            <w:pPr>
              <w:spacing w:before="60" w:after="60" w:line="264" w:lineRule="auto"/>
              <w:ind w:left="-109" w:right="-108"/>
              <w:jc w:val="center"/>
              <w:rPr>
                <w:rFonts w:ascii="Times New Roman" w:hAnsi="Times New Roman"/>
                <w:i/>
                <w:sz w:val="26"/>
                <w:szCs w:val="26"/>
                <w:lang w:val="vi-VN"/>
              </w:rPr>
            </w:pPr>
          </w:p>
        </w:tc>
        <w:tc>
          <w:tcPr>
            <w:tcW w:w="980" w:type="dxa"/>
            <w:vMerge w:val="restart"/>
          </w:tcPr>
          <w:p w14:paraId="09A64994" w14:textId="77777777" w:rsidR="00CA169C" w:rsidRPr="00275047" w:rsidRDefault="00CA169C" w:rsidP="00CA169C">
            <w:pPr>
              <w:spacing w:before="60" w:after="60" w:line="264" w:lineRule="auto"/>
              <w:ind w:left="-109" w:right="-108"/>
              <w:jc w:val="center"/>
              <w:rPr>
                <w:rFonts w:ascii="Times New Roman" w:hAnsi="Times New Roman"/>
                <w:i/>
                <w:sz w:val="26"/>
                <w:szCs w:val="26"/>
                <w:lang w:val="vi-VN"/>
              </w:rPr>
            </w:pPr>
          </w:p>
        </w:tc>
        <w:tc>
          <w:tcPr>
            <w:tcW w:w="1130" w:type="dxa"/>
            <w:vMerge w:val="restart"/>
          </w:tcPr>
          <w:p w14:paraId="4B6158FB" w14:textId="77777777" w:rsidR="00CA169C" w:rsidRPr="00275047" w:rsidRDefault="00CA169C" w:rsidP="00CA169C">
            <w:pPr>
              <w:spacing w:before="60" w:after="60" w:line="264" w:lineRule="auto"/>
              <w:ind w:left="-109" w:right="-108"/>
              <w:jc w:val="center"/>
              <w:rPr>
                <w:rFonts w:ascii="Times New Roman" w:hAnsi="Times New Roman"/>
                <w:i/>
                <w:sz w:val="26"/>
                <w:szCs w:val="26"/>
                <w:lang w:val="vi-VN"/>
              </w:rPr>
            </w:pPr>
          </w:p>
        </w:tc>
        <w:tc>
          <w:tcPr>
            <w:tcW w:w="705" w:type="dxa"/>
            <w:vMerge w:val="restart"/>
          </w:tcPr>
          <w:p w14:paraId="709F6115" w14:textId="77777777" w:rsidR="00CA169C" w:rsidRPr="00275047" w:rsidRDefault="00CA169C" w:rsidP="00CA169C">
            <w:pPr>
              <w:spacing w:before="60" w:after="60" w:line="264" w:lineRule="auto"/>
              <w:ind w:left="-109" w:right="-108"/>
              <w:jc w:val="center"/>
              <w:rPr>
                <w:rFonts w:ascii="Times New Roman" w:hAnsi="Times New Roman"/>
                <w:i/>
                <w:sz w:val="26"/>
                <w:szCs w:val="26"/>
                <w:lang w:val="vi-VN"/>
              </w:rPr>
            </w:pPr>
          </w:p>
        </w:tc>
      </w:tr>
      <w:tr w:rsidR="00CA169C" w:rsidRPr="00275047" w14:paraId="7B0F2E2F" w14:textId="77777777" w:rsidTr="00B16547">
        <w:trPr>
          <w:trHeight w:val="46"/>
          <w:jc w:val="center"/>
        </w:trPr>
        <w:tc>
          <w:tcPr>
            <w:tcW w:w="502" w:type="dxa"/>
            <w:vMerge/>
            <w:shd w:val="clear" w:color="auto" w:fill="auto"/>
            <w:vAlign w:val="center"/>
          </w:tcPr>
          <w:p w14:paraId="4C4B36EC" w14:textId="77777777" w:rsidR="00CA169C" w:rsidRPr="00275047" w:rsidRDefault="00CA169C" w:rsidP="00CA169C">
            <w:pPr>
              <w:spacing w:before="60" w:after="60" w:line="264" w:lineRule="auto"/>
              <w:jc w:val="center"/>
              <w:rPr>
                <w:rFonts w:ascii="Times New Roman" w:hAnsi="Times New Roman"/>
                <w:sz w:val="26"/>
                <w:szCs w:val="26"/>
                <w:lang w:val="vi-VN"/>
              </w:rPr>
            </w:pPr>
          </w:p>
        </w:tc>
        <w:tc>
          <w:tcPr>
            <w:tcW w:w="1411" w:type="dxa"/>
            <w:vAlign w:val="center"/>
          </w:tcPr>
          <w:p w14:paraId="5B0CE1F6" w14:textId="0DBF473A" w:rsidR="00CA169C" w:rsidRPr="00275047" w:rsidRDefault="00CA169C" w:rsidP="003677F4">
            <w:pPr>
              <w:spacing w:before="60" w:after="60" w:line="264" w:lineRule="auto"/>
              <w:ind w:left="-67" w:right="-108"/>
              <w:jc w:val="center"/>
              <w:rPr>
                <w:rFonts w:ascii="Times New Roman" w:hAnsi="Times New Roman"/>
                <w:spacing w:val="-4"/>
                <w:sz w:val="26"/>
                <w:szCs w:val="26"/>
                <w:lang w:val="vi-VN"/>
              </w:rPr>
            </w:pPr>
            <w:r w:rsidRPr="00275047">
              <w:rPr>
                <w:rFonts w:ascii="Times New Roman" w:hAnsi="Times New Roman"/>
                <w:spacing w:val="-4"/>
                <w:sz w:val="26"/>
                <w:szCs w:val="26"/>
                <w:lang w:val="vi-VN"/>
              </w:rPr>
              <w:t>PTĐ</w:t>
            </w:r>
            <w:r w:rsidR="00934FBC" w:rsidRPr="00275047">
              <w:rPr>
                <w:rFonts w:ascii="Times New Roman" w:hAnsi="Times New Roman"/>
                <w:spacing w:val="-4"/>
                <w:sz w:val="26"/>
                <w:szCs w:val="26"/>
                <w:lang w:val="vi-VN"/>
              </w:rPr>
              <w:t xml:space="preserve"> </w:t>
            </w:r>
            <w:r w:rsidRPr="00275047">
              <w:rPr>
                <w:rFonts w:ascii="Times New Roman" w:hAnsi="Times New Roman"/>
                <w:spacing w:val="-4"/>
                <w:sz w:val="26"/>
                <w:szCs w:val="26"/>
                <w:lang w:val="vi-VN"/>
              </w:rPr>
              <w:t>cần kiểm định</w:t>
            </w:r>
          </w:p>
        </w:tc>
        <w:tc>
          <w:tcPr>
            <w:tcW w:w="801" w:type="dxa"/>
            <w:vAlign w:val="center"/>
          </w:tcPr>
          <w:p w14:paraId="1845890A" w14:textId="77777777" w:rsidR="00CA169C" w:rsidRPr="00275047" w:rsidRDefault="00CA169C" w:rsidP="00CA169C">
            <w:pPr>
              <w:spacing w:before="60" w:after="60" w:line="264" w:lineRule="auto"/>
              <w:jc w:val="center"/>
              <w:rPr>
                <w:rFonts w:ascii="Times New Roman" w:hAnsi="Times New Roman"/>
                <w:i/>
                <w:sz w:val="26"/>
                <w:szCs w:val="26"/>
              </w:rPr>
            </w:pPr>
          </w:p>
        </w:tc>
        <w:tc>
          <w:tcPr>
            <w:tcW w:w="801" w:type="dxa"/>
          </w:tcPr>
          <w:p w14:paraId="3EA702F9" w14:textId="77777777" w:rsidR="00CA169C" w:rsidRPr="00275047" w:rsidRDefault="00CA169C" w:rsidP="00CA169C">
            <w:pPr>
              <w:spacing w:before="60" w:after="60" w:line="264" w:lineRule="auto"/>
              <w:ind w:left="-148" w:right="-108"/>
              <w:jc w:val="center"/>
              <w:rPr>
                <w:rFonts w:ascii="Times New Roman" w:hAnsi="Times New Roman"/>
                <w:i/>
                <w:sz w:val="26"/>
                <w:szCs w:val="26"/>
              </w:rPr>
            </w:pPr>
          </w:p>
        </w:tc>
        <w:tc>
          <w:tcPr>
            <w:tcW w:w="802" w:type="dxa"/>
          </w:tcPr>
          <w:p w14:paraId="2829E918" w14:textId="77777777" w:rsidR="00CA169C" w:rsidRPr="00275047" w:rsidRDefault="00CA169C" w:rsidP="00CA169C">
            <w:pPr>
              <w:spacing w:before="60" w:after="60" w:line="264" w:lineRule="auto"/>
              <w:ind w:left="-148" w:right="-108"/>
              <w:jc w:val="center"/>
              <w:rPr>
                <w:rFonts w:ascii="Times New Roman" w:hAnsi="Times New Roman"/>
                <w:i/>
                <w:sz w:val="26"/>
                <w:szCs w:val="26"/>
              </w:rPr>
            </w:pPr>
          </w:p>
        </w:tc>
        <w:tc>
          <w:tcPr>
            <w:tcW w:w="800" w:type="dxa"/>
          </w:tcPr>
          <w:p w14:paraId="6AE00101" w14:textId="77777777" w:rsidR="00CA169C" w:rsidRPr="00275047" w:rsidRDefault="00CA169C" w:rsidP="00CA169C">
            <w:pPr>
              <w:spacing w:before="60" w:after="60" w:line="264" w:lineRule="auto"/>
              <w:ind w:left="-148" w:right="-108"/>
              <w:jc w:val="center"/>
              <w:rPr>
                <w:rFonts w:ascii="Times New Roman" w:hAnsi="Times New Roman"/>
                <w:i/>
                <w:sz w:val="26"/>
                <w:szCs w:val="26"/>
              </w:rPr>
            </w:pPr>
          </w:p>
        </w:tc>
        <w:tc>
          <w:tcPr>
            <w:tcW w:w="800" w:type="dxa"/>
          </w:tcPr>
          <w:p w14:paraId="2E93618D" w14:textId="77777777" w:rsidR="00CA169C" w:rsidRPr="00275047" w:rsidRDefault="00CA169C" w:rsidP="00CA169C">
            <w:pPr>
              <w:spacing w:before="60" w:after="60" w:line="264" w:lineRule="auto"/>
              <w:ind w:left="-148" w:right="-108"/>
              <w:jc w:val="center"/>
              <w:rPr>
                <w:rFonts w:ascii="Times New Roman" w:hAnsi="Times New Roman"/>
                <w:i/>
                <w:sz w:val="26"/>
                <w:szCs w:val="26"/>
              </w:rPr>
            </w:pPr>
          </w:p>
        </w:tc>
        <w:tc>
          <w:tcPr>
            <w:tcW w:w="821" w:type="dxa"/>
          </w:tcPr>
          <w:p w14:paraId="67121E22" w14:textId="77777777" w:rsidR="00CA169C" w:rsidRPr="00275047" w:rsidRDefault="00CA169C" w:rsidP="00CA169C">
            <w:pPr>
              <w:spacing w:before="60" w:after="60" w:line="264" w:lineRule="auto"/>
              <w:ind w:left="-148" w:right="-108"/>
              <w:jc w:val="center"/>
              <w:rPr>
                <w:rFonts w:ascii="Times New Roman" w:hAnsi="Times New Roman"/>
                <w:i/>
                <w:sz w:val="26"/>
                <w:szCs w:val="26"/>
              </w:rPr>
            </w:pPr>
          </w:p>
        </w:tc>
        <w:tc>
          <w:tcPr>
            <w:tcW w:w="979" w:type="dxa"/>
          </w:tcPr>
          <w:p w14:paraId="3D1AFC3B" w14:textId="77777777" w:rsidR="00CA169C" w:rsidRPr="00275047" w:rsidRDefault="00CA169C" w:rsidP="00CA169C">
            <w:pPr>
              <w:spacing w:before="60" w:after="60" w:line="264" w:lineRule="auto"/>
              <w:ind w:left="-109" w:right="-108"/>
              <w:jc w:val="center"/>
              <w:rPr>
                <w:rFonts w:ascii="Times New Roman" w:hAnsi="Times New Roman"/>
                <w:i/>
                <w:sz w:val="26"/>
                <w:szCs w:val="26"/>
              </w:rPr>
            </w:pPr>
          </w:p>
        </w:tc>
        <w:tc>
          <w:tcPr>
            <w:tcW w:w="980" w:type="dxa"/>
            <w:vMerge/>
          </w:tcPr>
          <w:p w14:paraId="4F4B4344" w14:textId="77777777" w:rsidR="00CA169C" w:rsidRPr="00275047" w:rsidRDefault="00CA169C" w:rsidP="00CA169C">
            <w:pPr>
              <w:spacing w:before="60" w:after="60" w:line="264" w:lineRule="auto"/>
              <w:ind w:left="-109" w:right="-108"/>
              <w:jc w:val="center"/>
              <w:rPr>
                <w:rFonts w:ascii="Times New Roman" w:hAnsi="Times New Roman"/>
                <w:i/>
                <w:sz w:val="26"/>
                <w:szCs w:val="26"/>
              </w:rPr>
            </w:pPr>
          </w:p>
        </w:tc>
        <w:tc>
          <w:tcPr>
            <w:tcW w:w="1130" w:type="dxa"/>
            <w:vMerge/>
          </w:tcPr>
          <w:p w14:paraId="15606DC2" w14:textId="77777777" w:rsidR="00CA169C" w:rsidRPr="00275047" w:rsidRDefault="00CA169C" w:rsidP="00CA169C">
            <w:pPr>
              <w:spacing w:before="60" w:after="60" w:line="264" w:lineRule="auto"/>
              <w:ind w:left="-109" w:right="-108"/>
              <w:jc w:val="center"/>
              <w:rPr>
                <w:rFonts w:ascii="Times New Roman" w:hAnsi="Times New Roman"/>
                <w:i/>
                <w:sz w:val="26"/>
                <w:szCs w:val="26"/>
              </w:rPr>
            </w:pPr>
          </w:p>
        </w:tc>
        <w:tc>
          <w:tcPr>
            <w:tcW w:w="705" w:type="dxa"/>
            <w:vMerge/>
          </w:tcPr>
          <w:p w14:paraId="2F5F6E17" w14:textId="77777777" w:rsidR="00CA169C" w:rsidRPr="00275047" w:rsidRDefault="00CA169C" w:rsidP="00CA169C">
            <w:pPr>
              <w:spacing w:before="60" w:after="60" w:line="264" w:lineRule="auto"/>
              <w:ind w:left="-109" w:right="-108"/>
              <w:jc w:val="center"/>
              <w:rPr>
                <w:rFonts w:ascii="Times New Roman" w:hAnsi="Times New Roman"/>
                <w:i/>
                <w:sz w:val="26"/>
                <w:szCs w:val="26"/>
              </w:rPr>
            </w:pPr>
          </w:p>
        </w:tc>
      </w:tr>
    </w:tbl>
    <w:p w14:paraId="106BCC5F" w14:textId="77777777" w:rsidR="000D3005" w:rsidRPr="00275047" w:rsidRDefault="000D3005" w:rsidP="006A5167">
      <w:pPr>
        <w:spacing w:line="264" w:lineRule="auto"/>
        <w:rPr>
          <w:rFonts w:ascii="Times New Roman" w:hAnsi="Times New Roman"/>
          <w:b/>
          <w:i/>
          <w:sz w:val="26"/>
          <w:szCs w:val="26"/>
          <w:lang w:val="vi-VN"/>
        </w:rPr>
      </w:pPr>
      <w:r w:rsidRPr="00275047">
        <w:rPr>
          <w:rFonts w:ascii="Times New Roman" w:hAnsi="Times New Roman"/>
          <w:b/>
          <w:i/>
          <w:sz w:val="26"/>
          <w:szCs w:val="26"/>
        </w:rPr>
        <w:t xml:space="preserve">- Kiểm tra độ </w:t>
      </w:r>
      <w:r w:rsidR="00F64D92" w:rsidRPr="00275047">
        <w:rPr>
          <w:rFonts w:ascii="Times New Roman" w:hAnsi="Times New Roman"/>
          <w:b/>
          <w:i/>
          <w:sz w:val="26"/>
          <w:szCs w:val="26"/>
          <w:lang w:val="vi-VN"/>
        </w:rPr>
        <w:t>lặp lại</w:t>
      </w:r>
    </w:p>
    <w:tbl>
      <w:tblPr>
        <w:tblW w:w="10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3827"/>
        <w:gridCol w:w="3705"/>
      </w:tblGrid>
      <w:tr w:rsidR="00483FD4" w:rsidRPr="00275047" w14:paraId="585C80D2" w14:textId="77777777" w:rsidTr="00B16547">
        <w:trPr>
          <w:trHeight w:val="335"/>
          <w:tblHeader/>
          <w:jc w:val="center"/>
        </w:trPr>
        <w:tc>
          <w:tcPr>
            <w:tcW w:w="2972" w:type="dxa"/>
            <w:shd w:val="clear" w:color="auto" w:fill="F2F2F2"/>
            <w:vAlign w:val="center"/>
          </w:tcPr>
          <w:p w14:paraId="128BFF67" w14:textId="77777777" w:rsidR="00660D23" w:rsidRPr="00275047" w:rsidRDefault="00660D23" w:rsidP="00CC240E">
            <w:pPr>
              <w:spacing w:before="0" w:line="240" w:lineRule="auto"/>
              <w:ind w:left="-119" w:right="-108"/>
              <w:jc w:val="center"/>
              <w:rPr>
                <w:rFonts w:ascii="Times New Roman" w:hAnsi="Times New Roman"/>
                <w:sz w:val="26"/>
                <w:szCs w:val="26"/>
              </w:rPr>
            </w:pPr>
            <w:r w:rsidRPr="00275047">
              <w:rPr>
                <w:rFonts w:ascii="Times New Roman" w:hAnsi="Times New Roman"/>
                <w:sz w:val="26"/>
                <w:szCs w:val="26"/>
              </w:rPr>
              <w:t>Lần đo</w:t>
            </w:r>
          </w:p>
        </w:tc>
        <w:tc>
          <w:tcPr>
            <w:tcW w:w="3827" w:type="dxa"/>
            <w:shd w:val="clear" w:color="auto" w:fill="F2F2F2"/>
            <w:vAlign w:val="center"/>
          </w:tcPr>
          <w:p w14:paraId="1FD1D050" w14:textId="77777777" w:rsidR="00660D23" w:rsidRPr="00275047" w:rsidRDefault="00660D23" w:rsidP="00CC240E">
            <w:pPr>
              <w:spacing w:before="0" w:line="240" w:lineRule="auto"/>
              <w:ind w:left="-119" w:right="-108"/>
              <w:jc w:val="center"/>
              <w:rPr>
                <w:rFonts w:ascii="Times New Roman" w:hAnsi="Times New Roman"/>
                <w:sz w:val="26"/>
                <w:szCs w:val="26"/>
              </w:rPr>
            </w:pPr>
            <w:r w:rsidRPr="00275047">
              <w:rPr>
                <w:rFonts w:ascii="Times New Roman" w:hAnsi="Times New Roman"/>
                <w:sz w:val="26"/>
                <w:szCs w:val="26"/>
              </w:rPr>
              <w:t xml:space="preserve">Giá trị </w:t>
            </w:r>
            <w:r w:rsidRPr="00275047">
              <w:rPr>
                <w:rFonts w:ascii="Times New Roman" w:hAnsi="Times New Roman"/>
                <w:sz w:val="26"/>
                <w:szCs w:val="26"/>
                <w:lang w:val="vi-VN"/>
              </w:rPr>
              <w:t xml:space="preserve">đọc </w:t>
            </w:r>
            <w:r w:rsidRPr="00275047">
              <w:rPr>
                <w:rFonts w:ascii="Times New Roman" w:hAnsi="Times New Roman"/>
                <w:sz w:val="26"/>
                <w:szCs w:val="26"/>
              </w:rPr>
              <w:t xml:space="preserve">trên </w:t>
            </w:r>
          </w:p>
          <w:p w14:paraId="2FB97D7A" w14:textId="18F46F92" w:rsidR="00ED2D55" w:rsidRPr="00B16547" w:rsidRDefault="00660D23">
            <w:pPr>
              <w:spacing w:before="0" w:line="240" w:lineRule="auto"/>
              <w:ind w:left="-119" w:right="-108"/>
              <w:jc w:val="center"/>
              <w:rPr>
                <w:rFonts w:ascii="Times New Roman" w:hAnsi="Times New Roman"/>
                <w:i/>
                <w:sz w:val="26"/>
                <w:szCs w:val="26"/>
              </w:rPr>
            </w:pPr>
            <w:r w:rsidRPr="00275047">
              <w:rPr>
                <w:rFonts w:ascii="Times New Roman" w:hAnsi="Times New Roman"/>
                <w:spacing w:val="-4"/>
                <w:sz w:val="26"/>
                <w:szCs w:val="26"/>
                <w:lang w:val="vi-VN"/>
              </w:rPr>
              <w:t>thiết bị đo nồng độ khí</w:t>
            </w:r>
          </w:p>
        </w:tc>
        <w:tc>
          <w:tcPr>
            <w:tcW w:w="3705" w:type="dxa"/>
            <w:shd w:val="clear" w:color="auto" w:fill="F2F2F2"/>
            <w:vAlign w:val="center"/>
          </w:tcPr>
          <w:p w14:paraId="7A0F8D41" w14:textId="77777777" w:rsidR="00660D23" w:rsidRPr="00275047" w:rsidRDefault="00660D23" w:rsidP="00CC240E">
            <w:pPr>
              <w:spacing w:before="0" w:line="240" w:lineRule="auto"/>
              <w:ind w:left="-119" w:right="-108"/>
              <w:jc w:val="center"/>
              <w:rPr>
                <w:rFonts w:ascii="Times New Roman" w:hAnsi="Times New Roman"/>
                <w:sz w:val="26"/>
                <w:szCs w:val="26"/>
              </w:rPr>
            </w:pPr>
            <w:r w:rsidRPr="00275047">
              <w:rPr>
                <w:rFonts w:ascii="Times New Roman" w:hAnsi="Times New Roman"/>
                <w:sz w:val="26"/>
                <w:szCs w:val="26"/>
              </w:rPr>
              <w:t xml:space="preserve">Giá trị </w:t>
            </w:r>
            <w:r w:rsidRPr="00275047">
              <w:rPr>
                <w:rFonts w:ascii="Times New Roman" w:hAnsi="Times New Roman"/>
                <w:sz w:val="26"/>
                <w:szCs w:val="26"/>
                <w:lang w:val="vi-VN"/>
              </w:rPr>
              <w:t xml:space="preserve">đọc </w:t>
            </w:r>
            <w:r w:rsidRPr="00275047">
              <w:rPr>
                <w:rFonts w:ascii="Times New Roman" w:hAnsi="Times New Roman"/>
                <w:sz w:val="26"/>
                <w:szCs w:val="26"/>
              </w:rPr>
              <w:t xml:space="preserve">trên </w:t>
            </w:r>
          </w:p>
          <w:p w14:paraId="5610AA27" w14:textId="79526FEE" w:rsidR="00ED2D55" w:rsidRPr="00B16547" w:rsidRDefault="00660D23">
            <w:pPr>
              <w:spacing w:before="0" w:line="240" w:lineRule="auto"/>
              <w:ind w:left="-119" w:right="-108"/>
              <w:jc w:val="center"/>
              <w:rPr>
                <w:rFonts w:ascii="Times New Roman" w:hAnsi="Times New Roman"/>
                <w:i/>
                <w:sz w:val="26"/>
                <w:szCs w:val="26"/>
              </w:rPr>
            </w:pPr>
            <w:r w:rsidRPr="00275047">
              <w:rPr>
                <w:rFonts w:ascii="Times New Roman" w:hAnsi="Times New Roman"/>
                <w:sz w:val="26"/>
                <w:szCs w:val="26"/>
              </w:rPr>
              <w:t>PTĐ cần kiểm định</w:t>
            </w:r>
          </w:p>
        </w:tc>
      </w:tr>
      <w:tr w:rsidR="00483FD4" w:rsidRPr="00275047" w14:paraId="152BAE6F" w14:textId="77777777" w:rsidTr="00B16547">
        <w:trPr>
          <w:trHeight w:val="327"/>
          <w:jc w:val="center"/>
        </w:trPr>
        <w:tc>
          <w:tcPr>
            <w:tcW w:w="2972" w:type="dxa"/>
            <w:shd w:val="clear" w:color="auto" w:fill="auto"/>
            <w:vAlign w:val="center"/>
          </w:tcPr>
          <w:p w14:paraId="6FC6CC48" w14:textId="77777777" w:rsidR="00660D23" w:rsidRPr="00275047" w:rsidRDefault="00660D23" w:rsidP="007C6C15">
            <w:pPr>
              <w:jc w:val="center"/>
              <w:rPr>
                <w:rFonts w:ascii="Times New Roman" w:hAnsi="Times New Roman"/>
                <w:sz w:val="26"/>
                <w:szCs w:val="26"/>
                <w:lang w:val="vi-VN"/>
              </w:rPr>
            </w:pPr>
            <w:r w:rsidRPr="00275047">
              <w:rPr>
                <w:rFonts w:ascii="Times New Roman" w:hAnsi="Times New Roman"/>
                <w:sz w:val="26"/>
                <w:szCs w:val="26"/>
                <w:lang w:val="vi-VN"/>
              </w:rPr>
              <w:t>1</w:t>
            </w:r>
          </w:p>
        </w:tc>
        <w:tc>
          <w:tcPr>
            <w:tcW w:w="3827" w:type="dxa"/>
            <w:shd w:val="clear" w:color="auto" w:fill="auto"/>
            <w:vAlign w:val="center"/>
          </w:tcPr>
          <w:p w14:paraId="3897D7C0" w14:textId="77777777" w:rsidR="00660D23" w:rsidRPr="00275047" w:rsidRDefault="00660D23" w:rsidP="007C6C15">
            <w:pPr>
              <w:jc w:val="center"/>
              <w:rPr>
                <w:rFonts w:ascii="Times New Roman" w:hAnsi="Times New Roman"/>
                <w:sz w:val="26"/>
                <w:szCs w:val="26"/>
              </w:rPr>
            </w:pPr>
          </w:p>
        </w:tc>
        <w:tc>
          <w:tcPr>
            <w:tcW w:w="3705" w:type="dxa"/>
            <w:shd w:val="clear" w:color="auto" w:fill="auto"/>
            <w:vAlign w:val="center"/>
          </w:tcPr>
          <w:p w14:paraId="343CA250" w14:textId="77777777" w:rsidR="00660D23" w:rsidRPr="00275047" w:rsidRDefault="00660D23" w:rsidP="007C6C15">
            <w:pPr>
              <w:jc w:val="center"/>
              <w:rPr>
                <w:rFonts w:ascii="Times New Roman" w:hAnsi="Times New Roman"/>
                <w:sz w:val="26"/>
                <w:szCs w:val="26"/>
              </w:rPr>
            </w:pPr>
          </w:p>
        </w:tc>
      </w:tr>
      <w:tr w:rsidR="00483FD4" w:rsidRPr="00275047" w14:paraId="5AD0E92F" w14:textId="77777777" w:rsidTr="00B16547">
        <w:trPr>
          <w:trHeight w:val="327"/>
          <w:jc w:val="center"/>
        </w:trPr>
        <w:tc>
          <w:tcPr>
            <w:tcW w:w="2972" w:type="dxa"/>
            <w:shd w:val="clear" w:color="auto" w:fill="auto"/>
            <w:vAlign w:val="center"/>
          </w:tcPr>
          <w:p w14:paraId="47CF83DB" w14:textId="77777777" w:rsidR="00660D23" w:rsidRPr="00275047" w:rsidRDefault="00660D23" w:rsidP="007C6C15">
            <w:pPr>
              <w:jc w:val="center"/>
              <w:rPr>
                <w:rFonts w:ascii="Times New Roman" w:hAnsi="Times New Roman"/>
                <w:sz w:val="26"/>
                <w:szCs w:val="26"/>
                <w:lang w:val="vi-VN"/>
              </w:rPr>
            </w:pPr>
            <w:r w:rsidRPr="00275047">
              <w:rPr>
                <w:rFonts w:ascii="Times New Roman" w:hAnsi="Times New Roman"/>
                <w:sz w:val="26"/>
                <w:szCs w:val="26"/>
                <w:lang w:val="vi-VN"/>
              </w:rPr>
              <w:t>2</w:t>
            </w:r>
          </w:p>
        </w:tc>
        <w:tc>
          <w:tcPr>
            <w:tcW w:w="3827" w:type="dxa"/>
            <w:shd w:val="clear" w:color="auto" w:fill="auto"/>
            <w:vAlign w:val="center"/>
          </w:tcPr>
          <w:p w14:paraId="7F0256D9" w14:textId="77777777" w:rsidR="00660D23" w:rsidRPr="00275047" w:rsidRDefault="00660D23" w:rsidP="007C6C15">
            <w:pPr>
              <w:jc w:val="center"/>
              <w:rPr>
                <w:rFonts w:ascii="Times New Roman" w:hAnsi="Times New Roman"/>
                <w:sz w:val="26"/>
                <w:szCs w:val="26"/>
              </w:rPr>
            </w:pPr>
          </w:p>
        </w:tc>
        <w:tc>
          <w:tcPr>
            <w:tcW w:w="3705" w:type="dxa"/>
            <w:shd w:val="clear" w:color="auto" w:fill="auto"/>
            <w:vAlign w:val="center"/>
          </w:tcPr>
          <w:p w14:paraId="17CAD16C" w14:textId="77777777" w:rsidR="00660D23" w:rsidRPr="00275047" w:rsidRDefault="00660D23" w:rsidP="007C6C15">
            <w:pPr>
              <w:jc w:val="center"/>
              <w:rPr>
                <w:rFonts w:ascii="Times New Roman" w:hAnsi="Times New Roman"/>
                <w:sz w:val="26"/>
                <w:szCs w:val="26"/>
              </w:rPr>
            </w:pPr>
          </w:p>
        </w:tc>
      </w:tr>
      <w:tr w:rsidR="00483FD4" w:rsidRPr="00275047" w14:paraId="77BE25BD" w14:textId="77777777" w:rsidTr="00B16547">
        <w:trPr>
          <w:trHeight w:val="335"/>
          <w:jc w:val="center"/>
        </w:trPr>
        <w:tc>
          <w:tcPr>
            <w:tcW w:w="2972" w:type="dxa"/>
            <w:shd w:val="clear" w:color="auto" w:fill="auto"/>
            <w:vAlign w:val="center"/>
          </w:tcPr>
          <w:p w14:paraId="1B8E9ED2" w14:textId="77777777" w:rsidR="00660D23" w:rsidRPr="00275047" w:rsidRDefault="00660D23" w:rsidP="007C6C15">
            <w:pPr>
              <w:jc w:val="center"/>
              <w:rPr>
                <w:rFonts w:ascii="Times New Roman" w:hAnsi="Times New Roman"/>
                <w:sz w:val="26"/>
                <w:szCs w:val="26"/>
                <w:lang w:val="vi-VN"/>
              </w:rPr>
            </w:pPr>
            <w:r w:rsidRPr="00275047">
              <w:rPr>
                <w:rFonts w:ascii="Times New Roman" w:hAnsi="Times New Roman"/>
                <w:sz w:val="26"/>
                <w:szCs w:val="26"/>
                <w:lang w:val="vi-VN"/>
              </w:rPr>
              <w:t>3</w:t>
            </w:r>
          </w:p>
        </w:tc>
        <w:tc>
          <w:tcPr>
            <w:tcW w:w="3827" w:type="dxa"/>
            <w:shd w:val="clear" w:color="auto" w:fill="auto"/>
            <w:vAlign w:val="center"/>
          </w:tcPr>
          <w:p w14:paraId="496FA399" w14:textId="77777777" w:rsidR="00660D23" w:rsidRPr="00275047" w:rsidRDefault="00660D23" w:rsidP="007C6C15">
            <w:pPr>
              <w:jc w:val="center"/>
              <w:rPr>
                <w:rFonts w:ascii="Times New Roman" w:hAnsi="Times New Roman"/>
                <w:sz w:val="26"/>
                <w:szCs w:val="26"/>
              </w:rPr>
            </w:pPr>
          </w:p>
        </w:tc>
        <w:tc>
          <w:tcPr>
            <w:tcW w:w="3705" w:type="dxa"/>
            <w:shd w:val="clear" w:color="auto" w:fill="auto"/>
            <w:vAlign w:val="center"/>
          </w:tcPr>
          <w:p w14:paraId="5AE3FF18" w14:textId="77777777" w:rsidR="00660D23" w:rsidRPr="00275047" w:rsidRDefault="00660D23" w:rsidP="007C6C15">
            <w:pPr>
              <w:jc w:val="center"/>
              <w:rPr>
                <w:rFonts w:ascii="Times New Roman" w:hAnsi="Times New Roman"/>
                <w:sz w:val="26"/>
                <w:szCs w:val="26"/>
              </w:rPr>
            </w:pPr>
          </w:p>
        </w:tc>
      </w:tr>
      <w:tr w:rsidR="00483FD4" w:rsidRPr="00275047" w14:paraId="32D2FCEE" w14:textId="77777777" w:rsidTr="00B16547">
        <w:trPr>
          <w:trHeight w:val="327"/>
          <w:jc w:val="center"/>
        </w:trPr>
        <w:tc>
          <w:tcPr>
            <w:tcW w:w="2972" w:type="dxa"/>
            <w:shd w:val="clear" w:color="auto" w:fill="auto"/>
            <w:vAlign w:val="center"/>
          </w:tcPr>
          <w:p w14:paraId="54BAC4B0" w14:textId="77777777" w:rsidR="00660D23" w:rsidRPr="00275047" w:rsidRDefault="00660D23" w:rsidP="007C6C15">
            <w:pPr>
              <w:jc w:val="center"/>
              <w:rPr>
                <w:rFonts w:ascii="Times New Roman" w:hAnsi="Times New Roman"/>
                <w:sz w:val="26"/>
                <w:szCs w:val="26"/>
                <w:lang w:val="vi-VN"/>
              </w:rPr>
            </w:pPr>
            <w:r w:rsidRPr="00275047">
              <w:rPr>
                <w:rFonts w:ascii="Times New Roman" w:hAnsi="Times New Roman"/>
                <w:sz w:val="26"/>
                <w:szCs w:val="26"/>
                <w:lang w:val="vi-VN"/>
              </w:rPr>
              <w:t>4</w:t>
            </w:r>
          </w:p>
        </w:tc>
        <w:tc>
          <w:tcPr>
            <w:tcW w:w="3827" w:type="dxa"/>
            <w:shd w:val="clear" w:color="auto" w:fill="auto"/>
            <w:vAlign w:val="center"/>
          </w:tcPr>
          <w:p w14:paraId="1C1865B0" w14:textId="77777777" w:rsidR="00660D23" w:rsidRPr="00275047" w:rsidRDefault="00660D23" w:rsidP="007C6C15">
            <w:pPr>
              <w:jc w:val="center"/>
              <w:rPr>
                <w:rFonts w:ascii="Times New Roman" w:hAnsi="Times New Roman"/>
                <w:sz w:val="26"/>
                <w:szCs w:val="26"/>
              </w:rPr>
            </w:pPr>
          </w:p>
        </w:tc>
        <w:tc>
          <w:tcPr>
            <w:tcW w:w="3705" w:type="dxa"/>
            <w:shd w:val="clear" w:color="auto" w:fill="auto"/>
            <w:vAlign w:val="center"/>
          </w:tcPr>
          <w:p w14:paraId="6F01CAEE" w14:textId="77777777" w:rsidR="00660D23" w:rsidRPr="00275047" w:rsidRDefault="00660D23" w:rsidP="007C6C15">
            <w:pPr>
              <w:jc w:val="center"/>
              <w:rPr>
                <w:rFonts w:ascii="Times New Roman" w:hAnsi="Times New Roman"/>
                <w:sz w:val="26"/>
                <w:szCs w:val="26"/>
              </w:rPr>
            </w:pPr>
          </w:p>
        </w:tc>
      </w:tr>
      <w:tr w:rsidR="00483FD4" w:rsidRPr="00275047" w14:paraId="7655B033" w14:textId="77777777" w:rsidTr="00B16547">
        <w:trPr>
          <w:trHeight w:val="327"/>
          <w:jc w:val="center"/>
        </w:trPr>
        <w:tc>
          <w:tcPr>
            <w:tcW w:w="2972" w:type="dxa"/>
            <w:shd w:val="clear" w:color="auto" w:fill="auto"/>
            <w:vAlign w:val="center"/>
          </w:tcPr>
          <w:p w14:paraId="633E02A9" w14:textId="77777777" w:rsidR="00660D23" w:rsidRPr="00275047" w:rsidRDefault="00660D23" w:rsidP="007C6C15">
            <w:pPr>
              <w:jc w:val="center"/>
              <w:rPr>
                <w:rFonts w:ascii="Times New Roman" w:hAnsi="Times New Roman"/>
                <w:sz w:val="26"/>
                <w:szCs w:val="26"/>
                <w:lang w:val="vi-VN"/>
              </w:rPr>
            </w:pPr>
            <w:r w:rsidRPr="00275047">
              <w:rPr>
                <w:rFonts w:ascii="Times New Roman" w:hAnsi="Times New Roman"/>
                <w:sz w:val="26"/>
                <w:szCs w:val="26"/>
                <w:lang w:val="vi-VN"/>
              </w:rPr>
              <w:lastRenderedPageBreak/>
              <w:t>5</w:t>
            </w:r>
          </w:p>
        </w:tc>
        <w:tc>
          <w:tcPr>
            <w:tcW w:w="3827" w:type="dxa"/>
            <w:shd w:val="clear" w:color="auto" w:fill="auto"/>
            <w:vAlign w:val="center"/>
          </w:tcPr>
          <w:p w14:paraId="5CF9032E" w14:textId="77777777" w:rsidR="00660D23" w:rsidRPr="00275047" w:rsidRDefault="00660D23" w:rsidP="007C6C15">
            <w:pPr>
              <w:jc w:val="center"/>
              <w:rPr>
                <w:rFonts w:ascii="Times New Roman" w:hAnsi="Times New Roman"/>
                <w:sz w:val="26"/>
                <w:szCs w:val="26"/>
              </w:rPr>
            </w:pPr>
          </w:p>
        </w:tc>
        <w:tc>
          <w:tcPr>
            <w:tcW w:w="3705" w:type="dxa"/>
            <w:shd w:val="clear" w:color="auto" w:fill="auto"/>
            <w:vAlign w:val="center"/>
          </w:tcPr>
          <w:p w14:paraId="57FBEA3B" w14:textId="77777777" w:rsidR="00660D23" w:rsidRPr="00275047" w:rsidRDefault="00660D23" w:rsidP="007C6C15">
            <w:pPr>
              <w:jc w:val="center"/>
              <w:rPr>
                <w:rFonts w:ascii="Times New Roman" w:hAnsi="Times New Roman"/>
                <w:sz w:val="26"/>
                <w:szCs w:val="26"/>
              </w:rPr>
            </w:pPr>
          </w:p>
        </w:tc>
      </w:tr>
      <w:tr w:rsidR="00483FD4" w:rsidRPr="00275047" w14:paraId="31B0C09C" w14:textId="77777777" w:rsidTr="00B16547">
        <w:trPr>
          <w:trHeight w:val="335"/>
          <w:jc w:val="center"/>
        </w:trPr>
        <w:tc>
          <w:tcPr>
            <w:tcW w:w="2972" w:type="dxa"/>
            <w:shd w:val="clear" w:color="auto" w:fill="auto"/>
            <w:vAlign w:val="center"/>
          </w:tcPr>
          <w:p w14:paraId="50557B67" w14:textId="77777777" w:rsidR="00660D23" w:rsidRPr="00275047" w:rsidRDefault="00660D23" w:rsidP="007C6C15">
            <w:pPr>
              <w:jc w:val="center"/>
              <w:rPr>
                <w:rFonts w:ascii="Times New Roman" w:hAnsi="Times New Roman"/>
                <w:sz w:val="26"/>
                <w:szCs w:val="26"/>
                <w:lang w:val="vi-VN"/>
              </w:rPr>
            </w:pPr>
            <w:r w:rsidRPr="00275047">
              <w:rPr>
                <w:rFonts w:ascii="Times New Roman" w:hAnsi="Times New Roman"/>
                <w:sz w:val="26"/>
                <w:szCs w:val="26"/>
                <w:lang w:val="vi-VN"/>
              </w:rPr>
              <w:t>6</w:t>
            </w:r>
          </w:p>
        </w:tc>
        <w:tc>
          <w:tcPr>
            <w:tcW w:w="3827" w:type="dxa"/>
            <w:shd w:val="clear" w:color="auto" w:fill="auto"/>
            <w:vAlign w:val="center"/>
          </w:tcPr>
          <w:p w14:paraId="7A6C0764" w14:textId="77777777" w:rsidR="00660D23" w:rsidRPr="00275047" w:rsidRDefault="00660D23" w:rsidP="007C6C15">
            <w:pPr>
              <w:jc w:val="center"/>
              <w:rPr>
                <w:rFonts w:ascii="Times New Roman" w:hAnsi="Times New Roman"/>
                <w:sz w:val="26"/>
                <w:szCs w:val="26"/>
              </w:rPr>
            </w:pPr>
          </w:p>
        </w:tc>
        <w:tc>
          <w:tcPr>
            <w:tcW w:w="3705" w:type="dxa"/>
            <w:shd w:val="clear" w:color="auto" w:fill="auto"/>
            <w:vAlign w:val="center"/>
          </w:tcPr>
          <w:p w14:paraId="1D647387" w14:textId="77777777" w:rsidR="00660D23" w:rsidRPr="00275047" w:rsidRDefault="00660D23" w:rsidP="007C6C15">
            <w:pPr>
              <w:jc w:val="center"/>
              <w:rPr>
                <w:rFonts w:ascii="Times New Roman" w:hAnsi="Times New Roman"/>
                <w:sz w:val="26"/>
                <w:szCs w:val="26"/>
              </w:rPr>
            </w:pPr>
          </w:p>
        </w:tc>
      </w:tr>
      <w:tr w:rsidR="00483FD4" w:rsidRPr="00275047" w14:paraId="0ABD85E5" w14:textId="77777777" w:rsidTr="00B16547">
        <w:trPr>
          <w:trHeight w:val="327"/>
          <w:jc w:val="center"/>
        </w:trPr>
        <w:tc>
          <w:tcPr>
            <w:tcW w:w="2972" w:type="dxa"/>
            <w:shd w:val="clear" w:color="auto" w:fill="auto"/>
            <w:vAlign w:val="center"/>
          </w:tcPr>
          <w:p w14:paraId="64D9EDD9" w14:textId="77777777" w:rsidR="00660D23" w:rsidRPr="00275047" w:rsidRDefault="00660D23" w:rsidP="007C6C15">
            <w:pPr>
              <w:jc w:val="center"/>
              <w:rPr>
                <w:rFonts w:ascii="Times New Roman" w:hAnsi="Times New Roman"/>
                <w:sz w:val="26"/>
                <w:szCs w:val="26"/>
                <w:lang w:val="vi-VN"/>
              </w:rPr>
            </w:pPr>
            <w:r w:rsidRPr="00275047">
              <w:rPr>
                <w:rFonts w:ascii="Times New Roman" w:hAnsi="Times New Roman"/>
                <w:sz w:val="26"/>
                <w:szCs w:val="26"/>
                <w:lang w:val="vi-VN"/>
              </w:rPr>
              <w:t>7</w:t>
            </w:r>
          </w:p>
        </w:tc>
        <w:tc>
          <w:tcPr>
            <w:tcW w:w="3827" w:type="dxa"/>
            <w:shd w:val="clear" w:color="auto" w:fill="auto"/>
            <w:vAlign w:val="center"/>
          </w:tcPr>
          <w:p w14:paraId="17867B1F" w14:textId="77777777" w:rsidR="00660D23" w:rsidRPr="00275047" w:rsidRDefault="00660D23" w:rsidP="007C6C15">
            <w:pPr>
              <w:jc w:val="center"/>
              <w:rPr>
                <w:rFonts w:ascii="Times New Roman" w:hAnsi="Times New Roman"/>
                <w:sz w:val="26"/>
                <w:szCs w:val="26"/>
              </w:rPr>
            </w:pPr>
          </w:p>
        </w:tc>
        <w:tc>
          <w:tcPr>
            <w:tcW w:w="3705" w:type="dxa"/>
            <w:shd w:val="clear" w:color="auto" w:fill="auto"/>
            <w:vAlign w:val="center"/>
          </w:tcPr>
          <w:p w14:paraId="1D2E0D36" w14:textId="77777777" w:rsidR="00660D23" w:rsidRPr="00275047" w:rsidRDefault="00660D23" w:rsidP="007C6C15">
            <w:pPr>
              <w:jc w:val="center"/>
              <w:rPr>
                <w:rFonts w:ascii="Times New Roman" w:hAnsi="Times New Roman"/>
                <w:sz w:val="26"/>
                <w:szCs w:val="26"/>
              </w:rPr>
            </w:pPr>
          </w:p>
        </w:tc>
      </w:tr>
      <w:tr w:rsidR="00483FD4" w:rsidRPr="00275047" w14:paraId="1346FF27" w14:textId="77777777" w:rsidTr="00B16547">
        <w:trPr>
          <w:trHeight w:val="327"/>
          <w:jc w:val="center"/>
        </w:trPr>
        <w:tc>
          <w:tcPr>
            <w:tcW w:w="2972" w:type="dxa"/>
            <w:shd w:val="clear" w:color="auto" w:fill="auto"/>
            <w:vAlign w:val="center"/>
          </w:tcPr>
          <w:p w14:paraId="23C65B4A" w14:textId="77777777" w:rsidR="00660D23" w:rsidRPr="00275047" w:rsidRDefault="00660D23" w:rsidP="007C6C15">
            <w:pPr>
              <w:jc w:val="center"/>
              <w:rPr>
                <w:rFonts w:ascii="Times New Roman" w:hAnsi="Times New Roman"/>
                <w:sz w:val="26"/>
                <w:szCs w:val="26"/>
                <w:lang w:val="vi-VN"/>
              </w:rPr>
            </w:pPr>
            <w:r w:rsidRPr="00275047">
              <w:rPr>
                <w:rFonts w:ascii="Times New Roman" w:hAnsi="Times New Roman"/>
                <w:sz w:val="26"/>
                <w:szCs w:val="26"/>
                <w:lang w:val="vi-VN"/>
              </w:rPr>
              <w:t>8</w:t>
            </w:r>
          </w:p>
        </w:tc>
        <w:tc>
          <w:tcPr>
            <w:tcW w:w="3827" w:type="dxa"/>
            <w:shd w:val="clear" w:color="auto" w:fill="auto"/>
            <w:vAlign w:val="center"/>
          </w:tcPr>
          <w:p w14:paraId="0BA8E919" w14:textId="77777777" w:rsidR="00660D23" w:rsidRPr="00275047" w:rsidRDefault="00660D23" w:rsidP="007C6C15">
            <w:pPr>
              <w:jc w:val="center"/>
              <w:rPr>
                <w:rFonts w:ascii="Times New Roman" w:hAnsi="Times New Roman"/>
                <w:sz w:val="26"/>
                <w:szCs w:val="26"/>
              </w:rPr>
            </w:pPr>
          </w:p>
        </w:tc>
        <w:tc>
          <w:tcPr>
            <w:tcW w:w="3705" w:type="dxa"/>
            <w:shd w:val="clear" w:color="auto" w:fill="auto"/>
            <w:vAlign w:val="center"/>
          </w:tcPr>
          <w:p w14:paraId="6A0314EF" w14:textId="77777777" w:rsidR="00660D23" w:rsidRPr="00275047" w:rsidRDefault="00660D23" w:rsidP="007C6C15">
            <w:pPr>
              <w:jc w:val="center"/>
              <w:rPr>
                <w:rFonts w:ascii="Times New Roman" w:hAnsi="Times New Roman"/>
                <w:sz w:val="26"/>
                <w:szCs w:val="26"/>
              </w:rPr>
            </w:pPr>
          </w:p>
        </w:tc>
      </w:tr>
      <w:tr w:rsidR="00483FD4" w:rsidRPr="00275047" w14:paraId="33BCA2AB" w14:textId="77777777" w:rsidTr="00B16547">
        <w:trPr>
          <w:trHeight w:val="335"/>
          <w:jc w:val="center"/>
        </w:trPr>
        <w:tc>
          <w:tcPr>
            <w:tcW w:w="2972" w:type="dxa"/>
            <w:shd w:val="clear" w:color="auto" w:fill="auto"/>
            <w:vAlign w:val="center"/>
          </w:tcPr>
          <w:p w14:paraId="25B724FB" w14:textId="77777777" w:rsidR="00660D23" w:rsidRPr="00275047" w:rsidRDefault="00660D23" w:rsidP="007C6C15">
            <w:pPr>
              <w:jc w:val="center"/>
              <w:rPr>
                <w:rFonts w:ascii="Times New Roman" w:hAnsi="Times New Roman"/>
                <w:sz w:val="26"/>
                <w:szCs w:val="26"/>
                <w:lang w:val="vi-VN"/>
              </w:rPr>
            </w:pPr>
            <w:r w:rsidRPr="00275047">
              <w:rPr>
                <w:rFonts w:ascii="Times New Roman" w:hAnsi="Times New Roman"/>
                <w:sz w:val="26"/>
                <w:szCs w:val="26"/>
                <w:lang w:val="vi-VN"/>
              </w:rPr>
              <w:t>9</w:t>
            </w:r>
          </w:p>
        </w:tc>
        <w:tc>
          <w:tcPr>
            <w:tcW w:w="3827" w:type="dxa"/>
            <w:shd w:val="clear" w:color="auto" w:fill="auto"/>
            <w:vAlign w:val="center"/>
          </w:tcPr>
          <w:p w14:paraId="7E12724B" w14:textId="77777777" w:rsidR="00660D23" w:rsidRPr="00275047" w:rsidRDefault="00660D23" w:rsidP="007C6C15">
            <w:pPr>
              <w:jc w:val="center"/>
              <w:rPr>
                <w:rFonts w:ascii="Times New Roman" w:hAnsi="Times New Roman"/>
                <w:sz w:val="26"/>
                <w:szCs w:val="26"/>
              </w:rPr>
            </w:pPr>
          </w:p>
        </w:tc>
        <w:tc>
          <w:tcPr>
            <w:tcW w:w="3705" w:type="dxa"/>
            <w:shd w:val="clear" w:color="auto" w:fill="auto"/>
            <w:vAlign w:val="center"/>
          </w:tcPr>
          <w:p w14:paraId="24B7A188" w14:textId="77777777" w:rsidR="00660D23" w:rsidRPr="00275047" w:rsidRDefault="00660D23" w:rsidP="007C6C15">
            <w:pPr>
              <w:jc w:val="center"/>
              <w:rPr>
                <w:rFonts w:ascii="Times New Roman" w:hAnsi="Times New Roman"/>
                <w:sz w:val="26"/>
                <w:szCs w:val="26"/>
              </w:rPr>
            </w:pPr>
          </w:p>
        </w:tc>
      </w:tr>
      <w:tr w:rsidR="00483FD4" w:rsidRPr="00275047" w14:paraId="65F5C8DC" w14:textId="77777777" w:rsidTr="00B16547">
        <w:trPr>
          <w:trHeight w:val="327"/>
          <w:jc w:val="center"/>
        </w:trPr>
        <w:tc>
          <w:tcPr>
            <w:tcW w:w="2972" w:type="dxa"/>
            <w:shd w:val="clear" w:color="auto" w:fill="auto"/>
            <w:vAlign w:val="center"/>
          </w:tcPr>
          <w:p w14:paraId="66B93FCD" w14:textId="77777777" w:rsidR="00660D23" w:rsidRPr="00275047" w:rsidRDefault="00660D23" w:rsidP="007C6C15">
            <w:pPr>
              <w:jc w:val="center"/>
              <w:rPr>
                <w:rFonts w:ascii="Times New Roman" w:hAnsi="Times New Roman"/>
                <w:sz w:val="26"/>
                <w:szCs w:val="26"/>
                <w:lang w:val="vi-VN"/>
              </w:rPr>
            </w:pPr>
            <w:r w:rsidRPr="00275047">
              <w:rPr>
                <w:rFonts w:ascii="Times New Roman" w:hAnsi="Times New Roman"/>
                <w:sz w:val="26"/>
                <w:szCs w:val="26"/>
                <w:lang w:val="vi-VN"/>
              </w:rPr>
              <w:t>10</w:t>
            </w:r>
          </w:p>
        </w:tc>
        <w:tc>
          <w:tcPr>
            <w:tcW w:w="3827" w:type="dxa"/>
            <w:shd w:val="clear" w:color="auto" w:fill="auto"/>
            <w:vAlign w:val="center"/>
          </w:tcPr>
          <w:p w14:paraId="6BD198D3" w14:textId="77777777" w:rsidR="00660D23" w:rsidRPr="00275047" w:rsidRDefault="00660D23" w:rsidP="007C6C15">
            <w:pPr>
              <w:jc w:val="center"/>
              <w:rPr>
                <w:rFonts w:ascii="Times New Roman" w:hAnsi="Times New Roman"/>
                <w:sz w:val="26"/>
                <w:szCs w:val="26"/>
              </w:rPr>
            </w:pPr>
          </w:p>
        </w:tc>
        <w:tc>
          <w:tcPr>
            <w:tcW w:w="3705" w:type="dxa"/>
            <w:shd w:val="clear" w:color="auto" w:fill="auto"/>
            <w:vAlign w:val="center"/>
          </w:tcPr>
          <w:p w14:paraId="62E0D26F" w14:textId="77777777" w:rsidR="00660D23" w:rsidRPr="00275047" w:rsidRDefault="00660D23" w:rsidP="007C6C15">
            <w:pPr>
              <w:jc w:val="center"/>
              <w:rPr>
                <w:rFonts w:ascii="Times New Roman" w:hAnsi="Times New Roman"/>
                <w:sz w:val="26"/>
                <w:szCs w:val="26"/>
              </w:rPr>
            </w:pPr>
          </w:p>
        </w:tc>
      </w:tr>
      <w:tr w:rsidR="00483FD4" w:rsidRPr="00275047" w14:paraId="79944644" w14:textId="77777777" w:rsidTr="00B16547">
        <w:trPr>
          <w:trHeight w:val="582"/>
          <w:jc w:val="center"/>
        </w:trPr>
        <w:tc>
          <w:tcPr>
            <w:tcW w:w="2972" w:type="dxa"/>
            <w:shd w:val="clear" w:color="auto" w:fill="auto"/>
            <w:vAlign w:val="center"/>
          </w:tcPr>
          <w:p w14:paraId="21278647" w14:textId="77777777" w:rsidR="00660D23" w:rsidRPr="00275047" w:rsidRDefault="00660D23" w:rsidP="007C6C15">
            <w:pPr>
              <w:jc w:val="center"/>
              <w:rPr>
                <w:rFonts w:ascii="Times New Roman" w:hAnsi="Times New Roman"/>
                <w:b/>
                <w:sz w:val="26"/>
                <w:szCs w:val="26"/>
                <w:lang w:val="vi-VN"/>
              </w:rPr>
            </w:pPr>
            <w:r w:rsidRPr="00275047">
              <w:rPr>
                <w:rFonts w:ascii="Times New Roman" w:hAnsi="Times New Roman"/>
                <w:b/>
                <w:sz w:val="26"/>
                <w:szCs w:val="26"/>
                <w:lang w:val="vi-VN"/>
              </w:rPr>
              <w:t>Giá trị trung bình</w:t>
            </w:r>
          </w:p>
        </w:tc>
        <w:tc>
          <w:tcPr>
            <w:tcW w:w="3827" w:type="dxa"/>
            <w:shd w:val="clear" w:color="auto" w:fill="auto"/>
            <w:vAlign w:val="center"/>
          </w:tcPr>
          <w:p w14:paraId="045709EB" w14:textId="77777777" w:rsidR="00660D23" w:rsidRPr="00275047" w:rsidRDefault="00660D23" w:rsidP="007C6C15">
            <w:pPr>
              <w:jc w:val="center"/>
              <w:rPr>
                <w:rFonts w:ascii="Times New Roman" w:hAnsi="Times New Roman"/>
                <w:sz w:val="26"/>
                <w:szCs w:val="26"/>
              </w:rPr>
            </w:pPr>
          </w:p>
        </w:tc>
        <w:tc>
          <w:tcPr>
            <w:tcW w:w="3705" w:type="dxa"/>
            <w:shd w:val="clear" w:color="auto" w:fill="auto"/>
            <w:vAlign w:val="center"/>
          </w:tcPr>
          <w:p w14:paraId="1A2431B9" w14:textId="77777777" w:rsidR="00660D23" w:rsidRPr="00275047" w:rsidRDefault="00660D23" w:rsidP="007C6C15">
            <w:pPr>
              <w:jc w:val="center"/>
              <w:rPr>
                <w:rFonts w:ascii="Times New Roman" w:hAnsi="Times New Roman"/>
                <w:sz w:val="26"/>
                <w:szCs w:val="26"/>
              </w:rPr>
            </w:pPr>
          </w:p>
        </w:tc>
      </w:tr>
      <w:tr w:rsidR="00483FD4" w:rsidRPr="00275047" w14:paraId="3106F958" w14:textId="77777777" w:rsidTr="00B16547">
        <w:trPr>
          <w:trHeight w:val="572"/>
          <w:jc w:val="center"/>
        </w:trPr>
        <w:tc>
          <w:tcPr>
            <w:tcW w:w="2972" w:type="dxa"/>
            <w:shd w:val="clear" w:color="auto" w:fill="auto"/>
            <w:vAlign w:val="center"/>
          </w:tcPr>
          <w:p w14:paraId="4858AA85" w14:textId="77777777" w:rsidR="00660D23" w:rsidRPr="00275047" w:rsidRDefault="00660D23" w:rsidP="007C6C15">
            <w:pPr>
              <w:jc w:val="center"/>
              <w:rPr>
                <w:rFonts w:ascii="Times New Roman" w:hAnsi="Times New Roman"/>
                <w:b/>
                <w:sz w:val="26"/>
                <w:szCs w:val="26"/>
                <w:lang w:val="vi-VN"/>
              </w:rPr>
            </w:pPr>
            <w:r w:rsidRPr="00275047">
              <w:rPr>
                <w:rFonts w:ascii="Times New Roman" w:hAnsi="Times New Roman"/>
                <w:b/>
                <w:sz w:val="26"/>
                <w:szCs w:val="26"/>
                <w:lang w:val="vi-VN"/>
              </w:rPr>
              <w:t>Độ lệch chuẩn</w:t>
            </w:r>
          </w:p>
        </w:tc>
        <w:tc>
          <w:tcPr>
            <w:tcW w:w="3827" w:type="dxa"/>
            <w:shd w:val="clear" w:color="auto" w:fill="auto"/>
            <w:vAlign w:val="center"/>
          </w:tcPr>
          <w:p w14:paraId="0C928810" w14:textId="77777777" w:rsidR="00660D23" w:rsidRPr="00275047" w:rsidRDefault="00660D23" w:rsidP="007C6C15">
            <w:pPr>
              <w:jc w:val="center"/>
              <w:rPr>
                <w:rFonts w:ascii="Times New Roman" w:hAnsi="Times New Roman"/>
                <w:sz w:val="26"/>
                <w:szCs w:val="26"/>
              </w:rPr>
            </w:pPr>
          </w:p>
        </w:tc>
        <w:tc>
          <w:tcPr>
            <w:tcW w:w="3705" w:type="dxa"/>
            <w:shd w:val="clear" w:color="auto" w:fill="auto"/>
            <w:vAlign w:val="center"/>
          </w:tcPr>
          <w:p w14:paraId="6C7A75D2" w14:textId="77777777" w:rsidR="00660D23" w:rsidRPr="00275047" w:rsidRDefault="00660D23" w:rsidP="007C6C15">
            <w:pPr>
              <w:jc w:val="center"/>
              <w:rPr>
                <w:rFonts w:ascii="Times New Roman" w:hAnsi="Times New Roman"/>
                <w:sz w:val="26"/>
                <w:szCs w:val="26"/>
              </w:rPr>
            </w:pPr>
          </w:p>
        </w:tc>
      </w:tr>
      <w:tr w:rsidR="00483FD4" w:rsidRPr="00275047" w14:paraId="2A325208" w14:textId="77777777" w:rsidTr="00B16547">
        <w:trPr>
          <w:trHeight w:val="572"/>
          <w:jc w:val="center"/>
        </w:trPr>
        <w:tc>
          <w:tcPr>
            <w:tcW w:w="2972" w:type="dxa"/>
            <w:shd w:val="clear" w:color="auto" w:fill="auto"/>
            <w:vAlign w:val="center"/>
          </w:tcPr>
          <w:p w14:paraId="739868C7" w14:textId="6A9CF62B" w:rsidR="00660D23" w:rsidRPr="00275047" w:rsidRDefault="005C7C15" w:rsidP="00B16547">
            <w:pPr>
              <w:spacing w:before="60" w:after="60" w:line="240" w:lineRule="auto"/>
              <w:jc w:val="center"/>
              <w:rPr>
                <w:rFonts w:ascii="Times New Roman" w:hAnsi="Times New Roman"/>
                <w:b/>
                <w:sz w:val="26"/>
                <w:szCs w:val="26"/>
                <w:lang w:val="vi-VN"/>
              </w:rPr>
            </w:pPr>
            <w:r w:rsidRPr="00275047">
              <w:rPr>
                <w:rFonts w:ascii="Times New Roman" w:hAnsi="Times New Roman"/>
                <w:b/>
                <w:sz w:val="26"/>
                <w:szCs w:val="26"/>
                <w:lang w:val="vi-VN"/>
              </w:rPr>
              <w:t>Giới hạn quy định</w:t>
            </w:r>
            <w:r w:rsidR="00214CF2" w:rsidRPr="00275047">
              <w:rPr>
                <w:rFonts w:ascii="Times New Roman" w:hAnsi="Times New Roman"/>
                <w:b/>
                <w:sz w:val="26"/>
                <w:szCs w:val="26"/>
                <w:lang w:val="vi-VN"/>
              </w:rPr>
              <w:t xml:space="preserve"> (%)</w:t>
            </w:r>
          </w:p>
        </w:tc>
        <w:tc>
          <w:tcPr>
            <w:tcW w:w="3827" w:type="dxa"/>
            <w:shd w:val="clear" w:color="auto" w:fill="auto"/>
            <w:vAlign w:val="center"/>
          </w:tcPr>
          <w:p w14:paraId="38F882E5" w14:textId="77777777" w:rsidR="00660D23" w:rsidRPr="00275047" w:rsidRDefault="00660D23" w:rsidP="007C6C15">
            <w:pPr>
              <w:jc w:val="center"/>
              <w:rPr>
                <w:rFonts w:ascii="Times New Roman" w:hAnsi="Times New Roman"/>
                <w:sz w:val="26"/>
                <w:szCs w:val="26"/>
              </w:rPr>
            </w:pPr>
          </w:p>
        </w:tc>
        <w:tc>
          <w:tcPr>
            <w:tcW w:w="3705" w:type="dxa"/>
            <w:shd w:val="clear" w:color="auto" w:fill="auto"/>
            <w:vAlign w:val="center"/>
          </w:tcPr>
          <w:p w14:paraId="30C2548C" w14:textId="77777777" w:rsidR="00660D23" w:rsidRPr="00275047" w:rsidRDefault="00660D23" w:rsidP="007C6C15">
            <w:pPr>
              <w:jc w:val="center"/>
              <w:rPr>
                <w:rFonts w:ascii="Times New Roman" w:hAnsi="Times New Roman"/>
                <w:sz w:val="26"/>
                <w:szCs w:val="26"/>
              </w:rPr>
            </w:pPr>
          </w:p>
        </w:tc>
      </w:tr>
      <w:tr w:rsidR="00483FD4" w:rsidRPr="00275047" w14:paraId="3F13DE12" w14:textId="77777777" w:rsidTr="00B16547">
        <w:trPr>
          <w:trHeight w:val="335"/>
          <w:jc w:val="center"/>
        </w:trPr>
        <w:tc>
          <w:tcPr>
            <w:tcW w:w="2972" w:type="dxa"/>
            <w:shd w:val="clear" w:color="auto" w:fill="auto"/>
            <w:vAlign w:val="center"/>
          </w:tcPr>
          <w:p w14:paraId="6781C835" w14:textId="77777777" w:rsidR="00660D23" w:rsidRPr="00275047" w:rsidRDefault="00660D23" w:rsidP="007C6C15">
            <w:pPr>
              <w:jc w:val="center"/>
              <w:rPr>
                <w:rFonts w:ascii="Times New Roman" w:hAnsi="Times New Roman"/>
                <w:b/>
                <w:sz w:val="26"/>
                <w:szCs w:val="26"/>
                <w:lang w:val="vi-VN"/>
              </w:rPr>
            </w:pPr>
            <w:r w:rsidRPr="00275047">
              <w:rPr>
                <w:rFonts w:ascii="Times New Roman" w:hAnsi="Times New Roman"/>
                <w:b/>
                <w:sz w:val="26"/>
                <w:szCs w:val="26"/>
                <w:lang w:val="vi-VN"/>
              </w:rPr>
              <w:t>Kết luận</w:t>
            </w:r>
          </w:p>
        </w:tc>
        <w:tc>
          <w:tcPr>
            <w:tcW w:w="3827" w:type="dxa"/>
            <w:shd w:val="clear" w:color="auto" w:fill="auto"/>
            <w:vAlign w:val="center"/>
          </w:tcPr>
          <w:p w14:paraId="78EA8825" w14:textId="77777777" w:rsidR="00660D23" w:rsidRPr="00275047" w:rsidRDefault="00660D23" w:rsidP="007C6C15">
            <w:pPr>
              <w:jc w:val="center"/>
              <w:rPr>
                <w:rFonts w:ascii="Times New Roman" w:hAnsi="Times New Roman"/>
                <w:sz w:val="26"/>
                <w:szCs w:val="26"/>
              </w:rPr>
            </w:pPr>
          </w:p>
        </w:tc>
        <w:tc>
          <w:tcPr>
            <w:tcW w:w="3705" w:type="dxa"/>
            <w:shd w:val="clear" w:color="auto" w:fill="auto"/>
            <w:vAlign w:val="center"/>
          </w:tcPr>
          <w:p w14:paraId="5875ED0D" w14:textId="77777777" w:rsidR="00660D23" w:rsidRPr="00275047" w:rsidRDefault="00660D23" w:rsidP="007C6C15">
            <w:pPr>
              <w:jc w:val="center"/>
              <w:rPr>
                <w:rFonts w:ascii="Times New Roman" w:hAnsi="Times New Roman"/>
                <w:sz w:val="26"/>
                <w:szCs w:val="26"/>
              </w:rPr>
            </w:pPr>
          </w:p>
        </w:tc>
      </w:tr>
    </w:tbl>
    <w:p w14:paraId="783B23EA" w14:textId="77777777" w:rsidR="000D3005" w:rsidRPr="00275047" w:rsidRDefault="000D3005" w:rsidP="006A5167">
      <w:pPr>
        <w:spacing w:line="264" w:lineRule="auto"/>
        <w:rPr>
          <w:rFonts w:ascii="Times New Roman" w:hAnsi="Times New Roman"/>
          <w:b/>
          <w:i/>
          <w:sz w:val="26"/>
          <w:szCs w:val="26"/>
        </w:rPr>
      </w:pPr>
      <w:r w:rsidRPr="00275047">
        <w:rPr>
          <w:rFonts w:ascii="Times New Roman" w:hAnsi="Times New Roman"/>
          <w:b/>
          <w:i/>
          <w:sz w:val="26"/>
          <w:szCs w:val="26"/>
        </w:rPr>
        <w:t>- Kiểm tra thời gian đáp ứng</w:t>
      </w:r>
    </w:p>
    <w:tbl>
      <w:tblPr>
        <w:tblW w:w="10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8"/>
        <w:gridCol w:w="2258"/>
        <w:gridCol w:w="1628"/>
        <w:gridCol w:w="1673"/>
        <w:gridCol w:w="1657"/>
        <w:gridCol w:w="1365"/>
        <w:gridCol w:w="1387"/>
      </w:tblGrid>
      <w:tr w:rsidR="001B1C70" w:rsidRPr="00275047" w14:paraId="191B0DCD" w14:textId="77777777" w:rsidTr="001B1C70">
        <w:trPr>
          <w:trHeight w:val="1097"/>
          <w:jc w:val="center"/>
        </w:trPr>
        <w:tc>
          <w:tcPr>
            <w:tcW w:w="538" w:type="dxa"/>
            <w:shd w:val="clear" w:color="auto" w:fill="F2F2F2"/>
            <w:vAlign w:val="center"/>
          </w:tcPr>
          <w:p w14:paraId="0FDDBDE0" w14:textId="77777777" w:rsidR="00EC709F" w:rsidRPr="00275047" w:rsidRDefault="00EC709F" w:rsidP="00C20BEB">
            <w:pPr>
              <w:spacing w:before="0" w:line="240" w:lineRule="auto"/>
              <w:ind w:left="-119" w:right="-108"/>
              <w:jc w:val="center"/>
              <w:rPr>
                <w:rFonts w:ascii="Times New Roman" w:hAnsi="Times New Roman"/>
                <w:sz w:val="26"/>
                <w:szCs w:val="26"/>
              </w:rPr>
            </w:pPr>
            <w:r w:rsidRPr="00275047">
              <w:rPr>
                <w:rFonts w:ascii="Times New Roman" w:hAnsi="Times New Roman"/>
                <w:sz w:val="26"/>
                <w:szCs w:val="26"/>
              </w:rPr>
              <w:t>TT</w:t>
            </w:r>
          </w:p>
        </w:tc>
        <w:tc>
          <w:tcPr>
            <w:tcW w:w="2258" w:type="dxa"/>
            <w:shd w:val="clear" w:color="auto" w:fill="F2F2F2"/>
            <w:vAlign w:val="center"/>
          </w:tcPr>
          <w:p w14:paraId="48C9E336" w14:textId="77777777" w:rsidR="00EC709F" w:rsidRPr="00275047" w:rsidRDefault="00EC709F" w:rsidP="00C20BEB">
            <w:pPr>
              <w:spacing w:before="0" w:line="240" w:lineRule="auto"/>
              <w:ind w:right="-108"/>
              <w:jc w:val="center"/>
              <w:rPr>
                <w:rFonts w:ascii="Times New Roman" w:hAnsi="Times New Roman"/>
                <w:sz w:val="26"/>
                <w:szCs w:val="26"/>
              </w:rPr>
            </w:pPr>
            <w:r w:rsidRPr="00275047">
              <w:rPr>
                <w:rFonts w:ascii="Times New Roman" w:hAnsi="Times New Roman"/>
                <w:sz w:val="26"/>
                <w:szCs w:val="26"/>
              </w:rPr>
              <w:t>Nội dung</w:t>
            </w:r>
          </w:p>
        </w:tc>
        <w:tc>
          <w:tcPr>
            <w:tcW w:w="1628" w:type="dxa"/>
            <w:shd w:val="clear" w:color="auto" w:fill="F2F2F2"/>
            <w:vAlign w:val="center"/>
          </w:tcPr>
          <w:p w14:paraId="041E683C" w14:textId="77777777" w:rsidR="00EC709F" w:rsidRPr="00275047" w:rsidRDefault="00EC709F">
            <w:pPr>
              <w:spacing w:before="0" w:line="240" w:lineRule="auto"/>
              <w:ind w:left="-119" w:right="-108"/>
              <w:jc w:val="center"/>
              <w:rPr>
                <w:rFonts w:ascii="Times New Roman" w:hAnsi="Times New Roman"/>
                <w:sz w:val="26"/>
                <w:szCs w:val="26"/>
              </w:rPr>
            </w:pPr>
            <w:r w:rsidRPr="00275047">
              <w:rPr>
                <w:rFonts w:ascii="Times New Roman" w:hAnsi="Times New Roman"/>
                <w:sz w:val="26"/>
                <w:szCs w:val="26"/>
              </w:rPr>
              <w:t xml:space="preserve">Từ nồng độ </w:t>
            </w:r>
          </w:p>
          <w:p w14:paraId="1D918291" w14:textId="77777777" w:rsidR="00EC709F" w:rsidRPr="00275047" w:rsidRDefault="00EC709F" w:rsidP="00C20BEB">
            <w:pPr>
              <w:spacing w:before="0" w:line="240" w:lineRule="auto"/>
              <w:ind w:left="-119" w:right="-108"/>
              <w:jc w:val="center"/>
              <w:rPr>
                <w:rFonts w:ascii="Times New Roman" w:hAnsi="Times New Roman"/>
                <w:sz w:val="26"/>
                <w:szCs w:val="26"/>
              </w:rPr>
            </w:pPr>
            <w:r w:rsidRPr="00275047">
              <w:rPr>
                <w:rFonts w:ascii="Times New Roman" w:hAnsi="Times New Roman"/>
                <w:sz w:val="26"/>
                <w:szCs w:val="26"/>
              </w:rPr>
              <w:t>(...............)</w:t>
            </w:r>
          </w:p>
          <w:p w14:paraId="724AB410" w14:textId="77777777" w:rsidR="00EC709F" w:rsidRPr="00275047" w:rsidRDefault="00EC709F" w:rsidP="00C20BEB">
            <w:pPr>
              <w:spacing w:before="0" w:line="240" w:lineRule="auto"/>
              <w:ind w:left="-119" w:right="-108"/>
              <w:jc w:val="center"/>
              <w:rPr>
                <w:rFonts w:ascii="Times New Roman" w:hAnsi="Times New Roman"/>
                <w:sz w:val="26"/>
                <w:szCs w:val="26"/>
              </w:rPr>
            </w:pPr>
            <w:r w:rsidRPr="00275047">
              <w:rPr>
                <w:rFonts w:ascii="Times New Roman" w:hAnsi="Times New Roman"/>
                <w:sz w:val="26"/>
                <w:szCs w:val="26"/>
              </w:rPr>
              <w:t>(1)</w:t>
            </w:r>
          </w:p>
        </w:tc>
        <w:tc>
          <w:tcPr>
            <w:tcW w:w="1673" w:type="dxa"/>
            <w:shd w:val="clear" w:color="auto" w:fill="F2F2F2"/>
            <w:vAlign w:val="center"/>
          </w:tcPr>
          <w:p w14:paraId="36EABD47" w14:textId="77777777" w:rsidR="00EC709F" w:rsidRPr="00275047" w:rsidRDefault="00EC709F">
            <w:pPr>
              <w:spacing w:before="0" w:line="240" w:lineRule="auto"/>
              <w:ind w:left="-119" w:right="-108"/>
              <w:jc w:val="center"/>
              <w:rPr>
                <w:rFonts w:ascii="Times New Roman" w:hAnsi="Times New Roman"/>
                <w:sz w:val="26"/>
                <w:szCs w:val="26"/>
              </w:rPr>
            </w:pPr>
            <w:r w:rsidRPr="00275047">
              <w:rPr>
                <w:rFonts w:ascii="Times New Roman" w:hAnsi="Times New Roman"/>
                <w:sz w:val="26"/>
                <w:szCs w:val="26"/>
              </w:rPr>
              <w:t>Đến nồng độ</w:t>
            </w:r>
          </w:p>
          <w:p w14:paraId="666C232F" w14:textId="77777777" w:rsidR="00EC709F" w:rsidRPr="00275047" w:rsidRDefault="00EC709F" w:rsidP="00C20BEB">
            <w:pPr>
              <w:spacing w:before="0" w:line="240" w:lineRule="auto"/>
              <w:ind w:left="-119" w:right="-108"/>
              <w:jc w:val="center"/>
              <w:rPr>
                <w:rFonts w:ascii="Times New Roman" w:hAnsi="Times New Roman"/>
                <w:sz w:val="26"/>
                <w:szCs w:val="26"/>
              </w:rPr>
            </w:pPr>
            <w:r w:rsidRPr="00275047">
              <w:rPr>
                <w:rFonts w:ascii="Times New Roman" w:hAnsi="Times New Roman"/>
                <w:sz w:val="26"/>
                <w:szCs w:val="26"/>
              </w:rPr>
              <w:t>(...............)</w:t>
            </w:r>
          </w:p>
          <w:p w14:paraId="5D8EAC79" w14:textId="77777777" w:rsidR="00EC709F" w:rsidRPr="00275047" w:rsidRDefault="00EC709F" w:rsidP="00C20BEB">
            <w:pPr>
              <w:spacing w:before="0" w:line="240" w:lineRule="auto"/>
              <w:ind w:left="-119" w:right="-108"/>
              <w:jc w:val="center"/>
              <w:rPr>
                <w:rFonts w:ascii="Times New Roman" w:hAnsi="Times New Roman"/>
                <w:sz w:val="26"/>
                <w:szCs w:val="26"/>
              </w:rPr>
            </w:pPr>
            <w:r w:rsidRPr="00275047">
              <w:rPr>
                <w:rFonts w:ascii="Times New Roman" w:hAnsi="Times New Roman"/>
                <w:sz w:val="26"/>
                <w:szCs w:val="26"/>
              </w:rPr>
              <w:t>(2)</w:t>
            </w:r>
          </w:p>
        </w:tc>
        <w:tc>
          <w:tcPr>
            <w:tcW w:w="1657" w:type="dxa"/>
            <w:shd w:val="clear" w:color="auto" w:fill="F2F2F2"/>
            <w:vAlign w:val="center"/>
          </w:tcPr>
          <w:p w14:paraId="457B7519" w14:textId="77777777" w:rsidR="00667AE7" w:rsidRPr="00275047" w:rsidRDefault="00EC709F">
            <w:pPr>
              <w:spacing w:before="0" w:line="240" w:lineRule="auto"/>
              <w:ind w:left="-119" w:right="-108"/>
              <w:jc w:val="center"/>
              <w:rPr>
                <w:rFonts w:ascii="Times New Roman" w:hAnsi="Times New Roman"/>
                <w:sz w:val="26"/>
                <w:szCs w:val="26"/>
              </w:rPr>
            </w:pPr>
            <w:r w:rsidRPr="00275047">
              <w:rPr>
                <w:rFonts w:ascii="Times New Roman" w:hAnsi="Times New Roman"/>
                <w:sz w:val="26"/>
                <w:szCs w:val="26"/>
              </w:rPr>
              <w:t xml:space="preserve">Thời gian </w:t>
            </w:r>
          </w:p>
          <w:p w14:paraId="2C482370" w14:textId="77777777" w:rsidR="00EC709F" w:rsidRPr="00275047" w:rsidRDefault="00667AE7">
            <w:pPr>
              <w:spacing w:before="0" w:line="240" w:lineRule="auto"/>
              <w:ind w:left="-119" w:right="-108"/>
              <w:jc w:val="center"/>
              <w:rPr>
                <w:rFonts w:ascii="Times New Roman" w:hAnsi="Times New Roman"/>
                <w:sz w:val="26"/>
                <w:szCs w:val="26"/>
              </w:rPr>
            </w:pPr>
            <w:r w:rsidRPr="00275047">
              <w:rPr>
                <w:rFonts w:ascii="Times New Roman" w:hAnsi="Times New Roman"/>
                <w:sz w:val="26"/>
                <w:szCs w:val="26"/>
              </w:rPr>
              <w:t>đáp ứng</w:t>
            </w:r>
          </w:p>
          <w:p w14:paraId="668453FB" w14:textId="77777777" w:rsidR="00EC709F" w:rsidRPr="00275047" w:rsidRDefault="00EC709F" w:rsidP="00C20BEB">
            <w:pPr>
              <w:spacing w:before="0" w:line="240" w:lineRule="auto"/>
              <w:ind w:left="-119" w:right="-108"/>
              <w:jc w:val="center"/>
              <w:rPr>
                <w:rFonts w:ascii="Times New Roman" w:hAnsi="Times New Roman"/>
                <w:sz w:val="26"/>
                <w:szCs w:val="26"/>
              </w:rPr>
            </w:pPr>
            <w:r w:rsidRPr="00275047">
              <w:rPr>
                <w:rFonts w:ascii="Times New Roman" w:hAnsi="Times New Roman"/>
                <w:sz w:val="26"/>
                <w:szCs w:val="26"/>
              </w:rPr>
              <w:t>(2) - (1)</w:t>
            </w:r>
          </w:p>
        </w:tc>
        <w:tc>
          <w:tcPr>
            <w:tcW w:w="1365" w:type="dxa"/>
            <w:shd w:val="clear" w:color="auto" w:fill="F2F2F2"/>
            <w:vAlign w:val="center"/>
          </w:tcPr>
          <w:p w14:paraId="7D96AB48" w14:textId="77777777" w:rsidR="00EC709F" w:rsidRPr="00275047" w:rsidRDefault="00EC709F" w:rsidP="00C20BEB">
            <w:pPr>
              <w:spacing w:before="0" w:line="240" w:lineRule="auto"/>
              <w:ind w:left="-119" w:right="-108"/>
              <w:jc w:val="center"/>
              <w:rPr>
                <w:rFonts w:ascii="Times New Roman" w:hAnsi="Times New Roman"/>
                <w:sz w:val="26"/>
                <w:szCs w:val="26"/>
              </w:rPr>
            </w:pPr>
            <w:r w:rsidRPr="00275047">
              <w:rPr>
                <w:rFonts w:ascii="Times New Roman" w:hAnsi="Times New Roman"/>
                <w:sz w:val="26"/>
                <w:szCs w:val="26"/>
              </w:rPr>
              <w:t xml:space="preserve">Giới hạn </w:t>
            </w:r>
          </w:p>
          <w:p w14:paraId="1835E6F7" w14:textId="77777777" w:rsidR="00EC709F" w:rsidRPr="00275047" w:rsidRDefault="00EC709F" w:rsidP="00897406">
            <w:pPr>
              <w:spacing w:before="0" w:line="240" w:lineRule="auto"/>
              <w:ind w:left="-119" w:right="-91"/>
              <w:jc w:val="center"/>
              <w:rPr>
                <w:rFonts w:ascii="Times New Roman" w:hAnsi="Times New Roman"/>
                <w:sz w:val="26"/>
                <w:szCs w:val="26"/>
              </w:rPr>
            </w:pPr>
            <w:r w:rsidRPr="00275047">
              <w:rPr>
                <w:rFonts w:ascii="Times New Roman" w:hAnsi="Times New Roman"/>
                <w:sz w:val="26"/>
                <w:szCs w:val="26"/>
              </w:rPr>
              <w:t>quy định</w:t>
            </w:r>
          </w:p>
          <w:p w14:paraId="66EA444E" w14:textId="77777777" w:rsidR="00690EB2" w:rsidRPr="00275047" w:rsidRDefault="00690EB2" w:rsidP="00897406">
            <w:pPr>
              <w:spacing w:before="0" w:line="240" w:lineRule="auto"/>
              <w:ind w:left="-119" w:right="-91"/>
              <w:jc w:val="center"/>
              <w:rPr>
                <w:rFonts w:ascii="Times New Roman" w:hAnsi="Times New Roman"/>
                <w:sz w:val="26"/>
                <w:szCs w:val="26"/>
              </w:rPr>
            </w:pPr>
            <w:r w:rsidRPr="00275047">
              <w:rPr>
                <w:rFonts w:ascii="Times New Roman" w:hAnsi="Times New Roman"/>
                <w:sz w:val="26"/>
                <w:szCs w:val="26"/>
                <w:lang w:val="vi-VN"/>
              </w:rPr>
              <w:t>(%)</w:t>
            </w:r>
          </w:p>
        </w:tc>
        <w:tc>
          <w:tcPr>
            <w:tcW w:w="1387" w:type="dxa"/>
            <w:shd w:val="clear" w:color="auto" w:fill="F2F2F2"/>
            <w:vAlign w:val="center"/>
          </w:tcPr>
          <w:p w14:paraId="444B557A" w14:textId="77777777" w:rsidR="00EC709F" w:rsidRPr="00275047" w:rsidRDefault="00EC709F" w:rsidP="00C20BEB">
            <w:pPr>
              <w:spacing w:before="0" w:line="240" w:lineRule="auto"/>
              <w:ind w:left="-119" w:right="-108"/>
              <w:jc w:val="center"/>
              <w:rPr>
                <w:rFonts w:ascii="Times New Roman" w:hAnsi="Times New Roman"/>
                <w:sz w:val="26"/>
                <w:szCs w:val="26"/>
              </w:rPr>
            </w:pPr>
            <w:r w:rsidRPr="00275047">
              <w:rPr>
                <w:rFonts w:ascii="Times New Roman" w:hAnsi="Times New Roman"/>
                <w:sz w:val="26"/>
                <w:szCs w:val="26"/>
              </w:rPr>
              <w:t>Kết luận</w:t>
            </w:r>
          </w:p>
        </w:tc>
      </w:tr>
      <w:tr w:rsidR="001B1C70" w:rsidRPr="00275047" w14:paraId="167AD081" w14:textId="77777777" w:rsidTr="001B1C70">
        <w:trPr>
          <w:trHeight w:val="43"/>
          <w:jc w:val="center"/>
        </w:trPr>
        <w:tc>
          <w:tcPr>
            <w:tcW w:w="538" w:type="dxa"/>
            <w:shd w:val="clear" w:color="auto" w:fill="FFFFFF"/>
            <w:vAlign w:val="center"/>
          </w:tcPr>
          <w:p w14:paraId="3DED3B34" w14:textId="77777777" w:rsidR="000D3005" w:rsidRPr="00275047" w:rsidRDefault="004E60F1" w:rsidP="006A5167">
            <w:pPr>
              <w:spacing w:before="60" w:after="60" w:line="264" w:lineRule="auto"/>
              <w:jc w:val="center"/>
              <w:rPr>
                <w:rFonts w:ascii="Times New Roman" w:hAnsi="Times New Roman"/>
                <w:sz w:val="26"/>
                <w:szCs w:val="26"/>
              </w:rPr>
            </w:pPr>
            <w:r w:rsidRPr="00275047">
              <w:rPr>
                <w:rFonts w:ascii="Times New Roman" w:hAnsi="Times New Roman"/>
                <w:sz w:val="26"/>
                <w:szCs w:val="26"/>
              </w:rPr>
              <w:t>1</w:t>
            </w:r>
          </w:p>
        </w:tc>
        <w:tc>
          <w:tcPr>
            <w:tcW w:w="2258" w:type="dxa"/>
            <w:vAlign w:val="center"/>
          </w:tcPr>
          <w:p w14:paraId="5105098A" w14:textId="77777777" w:rsidR="000D3005" w:rsidRPr="00275047" w:rsidRDefault="000D3005">
            <w:pPr>
              <w:spacing w:before="60" w:after="60" w:line="264" w:lineRule="auto"/>
              <w:ind w:right="-108"/>
              <w:rPr>
                <w:rFonts w:ascii="Times New Roman" w:hAnsi="Times New Roman"/>
                <w:sz w:val="26"/>
                <w:szCs w:val="26"/>
              </w:rPr>
            </w:pPr>
            <w:r w:rsidRPr="00275047">
              <w:rPr>
                <w:rFonts w:ascii="Times New Roman" w:hAnsi="Times New Roman"/>
                <w:sz w:val="26"/>
                <w:szCs w:val="26"/>
              </w:rPr>
              <w:t xml:space="preserve">Thời gian hiển thị bởi PTĐ </w:t>
            </w:r>
            <w:r w:rsidR="0069147C" w:rsidRPr="00275047">
              <w:rPr>
                <w:rFonts w:ascii="Times New Roman" w:hAnsi="Times New Roman"/>
                <w:sz w:val="26"/>
                <w:szCs w:val="26"/>
              </w:rPr>
              <w:t>(giây)</w:t>
            </w:r>
          </w:p>
        </w:tc>
        <w:tc>
          <w:tcPr>
            <w:tcW w:w="1628" w:type="dxa"/>
            <w:vAlign w:val="center"/>
          </w:tcPr>
          <w:p w14:paraId="494BD032" w14:textId="77777777" w:rsidR="000D3005" w:rsidRPr="00275047" w:rsidRDefault="000D3005" w:rsidP="006A5167">
            <w:pPr>
              <w:spacing w:before="60" w:after="60" w:line="264" w:lineRule="auto"/>
              <w:jc w:val="center"/>
              <w:rPr>
                <w:rFonts w:ascii="Times New Roman" w:hAnsi="Times New Roman"/>
                <w:i/>
                <w:sz w:val="26"/>
                <w:szCs w:val="26"/>
              </w:rPr>
            </w:pPr>
          </w:p>
        </w:tc>
        <w:tc>
          <w:tcPr>
            <w:tcW w:w="1673" w:type="dxa"/>
            <w:vAlign w:val="center"/>
          </w:tcPr>
          <w:p w14:paraId="7C7ED891" w14:textId="77777777" w:rsidR="000D3005" w:rsidRPr="00275047" w:rsidRDefault="000D3005" w:rsidP="006A5167">
            <w:pPr>
              <w:spacing w:before="60" w:after="60" w:line="264" w:lineRule="auto"/>
              <w:jc w:val="center"/>
              <w:rPr>
                <w:rFonts w:ascii="Times New Roman" w:hAnsi="Times New Roman"/>
                <w:i/>
                <w:sz w:val="26"/>
                <w:szCs w:val="26"/>
              </w:rPr>
            </w:pPr>
          </w:p>
        </w:tc>
        <w:tc>
          <w:tcPr>
            <w:tcW w:w="1657" w:type="dxa"/>
          </w:tcPr>
          <w:p w14:paraId="29471AAE" w14:textId="77777777" w:rsidR="000D3005" w:rsidRPr="00275047" w:rsidRDefault="000D3005" w:rsidP="006A5167">
            <w:pPr>
              <w:spacing w:before="60" w:after="60" w:line="264" w:lineRule="auto"/>
              <w:jc w:val="center"/>
              <w:rPr>
                <w:rFonts w:ascii="Times New Roman" w:hAnsi="Times New Roman"/>
                <w:i/>
                <w:sz w:val="26"/>
                <w:szCs w:val="26"/>
              </w:rPr>
            </w:pPr>
          </w:p>
        </w:tc>
        <w:tc>
          <w:tcPr>
            <w:tcW w:w="1365" w:type="dxa"/>
          </w:tcPr>
          <w:p w14:paraId="27D73D2F" w14:textId="77777777" w:rsidR="000D3005" w:rsidRPr="00275047" w:rsidRDefault="000D3005" w:rsidP="006A5167">
            <w:pPr>
              <w:spacing w:before="60" w:after="60" w:line="264" w:lineRule="auto"/>
              <w:jc w:val="center"/>
              <w:rPr>
                <w:rFonts w:ascii="Times New Roman" w:hAnsi="Times New Roman"/>
                <w:i/>
                <w:sz w:val="26"/>
                <w:szCs w:val="26"/>
              </w:rPr>
            </w:pPr>
          </w:p>
        </w:tc>
        <w:tc>
          <w:tcPr>
            <w:tcW w:w="1387" w:type="dxa"/>
          </w:tcPr>
          <w:p w14:paraId="075301DB" w14:textId="77777777" w:rsidR="000D3005" w:rsidRPr="00275047" w:rsidRDefault="000D3005" w:rsidP="006A5167">
            <w:pPr>
              <w:spacing w:before="60" w:after="60" w:line="264" w:lineRule="auto"/>
              <w:jc w:val="center"/>
              <w:rPr>
                <w:rFonts w:ascii="Times New Roman" w:hAnsi="Times New Roman"/>
                <w:i/>
                <w:sz w:val="26"/>
                <w:szCs w:val="26"/>
              </w:rPr>
            </w:pPr>
          </w:p>
        </w:tc>
      </w:tr>
    </w:tbl>
    <w:p w14:paraId="009DA335" w14:textId="77777777" w:rsidR="000D3005" w:rsidRPr="00275047" w:rsidRDefault="000D3005" w:rsidP="006A5167">
      <w:pPr>
        <w:spacing w:line="264" w:lineRule="auto"/>
        <w:rPr>
          <w:rFonts w:ascii="Times New Roman" w:hAnsi="Times New Roman"/>
          <w:b/>
          <w:i/>
          <w:sz w:val="26"/>
          <w:szCs w:val="26"/>
        </w:rPr>
      </w:pPr>
      <w:r w:rsidRPr="00275047">
        <w:rPr>
          <w:rFonts w:ascii="Times New Roman" w:hAnsi="Times New Roman"/>
          <w:b/>
          <w:sz w:val="26"/>
          <w:szCs w:val="26"/>
        </w:rPr>
        <w:t xml:space="preserve">4. Kết luận: </w:t>
      </w:r>
    </w:p>
    <w:p w14:paraId="3A8AE087" w14:textId="77777777" w:rsidR="000D3005" w:rsidRPr="00275047" w:rsidRDefault="000D3005" w:rsidP="006A5167">
      <w:pPr>
        <w:spacing w:line="264" w:lineRule="auto"/>
        <w:rPr>
          <w:rFonts w:ascii="Times New Roman" w:hAnsi="Times New Roman"/>
          <w:spacing w:val="0"/>
          <w:sz w:val="26"/>
          <w:szCs w:val="26"/>
          <w:lang w:val="it-IT"/>
        </w:rPr>
      </w:pPr>
      <w:r w:rsidRPr="00275047">
        <w:rPr>
          <w:rFonts w:ascii="Times New Roman" w:hAnsi="Times New Roman"/>
          <w:spacing w:val="0"/>
          <w:sz w:val="26"/>
          <w:szCs w:val="26"/>
        </w:rPr>
        <w:tab/>
      </w:r>
      <w:r w:rsidR="00F64D92" w:rsidRPr="00275047">
        <w:rPr>
          <w:rFonts w:ascii="Times New Roman" w:hAnsi="Times New Roman"/>
          <w:spacing w:val="0"/>
          <w:sz w:val="26"/>
          <w:szCs w:val="26"/>
          <w:lang w:val="vi-VN"/>
        </w:rPr>
        <w:t xml:space="preserve"> </w:t>
      </w:r>
      <w:r w:rsidRPr="00275047">
        <w:rPr>
          <w:rFonts w:ascii="Times New Roman" w:hAnsi="Times New Roman"/>
          <w:spacing w:val="0"/>
          <w:sz w:val="26"/>
          <w:szCs w:val="26"/>
          <w:lang w:val="it-IT"/>
        </w:rPr>
        <w:t xml:space="preserve"> </w:t>
      </w:r>
      <w:r w:rsidRPr="00B16547">
        <w:rPr>
          <w:rFonts w:ascii="Times New Roman" w:hAnsi="Times New Roman"/>
          <w:spacing w:val="0"/>
          <w:sz w:val="26"/>
          <w:szCs w:val="26"/>
        </w:rPr>
        <w:fldChar w:fldCharType="begin">
          <w:ffData>
            <w:name w:val="Check1"/>
            <w:enabled/>
            <w:calcOnExit w:val="0"/>
            <w:checkBox>
              <w:sizeAuto/>
              <w:default w:val="0"/>
            </w:checkBox>
          </w:ffData>
        </w:fldChar>
      </w:r>
      <w:r w:rsidRPr="00275047">
        <w:rPr>
          <w:rFonts w:ascii="Times New Roman" w:hAnsi="Times New Roman"/>
          <w:spacing w:val="0"/>
          <w:sz w:val="26"/>
          <w:szCs w:val="26"/>
          <w:lang w:val="it-IT"/>
        </w:rPr>
        <w:instrText xml:space="preserve"> FORMCHECKBOX </w:instrText>
      </w:r>
      <w:r w:rsidR="009B3C7F">
        <w:rPr>
          <w:rFonts w:ascii="Times New Roman" w:hAnsi="Times New Roman"/>
          <w:spacing w:val="0"/>
          <w:sz w:val="26"/>
          <w:szCs w:val="26"/>
        </w:rPr>
      </w:r>
      <w:r w:rsidR="009B3C7F">
        <w:rPr>
          <w:rFonts w:ascii="Times New Roman" w:hAnsi="Times New Roman"/>
          <w:spacing w:val="0"/>
          <w:sz w:val="26"/>
          <w:szCs w:val="26"/>
        </w:rPr>
        <w:fldChar w:fldCharType="separate"/>
      </w:r>
      <w:r w:rsidRPr="00B16547">
        <w:rPr>
          <w:rFonts w:ascii="Times New Roman" w:hAnsi="Times New Roman"/>
          <w:spacing w:val="0"/>
          <w:sz w:val="26"/>
          <w:szCs w:val="26"/>
        </w:rPr>
        <w:fldChar w:fldCharType="end"/>
      </w:r>
      <w:r w:rsidRPr="00275047">
        <w:rPr>
          <w:rFonts w:ascii="Times New Roman" w:hAnsi="Times New Roman"/>
          <w:spacing w:val="0"/>
          <w:sz w:val="26"/>
          <w:szCs w:val="26"/>
          <w:lang w:val="it-IT"/>
        </w:rPr>
        <w:t xml:space="preserve"> Đạt yêu cầu kỹ thuật đo lường </w:t>
      </w:r>
      <w:r w:rsidR="00B03DF0" w:rsidRPr="00275047">
        <w:rPr>
          <w:rFonts w:ascii="Times New Roman" w:hAnsi="Times New Roman"/>
          <w:spacing w:val="0"/>
          <w:sz w:val="26"/>
          <w:szCs w:val="26"/>
          <w:lang w:val="it-IT"/>
        </w:rPr>
        <w:t>PTĐ</w:t>
      </w:r>
      <w:r w:rsidRPr="00275047">
        <w:rPr>
          <w:rFonts w:ascii="Times New Roman" w:hAnsi="Times New Roman"/>
          <w:spacing w:val="0"/>
          <w:sz w:val="26"/>
          <w:szCs w:val="26"/>
          <w:lang w:val="it-IT"/>
        </w:rPr>
        <w:t>: ....................</w:t>
      </w:r>
      <w:r w:rsidR="006A5167" w:rsidRPr="00275047">
        <w:rPr>
          <w:rFonts w:ascii="Times New Roman" w:hAnsi="Times New Roman"/>
          <w:spacing w:val="0"/>
          <w:sz w:val="26"/>
          <w:szCs w:val="26"/>
          <w:lang w:val="it-IT"/>
        </w:rPr>
        <w:t>....................................</w:t>
      </w:r>
    </w:p>
    <w:p w14:paraId="7CD45E54" w14:textId="77777777" w:rsidR="000D3005" w:rsidRPr="00275047" w:rsidRDefault="00F64D92" w:rsidP="00CC240E">
      <w:pPr>
        <w:spacing w:line="264" w:lineRule="auto"/>
        <w:rPr>
          <w:rFonts w:ascii="Times New Roman" w:hAnsi="Times New Roman"/>
          <w:spacing w:val="0"/>
          <w:sz w:val="26"/>
          <w:szCs w:val="26"/>
          <w:lang w:val="it-IT"/>
        </w:rPr>
      </w:pPr>
      <w:r w:rsidRPr="00275047">
        <w:rPr>
          <w:rFonts w:ascii="Times New Roman" w:hAnsi="Times New Roman"/>
          <w:spacing w:val="0"/>
          <w:sz w:val="26"/>
          <w:szCs w:val="26"/>
          <w:lang w:val="vi-VN"/>
        </w:rPr>
        <w:t xml:space="preserve">         </w:t>
      </w:r>
      <w:r w:rsidR="000D3005" w:rsidRPr="00275047">
        <w:rPr>
          <w:rFonts w:ascii="Times New Roman" w:hAnsi="Times New Roman"/>
          <w:spacing w:val="0"/>
          <w:sz w:val="26"/>
          <w:szCs w:val="26"/>
          <w:lang w:val="it-IT"/>
        </w:rPr>
        <w:t xml:space="preserve"> </w:t>
      </w:r>
      <w:r w:rsidR="008F3DD4" w:rsidRPr="00275047">
        <w:rPr>
          <w:rFonts w:ascii="Times New Roman" w:hAnsi="Times New Roman"/>
          <w:spacing w:val="0"/>
          <w:sz w:val="26"/>
          <w:szCs w:val="26"/>
          <w:lang w:val="it-IT"/>
        </w:rPr>
        <w:t xml:space="preserve">   </w:t>
      </w:r>
      <w:r w:rsidR="000D3005" w:rsidRPr="00B16547">
        <w:rPr>
          <w:rFonts w:ascii="Times New Roman" w:hAnsi="Times New Roman"/>
          <w:spacing w:val="0"/>
          <w:sz w:val="26"/>
          <w:szCs w:val="26"/>
        </w:rPr>
        <w:fldChar w:fldCharType="begin">
          <w:ffData>
            <w:name w:val="Check1"/>
            <w:enabled/>
            <w:calcOnExit w:val="0"/>
            <w:checkBox>
              <w:sizeAuto/>
              <w:default w:val="0"/>
            </w:checkBox>
          </w:ffData>
        </w:fldChar>
      </w:r>
      <w:r w:rsidR="000D3005" w:rsidRPr="00275047">
        <w:rPr>
          <w:rFonts w:ascii="Times New Roman" w:hAnsi="Times New Roman"/>
          <w:spacing w:val="0"/>
          <w:sz w:val="26"/>
          <w:szCs w:val="26"/>
          <w:lang w:val="it-IT"/>
        </w:rPr>
        <w:instrText xml:space="preserve"> FORMCHECKBOX </w:instrText>
      </w:r>
      <w:r w:rsidR="009B3C7F">
        <w:rPr>
          <w:rFonts w:ascii="Times New Roman" w:hAnsi="Times New Roman"/>
          <w:spacing w:val="0"/>
          <w:sz w:val="26"/>
          <w:szCs w:val="26"/>
        </w:rPr>
      </w:r>
      <w:r w:rsidR="009B3C7F">
        <w:rPr>
          <w:rFonts w:ascii="Times New Roman" w:hAnsi="Times New Roman"/>
          <w:spacing w:val="0"/>
          <w:sz w:val="26"/>
          <w:szCs w:val="26"/>
        </w:rPr>
        <w:fldChar w:fldCharType="separate"/>
      </w:r>
      <w:r w:rsidR="000D3005" w:rsidRPr="00B16547">
        <w:rPr>
          <w:rFonts w:ascii="Times New Roman" w:hAnsi="Times New Roman"/>
          <w:spacing w:val="0"/>
          <w:sz w:val="26"/>
          <w:szCs w:val="26"/>
        </w:rPr>
        <w:fldChar w:fldCharType="end"/>
      </w:r>
      <w:r w:rsidR="000D3005" w:rsidRPr="00275047">
        <w:rPr>
          <w:rFonts w:ascii="Times New Roman" w:hAnsi="Times New Roman"/>
          <w:spacing w:val="0"/>
          <w:sz w:val="26"/>
          <w:szCs w:val="26"/>
          <w:lang w:val="it-IT"/>
        </w:rPr>
        <w:t xml:space="preserve"> Không đạt cầu kỹ thuật đo lường </w:t>
      </w:r>
      <w:r w:rsidR="00B03DF0" w:rsidRPr="00275047">
        <w:rPr>
          <w:rFonts w:ascii="Times New Roman" w:hAnsi="Times New Roman"/>
          <w:spacing w:val="0"/>
          <w:sz w:val="26"/>
          <w:szCs w:val="26"/>
          <w:lang w:val="it-IT"/>
        </w:rPr>
        <w:t>PTĐ</w:t>
      </w:r>
      <w:r w:rsidR="000D3005" w:rsidRPr="00275047">
        <w:rPr>
          <w:rFonts w:ascii="Times New Roman" w:hAnsi="Times New Roman"/>
          <w:spacing w:val="0"/>
          <w:sz w:val="26"/>
          <w:szCs w:val="26"/>
          <w:lang w:val="it-IT"/>
        </w:rPr>
        <w:t>: ...............................................</w:t>
      </w:r>
      <w:r w:rsidR="006A5167" w:rsidRPr="00275047">
        <w:rPr>
          <w:rFonts w:ascii="Times New Roman" w:hAnsi="Times New Roman"/>
          <w:spacing w:val="0"/>
          <w:sz w:val="26"/>
          <w:szCs w:val="26"/>
          <w:lang w:val="it-IT"/>
        </w:rPr>
        <w:t>....</w:t>
      </w:r>
      <w:r w:rsidR="000D3005" w:rsidRPr="00275047">
        <w:rPr>
          <w:rFonts w:ascii="Times New Roman" w:hAnsi="Times New Roman"/>
          <w:spacing w:val="0"/>
          <w:sz w:val="26"/>
          <w:szCs w:val="26"/>
          <w:lang w:val="it-IT"/>
        </w:rPr>
        <w:t>.</w:t>
      </w:r>
    </w:p>
    <w:p w14:paraId="7A33A629" w14:textId="77777777" w:rsidR="002B5370" w:rsidRPr="00275047" w:rsidRDefault="002B5370" w:rsidP="000D3005">
      <w:pPr>
        <w:jc w:val="right"/>
        <w:rPr>
          <w:rFonts w:ascii="Times New Roman" w:hAnsi="Times New Roman"/>
          <w:i/>
          <w:sz w:val="26"/>
          <w:szCs w:val="26"/>
          <w:lang w:val="it-IT"/>
        </w:rPr>
      </w:pPr>
    </w:p>
    <w:p w14:paraId="2A7A7798" w14:textId="229CC170" w:rsidR="000D3005" w:rsidRPr="00275047" w:rsidRDefault="00A83BB5" w:rsidP="000D3005">
      <w:pPr>
        <w:jc w:val="right"/>
        <w:rPr>
          <w:rFonts w:ascii="Times New Roman" w:hAnsi="Times New Roman"/>
          <w:sz w:val="26"/>
          <w:szCs w:val="26"/>
        </w:rPr>
      </w:pPr>
      <w:r w:rsidRPr="00275047">
        <w:rPr>
          <w:rFonts w:ascii="Times New Roman" w:hAnsi="Times New Roman"/>
          <w:i/>
          <w:sz w:val="26"/>
          <w:szCs w:val="26"/>
        </w:rPr>
        <w:t>……….</w:t>
      </w:r>
      <w:r w:rsidR="000D3005" w:rsidRPr="00275047">
        <w:rPr>
          <w:rFonts w:ascii="Times New Roman" w:hAnsi="Times New Roman"/>
          <w:i/>
          <w:sz w:val="26"/>
          <w:szCs w:val="26"/>
        </w:rPr>
        <w:t xml:space="preserve">, ngày…… tháng…… năm </w:t>
      </w:r>
      <w:r w:rsidR="006D3DB0" w:rsidRPr="00275047">
        <w:rPr>
          <w:rFonts w:ascii="Times New Roman" w:hAnsi="Times New Roman"/>
          <w:i/>
          <w:sz w:val="26"/>
          <w:szCs w:val="26"/>
        </w:rPr>
        <w:t>…</w:t>
      </w:r>
      <w:r w:rsidR="000D3005" w:rsidRPr="00275047">
        <w:rPr>
          <w:rFonts w:ascii="Times New Roman" w:hAnsi="Times New Roman"/>
          <w:i/>
          <w:sz w:val="26"/>
          <w:szCs w:val="26"/>
        </w:rPr>
        <w:t>…</w:t>
      </w:r>
    </w:p>
    <w:tbl>
      <w:tblPr>
        <w:tblW w:w="0" w:type="auto"/>
        <w:tblInd w:w="108" w:type="dxa"/>
        <w:tblLook w:val="04A0" w:firstRow="1" w:lastRow="0" w:firstColumn="1" w:lastColumn="0" w:noHBand="0" w:noVBand="1"/>
      </w:tblPr>
      <w:tblGrid>
        <w:gridCol w:w="2746"/>
        <w:gridCol w:w="2746"/>
        <w:gridCol w:w="3688"/>
      </w:tblGrid>
      <w:tr w:rsidR="001635D2" w:rsidRPr="00275047" w14:paraId="6B3A1F73" w14:textId="77777777" w:rsidTr="00CC240E">
        <w:trPr>
          <w:trHeight w:val="293"/>
        </w:trPr>
        <w:tc>
          <w:tcPr>
            <w:tcW w:w="2746" w:type="dxa"/>
          </w:tcPr>
          <w:p w14:paraId="374AD012" w14:textId="77777777" w:rsidR="001635D2" w:rsidRPr="00275047" w:rsidRDefault="001635D2" w:rsidP="00AA2264">
            <w:pPr>
              <w:jc w:val="center"/>
              <w:rPr>
                <w:rFonts w:ascii="Times New Roman" w:hAnsi="Times New Roman"/>
                <w:b/>
                <w:bCs/>
                <w:sz w:val="26"/>
                <w:szCs w:val="26"/>
              </w:rPr>
            </w:pPr>
            <w:r w:rsidRPr="00275047">
              <w:rPr>
                <w:rFonts w:ascii="Times New Roman" w:hAnsi="Times New Roman"/>
                <w:b/>
                <w:bCs/>
                <w:sz w:val="26"/>
                <w:szCs w:val="26"/>
              </w:rPr>
              <w:t>Người soát lại</w:t>
            </w:r>
          </w:p>
        </w:tc>
        <w:tc>
          <w:tcPr>
            <w:tcW w:w="2746" w:type="dxa"/>
          </w:tcPr>
          <w:p w14:paraId="4C1D11D0" w14:textId="77777777" w:rsidR="001635D2" w:rsidRPr="00275047" w:rsidRDefault="001635D2" w:rsidP="00AA2264">
            <w:pPr>
              <w:jc w:val="center"/>
              <w:rPr>
                <w:rFonts w:ascii="Times New Roman" w:hAnsi="Times New Roman"/>
                <w:b/>
                <w:bCs/>
                <w:sz w:val="26"/>
                <w:szCs w:val="26"/>
              </w:rPr>
            </w:pPr>
          </w:p>
        </w:tc>
        <w:tc>
          <w:tcPr>
            <w:tcW w:w="3688" w:type="dxa"/>
          </w:tcPr>
          <w:p w14:paraId="12413926" w14:textId="77777777" w:rsidR="001635D2" w:rsidRPr="00275047" w:rsidRDefault="001635D2" w:rsidP="00AA2264">
            <w:pPr>
              <w:jc w:val="center"/>
              <w:rPr>
                <w:rFonts w:ascii="Times New Roman" w:hAnsi="Times New Roman"/>
                <w:b/>
                <w:bCs/>
                <w:sz w:val="26"/>
                <w:szCs w:val="26"/>
              </w:rPr>
            </w:pPr>
            <w:r w:rsidRPr="00275047">
              <w:rPr>
                <w:rFonts w:ascii="Times New Roman" w:hAnsi="Times New Roman"/>
                <w:b/>
                <w:bCs/>
                <w:sz w:val="26"/>
                <w:szCs w:val="26"/>
              </w:rPr>
              <w:t>Kiểm định viên</w:t>
            </w:r>
          </w:p>
        </w:tc>
      </w:tr>
    </w:tbl>
    <w:p w14:paraId="2FD564E8" w14:textId="77777777" w:rsidR="00231B24" w:rsidRPr="00275047" w:rsidRDefault="00231B24">
      <w:pPr>
        <w:spacing w:before="0" w:line="240" w:lineRule="auto"/>
        <w:jc w:val="left"/>
        <w:rPr>
          <w:rFonts w:ascii="Times New Roman" w:hAnsi="Times New Roman"/>
          <w:b/>
          <w:i/>
          <w:noProof/>
          <w:spacing w:val="0"/>
          <w:sz w:val="26"/>
          <w:lang w:val="pt-BR"/>
        </w:rPr>
      </w:pPr>
      <w:r w:rsidRPr="00275047">
        <w:rPr>
          <w:rFonts w:ascii="Times New Roman" w:hAnsi="Times New Roman"/>
          <w:b/>
          <w:i/>
          <w:noProof/>
          <w:lang w:val="pt-BR"/>
        </w:rPr>
        <w:br w:type="page"/>
      </w:r>
    </w:p>
    <w:p w14:paraId="288CE1F0" w14:textId="77777777" w:rsidR="00231B24" w:rsidRPr="00275047" w:rsidRDefault="00231B24" w:rsidP="00231B24">
      <w:pPr>
        <w:pStyle w:val="abc"/>
        <w:spacing w:before="120" w:line="264" w:lineRule="auto"/>
        <w:ind w:left="7200" w:firstLine="720"/>
        <w:jc w:val="center"/>
        <w:rPr>
          <w:rFonts w:ascii="Times New Roman" w:hAnsi="Times New Roman"/>
          <w:b/>
          <w:i/>
          <w:szCs w:val="26"/>
        </w:rPr>
      </w:pPr>
      <w:r w:rsidRPr="00275047">
        <w:rPr>
          <w:rFonts w:ascii="Times New Roman" w:hAnsi="Times New Roman"/>
          <w:b/>
          <w:i/>
          <w:noProof/>
          <w:lang w:val="vi-VN"/>
        </w:rPr>
        <w:lastRenderedPageBreak/>
        <w:t>Phụ lục 2</w:t>
      </w:r>
      <w:r w:rsidRPr="00275047">
        <w:rPr>
          <w:rFonts w:ascii="Times New Roman" w:hAnsi="Times New Roman"/>
          <w:b/>
          <w:i/>
          <w:szCs w:val="26"/>
        </w:rPr>
        <w:t xml:space="preserve">    </w:t>
      </w:r>
    </w:p>
    <w:p w14:paraId="3FC47CDE" w14:textId="521869D9" w:rsidR="00DF401A" w:rsidRPr="00275047" w:rsidRDefault="0076168F" w:rsidP="00192760">
      <w:pPr>
        <w:pStyle w:val="abc"/>
        <w:spacing w:before="120" w:line="264" w:lineRule="auto"/>
        <w:jc w:val="center"/>
        <w:rPr>
          <w:rFonts w:ascii="Times New Roman" w:hAnsi="Times New Roman"/>
          <w:b/>
          <w:szCs w:val="26"/>
          <w:lang w:val="vi-VN"/>
        </w:rPr>
      </w:pPr>
      <w:r w:rsidRPr="00275047">
        <w:rPr>
          <w:rFonts w:ascii="Times New Roman" w:hAnsi="Times New Roman"/>
          <w:b/>
          <w:szCs w:val="26"/>
          <w:lang w:val="vi-VN"/>
        </w:rPr>
        <w:t>Yêu cầu</w:t>
      </w:r>
      <w:r w:rsidR="00D950E1" w:rsidRPr="00275047">
        <w:rPr>
          <w:rFonts w:ascii="Times New Roman" w:hAnsi="Times New Roman"/>
          <w:b/>
          <w:szCs w:val="26"/>
          <w:lang w:val="vi-VN"/>
        </w:rPr>
        <w:t xml:space="preserve"> </w:t>
      </w:r>
      <w:r w:rsidRPr="00275047">
        <w:rPr>
          <w:rFonts w:ascii="Times New Roman" w:hAnsi="Times New Roman"/>
          <w:b/>
          <w:szCs w:val="26"/>
          <w:lang w:val="vi-VN"/>
        </w:rPr>
        <w:t>kỹ thuật đo lường của phương tiện đo nồng độ SO</w:t>
      </w:r>
      <w:r w:rsidRPr="00275047">
        <w:rPr>
          <w:rFonts w:ascii="Times New Roman" w:hAnsi="Times New Roman"/>
          <w:b/>
          <w:szCs w:val="26"/>
          <w:vertAlign w:val="subscript"/>
          <w:lang w:val="vi-VN"/>
        </w:rPr>
        <w:t>2</w:t>
      </w:r>
      <w:r w:rsidRPr="00275047">
        <w:rPr>
          <w:rFonts w:ascii="Times New Roman" w:hAnsi="Times New Roman"/>
          <w:b/>
          <w:szCs w:val="26"/>
          <w:lang w:val="vi-VN"/>
        </w:rPr>
        <w:t>, CO, NO, NO</w:t>
      </w:r>
      <w:r w:rsidRPr="00275047">
        <w:rPr>
          <w:rFonts w:ascii="Times New Roman" w:hAnsi="Times New Roman"/>
          <w:b/>
          <w:szCs w:val="26"/>
          <w:vertAlign w:val="subscript"/>
          <w:lang w:val="vi-VN"/>
        </w:rPr>
        <w:t>2</w:t>
      </w:r>
      <w:r w:rsidRPr="00275047">
        <w:rPr>
          <w:rFonts w:ascii="Times New Roman" w:hAnsi="Times New Roman"/>
          <w:b/>
          <w:szCs w:val="26"/>
          <w:lang w:val="vi-VN"/>
        </w:rPr>
        <w:t xml:space="preserve"> </w:t>
      </w:r>
    </w:p>
    <w:p w14:paraId="6FF731D4" w14:textId="77777777" w:rsidR="00231B24" w:rsidRPr="00275047" w:rsidRDefault="0076168F" w:rsidP="00192760">
      <w:pPr>
        <w:pStyle w:val="abc"/>
        <w:spacing w:before="120" w:line="264" w:lineRule="auto"/>
        <w:jc w:val="center"/>
        <w:rPr>
          <w:rFonts w:ascii="Times New Roman" w:hAnsi="Times New Roman"/>
          <w:b/>
          <w:szCs w:val="26"/>
          <w:lang w:val="vi-VN"/>
        </w:rPr>
      </w:pPr>
      <w:r w:rsidRPr="00275047">
        <w:rPr>
          <w:rFonts w:ascii="Times New Roman" w:hAnsi="Times New Roman"/>
          <w:b/>
          <w:szCs w:val="26"/>
          <w:lang w:val="vi-VN"/>
        </w:rPr>
        <w:t>của trạm quan trắc không khí tự động, liên tục</w:t>
      </w:r>
    </w:p>
    <w:p w14:paraId="793F8268" w14:textId="77777777" w:rsidR="00D950E1" w:rsidRPr="00275047" w:rsidRDefault="00D950E1" w:rsidP="00192760">
      <w:pPr>
        <w:pStyle w:val="abc"/>
        <w:spacing w:before="120" w:line="264" w:lineRule="auto"/>
        <w:jc w:val="center"/>
        <w:rPr>
          <w:rFonts w:ascii="Times New Roman" w:hAnsi="Times New Roman"/>
          <w:b/>
          <w:szCs w:val="26"/>
          <w:lang w:val="vi-VN"/>
        </w:rPr>
      </w:pPr>
    </w:p>
    <w:tbl>
      <w:tblPr>
        <w:tblW w:w="10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2372"/>
        <w:gridCol w:w="1447"/>
        <w:gridCol w:w="1459"/>
        <w:gridCol w:w="1490"/>
        <w:gridCol w:w="1338"/>
        <w:gridCol w:w="1489"/>
      </w:tblGrid>
      <w:tr w:rsidR="009F32B5" w:rsidRPr="00275047" w14:paraId="5574467E" w14:textId="77777777" w:rsidTr="00B16547">
        <w:trPr>
          <w:trHeight w:val="524"/>
          <w:jc w:val="center"/>
        </w:trPr>
        <w:tc>
          <w:tcPr>
            <w:tcW w:w="1135" w:type="dxa"/>
            <w:vMerge w:val="restart"/>
            <w:shd w:val="clear" w:color="auto" w:fill="auto"/>
            <w:vAlign w:val="center"/>
          </w:tcPr>
          <w:p w14:paraId="147ABB4E" w14:textId="77777777" w:rsidR="00231B24" w:rsidRPr="00275047" w:rsidRDefault="00231B24" w:rsidP="00290512">
            <w:pPr>
              <w:pStyle w:val="Noidung"/>
              <w:spacing w:before="60" w:after="60"/>
              <w:ind w:left="0" w:right="0" w:firstLine="0"/>
              <w:jc w:val="center"/>
              <w:rPr>
                <w:b/>
                <w:szCs w:val="26"/>
                <w:lang w:val="en-GB"/>
              </w:rPr>
            </w:pPr>
            <w:r w:rsidRPr="00275047">
              <w:rPr>
                <w:b/>
                <w:szCs w:val="26"/>
                <w:lang w:val="en-GB"/>
              </w:rPr>
              <w:t>TT</w:t>
            </w:r>
          </w:p>
        </w:tc>
        <w:tc>
          <w:tcPr>
            <w:tcW w:w="2372" w:type="dxa"/>
            <w:vMerge w:val="restart"/>
            <w:shd w:val="clear" w:color="auto" w:fill="auto"/>
            <w:vAlign w:val="center"/>
          </w:tcPr>
          <w:p w14:paraId="43706BFD" w14:textId="77777777" w:rsidR="00DF401A" w:rsidRPr="00275047" w:rsidRDefault="00231B24" w:rsidP="00290512">
            <w:pPr>
              <w:pStyle w:val="Noidung"/>
              <w:spacing w:before="60" w:after="60"/>
              <w:ind w:left="0" w:right="0" w:firstLine="0"/>
              <w:jc w:val="center"/>
              <w:rPr>
                <w:b/>
                <w:szCs w:val="26"/>
                <w:lang w:val="en-GB"/>
              </w:rPr>
            </w:pPr>
            <w:r w:rsidRPr="00275047">
              <w:rPr>
                <w:b/>
                <w:szCs w:val="26"/>
                <w:lang w:val="en-GB"/>
              </w:rPr>
              <w:t xml:space="preserve">Đặc trưng </w:t>
            </w:r>
          </w:p>
          <w:p w14:paraId="4AEB9BC8" w14:textId="77777777" w:rsidR="00231B24" w:rsidRPr="00275047" w:rsidRDefault="00231B24" w:rsidP="00290512">
            <w:pPr>
              <w:pStyle w:val="Noidung"/>
              <w:spacing w:before="60" w:after="60"/>
              <w:ind w:left="0" w:right="0" w:firstLine="0"/>
              <w:jc w:val="center"/>
              <w:rPr>
                <w:b/>
                <w:szCs w:val="26"/>
                <w:lang w:val="en-GB"/>
              </w:rPr>
            </w:pPr>
            <w:r w:rsidRPr="00275047">
              <w:rPr>
                <w:b/>
                <w:szCs w:val="26"/>
                <w:lang w:val="en-GB"/>
              </w:rPr>
              <w:t>kỹ thuật</w:t>
            </w:r>
          </w:p>
        </w:tc>
        <w:tc>
          <w:tcPr>
            <w:tcW w:w="1447" w:type="dxa"/>
            <w:vMerge w:val="restart"/>
            <w:shd w:val="clear" w:color="auto" w:fill="auto"/>
            <w:vAlign w:val="center"/>
          </w:tcPr>
          <w:p w14:paraId="4BC41D73" w14:textId="77777777" w:rsidR="00231B24" w:rsidRPr="00275047" w:rsidRDefault="00231B24" w:rsidP="00CC240E">
            <w:pPr>
              <w:pStyle w:val="Noidung"/>
              <w:spacing w:before="60" w:after="60"/>
              <w:ind w:left="0" w:right="0" w:firstLine="0"/>
              <w:jc w:val="center"/>
              <w:rPr>
                <w:b/>
                <w:szCs w:val="26"/>
                <w:lang w:val="en-GB"/>
              </w:rPr>
            </w:pPr>
            <w:r w:rsidRPr="00275047">
              <w:rPr>
                <w:b/>
                <w:szCs w:val="26"/>
                <w:lang w:val="en-GB"/>
              </w:rPr>
              <w:t>Đơn vị</w:t>
            </w:r>
          </w:p>
        </w:tc>
        <w:tc>
          <w:tcPr>
            <w:tcW w:w="5776" w:type="dxa"/>
            <w:gridSpan w:val="4"/>
            <w:shd w:val="clear" w:color="auto" w:fill="auto"/>
            <w:vAlign w:val="center"/>
          </w:tcPr>
          <w:p w14:paraId="3DAA9DCB" w14:textId="77777777" w:rsidR="00231B24" w:rsidRPr="00275047" w:rsidRDefault="00231B24" w:rsidP="00290512">
            <w:pPr>
              <w:pStyle w:val="Noidung"/>
              <w:spacing w:before="60" w:after="60"/>
              <w:ind w:left="0" w:right="0" w:firstLine="0"/>
              <w:jc w:val="center"/>
              <w:rPr>
                <w:b/>
                <w:szCs w:val="26"/>
              </w:rPr>
            </w:pPr>
            <w:r w:rsidRPr="00275047">
              <w:rPr>
                <w:b/>
                <w:szCs w:val="26"/>
              </w:rPr>
              <w:t>Phương tiện đo nồng độ</w:t>
            </w:r>
          </w:p>
        </w:tc>
      </w:tr>
      <w:tr w:rsidR="009F32B5" w:rsidRPr="00275047" w14:paraId="0373CE99" w14:textId="77777777" w:rsidTr="009F32B5">
        <w:trPr>
          <w:trHeight w:val="141"/>
          <w:jc w:val="center"/>
        </w:trPr>
        <w:tc>
          <w:tcPr>
            <w:tcW w:w="1135" w:type="dxa"/>
            <w:vMerge/>
            <w:tcBorders>
              <w:bottom w:val="single" w:sz="4" w:space="0" w:color="auto"/>
            </w:tcBorders>
            <w:shd w:val="clear" w:color="auto" w:fill="auto"/>
            <w:vAlign w:val="center"/>
          </w:tcPr>
          <w:p w14:paraId="68C13021" w14:textId="77777777" w:rsidR="00231B24" w:rsidRPr="00275047" w:rsidRDefault="00231B24" w:rsidP="00290512">
            <w:pPr>
              <w:pStyle w:val="Noidung"/>
              <w:spacing w:before="60" w:after="60"/>
              <w:ind w:left="0" w:right="0" w:firstLine="0"/>
              <w:jc w:val="center"/>
              <w:rPr>
                <w:b/>
                <w:szCs w:val="26"/>
                <w:lang w:val="en-GB"/>
              </w:rPr>
            </w:pPr>
          </w:p>
        </w:tc>
        <w:tc>
          <w:tcPr>
            <w:tcW w:w="2372" w:type="dxa"/>
            <w:vMerge/>
            <w:tcBorders>
              <w:bottom w:val="single" w:sz="4" w:space="0" w:color="auto"/>
            </w:tcBorders>
            <w:shd w:val="clear" w:color="auto" w:fill="auto"/>
            <w:vAlign w:val="center"/>
          </w:tcPr>
          <w:p w14:paraId="56605274" w14:textId="77777777" w:rsidR="00231B24" w:rsidRPr="00275047" w:rsidRDefault="00231B24" w:rsidP="00290512">
            <w:pPr>
              <w:pStyle w:val="Noidung"/>
              <w:spacing w:before="60" w:after="60"/>
              <w:ind w:left="0" w:right="0" w:firstLine="0"/>
              <w:jc w:val="center"/>
              <w:rPr>
                <w:b/>
                <w:szCs w:val="26"/>
                <w:lang w:val="en-GB"/>
              </w:rPr>
            </w:pPr>
          </w:p>
        </w:tc>
        <w:tc>
          <w:tcPr>
            <w:tcW w:w="1447" w:type="dxa"/>
            <w:vMerge/>
            <w:tcBorders>
              <w:bottom w:val="single" w:sz="4" w:space="0" w:color="auto"/>
            </w:tcBorders>
            <w:shd w:val="clear" w:color="auto" w:fill="auto"/>
            <w:vAlign w:val="center"/>
          </w:tcPr>
          <w:p w14:paraId="48481EA2" w14:textId="77777777" w:rsidR="00231B24" w:rsidRPr="00275047" w:rsidRDefault="00231B24" w:rsidP="00290512">
            <w:pPr>
              <w:pStyle w:val="Noidung"/>
              <w:spacing w:before="60" w:after="60"/>
              <w:ind w:left="0" w:right="0" w:firstLine="0"/>
              <w:jc w:val="center"/>
              <w:rPr>
                <w:b/>
                <w:szCs w:val="26"/>
                <w:lang w:val="en-GB"/>
              </w:rPr>
            </w:pPr>
          </w:p>
        </w:tc>
        <w:tc>
          <w:tcPr>
            <w:tcW w:w="1459" w:type="dxa"/>
            <w:tcBorders>
              <w:bottom w:val="single" w:sz="4" w:space="0" w:color="auto"/>
            </w:tcBorders>
            <w:shd w:val="clear" w:color="auto" w:fill="auto"/>
            <w:vAlign w:val="center"/>
          </w:tcPr>
          <w:p w14:paraId="11CBF54F" w14:textId="77777777" w:rsidR="00231B24" w:rsidRPr="00275047" w:rsidRDefault="00231B24" w:rsidP="00290512">
            <w:pPr>
              <w:pStyle w:val="Noidung"/>
              <w:spacing w:before="60" w:after="60"/>
              <w:ind w:left="0" w:right="0" w:firstLine="0"/>
              <w:jc w:val="center"/>
              <w:rPr>
                <w:b/>
                <w:szCs w:val="26"/>
                <w:lang w:val="en-GB"/>
              </w:rPr>
            </w:pPr>
            <w:r w:rsidRPr="00275047">
              <w:rPr>
                <w:b/>
                <w:szCs w:val="26"/>
              </w:rPr>
              <w:t>SO</w:t>
            </w:r>
            <w:r w:rsidRPr="00275047">
              <w:rPr>
                <w:b/>
                <w:szCs w:val="26"/>
                <w:vertAlign w:val="subscript"/>
              </w:rPr>
              <w:t>2</w:t>
            </w:r>
          </w:p>
        </w:tc>
        <w:tc>
          <w:tcPr>
            <w:tcW w:w="1490" w:type="dxa"/>
            <w:tcBorders>
              <w:bottom w:val="single" w:sz="4" w:space="0" w:color="auto"/>
            </w:tcBorders>
            <w:shd w:val="clear" w:color="auto" w:fill="auto"/>
            <w:vAlign w:val="center"/>
          </w:tcPr>
          <w:p w14:paraId="588EA3FA" w14:textId="77777777" w:rsidR="00231B24" w:rsidRPr="00275047" w:rsidRDefault="00231B24" w:rsidP="00290512">
            <w:pPr>
              <w:pStyle w:val="Noidung"/>
              <w:spacing w:before="60" w:after="60"/>
              <w:ind w:left="0" w:right="0" w:firstLine="0"/>
              <w:jc w:val="center"/>
              <w:rPr>
                <w:b/>
                <w:szCs w:val="26"/>
                <w:lang w:val="en-GB"/>
              </w:rPr>
            </w:pPr>
            <w:r w:rsidRPr="00275047">
              <w:rPr>
                <w:b/>
                <w:szCs w:val="26"/>
              </w:rPr>
              <w:t>CO</w:t>
            </w:r>
          </w:p>
        </w:tc>
        <w:tc>
          <w:tcPr>
            <w:tcW w:w="1338" w:type="dxa"/>
            <w:tcBorders>
              <w:bottom w:val="single" w:sz="4" w:space="0" w:color="auto"/>
            </w:tcBorders>
            <w:shd w:val="clear" w:color="auto" w:fill="auto"/>
          </w:tcPr>
          <w:p w14:paraId="73358436" w14:textId="77777777" w:rsidR="00231B24" w:rsidRPr="00275047" w:rsidRDefault="00231B24" w:rsidP="00290512">
            <w:pPr>
              <w:pStyle w:val="Noidung"/>
              <w:spacing w:before="60" w:after="60"/>
              <w:ind w:left="0" w:right="0" w:firstLine="0"/>
              <w:jc w:val="center"/>
              <w:rPr>
                <w:b/>
                <w:szCs w:val="26"/>
              </w:rPr>
            </w:pPr>
            <w:r w:rsidRPr="00275047">
              <w:rPr>
                <w:b/>
                <w:szCs w:val="26"/>
              </w:rPr>
              <w:t>NO</w:t>
            </w:r>
          </w:p>
        </w:tc>
        <w:tc>
          <w:tcPr>
            <w:tcW w:w="1489" w:type="dxa"/>
            <w:tcBorders>
              <w:bottom w:val="single" w:sz="4" w:space="0" w:color="auto"/>
            </w:tcBorders>
            <w:shd w:val="clear" w:color="auto" w:fill="auto"/>
            <w:vAlign w:val="center"/>
          </w:tcPr>
          <w:p w14:paraId="671DF603" w14:textId="77777777" w:rsidR="00231B24" w:rsidRPr="00275047" w:rsidRDefault="00231B24" w:rsidP="00290512">
            <w:pPr>
              <w:pStyle w:val="Noidung"/>
              <w:spacing w:before="60" w:after="60"/>
              <w:ind w:left="0" w:right="0" w:firstLine="0"/>
              <w:jc w:val="center"/>
              <w:rPr>
                <w:b/>
                <w:szCs w:val="26"/>
              </w:rPr>
            </w:pPr>
            <w:r w:rsidRPr="00275047">
              <w:rPr>
                <w:b/>
                <w:szCs w:val="26"/>
              </w:rPr>
              <w:t>NO</w:t>
            </w:r>
            <w:r w:rsidRPr="00275047">
              <w:rPr>
                <w:b/>
                <w:szCs w:val="26"/>
                <w:vertAlign w:val="subscript"/>
              </w:rPr>
              <w:t>2</w:t>
            </w:r>
          </w:p>
        </w:tc>
      </w:tr>
      <w:tr w:rsidR="009F32B5" w:rsidRPr="00275047" w14:paraId="2F0E15F7" w14:textId="77777777" w:rsidTr="009F32B5">
        <w:trPr>
          <w:trHeight w:val="45"/>
          <w:jc w:val="center"/>
        </w:trPr>
        <w:tc>
          <w:tcPr>
            <w:tcW w:w="1135" w:type="dxa"/>
            <w:vMerge w:val="restart"/>
            <w:shd w:val="clear" w:color="auto" w:fill="auto"/>
            <w:vAlign w:val="center"/>
          </w:tcPr>
          <w:p w14:paraId="0CC98094" w14:textId="77777777" w:rsidR="001F7883" w:rsidRPr="00275047" w:rsidRDefault="001F7883" w:rsidP="001F7883">
            <w:pPr>
              <w:pStyle w:val="Noidung"/>
              <w:spacing w:before="60" w:after="60"/>
              <w:ind w:left="0" w:right="0" w:firstLine="0"/>
              <w:jc w:val="center"/>
              <w:rPr>
                <w:szCs w:val="26"/>
                <w:lang w:val="en-GB"/>
              </w:rPr>
            </w:pPr>
            <w:r w:rsidRPr="00275047">
              <w:rPr>
                <w:szCs w:val="26"/>
                <w:lang w:val="en-GB"/>
              </w:rPr>
              <w:t>1</w:t>
            </w:r>
          </w:p>
        </w:tc>
        <w:tc>
          <w:tcPr>
            <w:tcW w:w="2372" w:type="dxa"/>
            <w:vMerge w:val="restart"/>
            <w:shd w:val="clear" w:color="auto" w:fill="auto"/>
            <w:vAlign w:val="center"/>
          </w:tcPr>
          <w:p w14:paraId="29565BB3" w14:textId="77777777" w:rsidR="001F7883" w:rsidRPr="00275047" w:rsidRDefault="001F7883" w:rsidP="001F7883">
            <w:pPr>
              <w:pStyle w:val="Noidung"/>
              <w:spacing w:before="60" w:after="60"/>
              <w:ind w:left="0" w:right="0" w:firstLine="0"/>
              <w:rPr>
                <w:szCs w:val="26"/>
                <w:lang w:val="en-GB"/>
              </w:rPr>
            </w:pPr>
            <w:r w:rsidRPr="00275047">
              <w:rPr>
                <w:szCs w:val="26"/>
                <w:lang w:val="en-GB"/>
              </w:rPr>
              <w:t>Phạm vi đo</w:t>
            </w:r>
          </w:p>
        </w:tc>
        <w:tc>
          <w:tcPr>
            <w:tcW w:w="1447" w:type="dxa"/>
            <w:tcBorders>
              <w:bottom w:val="nil"/>
            </w:tcBorders>
            <w:shd w:val="clear" w:color="auto" w:fill="auto"/>
            <w:vAlign w:val="center"/>
          </w:tcPr>
          <w:p w14:paraId="7108A2C3" w14:textId="0DA17B95" w:rsidR="001F7883" w:rsidRPr="00275047" w:rsidRDefault="001F7883" w:rsidP="001F7883">
            <w:pPr>
              <w:pStyle w:val="Noidung"/>
              <w:spacing w:before="60" w:after="60"/>
              <w:ind w:left="0" w:right="0" w:firstLine="0"/>
              <w:jc w:val="center"/>
              <w:rPr>
                <w:szCs w:val="26"/>
                <w:lang w:val="en-GB"/>
              </w:rPr>
            </w:pPr>
            <w:r w:rsidRPr="00275047">
              <w:rPr>
                <w:sz w:val="24"/>
                <w:szCs w:val="28"/>
                <w:lang w:val="en-GB"/>
              </w:rPr>
              <w:t>%</w:t>
            </w:r>
          </w:p>
        </w:tc>
        <w:tc>
          <w:tcPr>
            <w:tcW w:w="1459" w:type="dxa"/>
            <w:tcBorders>
              <w:bottom w:val="nil"/>
            </w:tcBorders>
            <w:shd w:val="clear" w:color="auto" w:fill="auto"/>
            <w:vAlign w:val="center"/>
          </w:tcPr>
          <w:p w14:paraId="735910A4" w14:textId="77777777" w:rsidR="001F7883" w:rsidRPr="00275047" w:rsidRDefault="001F7883" w:rsidP="00CC240E">
            <w:pPr>
              <w:pStyle w:val="Noidung"/>
              <w:spacing w:before="60" w:after="60"/>
              <w:ind w:left="-154" w:right="-111" w:firstLine="0"/>
              <w:jc w:val="center"/>
              <w:rPr>
                <w:sz w:val="18"/>
                <w:szCs w:val="26"/>
                <w:lang w:val="en-GB"/>
              </w:rPr>
            </w:pPr>
            <w:r w:rsidRPr="00275047">
              <w:rPr>
                <w:sz w:val="24"/>
                <w:szCs w:val="28"/>
                <w:lang w:val="en-GB"/>
              </w:rPr>
              <w:t>(0 ÷ 10)x10</w:t>
            </w:r>
            <w:r w:rsidRPr="00275047">
              <w:rPr>
                <w:sz w:val="24"/>
                <w:szCs w:val="28"/>
                <w:vertAlign w:val="superscript"/>
                <w:lang w:val="en-GB"/>
              </w:rPr>
              <w:t>-4</w:t>
            </w:r>
          </w:p>
        </w:tc>
        <w:tc>
          <w:tcPr>
            <w:tcW w:w="1490" w:type="dxa"/>
            <w:tcBorders>
              <w:bottom w:val="nil"/>
            </w:tcBorders>
            <w:shd w:val="clear" w:color="auto" w:fill="auto"/>
          </w:tcPr>
          <w:p w14:paraId="3AE062E2" w14:textId="77777777" w:rsidR="001F7883" w:rsidRPr="00275047" w:rsidRDefault="001F7883" w:rsidP="00CC240E">
            <w:pPr>
              <w:pStyle w:val="Noidung"/>
              <w:spacing w:before="60" w:after="60"/>
              <w:ind w:left="-154" w:right="-111" w:firstLine="0"/>
              <w:jc w:val="center"/>
              <w:rPr>
                <w:sz w:val="18"/>
                <w:szCs w:val="26"/>
                <w:lang w:val="en-GB"/>
              </w:rPr>
            </w:pPr>
            <w:r w:rsidRPr="00275047">
              <w:rPr>
                <w:sz w:val="24"/>
                <w:szCs w:val="28"/>
                <w:lang w:val="en-GB"/>
              </w:rPr>
              <w:t>(0 ÷ 100)x10</w:t>
            </w:r>
            <w:r w:rsidRPr="00275047">
              <w:rPr>
                <w:sz w:val="24"/>
                <w:szCs w:val="28"/>
                <w:vertAlign w:val="superscript"/>
                <w:lang w:val="en-GB"/>
              </w:rPr>
              <w:t>-4</w:t>
            </w:r>
          </w:p>
        </w:tc>
        <w:tc>
          <w:tcPr>
            <w:tcW w:w="1338" w:type="dxa"/>
            <w:tcBorders>
              <w:bottom w:val="nil"/>
            </w:tcBorders>
            <w:shd w:val="clear" w:color="auto" w:fill="auto"/>
          </w:tcPr>
          <w:p w14:paraId="4D3E42F4" w14:textId="77777777" w:rsidR="001F7883" w:rsidRPr="00275047" w:rsidRDefault="001F7883" w:rsidP="00CC240E">
            <w:pPr>
              <w:pStyle w:val="Noidung"/>
              <w:spacing w:before="60" w:after="60"/>
              <w:ind w:left="-154" w:right="-111" w:firstLine="0"/>
              <w:jc w:val="center"/>
              <w:rPr>
                <w:sz w:val="18"/>
                <w:szCs w:val="26"/>
                <w:lang w:val="en-GB"/>
              </w:rPr>
            </w:pPr>
            <w:r w:rsidRPr="00275047">
              <w:rPr>
                <w:sz w:val="24"/>
                <w:szCs w:val="28"/>
                <w:lang w:val="en-GB"/>
              </w:rPr>
              <w:t>(0 ÷ 10)x10</w:t>
            </w:r>
            <w:r w:rsidRPr="00275047">
              <w:rPr>
                <w:sz w:val="24"/>
                <w:szCs w:val="28"/>
                <w:vertAlign w:val="superscript"/>
                <w:lang w:val="en-GB"/>
              </w:rPr>
              <w:t>-4</w:t>
            </w:r>
          </w:p>
        </w:tc>
        <w:tc>
          <w:tcPr>
            <w:tcW w:w="1489" w:type="dxa"/>
            <w:tcBorders>
              <w:bottom w:val="nil"/>
            </w:tcBorders>
            <w:shd w:val="clear" w:color="auto" w:fill="auto"/>
          </w:tcPr>
          <w:p w14:paraId="689B7616" w14:textId="77777777" w:rsidR="001F7883" w:rsidRPr="00275047" w:rsidRDefault="001F7883" w:rsidP="00CC240E">
            <w:pPr>
              <w:pStyle w:val="Noidung"/>
              <w:spacing w:before="60" w:after="60"/>
              <w:ind w:left="-154" w:right="-111" w:firstLine="0"/>
              <w:jc w:val="center"/>
              <w:rPr>
                <w:sz w:val="18"/>
                <w:szCs w:val="26"/>
                <w:lang w:val="en-GB"/>
              </w:rPr>
            </w:pPr>
            <w:r w:rsidRPr="00275047">
              <w:rPr>
                <w:sz w:val="24"/>
                <w:szCs w:val="28"/>
                <w:lang w:val="en-GB"/>
              </w:rPr>
              <w:t>(0 ÷ 10)x10</w:t>
            </w:r>
            <w:r w:rsidRPr="00275047">
              <w:rPr>
                <w:sz w:val="24"/>
                <w:szCs w:val="28"/>
                <w:vertAlign w:val="superscript"/>
                <w:lang w:val="en-GB"/>
              </w:rPr>
              <w:t>-4</w:t>
            </w:r>
          </w:p>
        </w:tc>
      </w:tr>
      <w:tr w:rsidR="009F32B5" w:rsidRPr="00275047" w14:paraId="044170AA" w14:textId="77777777" w:rsidTr="009F32B5">
        <w:trPr>
          <w:trHeight w:val="83"/>
          <w:jc w:val="center"/>
        </w:trPr>
        <w:tc>
          <w:tcPr>
            <w:tcW w:w="1135" w:type="dxa"/>
            <w:vMerge/>
            <w:shd w:val="clear" w:color="auto" w:fill="auto"/>
            <w:vAlign w:val="center"/>
          </w:tcPr>
          <w:p w14:paraId="4A6D74C1" w14:textId="77777777" w:rsidR="001F7883" w:rsidRPr="00275047" w:rsidRDefault="001F7883" w:rsidP="001F7883">
            <w:pPr>
              <w:pStyle w:val="Noidung"/>
              <w:spacing w:before="60" w:after="60" w:line="360" w:lineRule="auto"/>
              <w:ind w:left="0" w:right="0" w:firstLine="0"/>
              <w:jc w:val="center"/>
              <w:rPr>
                <w:szCs w:val="26"/>
              </w:rPr>
            </w:pPr>
          </w:p>
        </w:tc>
        <w:tc>
          <w:tcPr>
            <w:tcW w:w="2372" w:type="dxa"/>
            <w:vMerge/>
            <w:shd w:val="clear" w:color="auto" w:fill="auto"/>
            <w:vAlign w:val="center"/>
          </w:tcPr>
          <w:p w14:paraId="6424E9A7" w14:textId="77777777" w:rsidR="001F7883" w:rsidRPr="00275047" w:rsidRDefault="001F7883" w:rsidP="001F7883">
            <w:pPr>
              <w:pStyle w:val="Noidung"/>
              <w:spacing w:before="60" w:after="60" w:line="360" w:lineRule="auto"/>
              <w:ind w:left="0" w:right="0" w:firstLine="0"/>
              <w:rPr>
                <w:szCs w:val="26"/>
              </w:rPr>
            </w:pPr>
          </w:p>
        </w:tc>
        <w:tc>
          <w:tcPr>
            <w:tcW w:w="1447" w:type="dxa"/>
            <w:tcBorders>
              <w:top w:val="nil"/>
              <w:bottom w:val="single" w:sz="4" w:space="0" w:color="auto"/>
            </w:tcBorders>
            <w:shd w:val="clear" w:color="auto" w:fill="auto"/>
            <w:vAlign w:val="center"/>
          </w:tcPr>
          <w:p w14:paraId="772487D4" w14:textId="204CB796" w:rsidR="001F7883" w:rsidRPr="00275047" w:rsidRDefault="001F7883" w:rsidP="00F745EF">
            <w:pPr>
              <w:pStyle w:val="Noidung"/>
              <w:spacing w:before="60" w:after="60" w:line="360" w:lineRule="auto"/>
              <w:ind w:left="0" w:right="0" w:firstLine="0"/>
              <w:jc w:val="center"/>
              <w:rPr>
                <w:szCs w:val="26"/>
                <w:lang w:val="en-GB"/>
              </w:rPr>
            </w:pPr>
            <w:r w:rsidRPr="00275047">
              <w:rPr>
                <w:sz w:val="24"/>
                <w:szCs w:val="28"/>
                <w:lang w:val="en-GB"/>
              </w:rPr>
              <w:t>(ppm)</w:t>
            </w:r>
          </w:p>
        </w:tc>
        <w:tc>
          <w:tcPr>
            <w:tcW w:w="1459" w:type="dxa"/>
            <w:tcBorders>
              <w:top w:val="nil"/>
              <w:bottom w:val="single" w:sz="4" w:space="0" w:color="auto"/>
            </w:tcBorders>
            <w:shd w:val="clear" w:color="auto" w:fill="auto"/>
            <w:vAlign w:val="center"/>
          </w:tcPr>
          <w:p w14:paraId="4F7BB9E4" w14:textId="77777777" w:rsidR="001F7883" w:rsidRPr="00275047" w:rsidRDefault="001F7883" w:rsidP="001F7883">
            <w:pPr>
              <w:pStyle w:val="Noidung"/>
              <w:spacing w:before="60" w:after="60" w:line="360" w:lineRule="auto"/>
              <w:ind w:left="0" w:right="0" w:firstLine="0"/>
              <w:jc w:val="center"/>
              <w:rPr>
                <w:szCs w:val="26"/>
                <w:lang w:val="vi-VN"/>
              </w:rPr>
            </w:pPr>
            <w:r w:rsidRPr="00275047">
              <w:rPr>
                <w:sz w:val="24"/>
                <w:szCs w:val="28"/>
                <w:lang w:val="en-GB"/>
              </w:rPr>
              <w:t>(0 ÷ 10)</w:t>
            </w:r>
          </w:p>
        </w:tc>
        <w:tc>
          <w:tcPr>
            <w:tcW w:w="1490" w:type="dxa"/>
            <w:tcBorders>
              <w:top w:val="nil"/>
              <w:bottom w:val="single" w:sz="4" w:space="0" w:color="auto"/>
            </w:tcBorders>
            <w:shd w:val="clear" w:color="auto" w:fill="auto"/>
          </w:tcPr>
          <w:p w14:paraId="58972CA1" w14:textId="77777777" w:rsidR="001F7883" w:rsidRPr="00275047" w:rsidRDefault="001F7883" w:rsidP="001F7883">
            <w:pPr>
              <w:pStyle w:val="Noidung"/>
              <w:spacing w:before="60" w:after="60" w:line="360" w:lineRule="auto"/>
              <w:ind w:left="0" w:right="0" w:firstLine="0"/>
              <w:jc w:val="center"/>
              <w:rPr>
                <w:szCs w:val="26"/>
                <w:lang w:val="vi-VN"/>
              </w:rPr>
            </w:pPr>
            <w:r w:rsidRPr="00275047">
              <w:rPr>
                <w:sz w:val="24"/>
                <w:szCs w:val="28"/>
                <w:lang w:val="en-GB"/>
              </w:rPr>
              <w:t>(0 ÷ 100)</w:t>
            </w:r>
          </w:p>
        </w:tc>
        <w:tc>
          <w:tcPr>
            <w:tcW w:w="1338" w:type="dxa"/>
            <w:tcBorders>
              <w:top w:val="nil"/>
              <w:bottom w:val="single" w:sz="4" w:space="0" w:color="auto"/>
            </w:tcBorders>
            <w:shd w:val="clear" w:color="auto" w:fill="auto"/>
          </w:tcPr>
          <w:p w14:paraId="3A97FD4C" w14:textId="77777777" w:rsidR="001F7883" w:rsidRPr="00275047" w:rsidRDefault="001F7883" w:rsidP="001F7883">
            <w:pPr>
              <w:pStyle w:val="Noidung"/>
              <w:spacing w:before="60" w:after="60" w:line="360" w:lineRule="auto"/>
              <w:ind w:left="0" w:right="0" w:firstLine="0"/>
              <w:jc w:val="center"/>
              <w:rPr>
                <w:szCs w:val="26"/>
                <w:lang w:val="en-GB"/>
              </w:rPr>
            </w:pPr>
            <w:r w:rsidRPr="00275047">
              <w:rPr>
                <w:sz w:val="24"/>
                <w:szCs w:val="28"/>
                <w:lang w:val="en-GB"/>
              </w:rPr>
              <w:t>(0 ÷ 10)</w:t>
            </w:r>
          </w:p>
        </w:tc>
        <w:tc>
          <w:tcPr>
            <w:tcW w:w="1489" w:type="dxa"/>
            <w:tcBorders>
              <w:top w:val="nil"/>
              <w:bottom w:val="single" w:sz="4" w:space="0" w:color="auto"/>
            </w:tcBorders>
            <w:shd w:val="clear" w:color="auto" w:fill="auto"/>
          </w:tcPr>
          <w:p w14:paraId="73DD1A28" w14:textId="77777777" w:rsidR="001F7883" w:rsidRPr="00275047" w:rsidRDefault="001F7883" w:rsidP="001F7883">
            <w:pPr>
              <w:pStyle w:val="Noidung"/>
              <w:spacing w:before="60" w:after="60" w:line="360" w:lineRule="auto"/>
              <w:ind w:left="0" w:right="0" w:firstLine="0"/>
              <w:jc w:val="center"/>
              <w:rPr>
                <w:szCs w:val="26"/>
                <w:lang w:val="en-GB"/>
              </w:rPr>
            </w:pPr>
            <w:r w:rsidRPr="00275047">
              <w:rPr>
                <w:sz w:val="24"/>
                <w:szCs w:val="28"/>
                <w:lang w:val="en-GB"/>
              </w:rPr>
              <w:t>(0 ÷ 10)</w:t>
            </w:r>
          </w:p>
        </w:tc>
      </w:tr>
      <w:tr w:rsidR="009F32B5" w:rsidRPr="00275047" w14:paraId="324649E1" w14:textId="77777777" w:rsidTr="009F32B5">
        <w:trPr>
          <w:trHeight w:val="45"/>
          <w:jc w:val="center"/>
        </w:trPr>
        <w:tc>
          <w:tcPr>
            <w:tcW w:w="1135" w:type="dxa"/>
            <w:vMerge w:val="restart"/>
            <w:shd w:val="clear" w:color="auto" w:fill="auto"/>
            <w:vAlign w:val="center"/>
          </w:tcPr>
          <w:p w14:paraId="03631763" w14:textId="070EBD21" w:rsidR="00386876" w:rsidRPr="00262FDF" w:rsidRDefault="00386876" w:rsidP="00B16547">
            <w:pPr>
              <w:pStyle w:val="Noidung"/>
              <w:spacing w:before="60" w:after="60"/>
              <w:ind w:left="0"/>
              <w:jc w:val="center"/>
              <w:rPr>
                <w:szCs w:val="26"/>
              </w:rPr>
            </w:pPr>
            <w:r w:rsidRPr="00262FDF">
              <w:rPr>
                <w:szCs w:val="26"/>
              </w:rPr>
              <w:t>2</w:t>
            </w:r>
          </w:p>
        </w:tc>
        <w:tc>
          <w:tcPr>
            <w:tcW w:w="2372" w:type="dxa"/>
            <w:vMerge w:val="restart"/>
            <w:shd w:val="clear" w:color="auto" w:fill="auto"/>
            <w:vAlign w:val="center"/>
          </w:tcPr>
          <w:p w14:paraId="0B84F53A" w14:textId="0BF4E097" w:rsidR="00386876" w:rsidRPr="00D62820" w:rsidRDefault="00386876" w:rsidP="00B16547">
            <w:pPr>
              <w:pStyle w:val="Noidung"/>
              <w:spacing w:before="60" w:after="60"/>
              <w:ind w:left="0" w:firstLine="0"/>
              <w:jc w:val="left"/>
              <w:rPr>
                <w:spacing w:val="-4"/>
                <w:szCs w:val="26"/>
                <w:lang w:val="vi-VN"/>
              </w:rPr>
            </w:pPr>
            <w:r w:rsidRPr="00D62820">
              <w:rPr>
                <w:spacing w:val="-4"/>
                <w:szCs w:val="26"/>
                <w:lang w:val="vi-VN"/>
              </w:rPr>
              <w:t xml:space="preserve">Độ trôi điểm </w:t>
            </w:r>
            <w:r w:rsidRPr="00D62820">
              <w:rPr>
                <w:spacing w:val="-4"/>
                <w:szCs w:val="26"/>
              </w:rPr>
              <w:t>“</w:t>
            </w:r>
            <w:r w:rsidRPr="00D62820">
              <w:rPr>
                <w:spacing w:val="-4"/>
                <w:szCs w:val="26"/>
                <w:lang w:val="vi-VN"/>
              </w:rPr>
              <w:t>không</w:t>
            </w:r>
            <w:r w:rsidRPr="00D62820">
              <w:rPr>
                <w:spacing w:val="-4"/>
                <w:szCs w:val="26"/>
              </w:rPr>
              <w:t>” sau 24 giờ</w:t>
            </w:r>
          </w:p>
        </w:tc>
        <w:tc>
          <w:tcPr>
            <w:tcW w:w="1447" w:type="dxa"/>
            <w:tcBorders>
              <w:bottom w:val="nil"/>
            </w:tcBorders>
            <w:shd w:val="clear" w:color="auto" w:fill="auto"/>
            <w:vAlign w:val="center"/>
          </w:tcPr>
          <w:p w14:paraId="06C077C2" w14:textId="143E46DB" w:rsidR="00386876" w:rsidRPr="009D0BCB" w:rsidDel="001B3777" w:rsidRDefault="00386876" w:rsidP="00B16547">
            <w:pPr>
              <w:pStyle w:val="Noidung"/>
              <w:spacing w:before="60" w:after="60"/>
              <w:ind w:left="0" w:right="0" w:firstLine="0"/>
              <w:jc w:val="center"/>
              <w:rPr>
                <w:color w:val="FF0000"/>
                <w:szCs w:val="26"/>
                <w:lang w:val="en-GB"/>
              </w:rPr>
            </w:pPr>
            <w:r w:rsidRPr="00275047">
              <w:rPr>
                <w:sz w:val="24"/>
                <w:szCs w:val="28"/>
                <w:lang w:val="en-GB"/>
              </w:rPr>
              <w:t>%</w:t>
            </w:r>
          </w:p>
        </w:tc>
        <w:tc>
          <w:tcPr>
            <w:tcW w:w="1459" w:type="dxa"/>
            <w:tcBorders>
              <w:bottom w:val="nil"/>
            </w:tcBorders>
            <w:shd w:val="clear" w:color="auto" w:fill="auto"/>
            <w:vAlign w:val="center"/>
          </w:tcPr>
          <w:p w14:paraId="20BEFE1B" w14:textId="00B3FBA8" w:rsidR="00386876" w:rsidRDefault="00386876" w:rsidP="00B16547">
            <w:pPr>
              <w:pStyle w:val="Noidung"/>
              <w:spacing w:before="60" w:after="60"/>
              <w:ind w:left="0" w:right="0" w:firstLine="0"/>
              <w:jc w:val="center"/>
              <w:rPr>
                <w:color w:val="FF0000"/>
                <w:szCs w:val="26"/>
                <w:lang w:val="vi-VN"/>
              </w:rPr>
            </w:pPr>
            <w:r w:rsidRPr="00241717">
              <w:rPr>
                <w:color w:val="FF0000"/>
                <w:szCs w:val="26"/>
                <w:lang w:val="vi-VN"/>
              </w:rPr>
              <w:t>±</w:t>
            </w:r>
            <w:r>
              <w:rPr>
                <w:color w:val="FF0000"/>
                <w:szCs w:val="26"/>
                <w:lang w:val="vi-VN"/>
              </w:rPr>
              <w:t xml:space="preserve"> </w:t>
            </w:r>
            <w:r>
              <w:rPr>
                <w:sz w:val="24"/>
                <w:szCs w:val="28"/>
                <w:lang w:val="en-GB"/>
              </w:rPr>
              <w:t xml:space="preserve">2 </w:t>
            </w:r>
            <w:r w:rsidRPr="00275047">
              <w:rPr>
                <w:sz w:val="24"/>
                <w:szCs w:val="28"/>
                <w:lang w:val="en-GB"/>
              </w:rPr>
              <w:t>x</w:t>
            </w:r>
            <w:r>
              <w:rPr>
                <w:sz w:val="24"/>
                <w:szCs w:val="28"/>
                <w:lang w:val="en-GB"/>
              </w:rPr>
              <w:t xml:space="preserve"> </w:t>
            </w:r>
            <w:r w:rsidRPr="00275047">
              <w:rPr>
                <w:sz w:val="24"/>
                <w:szCs w:val="28"/>
                <w:lang w:val="en-GB"/>
              </w:rPr>
              <w:t>10</w:t>
            </w:r>
            <w:r w:rsidRPr="00275047">
              <w:rPr>
                <w:sz w:val="24"/>
                <w:szCs w:val="28"/>
                <w:vertAlign w:val="superscript"/>
                <w:lang w:val="en-GB"/>
              </w:rPr>
              <w:t>-</w:t>
            </w:r>
            <w:r>
              <w:rPr>
                <w:sz w:val="24"/>
                <w:szCs w:val="28"/>
                <w:vertAlign w:val="superscript"/>
                <w:lang w:val="en-GB"/>
              </w:rPr>
              <w:t>8</w:t>
            </w:r>
          </w:p>
        </w:tc>
        <w:tc>
          <w:tcPr>
            <w:tcW w:w="1490" w:type="dxa"/>
            <w:tcBorders>
              <w:bottom w:val="nil"/>
            </w:tcBorders>
            <w:shd w:val="clear" w:color="auto" w:fill="auto"/>
            <w:vAlign w:val="center"/>
          </w:tcPr>
          <w:p w14:paraId="5A27273A" w14:textId="54D1D981" w:rsidR="00386876" w:rsidRPr="009D0BCB" w:rsidRDefault="00386876" w:rsidP="00B16547">
            <w:pPr>
              <w:pStyle w:val="Noidung"/>
              <w:spacing w:before="60" w:after="60"/>
              <w:ind w:left="0" w:right="0" w:firstLine="0"/>
              <w:jc w:val="center"/>
              <w:rPr>
                <w:color w:val="FF0000"/>
                <w:szCs w:val="26"/>
                <w:lang w:val="vi-VN"/>
              </w:rPr>
            </w:pPr>
            <w:r w:rsidRPr="00241717">
              <w:rPr>
                <w:color w:val="FF0000"/>
                <w:szCs w:val="26"/>
                <w:lang w:val="vi-VN"/>
              </w:rPr>
              <w:t>±</w:t>
            </w:r>
            <w:r>
              <w:rPr>
                <w:color w:val="FF0000"/>
                <w:szCs w:val="26"/>
                <w:lang w:val="vi-VN"/>
              </w:rPr>
              <w:t xml:space="preserve"> 5</w:t>
            </w:r>
            <w:r>
              <w:rPr>
                <w:sz w:val="24"/>
                <w:szCs w:val="28"/>
                <w:lang w:val="en-GB"/>
              </w:rPr>
              <w:t xml:space="preserve"> </w:t>
            </w:r>
            <w:r w:rsidRPr="00275047">
              <w:rPr>
                <w:sz w:val="24"/>
                <w:szCs w:val="28"/>
                <w:lang w:val="en-GB"/>
              </w:rPr>
              <w:t>x</w:t>
            </w:r>
            <w:r>
              <w:rPr>
                <w:sz w:val="24"/>
                <w:szCs w:val="28"/>
                <w:lang w:val="en-GB"/>
              </w:rPr>
              <w:t xml:space="preserve"> </w:t>
            </w:r>
            <w:r w:rsidRPr="00275047">
              <w:rPr>
                <w:sz w:val="24"/>
                <w:szCs w:val="28"/>
                <w:lang w:val="en-GB"/>
              </w:rPr>
              <w:t>10</w:t>
            </w:r>
            <w:r w:rsidRPr="00275047">
              <w:rPr>
                <w:sz w:val="24"/>
                <w:szCs w:val="28"/>
                <w:vertAlign w:val="superscript"/>
                <w:lang w:val="en-GB"/>
              </w:rPr>
              <w:t>-</w:t>
            </w:r>
            <w:r w:rsidR="009F32B5">
              <w:rPr>
                <w:sz w:val="24"/>
                <w:szCs w:val="28"/>
                <w:vertAlign w:val="superscript"/>
                <w:lang w:val="en-GB"/>
              </w:rPr>
              <w:t>6</w:t>
            </w:r>
          </w:p>
        </w:tc>
        <w:tc>
          <w:tcPr>
            <w:tcW w:w="1338" w:type="dxa"/>
            <w:tcBorders>
              <w:bottom w:val="nil"/>
            </w:tcBorders>
            <w:shd w:val="clear" w:color="auto" w:fill="auto"/>
          </w:tcPr>
          <w:p w14:paraId="2B18B89C" w14:textId="16F9F4B8" w:rsidR="00386876" w:rsidRPr="009D0BCB" w:rsidRDefault="00386876" w:rsidP="00B16547">
            <w:pPr>
              <w:pStyle w:val="Noidung"/>
              <w:spacing w:before="60" w:after="60"/>
              <w:ind w:left="0" w:right="0" w:firstLine="0"/>
              <w:jc w:val="center"/>
              <w:rPr>
                <w:color w:val="FF0000"/>
                <w:szCs w:val="26"/>
                <w:lang w:val="vi-VN"/>
              </w:rPr>
            </w:pPr>
            <w:r w:rsidRPr="0045164B">
              <w:rPr>
                <w:color w:val="FF0000"/>
                <w:szCs w:val="26"/>
                <w:lang w:val="vi-VN"/>
              </w:rPr>
              <w:t xml:space="preserve">± </w:t>
            </w:r>
            <w:r w:rsidRPr="0045164B">
              <w:rPr>
                <w:sz w:val="24"/>
                <w:szCs w:val="28"/>
                <w:lang w:val="en-GB"/>
              </w:rPr>
              <w:t>2 x 10</w:t>
            </w:r>
            <w:r w:rsidRPr="0045164B">
              <w:rPr>
                <w:sz w:val="24"/>
                <w:szCs w:val="28"/>
                <w:vertAlign w:val="superscript"/>
                <w:lang w:val="en-GB"/>
              </w:rPr>
              <w:t>-8</w:t>
            </w:r>
          </w:p>
        </w:tc>
        <w:tc>
          <w:tcPr>
            <w:tcW w:w="1489" w:type="dxa"/>
            <w:tcBorders>
              <w:bottom w:val="nil"/>
            </w:tcBorders>
            <w:shd w:val="clear" w:color="auto" w:fill="auto"/>
          </w:tcPr>
          <w:p w14:paraId="6E6EF8A8" w14:textId="0E2DFEDA" w:rsidR="00386876" w:rsidRPr="009D0BCB" w:rsidRDefault="00386876" w:rsidP="00B16547">
            <w:pPr>
              <w:pStyle w:val="Noidung"/>
              <w:spacing w:before="60" w:after="60"/>
              <w:ind w:left="0" w:right="0" w:firstLine="0"/>
              <w:jc w:val="center"/>
              <w:rPr>
                <w:color w:val="FF0000"/>
                <w:szCs w:val="26"/>
                <w:lang w:val="vi-VN"/>
              </w:rPr>
            </w:pPr>
            <w:r w:rsidRPr="0045164B">
              <w:rPr>
                <w:color w:val="FF0000"/>
                <w:szCs w:val="26"/>
                <w:lang w:val="vi-VN"/>
              </w:rPr>
              <w:t xml:space="preserve">± </w:t>
            </w:r>
            <w:r w:rsidRPr="0045164B">
              <w:rPr>
                <w:sz w:val="24"/>
                <w:szCs w:val="28"/>
                <w:lang w:val="en-GB"/>
              </w:rPr>
              <w:t>2 x 10</w:t>
            </w:r>
            <w:r w:rsidRPr="0045164B">
              <w:rPr>
                <w:sz w:val="24"/>
                <w:szCs w:val="28"/>
                <w:vertAlign w:val="superscript"/>
                <w:lang w:val="en-GB"/>
              </w:rPr>
              <w:t>-8</w:t>
            </w:r>
          </w:p>
        </w:tc>
      </w:tr>
      <w:tr w:rsidR="009F32B5" w:rsidRPr="00275047" w14:paraId="45757E73" w14:textId="77777777" w:rsidTr="00B16547">
        <w:trPr>
          <w:trHeight w:val="243"/>
          <w:jc w:val="center"/>
        </w:trPr>
        <w:tc>
          <w:tcPr>
            <w:tcW w:w="1135" w:type="dxa"/>
            <w:vMerge/>
            <w:shd w:val="clear" w:color="auto" w:fill="auto"/>
            <w:vAlign w:val="center"/>
          </w:tcPr>
          <w:p w14:paraId="5D8BCE3F" w14:textId="4BCAEFAF" w:rsidR="00513932" w:rsidRPr="00262FDF" w:rsidRDefault="00513932" w:rsidP="00B16547">
            <w:pPr>
              <w:pStyle w:val="Noidung"/>
              <w:spacing w:before="60" w:after="60"/>
              <w:ind w:left="0" w:right="0" w:firstLine="0"/>
              <w:jc w:val="center"/>
              <w:rPr>
                <w:szCs w:val="26"/>
              </w:rPr>
            </w:pPr>
          </w:p>
        </w:tc>
        <w:tc>
          <w:tcPr>
            <w:tcW w:w="2372" w:type="dxa"/>
            <w:vMerge/>
            <w:shd w:val="clear" w:color="auto" w:fill="auto"/>
            <w:vAlign w:val="center"/>
          </w:tcPr>
          <w:p w14:paraId="57743255" w14:textId="0C8957AB" w:rsidR="00513932" w:rsidRPr="00262FDF" w:rsidRDefault="00513932" w:rsidP="00B16547">
            <w:pPr>
              <w:pStyle w:val="Noidung"/>
              <w:spacing w:before="60" w:after="60"/>
              <w:ind w:left="0" w:right="0" w:firstLine="0"/>
              <w:jc w:val="left"/>
              <w:rPr>
                <w:szCs w:val="26"/>
              </w:rPr>
            </w:pPr>
          </w:p>
        </w:tc>
        <w:tc>
          <w:tcPr>
            <w:tcW w:w="1447" w:type="dxa"/>
            <w:tcBorders>
              <w:top w:val="nil"/>
            </w:tcBorders>
            <w:shd w:val="clear" w:color="auto" w:fill="auto"/>
            <w:vAlign w:val="center"/>
          </w:tcPr>
          <w:p w14:paraId="1FBBD2DA" w14:textId="3C0BB514" w:rsidR="00513932" w:rsidRPr="00B16547" w:rsidRDefault="00513932" w:rsidP="00F745EF">
            <w:pPr>
              <w:pStyle w:val="Noidung"/>
              <w:spacing w:before="60" w:after="60"/>
              <w:ind w:left="0" w:right="0" w:firstLine="0"/>
              <w:jc w:val="center"/>
              <w:rPr>
                <w:color w:val="FF0000"/>
                <w:szCs w:val="26"/>
                <w:lang w:val="en-GB"/>
              </w:rPr>
            </w:pPr>
            <w:r w:rsidRPr="00275047">
              <w:rPr>
                <w:sz w:val="24"/>
                <w:szCs w:val="28"/>
                <w:lang w:val="en-GB"/>
              </w:rPr>
              <w:t>(ppm)</w:t>
            </w:r>
          </w:p>
        </w:tc>
        <w:tc>
          <w:tcPr>
            <w:tcW w:w="1459" w:type="dxa"/>
            <w:tcBorders>
              <w:top w:val="nil"/>
            </w:tcBorders>
            <w:shd w:val="clear" w:color="auto" w:fill="auto"/>
            <w:vAlign w:val="center"/>
          </w:tcPr>
          <w:p w14:paraId="0394C539" w14:textId="5CD02644" w:rsidR="00513932" w:rsidRPr="00B16547" w:rsidRDefault="00513932" w:rsidP="00B16547">
            <w:pPr>
              <w:pStyle w:val="Noidung"/>
              <w:spacing w:before="60" w:after="60"/>
              <w:ind w:left="0" w:right="0" w:firstLine="0"/>
              <w:jc w:val="center"/>
              <w:rPr>
                <w:color w:val="FF0000"/>
                <w:szCs w:val="26"/>
                <w:lang w:val="vi-VN"/>
              </w:rPr>
            </w:pPr>
            <w:r w:rsidRPr="00B16547">
              <w:rPr>
                <w:color w:val="FF0000"/>
                <w:szCs w:val="26"/>
                <w:lang w:val="vi-VN"/>
              </w:rPr>
              <w:t xml:space="preserve">± </w:t>
            </w:r>
            <w:r w:rsidRPr="00B16547">
              <w:rPr>
                <w:color w:val="FF0000"/>
                <w:szCs w:val="26"/>
              </w:rPr>
              <w:t>0,02</w:t>
            </w:r>
          </w:p>
        </w:tc>
        <w:tc>
          <w:tcPr>
            <w:tcW w:w="1490" w:type="dxa"/>
            <w:tcBorders>
              <w:top w:val="nil"/>
            </w:tcBorders>
            <w:shd w:val="clear" w:color="auto" w:fill="auto"/>
            <w:vAlign w:val="center"/>
          </w:tcPr>
          <w:p w14:paraId="7D5ECEE1" w14:textId="3858F16B" w:rsidR="00513932" w:rsidRPr="00B16547" w:rsidRDefault="00513932" w:rsidP="00B16547">
            <w:pPr>
              <w:pStyle w:val="Noidung"/>
              <w:spacing w:before="60" w:after="60"/>
              <w:ind w:left="0" w:right="0" w:firstLine="0"/>
              <w:jc w:val="center"/>
              <w:rPr>
                <w:color w:val="FF0000"/>
                <w:szCs w:val="26"/>
                <w:lang w:val="vi-VN"/>
              </w:rPr>
            </w:pPr>
            <w:r w:rsidRPr="00B16547">
              <w:rPr>
                <w:color w:val="FF0000"/>
                <w:szCs w:val="26"/>
                <w:lang w:val="vi-VN"/>
              </w:rPr>
              <w:t xml:space="preserve">± </w:t>
            </w:r>
            <w:r w:rsidRPr="00B16547">
              <w:rPr>
                <w:color w:val="FF0000"/>
                <w:szCs w:val="26"/>
              </w:rPr>
              <w:t>0,5</w:t>
            </w:r>
          </w:p>
        </w:tc>
        <w:tc>
          <w:tcPr>
            <w:tcW w:w="1338" w:type="dxa"/>
            <w:tcBorders>
              <w:top w:val="nil"/>
            </w:tcBorders>
            <w:shd w:val="clear" w:color="auto" w:fill="auto"/>
            <w:vAlign w:val="center"/>
          </w:tcPr>
          <w:p w14:paraId="39339044" w14:textId="4732733B" w:rsidR="00513932" w:rsidRPr="00B16547" w:rsidRDefault="00513932" w:rsidP="00B16547">
            <w:pPr>
              <w:pStyle w:val="Noidung"/>
              <w:spacing w:before="60" w:after="60"/>
              <w:ind w:left="0" w:right="0" w:firstLine="0"/>
              <w:jc w:val="center"/>
              <w:rPr>
                <w:color w:val="FF0000"/>
                <w:szCs w:val="26"/>
                <w:lang w:val="en-GB"/>
              </w:rPr>
            </w:pPr>
            <w:r w:rsidRPr="00B16547">
              <w:rPr>
                <w:color w:val="FF0000"/>
                <w:szCs w:val="26"/>
                <w:lang w:val="vi-VN"/>
              </w:rPr>
              <w:t xml:space="preserve">± </w:t>
            </w:r>
            <w:r w:rsidRPr="00B16547">
              <w:rPr>
                <w:color w:val="FF0000"/>
                <w:szCs w:val="26"/>
              </w:rPr>
              <w:t>0,02</w:t>
            </w:r>
          </w:p>
        </w:tc>
        <w:tc>
          <w:tcPr>
            <w:tcW w:w="1489" w:type="dxa"/>
            <w:tcBorders>
              <w:top w:val="nil"/>
            </w:tcBorders>
            <w:shd w:val="clear" w:color="auto" w:fill="auto"/>
            <w:vAlign w:val="center"/>
          </w:tcPr>
          <w:p w14:paraId="0A32445E" w14:textId="757B84B5" w:rsidR="00513932" w:rsidRPr="00B16547" w:rsidRDefault="00513932" w:rsidP="00B16547">
            <w:pPr>
              <w:pStyle w:val="Noidung"/>
              <w:spacing w:before="60" w:after="60"/>
              <w:ind w:left="0" w:right="0" w:firstLine="0"/>
              <w:jc w:val="center"/>
              <w:rPr>
                <w:color w:val="FF0000"/>
                <w:szCs w:val="26"/>
                <w:lang w:val="en-GB"/>
              </w:rPr>
            </w:pPr>
            <w:r w:rsidRPr="00B16547">
              <w:rPr>
                <w:color w:val="FF0000"/>
                <w:szCs w:val="26"/>
                <w:lang w:val="vi-VN"/>
              </w:rPr>
              <w:t xml:space="preserve">± </w:t>
            </w:r>
            <w:r w:rsidRPr="00B16547">
              <w:rPr>
                <w:color w:val="FF0000"/>
                <w:szCs w:val="26"/>
              </w:rPr>
              <w:t>0,02</w:t>
            </w:r>
          </w:p>
        </w:tc>
      </w:tr>
      <w:tr w:rsidR="009F32B5" w:rsidRPr="00275047" w14:paraId="236854FA" w14:textId="77777777" w:rsidTr="00D62820">
        <w:trPr>
          <w:trHeight w:val="976"/>
          <w:jc w:val="center"/>
        </w:trPr>
        <w:tc>
          <w:tcPr>
            <w:tcW w:w="1135" w:type="dxa"/>
            <w:shd w:val="clear" w:color="auto" w:fill="auto"/>
            <w:vAlign w:val="center"/>
          </w:tcPr>
          <w:p w14:paraId="4780D360" w14:textId="1E9F11A3" w:rsidR="00CE5D19" w:rsidRPr="00275047" w:rsidRDefault="00CE5D19" w:rsidP="009F5E57">
            <w:pPr>
              <w:pStyle w:val="Noidung"/>
              <w:spacing w:before="60" w:after="60" w:line="360" w:lineRule="auto"/>
              <w:ind w:left="0" w:right="0" w:firstLine="0"/>
              <w:jc w:val="center"/>
              <w:rPr>
                <w:szCs w:val="26"/>
              </w:rPr>
            </w:pPr>
            <w:r w:rsidRPr="00275047">
              <w:rPr>
                <w:szCs w:val="26"/>
              </w:rPr>
              <w:t>3</w:t>
            </w:r>
          </w:p>
        </w:tc>
        <w:tc>
          <w:tcPr>
            <w:tcW w:w="2372" w:type="dxa"/>
            <w:shd w:val="clear" w:color="auto" w:fill="auto"/>
            <w:vAlign w:val="center"/>
          </w:tcPr>
          <w:p w14:paraId="3439DC4C" w14:textId="77777777" w:rsidR="00CE5D19" w:rsidRPr="00275047" w:rsidRDefault="00CE5D19" w:rsidP="009F5E57">
            <w:pPr>
              <w:pStyle w:val="Noidung"/>
              <w:spacing w:before="60" w:after="60"/>
              <w:ind w:left="0" w:right="0" w:firstLine="0"/>
              <w:rPr>
                <w:szCs w:val="26"/>
              </w:rPr>
            </w:pPr>
            <w:r w:rsidRPr="00275047">
              <w:rPr>
                <w:szCs w:val="26"/>
                <w:lang w:val="vi-VN"/>
              </w:rPr>
              <w:t xml:space="preserve">Độ trôi điểm </w:t>
            </w:r>
            <w:r w:rsidRPr="00275047">
              <w:rPr>
                <w:szCs w:val="26"/>
              </w:rPr>
              <w:t>“nồng độ” sau 24 giờ</w:t>
            </w:r>
          </w:p>
          <w:p w14:paraId="2AC521F5" w14:textId="77777777" w:rsidR="00CE5D19" w:rsidRPr="00275047" w:rsidRDefault="00CE5D19" w:rsidP="009F5E57">
            <w:pPr>
              <w:pStyle w:val="Noidung"/>
              <w:spacing w:before="60" w:after="60" w:line="360" w:lineRule="auto"/>
              <w:ind w:left="0" w:right="0" w:firstLine="0"/>
              <w:rPr>
                <w:szCs w:val="26"/>
                <w:lang w:val="vi-VN"/>
              </w:rPr>
            </w:pPr>
            <w:r w:rsidRPr="00275047">
              <w:rPr>
                <w:i/>
                <w:szCs w:val="26"/>
              </w:rPr>
              <w:t>(toàn phạm vi đo)</w:t>
            </w:r>
          </w:p>
        </w:tc>
        <w:tc>
          <w:tcPr>
            <w:tcW w:w="1447" w:type="dxa"/>
            <w:shd w:val="clear" w:color="auto" w:fill="auto"/>
            <w:vAlign w:val="center"/>
          </w:tcPr>
          <w:p w14:paraId="67B47F61" w14:textId="77777777" w:rsidR="00CE5D19" w:rsidRPr="00275047" w:rsidDel="00A1326A" w:rsidRDefault="00CE5D19" w:rsidP="009F5E57">
            <w:pPr>
              <w:pStyle w:val="Noidung"/>
              <w:spacing w:before="60" w:after="60" w:line="360" w:lineRule="auto"/>
              <w:ind w:left="0" w:right="0" w:firstLine="0"/>
              <w:jc w:val="center"/>
              <w:rPr>
                <w:szCs w:val="26"/>
                <w:lang w:val="en-GB"/>
              </w:rPr>
            </w:pPr>
            <w:r w:rsidRPr="00275047">
              <w:rPr>
                <w:szCs w:val="26"/>
                <w:lang w:val="en-GB"/>
              </w:rPr>
              <w:t>%</w:t>
            </w:r>
          </w:p>
        </w:tc>
        <w:tc>
          <w:tcPr>
            <w:tcW w:w="1459" w:type="dxa"/>
            <w:shd w:val="clear" w:color="auto" w:fill="auto"/>
            <w:vAlign w:val="center"/>
          </w:tcPr>
          <w:p w14:paraId="1287A21B" w14:textId="577453AF" w:rsidR="00CE5D19" w:rsidRPr="00275047" w:rsidRDefault="00CE5D19">
            <w:pPr>
              <w:pStyle w:val="Noidung"/>
              <w:spacing w:before="60" w:after="60" w:line="360" w:lineRule="auto"/>
              <w:ind w:left="0" w:right="0" w:firstLine="0"/>
              <w:jc w:val="center"/>
              <w:rPr>
                <w:szCs w:val="26"/>
                <w:lang w:val="vi-VN"/>
              </w:rPr>
            </w:pPr>
            <w:r w:rsidRPr="00275047">
              <w:rPr>
                <w:szCs w:val="26"/>
                <w:lang w:val="vi-VN"/>
              </w:rPr>
              <w:t xml:space="preserve">± </w:t>
            </w:r>
            <w:r w:rsidR="009D4B7A">
              <w:rPr>
                <w:szCs w:val="26"/>
              </w:rPr>
              <w:t>3</w:t>
            </w:r>
          </w:p>
        </w:tc>
        <w:tc>
          <w:tcPr>
            <w:tcW w:w="1490" w:type="dxa"/>
            <w:shd w:val="clear" w:color="auto" w:fill="auto"/>
            <w:vAlign w:val="center"/>
          </w:tcPr>
          <w:p w14:paraId="78628E91" w14:textId="3F91511A" w:rsidR="00CE5D19" w:rsidRPr="00275047" w:rsidRDefault="00CE5D19">
            <w:pPr>
              <w:pStyle w:val="Noidung"/>
              <w:spacing w:before="60" w:after="60" w:line="360" w:lineRule="auto"/>
              <w:ind w:left="0" w:right="0" w:firstLine="0"/>
              <w:jc w:val="center"/>
              <w:rPr>
                <w:szCs w:val="26"/>
                <w:lang w:val="vi-VN"/>
              </w:rPr>
            </w:pPr>
            <w:r w:rsidRPr="00275047">
              <w:rPr>
                <w:szCs w:val="26"/>
                <w:lang w:val="vi-VN"/>
              </w:rPr>
              <w:t xml:space="preserve">± </w:t>
            </w:r>
            <w:r w:rsidR="009B3BC9">
              <w:rPr>
                <w:szCs w:val="26"/>
              </w:rPr>
              <w:t>3</w:t>
            </w:r>
          </w:p>
        </w:tc>
        <w:tc>
          <w:tcPr>
            <w:tcW w:w="1338" w:type="dxa"/>
            <w:shd w:val="clear" w:color="auto" w:fill="auto"/>
            <w:vAlign w:val="center"/>
          </w:tcPr>
          <w:p w14:paraId="780449AF" w14:textId="44E11847" w:rsidR="00CE5D19" w:rsidRPr="00275047" w:rsidRDefault="00CE5D19" w:rsidP="009F5E57">
            <w:pPr>
              <w:pStyle w:val="Noidung"/>
              <w:spacing w:before="60" w:after="60" w:line="360" w:lineRule="auto"/>
              <w:ind w:left="0" w:right="0" w:firstLine="0"/>
              <w:jc w:val="center"/>
              <w:rPr>
                <w:szCs w:val="26"/>
                <w:lang w:val="vi-VN"/>
              </w:rPr>
            </w:pPr>
            <w:r w:rsidRPr="00275047">
              <w:rPr>
                <w:szCs w:val="26"/>
                <w:lang w:val="en-GB"/>
              </w:rPr>
              <w:t xml:space="preserve">± </w:t>
            </w:r>
            <w:r w:rsidR="009D4B7A">
              <w:rPr>
                <w:szCs w:val="26"/>
                <w:lang w:val="en-GB"/>
              </w:rPr>
              <w:t>3</w:t>
            </w:r>
          </w:p>
        </w:tc>
        <w:tc>
          <w:tcPr>
            <w:tcW w:w="1489" w:type="dxa"/>
            <w:shd w:val="clear" w:color="auto" w:fill="auto"/>
            <w:vAlign w:val="center"/>
          </w:tcPr>
          <w:p w14:paraId="578BA5E6" w14:textId="0A6D40BA" w:rsidR="00CE5D19" w:rsidRPr="00275047" w:rsidRDefault="00CE5D19">
            <w:pPr>
              <w:pStyle w:val="Noidung"/>
              <w:spacing w:before="60" w:after="60" w:line="360" w:lineRule="auto"/>
              <w:ind w:left="0" w:right="0" w:firstLine="0"/>
              <w:jc w:val="center"/>
              <w:rPr>
                <w:szCs w:val="26"/>
                <w:lang w:val="vi-VN"/>
              </w:rPr>
            </w:pPr>
            <w:r w:rsidRPr="00275047">
              <w:rPr>
                <w:szCs w:val="26"/>
                <w:lang w:val="en-GB"/>
              </w:rPr>
              <w:t xml:space="preserve">± </w:t>
            </w:r>
            <w:r w:rsidR="009D4B7A">
              <w:rPr>
                <w:szCs w:val="26"/>
                <w:lang w:val="en-GB"/>
              </w:rPr>
              <w:t>3</w:t>
            </w:r>
          </w:p>
        </w:tc>
      </w:tr>
      <w:tr w:rsidR="009F32B5" w:rsidRPr="00275047" w14:paraId="3252C2D3" w14:textId="77777777" w:rsidTr="009F32B5">
        <w:trPr>
          <w:trHeight w:val="45"/>
          <w:jc w:val="center"/>
        </w:trPr>
        <w:tc>
          <w:tcPr>
            <w:tcW w:w="1135" w:type="dxa"/>
            <w:shd w:val="clear" w:color="auto" w:fill="auto"/>
            <w:vAlign w:val="center"/>
          </w:tcPr>
          <w:p w14:paraId="7490CE4A" w14:textId="1C58C663" w:rsidR="00CE5D19" w:rsidRPr="00275047" w:rsidRDefault="00CE5D19" w:rsidP="00936825">
            <w:pPr>
              <w:pStyle w:val="Noidung"/>
              <w:spacing w:before="60" w:after="60" w:line="360" w:lineRule="auto"/>
              <w:ind w:left="0" w:right="0" w:firstLine="0"/>
              <w:jc w:val="center"/>
              <w:rPr>
                <w:szCs w:val="26"/>
              </w:rPr>
            </w:pPr>
            <w:r w:rsidRPr="00275047">
              <w:rPr>
                <w:szCs w:val="26"/>
              </w:rPr>
              <w:t>4</w:t>
            </w:r>
          </w:p>
        </w:tc>
        <w:tc>
          <w:tcPr>
            <w:tcW w:w="2372" w:type="dxa"/>
            <w:shd w:val="clear" w:color="auto" w:fill="auto"/>
            <w:vAlign w:val="center"/>
          </w:tcPr>
          <w:p w14:paraId="7246D40E" w14:textId="77777777" w:rsidR="00CE5D19" w:rsidRPr="00275047" w:rsidRDefault="00CE5D19" w:rsidP="00936825">
            <w:pPr>
              <w:pStyle w:val="Noidung"/>
              <w:spacing w:before="60" w:after="60" w:line="360" w:lineRule="auto"/>
              <w:ind w:left="0" w:right="0" w:firstLine="0"/>
              <w:jc w:val="left"/>
              <w:rPr>
                <w:szCs w:val="26"/>
                <w:lang w:val="vi-VN"/>
              </w:rPr>
            </w:pPr>
            <w:r w:rsidRPr="00275047">
              <w:rPr>
                <w:szCs w:val="26"/>
              </w:rPr>
              <w:t>Sai số lớn nhất cho phép (</w:t>
            </w:r>
            <w:r w:rsidRPr="00275047">
              <w:rPr>
                <w:szCs w:val="26"/>
                <w:lang w:val="vi-VN"/>
              </w:rPr>
              <w:t>MPE</w:t>
            </w:r>
            <w:r w:rsidRPr="00275047">
              <w:rPr>
                <w:szCs w:val="26"/>
              </w:rPr>
              <w:t>)</w:t>
            </w:r>
          </w:p>
        </w:tc>
        <w:tc>
          <w:tcPr>
            <w:tcW w:w="1447" w:type="dxa"/>
            <w:shd w:val="clear" w:color="auto" w:fill="auto"/>
            <w:vAlign w:val="center"/>
          </w:tcPr>
          <w:p w14:paraId="224221F0" w14:textId="77777777" w:rsidR="00CE5D19" w:rsidRPr="00275047" w:rsidDel="00A1326A" w:rsidRDefault="00CE5D19" w:rsidP="00936825">
            <w:pPr>
              <w:pStyle w:val="Noidung"/>
              <w:spacing w:before="60" w:after="60" w:line="360" w:lineRule="auto"/>
              <w:ind w:left="0" w:right="0" w:firstLine="0"/>
              <w:jc w:val="center"/>
              <w:rPr>
                <w:szCs w:val="26"/>
                <w:lang w:val="en-GB"/>
              </w:rPr>
            </w:pPr>
            <w:r w:rsidRPr="00275047">
              <w:rPr>
                <w:szCs w:val="26"/>
                <w:lang w:val="en-GB"/>
              </w:rPr>
              <w:t>%</w:t>
            </w:r>
          </w:p>
        </w:tc>
        <w:tc>
          <w:tcPr>
            <w:tcW w:w="1459" w:type="dxa"/>
            <w:shd w:val="clear" w:color="auto" w:fill="auto"/>
            <w:vAlign w:val="center"/>
          </w:tcPr>
          <w:p w14:paraId="5E1CA99C" w14:textId="77777777" w:rsidR="00CE5D19" w:rsidRPr="00275047" w:rsidRDefault="00CE5D19" w:rsidP="00936825">
            <w:pPr>
              <w:pStyle w:val="Noidung"/>
              <w:spacing w:before="60" w:after="60" w:line="360" w:lineRule="auto"/>
              <w:ind w:left="0" w:right="0" w:firstLine="0"/>
              <w:jc w:val="center"/>
              <w:rPr>
                <w:szCs w:val="26"/>
              </w:rPr>
            </w:pPr>
            <w:r w:rsidRPr="00275047">
              <w:rPr>
                <w:szCs w:val="26"/>
                <w:lang w:val="vi-VN"/>
              </w:rPr>
              <w:t xml:space="preserve">± </w:t>
            </w:r>
            <w:r w:rsidRPr="00275047">
              <w:rPr>
                <w:szCs w:val="26"/>
              </w:rPr>
              <w:t>5</w:t>
            </w:r>
          </w:p>
          <w:p w14:paraId="0CA3B312" w14:textId="77777777" w:rsidR="00CE5D19" w:rsidRPr="00275047" w:rsidRDefault="00CE5D19" w:rsidP="00936825">
            <w:pPr>
              <w:pStyle w:val="Noidung"/>
              <w:spacing w:before="60" w:after="60" w:line="360" w:lineRule="auto"/>
              <w:ind w:left="0" w:right="0" w:firstLine="0"/>
              <w:jc w:val="center"/>
              <w:rPr>
                <w:szCs w:val="26"/>
                <w:lang w:val="vi-VN"/>
              </w:rPr>
            </w:pPr>
            <w:r w:rsidRPr="00275047">
              <w:rPr>
                <w:szCs w:val="26"/>
                <w:lang w:val="vi-VN"/>
              </w:rPr>
              <w:t>(giá trị đọc)</w:t>
            </w:r>
          </w:p>
        </w:tc>
        <w:tc>
          <w:tcPr>
            <w:tcW w:w="1490" w:type="dxa"/>
            <w:shd w:val="clear" w:color="auto" w:fill="auto"/>
          </w:tcPr>
          <w:p w14:paraId="7F197481" w14:textId="77777777" w:rsidR="00CE5D19" w:rsidRPr="00275047" w:rsidRDefault="00CE5D19" w:rsidP="00936825">
            <w:pPr>
              <w:pStyle w:val="Noidung"/>
              <w:spacing w:before="60" w:after="60" w:line="360" w:lineRule="auto"/>
              <w:ind w:left="0" w:right="0" w:firstLine="0"/>
              <w:jc w:val="center"/>
              <w:rPr>
                <w:szCs w:val="26"/>
              </w:rPr>
            </w:pPr>
            <w:r w:rsidRPr="00275047">
              <w:rPr>
                <w:szCs w:val="26"/>
                <w:lang w:val="vi-VN"/>
              </w:rPr>
              <w:t xml:space="preserve">± </w:t>
            </w:r>
            <w:r w:rsidRPr="00275047">
              <w:rPr>
                <w:szCs w:val="26"/>
              </w:rPr>
              <w:t>5</w:t>
            </w:r>
          </w:p>
          <w:p w14:paraId="0E977732" w14:textId="77777777" w:rsidR="00CE5D19" w:rsidRPr="00275047" w:rsidRDefault="00CE5D19" w:rsidP="00936825">
            <w:pPr>
              <w:pStyle w:val="Noidung"/>
              <w:spacing w:before="60" w:after="60" w:line="360" w:lineRule="auto"/>
              <w:ind w:left="0" w:right="0" w:firstLine="0"/>
              <w:jc w:val="center"/>
              <w:rPr>
                <w:szCs w:val="26"/>
                <w:lang w:val="vi-VN"/>
              </w:rPr>
            </w:pPr>
            <w:r w:rsidRPr="00275047">
              <w:rPr>
                <w:szCs w:val="26"/>
                <w:lang w:val="vi-VN"/>
              </w:rPr>
              <w:t>(giá trị đọc)</w:t>
            </w:r>
          </w:p>
        </w:tc>
        <w:tc>
          <w:tcPr>
            <w:tcW w:w="1338" w:type="dxa"/>
            <w:shd w:val="clear" w:color="auto" w:fill="auto"/>
          </w:tcPr>
          <w:p w14:paraId="63C4763B" w14:textId="77777777" w:rsidR="00CE5D19" w:rsidRPr="00275047" w:rsidRDefault="00CE5D19" w:rsidP="00936825">
            <w:pPr>
              <w:pStyle w:val="Noidung"/>
              <w:spacing w:before="60" w:after="60" w:line="360" w:lineRule="auto"/>
              <w:ind w:left="0" w:right="0" w:firstLine="0"/>
              <w:jc w:val="center"/>
              <w:rPr>
                <w:szCs w:val="26"/>
              </w:rPr>
            </w:pPr>
            <w:r w:rsidRPr="00275047">
              <w:rPr>
                <w:szCs w:val="26"/>
                <w:lang w:val="vi-VN"/>
              </w:rPr>
              <w:t xml:space="preserve">± </w:t>
            </w:r>
            <w:r w:rsidRPr="00275047">
              <w:rPr>
                <w:szCs w:val="26"/>
              </w:rPr>
              <w:t>5</w:t>
            </w:r>
          </w:p>
          <w:p w14:paraId="02F890B3" w14:textId="77777777" w:rsidR="00CE5D19" w:rsidRPr="00275047" w:rsidRDefault="00CE5D19" w:rsidP="00936825">
            <w:pPr>
              <w:pStyle w:val="Noidung"/>
              <w:spacing w:before="60" w:after="60" w:line="360" w:lineRule="auto"/>
              <w:ind w:left="-161" w:right="-100" w:firstLine="0"/>
              <w:jc w:val="center"/>
              <w:rPr>
                <w:szCs w:val="26"/>
                <w:lang w:val="vi-VN"/>
              </w:rPr>
            </w:pPr>
            <w:r w:rsidRPr="00275047">
              <w:rPr>
                <w:szCs w:val="26"/>
                <w:lang w:val="vi-VN"/>
              </w:rPr>
              <w:t>(giá trị đọc)</w:t>
            </w:r>
          </w:p>
        </w:tc>
        <w:tc>
          <w:tcPr>
            <w:tcW w:w="1489" w:type="dxa"/>
            <w:shd w:val="clear" w:color="auto" w:fill="auto"/>
          </w:tcPr>
          <w:p w14:paraId="14D3DFA6" w14:textId="77777777" w:rsidR="00CE5D19" w:rsidRPr="00275047" w:rsidRDefault="00CE5D19" w:rsidP="00936825">
            <w:pPr>
              <w:pStyle w:val="Noidung"/>
              <w:spacing w:before="60" w:after="60" w:line="360" w:lineRule="auto"/>
              <w:ind w:left="0" w:right="0" w:firstLine="0"/>
              <w:jc w:val="center"/>
              <w:rPr>
                <w:szCs w:val="26"/>
              </w:rPr>
            </w:pPr>
            <w:r w:rsidRPr="00275047">
              <w:rPr>
                <w:szCs w:val="26"/>
                <w:lang w:val="vi-VN"/>
              </w:rPr>
              <w:t xml:space="preserve">± </w:t>
            </w:r>
            <w:r w:rsidRPr="00275047">
              <w:rPr>
                <w:szCs w:val="26"/>
              </w:rPr>
              <w:t>5</w:t>
            </w:r>
          </w:p>
          <w:p w14:paraId="1F3794C3" w14:textId="77777777" w:rsidR="00CE5D19" w:rsidRPr="00275047" w:rsidRDefault="00CE5D19" w:rsidP="00936825">
            <w:pPr>
              <w:pStyle w:val="Noidung"/>
              <w:spacing w:before="60" w:after="60" w:line="360" w:lineRule="auto"/>
              <w:ind w:left="0" w:right="0" w:firstLine="0"/>
              <w:jc w:val="center"/>
              <w:rPr>
                <w:szCs w:val="26"/>
                <w:lang w:val="vi-VN"/>
              </w:rPr>
            </w:pPr>
            <w:r w:rsidRPr="00275047">
              <w:rPr>
                <w:szCs w:val="26"/>
                <w:lang w:val="vi-VN"/>
              </w:rPr>
              <w:t>(giá trị đọc)</w:t>
            </w:r>
          </w:p>
        </w:tc>
      </w:tr>
      <w:tr w:rsidR="009F32B5" w:rsidRPr="00275047" w14:paraId="02287A74" w14:textId="77777777" w:rsidTr="009F32B5">
        <w:trPr>
          <w:trHeight w:val="45"/>
          <w:jc w:val="center"/>
        </w:trPr>
        <w:tc>
          <w:tcPr>
            <w:tcW w:w="1135" w:type="dxa"/>
            <w:shd w:val="clear" w:color="auto" w:fill="auto"/>
            <w:vAlign w:val="center"/>
          </w:tcPr>
          <w:p w14:paraId="2C08E528" w14:textId="14BF7AE4" w:rsidR="00CE5D19" w:rsidRPr="00275047" w:rsidRDefault="00CE5D19" w:rsidP="00F410B4">
            <w:pPr>
              <w:pStyle w:val="Noidung"/>
              <w:spacing w:before="60" w:after="60"/>
              <w:ind w:left="0" w:right="0" w:firstLine="0"/>
              <w:jc w:val="center"/>
              <w:rPr>
                <w:szCs w:val="26"/>
              </w:rPr>
            </w:pPr>
            <w:r w:rsidRPr="00275047">
              <w:rPr>
                <w:szCs w:val="26"/>
              </w:rPr>
              <w:t>5</w:t>
            </w:r>
          </w:p>
        </w:tc>
        <w:tc>
          <w:tcPr>
            <w:tcW w:w="2372" w:type="dxa"/>
            <w:shd w:val="clear" w:color="auto" w:fill="auto"/>
            <w:vAlign w:val="center"/>
          </w:tcPr>
          <w:p w14:paraId="6C4BF477" w14:textId="77777777" w:rsidR="00CE5D19" w:rsidRPr="00275047" w:rsidRDefault="00CE5D19" w:rsidP="00F410B4">
            <w:pPr>
              <w:pStyle w:val="Noidung"/>
              <w:spacing w:before="60" w:after="60"/>
              <w:ind w:left="0" w:right="0" w:firstLine="0"/>
              <w:rPr>
                <w:szCs w:val="26"/>
                <w:lang w:val="vi-VN"/>
              </w:rPr>
            </w:pPr>
            <w:r w:rsidRPr="00275047">
              <w:rPr>
                <w:szCs w:val="26"/>
              </w:rPr>
              <w:t>Độ lặp lại</w:t>
            </w:r>
            <w:r w:rsidRPr="00275047">
              <w:rPr>
                <w:szCs w:val="26"/>
                <w:lang w:val="vi-VN"/>
              </w:rPr>
              <w:t xml:space="preserve"> </w:t>
            </w:r>
          </w:p>
          <w:p w14:paraId="38EE5744" w14:textId="77777777" w:rsidR="00CE5D19" w:rsidRPr="00275047" w:rsidRDefault="00CE5D19" w:rsidP="00F410B4">
            <w:pPr>
              <w:pStyle w:val="Noidung"/>
              <w:spacing w:before="60" w:after="60"/>
              <w:ind w:left="0" w:right="0" w:firstLine="0"/>
              <w:rPr>
                <w:i/>
                <w:szCs w:val="26"/>
                <w:lang w:val="vi-VN"/>
              </w:rPr>
            </w:pPr>
            <w:r w:rsidRPr="00275047">
              <w:rPr>
                <w:i/>
                <w:szCs w:val="26"/>
                <w:lang w:val="vi-VN"/>
              </w:rPr>
              <w:t>(độ lệch chuẩn)</w:t>
            </w:r>
          </w:p>
        </w:tc>
        <w:tc>
          <w:tcPr>
            <w:tcW w:w="1447" w:type="dxa"/>
            <w:shd w:val="clear" w:color="auto" w:fill="auto"/>
            <w:vAlign w:val="center"/>
          </w:tcPr>
          <w:p w14:paraId="2A96A40C" w14:textId="77777777" w:rsidR="00CE5D19" w:rsidRPr="00275047" w:rsidRDefault="00CE5D19" w:rsidP="00F410B4">
            <w:pPr>
              <w:pStyle w:val="Noidung"/>
              <w:spacing w:before="60" w:after="60"/>
              <w:ind w:left="0" w:right="0" w:firstLine="0"/>
              <w:jc w:val="center"/>
              <w:rPr>
                <w:szCs w:val="26"/>
                <w:lang w:val="vi-VN"/>
              </w:rPr>
            </w:pPr>
            <w:r w:rsidRPr="00275047">
              <w:rPr>
                <w:szCs w:val="26"/>
                <w:lang w:val="vi-VN"/>
              </w:rPr>
              <w:t>%</w:t>
            </w:r>
          </w:p>
        </w:tc>
        <w:tc>
          <w:tcPr>
            <w:tcW w:w="1459" w:type="dxa"/>
            <w:shd w:val="clear" w:color="auto" w:fill="auto"/>
            <w:vAlign w:val="center"/>
          </w:tcPr>
          <w:p w14:paraId="702019C0" w14:textId="77777777" w:rsidR="00CE5D19" w:rsidRPr="00275047" w:rsidRDefault="00CE5D19" w:rsidP="00F410B4">
            <w:pPr>
              <w:pStyle w:val="Noidung"/>
              <w:spacing w:before="60" w:after="60"/>
              <w:ind w:left="0" w:right="0" w:firstLine="0"/>
              <w:jc w:val="center"/>
              <w:rPr>
                <w:szCs w:val="26"/>
              </w:rPr>
            </w:pPr>
            <w:r w:rsidRPr="00275047">
              <w:rPr>
                <w:szCs w:val="26"/>
              </w:rPr>
              <w:t>1/3 MPE</w:t>
            </w:r>
          </w:p>
        </w:tc>
        <w:tc>
          <w:tcPr>
            <w:tcW w:w="1490" w:type="dxa"/>
            <w:shd w:val="clear" w:color="auto" w:fill="auto"/>
            <w:vAlign w:val="center"/>
          </w:tcPr>
          <w:p w14:paraId="1A88E033" w14:textId="77777777" w:rsidR="00CE5D19" w:rsidRPr="00275047" w:rsidRDefault="00CE5D19" w:rsidP="00F410B4">
            <w:pPr>
              <w:pStyle w:val="Noidung"/>
              <w:spacing w:before="60" w:after="60"/>
              <w:ind w:left="0" w:right="0" w:firstLine="0"/>
              <w:jc w:val="center"/>
              <w:rPr>
                <w:szCs w:val="26"/>
                <w:lang w:val="en-GB"/>
              </w:rPr>
            </w:pPr>
            <w:r w:rsidRPr="00275047">
              <w:rPr>
                <w:szCs w:val="26"/>
              </w:rPr>
              <w:t>1/3 MPE</w:t>
            </w:r>
          </w:p>
        </w:tc>
        <w:tc>
          <w:tcPr>
            <w:tcW w:w="1338" w:type="dxa"/>
            <w:shd w:val="clear" w:color="auto" w:fill="auto"/>
            <w:vAlign w:val="center"/>
          </w:tcPr>
          <w:p w14:paraId="100DCB56" w14:textId="77777777" w:rsidR="00CE5D19" w:rsidRPr="00275047" w:rsidRDefault="00CE5D19" w:rsidP="00F410B4">
            <w:pPr>
              <w:pStyle w:val="Noidung"/>
              <w:spacing w:before="60" w:after="60"/>
              <w:ind w:left="0" w:right="0" w:firstLine="0"/>
              <w:jc w:val="center"/>
              <w:rPr>
                <w:szCs w:val="26"/>
                <w:lang w:val="en-GB"/>
              </w:rPr>
            </w:pPr>
            <w:r w:rsidRPr="00275047">
              <w:rPr>
                <w:szCs w:val="26"/>
              </w:rPr>
              <w:t>1/3 MPE</w:t>
            </w:r>
          </w:p>
        </w:tc>
        <w:tc>
          <w:tcPr>
            <w:tcW w:w="1489" w:type="dxa"/>
            <w:shd w:val="clear" w:color="auto" w:fill="auto"/>
            <w:vAlign w:val="center"/>
          </w:tcPr>
          <w:p w14:paraId="7C3E6EAA" w14:textId="77777777" w:rsidR="00CE5D19" w:rsidRPr="00275047" w:rsidRDefault="00CE5D19" w:rsidP="00F410B4">
            <w:pPr>
              <w:pStyle w:val="Noidung"/>
              <w:spacing w:before="60" w:after="60"/>
              <w:ind w:left="0" w:right="0" w:firstLine="0"/>
              <w:jc w:val="center"/>
              <w:rPr>
                <w:szCs w:val="26"/>
                <w:lang w:val="en-GB"/>
              </w:rPr>
            </w:pPr>
            <w:r w:rsidRPr="00275047">
              <w:rPr>
                <w:szCs w:val="26"/>
              </w:rPr>
              <w:t>1/3 MPE</w:t>
            </w:r>
          </w:p>
        </w:tc>
      </w:tr>
      <w:tr w:rsidR="009F32B5" w:rsidRPr="00275047" w14:paraId="0EF932FB" w14:textId="77777777" w:rsidTr="009F32B5">
        <w:trPr>
          <w:trHeight w:val="827"/>
          <w:jc w:val="center"/>
        </w:trPr>
        <w:tc>
          <w:tcPr>
            <w:tcW w:w="1135" w:type="dxa"/>
            <w:shd w:val="clear" w:color="auto" w:fill="auto"/>
            <w:vAlign w:val="center"/>
          </w:tcPr>
          <w:p w14:paraId="65EE7002" w14:textId="10DA35C7" w:rsidR="00CE5D19" w:rsidRPr="00275047" w:rsidRDefault="00CE5D19" w:rsidP="00F410B4">
            <w:pPr>
              <w:pStyle w:val="Noidung"/>
              <w:spacing w:before="60" w:after="60"/>
              <w:ind w:left="0" w:right="0" w:firstLine="0"/>
              <w:jc w:val="center"/>
              <w:rPr>
                <w:szCs w:val="26"/>
                <w:lang w:val="vi-VN"/>
              </w:rPr>
            </w:pPr>
            <w:r w:rsidRPr="00275047">
              <w:rPr>
                <w:szCs w:val="26"/>
              </w:rPr>
              <w:t>6</w:t>
            </w:r>
          </w:p>
        </w:tc>
        <w:tc>
          <w:tcPr>
            <w:tcW w:w="2372" w:type="dxa"/>
            <w:shd w:val="clear" w:color="auto" w:fill="auto"/>
            <w:vAlign w:val="center"/>
          </w:tcPr>
          <w:p w14:paraId="074BDB98" w14:textId="77777777" w:rsidR="00CE5D19" w:rsidRPr="00275047" w:rsidRDefault="00CE5D19" w:rsidP="00F410B4">
            <w:pPr>
              <w:pStyle w:val="Noidung"/>
              <w:spacing w:before="60" w:after="60"/>
              <w:ind w:left="0" w:right="0" w:firstLine="0"/>
              <w:rPr>
                <w:i/>
                <w:szCs w:val="26"/>
              </w:rPr>
            </w:pPr>
            <w:r w:rsidRPr="00275047">
              <w:rPr>
                <w:szCs w:val="26"/>
                <w:lang w:val="vi-VN"/>
              </w:rPr>
              <w:t>Thời gian đáp ứng</w:t>
            </w:r>
          </w:p>
        </w:tc>
        <w:tc>
          <w:tcPr>
            <w:tcW w:w="1447" w:type="dxa"/>
            <w:shd w:val="clear" w:color="auto" w:fill="auto"/>
            <w:vAlign w:val="center"/>
          </w:tcPr>
          <w:p w14:paraId="0433F8B1" w14:textId="1E4DC892" w:rsidR="00CE5D19" w:rsidRPr="00275047" w:rsidRDefault="00CE5D19" w:rsidP="00F410B4">
            <w:pPr>
              <w:pStyle w:val="Noidung"/>
              <w:spacing w:before="60" w:after="60"/>
              <w:ind w:left="0" w:right="0" w:firstLine="0"/>
              <w:jc w:val="center"/>
              <w:rPr>
                <w:szCs w:val="26"/>
                <w:lang w:val="en-GB"/>
              </w:rPr>
            </w:pPr>
            <w:r w:rsidRPr="00275047">
              <w:rPr>
                <w:szCs w:val="26"/>
                <w:lang w:val="en-GB"/>
              </w:rPr>
              <w:t>s</w:t>
            </w:r>
          </w:p>
        </w:tc>
        <w:tc>
          <w:tcPr>
            <w:tcW w:w="1459" w:type="dxa"/>
            <w:shd w:val="clear" w:color="auto" w:fill="auto"/>
            <w:vAlign w:val="center"/>
          </w:tcPr>
          <w:p w14:paraId="58D840B1" w14:textId="77777777" w:rsidR="00CE5D19" w:rsidRPr="00275047" w:rsidRDefault="00CE5D19" w:rsidP="00F410B4">
            <w:pPr>
              <w:pStyle w:val="Noidung"/>
              <w:spacing w:before="60" w:after="60"/>
              <w:ind w:left="0" w:right="0" w:firstLine="0"/>
              <w:jc w:val="center"/>
              <w:rPr>
                <w:szCs w:val="26"/>
                <w:lang w:val="en-GB"/>
              </w:rPr>
            </w:pPr>
            <w:r w:rsidRPr="00275047">
              <w:rPr>
                <w:szCs w:val="26"/>
              </w:rPr>
              <w:t>180</w:t>
            </w:r>
          </w:p>
        </w:tc>
        <w:tc>
          <w:tcPr>
            <w:tcW w:w="1490" w:type="dxa"/>
            <w:shd w:val="clear" w:color="auto" w:fill="auto"/>
            <w:vAlign w:val="center"/>
          </w:tcPr>
          <w:p w14:paraId="7B36AE73" w14:textId="77777777" w:rsidR="00CE5D19" w:rsidRPr="00275047" w:rsidRDefault="00CE5D19" w:rsidP="00F410B4">
            <w:pPr>
              <w:pStyle w:val="Noidung"/>
              <w:spacing w:before="60" w:after="60"/>
              <w:ind w:left="0" w:right="0" w:firstLine="0"/>
              <w:jc w:val="center"/>
              <w:rPr>
                <w:szCs w:val="26"/>
                <w:lang w:val="en-GB"/>
              </w:rPr>
            </w:pPr>
            <w:r w:rsidRPr="00275047">
              <w:rPr>
                <w:szCs w:val="26"/>
              </w:rPr>
              <w:t>120</w:t>
            </w:r>
          </w:p>
        </w:tc>
        <w:tc>
          <w:tcPr>
            <w:tcW w:w="1338" w:type="dxa"/>
            <w:shd w:val="clear" w:color="auto" w:fill="auto"/>
            <w:vAlign w:val="center"/>
          </w:tcPr>
          <w:p w14:paraId="7BCF5E0C" w14:textId="77777777" w:rsidR="00CE5D19" w:rsidRPr="00275047" w:rsidRDefault="00CE5D19" w:rsidP="00F410B4">
            <w:pPr>
              <w:pStyle w:val="Noidung"/>
              <w:spacing w:before="60" w:after="60"/>
              <w:ind w:left="0" w:right="0" w:firstLine="0"/>
              <w:jc w:val="center"/>
              <w:rPr>
                <w:szCs w:val="26"/>
                <w:lang w:val="en-GB"/>
              </w:rPr>
            </w:pPr>
            <w:r w:rsidRPr="00275047">
              <w:rPr>
                <w:szCs w:val="26"/>
                <w:lang w:val="en-GB"/>
              </w:rPr>
              <w:t>180</w:t>
            </w:r>
          </w:p>
        </w:tc>
        <w:tc>
          <w:tcPr>
            <w:tcW w:w="1489" w:type="dxa"/>
            <w:shd w:val="clear" w:color="auto" w:fill="auto"/>
            <w:vAlign w:val="center"/>
          </w:tcPr>
          <w:p w14:paraId="5D57DE54" w14:textId="77777777" w:rsidR="00CE5D19" w:rsidRPr="00275047" w:rsidRDefault="00CE5D19" w:rsidP="00F410B4">
            <w:pPr>
              <w:pStyle w:val="Noidung"/>
              <w:spacing w:before="60" w:after="60"/>
              <w:ind w:left="0" w:right="0" w:firstLine="0"/>
              <w:jc w:val="center"/>
              <w:rPr>
                <w:szCs w:val="26"/>
                <w:lang w:val="en-GB"/>
              </w:rPr>
            </w:pPr>
            <w:r w:rsidRPr="00275047">
              <w:rPr>
                <w:szCs w:val="26"/>
                <w:lang w:val="en-GB"/>
              </w:rPr>
              <w:t>180</w:t>
            </w:r>
          </w:p>
        </w:tc>
      </w:tr>
    </w:tbl>
    <w:p w14:paraId="09258155" w14:textId="77777777" w:rsidR="00231B24" w:rsidRPr="00275047" w:rsidRDefault="00231B24" w:rsidP="00231B24">
      <w:pPr>
        <w:spacing w:line="264" w:lineRule="auto"/>
        <w:rPr>
          <w:rFonts w:ascii="Times New Roman" w:hAnsi="Times New Roman"/>
          <w:szCs w:val="26"/>
          <w:u w:val="single"/>
        </w:rPr>
      </w:pPr>
    </w:p>
    <w:p w14:paraId="7EDF4B8E" w14:textId="77777777" w:rsidR="00231B24" w:rsidRPr="00275047" w:rsidRDefault="00231B24">
      <w:pPr>
        <w:spacing w:before="0" w:line="240" w:lineRule="auto"/>
        <w:jc w:val="left"/>
        <w:rPr>
          <w:rFonts w:ascii="Times New Roman" w:hAnsi="Times New Roman"/>
          <w:b/>
          <w:sz w:val="28"/>
          <w:szCs w:val="26"/>
          <w:lang w:val="pt-BR"/>
        </w:rPr>
      </w:pPr>
      <w:r w:rsidRPr="00275047">
        <w:rPr>
          <w:rFonts w:ascii="Times New Roman" w:hAnsi="Times New Roman"/>
          <w:b/>
          <w:sz w:val="28"/>
          <w:szCs w:val="26"/>
          <w:lang w:val="pt-BR"/>
        </w:rPr>
        <w:br w:type="page"/>
      </w:r>
    </w:p>
    <w:p w14:paraId="576270D5" w14:textId="77777777" w:rsidR="00883F9C" w:rsidRPr="00275047" w:rsidRDefault="00C926EA" w:rsidP="00C20BEB">
      <w:pPr>
        <w:jc w:val="center"/>
        <w:rPr>
          <w:rFonts w:ascii="Times New Roman" w:hAnsi="Times New Roman"/>
          <w:b/>
          <w:sz w:val="28"/>
          <w:szCs w:val="26"/>
          <w:lang w:val="vi-VN"/>
        </w:rPr>
      </w:pPr>
      <w:r w:rsidRPr="00275047">
        <w:rPr>
          <w:rFonts w:ascii="Times New Roman" w:hAnsi="Times New Roman"/>
          <w:b/>
          <w:sz w:val="28"/>
          <w:szCs w:val="26"/>
          <w:lang w:val="vi-VN"/>
        </w:rPr>
        <w:lastRenderedPageBreak/>
        <w:t>TÀI LIỆU THAM KHẢO</w:t>
      </w:r>
    </w:p>
    <w:p w14:paraId="768F8B18" w14:textId="77777777" w:rsidR="00DB5B0E" w:rsidRPr="00275047" w:rsidRDefault="00DB5B0E" w:rsidP="00C20BEB">
      <w:pPr>
        <w:spacing w:before="0" w:line="264" w:lineRule="auto"/>
        <w:rPr>
          <w:rFonts w:ascii="Times New Roman" w:hAnsi="Times New Roman"/>
          <w:sz w:val="26"/>
          <w:szCs w:val="26"/>
          <w:lang w:val="vi-VN"/>
        </w:rPr>
      </w:pPr>
    </w:p>
    <w:p w14:paraId="12A1E4D2" w14:textId="1D368558" w:rsidR="00D353C1" w:rsidRPr="00275047" w:rsidRDefault="00935735" w:rsidP="00B16547">
      <w:pPr>
        <w:spacing w:line="264" w:lineRule="auto"/>
        <w:rPr>
          <w:rFonts w:ascii="Times New Roman" w:hAnsi="Times New Roman"/>
          <w:sz w:val="26"/>
          <w:szCs w:val="26"/>
          <w:lang w:val="vi-VN"/>
        </w:rPr>
      </w:pPr>
      <w:r w:rsidRPr="00275047">
        <w:rPr>
          <w:rFonts w:ascii="Times New Roman" w:hAnsi="Times New Roman"/>
          <w:b/>
          <w:sz w:val="26"/>
          <w:szCs w:val="26"/>
          <w:lang w:val="vi-VN"/>
        </w:rPr>
        <w:t>L</w:t>
      </w:r>
      <w:r w:rsidR="00BB6C37" w:rsidRPr="00275047">
        <w:rPr>
          <w:rFonts w:ascii="Times New Roman" w:hAnsi="Times New Roman"/>
          <w:b/>
          <w:sz w:val="26"/>
          <w:szCs w:val="26"/>
          <w:lang w:val="vi-VN"/>
        </w:rPr>
        <w:t>UẬT ĐO LƯỜNG</w:t>
      </w:r>
      <w:r w:rsidR="00BB6C37" w:rsidRPr="00275047">
        <w:rPr>
          <w:rFonts w:ascii="Times New Roman" w:hAnsi="Times New Roman"/>
          <w:sz w:val="26"/>
          <w:szCs w:val="26"/>
          <w:lang w:val="vi-VN"/>
        </w:rPr>
        <w:t xml:space="preserve"> năm</w:t>
      </w:r>
      <w:r w:rsidRPr="00275047">
        <w:rPr>
          <w:rFonts w:ascii="Times New Roman" w:hAnsi="Times New Roman"/>
          <w:sz w:val="26"/>
          <w:szCs w:val="26"/>
          <w:lang w:val="vi-VN"/>
        </w:rPr>
        <w:t xml:space="preserve"> 2011</w:t>
      </w:r>
      <w:r w:rsidR="00BB6C37" w:rsidRPr="00275047">
        <w:rPr>
          <w:rFonts w:ascii="Times New Roman" w:hAnsi="Times New Roman"/>
          <w:sz w:val="26"/>
          <w:szCs w:val="26"/>
          <w:lang w:val="vi-VN"/>
        </w:rPr>
        <w:t>.</w:t>
      </w:r>
      <w:r w:rsidR="00BB6C37" w:rsidRPr="00275047">
        <w:rPr>
          <w:rFonts w:ascii="Times New Roman" w:hAnsi="Times New Roman"/>
          <w:sz w:val="26"/>
          <w:szCs w:val="26"/>
          <w:lang w:val="vi-VN"/>
        </w:rPr>
        <w:tab/>
      </w:r>
    </w:p>
    <w:p w14:paraId="67D3F4D3" w14:textId="77777777" w:rsidR="00D353C1" w:rsidRPr="00275047" w:rsidRDefault="00D353C1" w:rsidP="00D353C1">
      <w:pPr>
        <w:spacing w:before="0" w:line="264" w:lineRule="auto"/>
        <w:rPr>
          <w:rFonts w:ascii="Times New Roman" w:hAnsi="Times New Roman"/>
          <w:sz w:val="26"/>
          <w:szCs w:val="26"/>
          <w:lang w:val="vi-VN"/>
        </w:rPr>
      </w:pPr>
    </w:p>
    <w:p w14:paraId="496426C2" w14:textId="77777777" w:rsidR="00BB6C37" w:rsidRPr="00275047" w:rsidRDefault="00BB6C37" w:rsidP="000931D3">
      <w:pPr>
        <w:spacing w:line="264" w:lineRule="auto"/>
        <w:rPr>
          <w:rFonts w:ascii="Times New Roman" w:hAnsi="Times New Roman"/>
          <w:b/>
          <w:sz w:val="26"/>
          <w:szCs w:val="26"/>
          <w:lang w:val="vi-VN"/>
        </w:rPr>
      </w:pPr>
      <w:r w:rsidRPr="00275047">
        <w:rPr>
          <w:rFonts w:ascii="Times New Roman" w:hAnsi="Times New Roman"/>
          <w:b/>
          <w:sz w:val="26"/>
          <w:szCs w:val="26"/>
          <w:lang w:val="vi-VN"/>
        </w:rPr>
        <w:t>ĐLVN 265 : 2014</w:t>
      </w:r>
    </w:p>
    <w:p w14:paraId="222FADBB" w14:textId="77777777" w:rsidR="00FB5D42" w:rsidRPr="00275047" w:rsidRDefault="00FB5D42" w:rsidP="000931D3">
      <w:pPr>
        <w:spacing w:line="264" w:lineRule="auto"/>
        <w:rPr>
          <w:rFonts w:ascii="Times New Roman" w:hAnsi="Times New Roman"/>
          <w:sz w:val="26"/>
          <w:szCs w:val="26"/>
          <w:lang w:val="vi-VN"/>
        </w:rPr>
      </w:pPr>
      <w:r w:rsidRPr="00275047">
        <w:rPr>
          <w:rFonts w:ascii="Times New Roman" w:hAnsi="Times New Roman"/>
          <w:spacing w:val="2"/>
          <w:sz w:val="26"/>
          <w:szCs w:val="26"/>
          <w:lang w:val="vi-VN"/>
        </w:rPr>
        <w:t>Phương tiện đo nồng độ SO</w:t>
      </w:r>
      <w:r w:rsidRPr="00275047">
        <w:rPr>
          <w:rFonts w:ascii="Times New Roman" w:hAnsi="Times New Roman"/>
          <w:spacing w:val="2"/>
          <w:sz w:val="26"/>
          <w:szCs w:val="26"/>
          <w:vertAlign w:val="subscript"/>
          <w:lang w:val="vi-VN"/>
        </w:rPr>
        <w:t>2</w:t>
      </w:r>
      <w:r w:rsidRPr="00275047">
        <w:rPr>
          <w:rFonts w:ascii="Times New Roman" w:hAnsi="Times New Roman"/>
          <w:spacing w:val="2"/>
          <w:sz w:val="26"/>
          <w:szCs w:val="26"/>
          <w:lang w:val="vi-VN"/>
        </w:rPr>
        <w:t>, CO</w:t>
      </w:r>
      <w:r w:rsidRPr="00275047">
        <w:rPr>
          <w:rFonts w:ascii="Times New Roman" w:hAnsi="Times New Roman"/>
          <w:spacing w:val="2"/>
          <w:sz w:val="26"/>
          <w:szCs w:val="26"/>
          <w:vertAlign w:val="subscript"/>
          <w:lang w:val="vi-VN"/>
        </w:rPr>
        <w:t>2</w:t>
      </w:r>
      <w:r w:rsidRPr="00275047">
        <w:rPr>
          <w:rFonts w:ascii="Times New Roman" w:hAnsi="Times New Roman"/>
          <w:spacing w:val="2"/>
          <w:sz w:val="26"/>
          <w:szCs w:val="26"/>
          <w:lang w:val="vi-VN"/>
        </w:rPr>
        <w:t>, CO, NO</w:t>
      </w:r>
      <w:r w:rsidRPr="00275047">
        <w:rPr>
          <w:rFonts w:ascii="Times New Roman" w:hAnsi="Times New Roman"/>
          <w:spacing w:val="2"/>
          <w:sz w:val="26"/>
          <w:szCs w:val="26"/>
          <w:vertAlign w:val="subscript"/>
          <w:lang w:val="vi-VN"/>
        </w:rPr>
        <w:t>x</w:t>
      </w:r>
      <w:r w:rsidRPr="00275047">
        <w:rPr>
          <w:rFonts w:ascii="Times New Roman" w:hAnsi="Times New Roman"/>
          <w:spacing w:val="2"/>
          <w:sz w:val="26"/>
          <w:szCs w:val="26"/>
          <w:lang w:val="vi-VN"/>
        </w:rPr>
        <w:t xml:space="preserve"> trong không khí </w:t>
      </w:r>
      <w:r w:rsidR="00C816E4" w:rsidRPr="00275047">
        <w:rPr>
          <w:rFonts w:ascii="Times New Roman" w:hAnsi="Times New Roman"/>
          <w:spacing w:val="2"/>
          <w:sz w:val="26"/>
          <w:szCs w:val="26"/>
          <w:lang w:val="vi-VN"/>
        </w:rPr>
        <w:t xml:space="preserve">- </w:t>
      </w:r>
      <w:r w:rsidRPr="00275047">
        <w:rPr>
          <w:rFonts w:ascii="Times New Roman" w:hAnsi="Times New Roman"/>
          <w:spacing w:val="2"/>
          <w:sz w:val="26"/>
          <w:szCs w:val="26"/>
          <w:lang w:val="vi-VN"/>
        </w:rPr>
        <w:t>Quy trình kiểm định</w:t>
      </w:r>
      <w:r w:rsidRPr="00275047">
        <w:rPr>
          <w:rFonts w:ascii="Times New Roman" w:hAnsi="Times New Roman"/>
          <w:sz w:val="26"/>
          <w:szCs w:val="26"/>
          <w:lang w:val="vi-VN"/>
        </w:rPr>
        <w:t>.</w:t>
      </w:r>
    </w:p>
    <w:p w14:paraId="1A289CD4" w14:textId="77777777" w:rsidR="00756361" w:rsidRPr="00275047" w:rsidRDefault="00756361" w:rsidP="00C20BEB">
      <w:pPr>
        <w:spacing w:before="0" w:line="264" w:lineRule="auto"/>
        <w:rPr>
          <w:rFonts w:ascii="Times New Roman" w:hAnsi="Times New Roman"/>
          <w:sz w:val="26"/>
          <w:szCs w:val="26"/>
          <w:lang w:val="vi-VN"/>
        </w:rPr>
      </w:pPr>
    </w:p>
    <w:p w14:paraId="231525D8" w14:textId="77777777" w:rsidR="00A119DE" w:rsidRPr="00275047" w:rsidRDefault="00A119DE" w:rsidP="00A119DE">
      <w:pPr>
        <w:spacing w:line="264" w:lineRule="auto"/>
        <w:rPr>
          <w:rFonts w:ascii="Times New Roman" w:hAnsi="Times New Roman"/>
          <w:b/>
          <w:sz w:val="26"/>
          <w:szCs w:val="26"/>
          <w:lang w:val="vi-VN"/>
        </w:rPr>
      </w:pPr>
      <w:r w:rsidRPr="00275047">
        <w:rPr>
          <w:rFonts w:ascii="Times New Roman" w:hAnsi="Times New Roman"/>
          <w:b/>
          <w:sz w:val="26"/>
          <w:szCs w:val="26"/>
          <w:lang w:val="vi-VN"/>
        </w:rPr>
        <w:t>ĐLVN 282 : 2015</w:t>
      </w:r>
    </w:p>
    <w:p w14:paraId="7D59851D" w14:textId="77777777" w:rsidR="00A119DE" w:rsidRPr="00B16547" w:rsidRDefault="001E3AC6" w:rsidP="00B16547">
      <w:pPr>
        <w:spacing w:line="264" w:lineRule="auto"/>
        <w:rPr>
          <w:rFonts w:ascii="Times New Roman" w:hAnsi="Times New Roman"/>
          <w:spacing w:val="2"/>
          <w:sz w:val="26"/>
          <w:szCs w:val="26"/>
          <w:lang w:val="vi-VN"/>
        </w:rPr>
      </w:pPr>
      <w:r w:rsidRPr="00275047">
        <w:rPr>
          <w:rFonts w:ascii="Times New Roman" w:hAnsi="Times New Roman"/>
          <w:spacing w:val="2"/>
          <w:sz w:val="26"/>
          <w:szCs w:val="26"/>
          <w:lang w:val="vi-VN"/>
        </w:rPr>
        <w:t>Khí chuẩn thành phần</w:t>
      </w:r>
      <w:r w:rsidR="00A119DE" w:rsidRPr="00275047">
        <w:rPr>
          <w:rFonts w:ascii="Times New Roman" w:hAnsi="Times New Roman"/>
          <w:spacing w:val="2"/>
          <w:sz w:val="26"/>
          <w:szCs w:val="26"/>
          <w:lang w:val="vi-VN"/>
        </w:rPr>
        <w:t xml:space="preserve"> SO</w:t>
      </w:r>
      <w:r w:rsidR="00A119DE" w:rsidRPr="00275047">
        <w:rPr>
          <w:rFonts w:ascii="Times New Roman" w:hAnsi="Times New Roman"/>
          <w:spacing w:val="2"/>
          <w:sz w:val="26"/>
          <w:szCs w:val="26"/>
          <w:vertAlign w:val="subscript"/>
          <w:lang w:val="vi-VN"/>
        </w:rPr>
        <w:t>2</w:t>
      </w:r>
      <w:r w:rsidR="00A119DE" w:rsidRPr="00275047">
        <w:rPr>
          <w:rFonts w:ascii="Times New Roman" w:hAnsi="Times New Roman"/>
          <w:spacing w:val="2"/>
          <w:sz w:val="26"/>
          <w:szCs w:val="26"/>
          <w:lang w:val="vi-VN"/>
        </w:rPr>
        <w:t>, CO</w:t>
      </w:r>
      <w:r w:rsidR="00A119DE" w:rsidRPr="00275047">
        <w:rPr>
          <w:rFonts w:ascii="Times New Roman" w:hAnsi="Times New Roman"/>
          <w:spacing w:val="2"/>
          <w:sz w:val="26"/>
          <w:szCs w:val="26"/>
          <w:vertAlign w:val="subscript"/>
          <w:lang w:val="vi-VN"/>
        </w:rPr>
        <w:t>2</w:t>
      </w:r>
      <w:r w:rsidR="00A119DE" w:rsidRPr="00275047">
        <w:rPr>
          <w:rFonts w:ascii="Times New Roman" w:hAnsi="Times New Roman"/>
          <w:spacing w:val="2"/>
          <w:sz w:val="26"/>
          <w:szCs w:val="26"/>
          <w:lang w:val="vi-VN"/>
        </w:rPr>
        <w:t>, CO, NO</w:t>
      </w:r>
      <w:r w:rsidR="00A119DE" w:rsidRPr="00275047">
        <w:rPr>
          <w:rFonts w:ascii="Times New Roman" w:hAnsi="Times New Roman"/>
          <w:spacing w:val="2"/>
          <w:sz w:val="26"/>
          <w:szCs w:val="26"/>
          <w:vertAlign w:val="subscript"/>
          <w:lang w:val="vi-VN"/>
        </w:rPr>
        <w:t>x</w:t>
      </w:r>
      <w:r w:rsidR="00A119DE" w:rsidRPr="00275047">
        <w:rPr>
          <w:rFonts w:ascii="Times New Roman" w:hAnsi="Times New Roman"/>
          <w:spacing w:val="2"/>
          <w:sz w:val="26"/>
          <w:szCs w:val="26"/>
          <w:lang w:val="vi-VN"/>
        </w:rPr>
        <w:t xml:space="preserve"> - Quy trình </w:t>
      </w:r>
      <w:r w:rsidRPr="00275047">
        <w:rPr>
          <w:rFonts w:ascii="Times New Roman" w:hAnsi="Times New Roman"/>
          <w:spacing w:val="2"/>
          <w:sz w:val="26"/>
          <w:szCs w:val="26"/>
          <w:lang w:val="vi-VN"/>
        </w:rPr>
        <w:t>thử nghiệm</w:t>
      </w:r>
      <w:r w:rsidR="00A119DE" w:rsidRPr="00B16547">
        <w:rPr>
          <w:rFonts w:ascii="Times New Roman" w:hAnsi="Times New Roman"/>
          <w:spacing w:val="2"/>
          <w:sz w:val="26"/>
          <w:szCs w:val="26"/>
          <w:lang w:val="vi-VN"/>
        </w:rPr>
        <w:t>.</w:t>
      </w:r>
    </w:p>
    <w:p w14:paraId="6E54ABD5" w14:textId="77777777" w:rsidR="00A119DE" w:rsidRPr="00275047" w:rsidRDefault="00A119DE" w:rsidP="00A119DE">
      <w:pPr>
        <w:spacing w:before="0" w:line="264" w:lineRule="auto"/>
        <w:rPr>
          <w:rFonts w:ascii="Times New Roman" w:hAnsi="Times New Roman"/>
          <w:sz w:val="26"/>
          <w:szCs w:val="26"/>
          <w:lang w:val="vi-VN"/>
        </w:rPr>
      </w:pPr>
    </w:p>
    <w:p w14:paraId="415105C9" w14:textId="77777777" w:rsidR="00D353C1" w:rsidRPr="00275047" w:rsidRDefault="00D353C1" w:rsidP="00D353C1">
      <w:pPr>
        <w:spacing w:line="264" w:lineRule="auto"/>
        <w:rPr>
          <w:rFonts w:ascii="Times New Roman" w:hAnsi="Times New Roman"/>
          <w:b/>
          <w:sz w:val="26"/>
          <w:szCs w:val="26"/>
          <w:lang w:val="vi-VN"/>
        </w:rPr>
      </w:pPr>
      <w:r w:rsidRPr="00275047">
        <w:rPr>
          <w:rFonts w:ascii="Times New Roman" w:hAnsi="Times New Roman"/>
          <w:b/>
          <w:sz w:val="26"/>
          <w:szCs w:val="26"/>
          <w:lang w:val="vi-VN"/>
        </w:rPr>
        <w:t xml:space="preserve">ĐLVN 113 : 2003 </w:t>
      </w:r>
    </w:p>
    <w:p w14:paraId="5C57D027" w14:textId="77777777" w:rsidR="00D353C1" w:rsidRPr="00275047" w:rsidRDefault="00D353C1" w:rsidP="00D353C1">
      <w:pPr>
        <w:spacing w:line="264" w:lineRule="auto"/>
        <w:rPr>
          <w:rFonts w:ascii="Times New Roman" w:hAnsi="Times New Roman"/>
          <w:sz w:val="26"/>
          <w:szCs w:val="26"/>
          <w:lang w:val="vi-VN"/>
        </w:rPr>
      </w:pPr>
      <w:r w:rsidRPr="00275047">
        <w:rPr>
          <w:rFonts w:ascii="Times New Roman" w:hAnsi="Times New Roman"/>
          <w:sz w:val="26"/>
          <w:szCs w:val="26"/>
          <w:lang w:val="vi-VN"/>
        </w:rPr>
        <w:t>Yêu cầu về nội dung và cách trình bày văn bản kỹ thuật Đo lường Việt Nam.</w:t>
      </w:r>
    </w:p>
    <w:p w14:paraId="2FD943BB" w14:textId="77777777" w:rsidR="00D353C1" w:rsidRPr="00275047" w:rsidRDefault="00D353C1" w:rsidP="00D353C1">
      <w:pPr>
        <w:spacing w:before="0" w:line="264" w:lineRule="auto"/>
        <w:rPr>
          <w:rFonts w:ascii="Times New Roman" w:hAnsi="Times New Roman"/>
          <w:sz w:val="26"/>
          <w:szCs w:val="26"/>
          <w:lang w:val="vi-VN"/>
        </w:rPr>
      </w:pPr>
    </w:p>
    <w:p w14:paraId="3D08356D" w14:textId="77777777" w:rsidR="00D353C1" w:rsidRPr="00275047" w:rsidRDefault="00D353C1" w:rsidP="00D353C1">
      <w:pPr>
        <w:spacing w:line="264" w:lineRule="auto"/>
        <w:rPr>
          <w:rFonts w:ascii="Times New Roman" w:hAnsi="Times New Roman"/>
          <w:b/>
          <w:sz w:val="26"/>
          <w:szCs w:val="26"/>
          <w:lang w:val="vi-VN"/>
        </w:rPr>
      </w:pPr>
      <w:r w:rsidRPr="00275047">
        <w:rPr>
          <w:rFonts w:ascii="Times New Roman" w:hAnsi="Times New Roman"/>
          <w:b/>
          <w:sz w:val="26"/>
          <w:szCs w:val="26"/>
          <w:lang w:val="vi-VN"/>
        </w:rPr>
        <w:t>TCVN 3286</w:t>
      </w:r>
      <w:r w:rsidR="00075899" w:rsidRPr="00275047">
        <w:rPr>
          <w:rFonts w:ascii="Times New Roman" w:hAnsi="Times New Roman"/>
          <w:b/>
          <w:sz w:val="26"/>
          <w:szCs w:val="26"/>
          <w:lang w:val="vi-VN"/>
        </w:rPr>
        <w:t xml:space="preserve"> </w:t>
      </w:r>
      <w:r w:rsidRPr="00275047">
        <w:rPr>
          <w:rFonts w:ascii="Times New Roman" w:hAnsi="Times New Roman"/>
          <w:b/>
          <w:sz w:val="26"/>
          <w:szCs w:val="26"/>
          <w:lang w:val="vi-VN"/>
        </w:rPr>
        <w:t>-</w:t>
      </w:r>
      <w:r w:rsidR="00075899" w:rsidRPr="00275047">
        <w:rPr>
          <w:rFonts w:ascii="Times New Roman" w:hAnsi="Times New Roman"/>
          <w:b/>
          <w:sz w:val="26"/>
          <w:szCs w:val="26"/>
          <w:lang w:val="vi-VN"/>
        </w:rPr>
        <w:t xml:space="preserve"> </w:t>
      </w:r>
      <w:r w:rsidRPr="00275047">
        <w:rPr>
          <w:rFonts w:ascii="Times New Roman" w:hAnsi="Times New Roman"/>
          <w:b/>
          <w:sz w:val="26"/>
          <w:szCs w:val="26"/>
          <w:lang w:val="vi-VN"/>
        </w:rPr>
        <w:t xml:space="preserve">79 </w:t>
      </w:r>
    </w:p>
    <w:p w14:paraId="7EF65DED" w14:textId="77777777" w:rsidR="00D353C1" w:rsidRPr="00275047" w:rsidRDefault="00D353C1" w:rsidP="00D353C1">
      <w:pPr>
        <w:spacing w:line="264" w:lineRule="auto"/>
        <w:rPr>
          <w:rFonts w:ascii="Times New Roman" w:hAnsi="Times New Roman"/>
          <w:sz w:val="26"/>
          <w:szCs w:val="26"/>
          <w:lang w:val="vi-VN"/>
        </w:rPr>
      </w:pPr>
      <w:r w:rsidRPr="00275047">
        <w:rPr>
          <w:rFonts w:ascii="Times New Roman" w:hAnsi="Times New Roman"/>
          <w:sz w:val="26"/>
          <w:szCs w:val="26"/>
          <w:lang w:val="vi-VN"/>
        </w:rPr>
        <w:t>Nitơ kỹ thuật. Yêu cầu kỹ thuật.</w:t>
      </w:r>
    </w:p>
    <w:p w14:paraId="4C7E4A4D" w14:textId="77777777" w:rsidR="00887114" w:rsidRPr="00275047" w:rsidRDefault="00887114" w:rsidP="00C20BEB">
      <w:pPr>
        <w:spacing w:before="0" w:line="264" w:lineRule="auto"/>
        <w:rPr>
          <w:rFonts w:ascii="Times New Roman" w:hAnsi="Times New Roman"/>
          <w:sz w:val="26"/>
          <w:szCs w:val="26"/>
          <w:lang w:val="vi-VN"/>
        </w:rPr>
      </w:pPr>
    </w:p>
    <w:p w14:paraId="23F559E5" w14:textId="77777777" w:rsidR="00887114" w:rsidRPr="00275047" w:rsidRDefault="00887114" w:rsidP="00887114">
      <w:pPr>
        <w:spacing w:line="264" w:lineRule="auto"/>
        <w:rPr>
          <w:rFonts w:ascii="Times New Roman" w:hAnsi="Times New Roman"/>
          <w:b/>
          <w:sz w:val="26"/>
          <w:szCs w:val="26"/>
          <w:lang w:val="vi-VN"/>
        </w:rPr>
      </w:pPr>
      <w:r w:rsidRPr="00275047">
        <w:rPr>
          <w:rFonts w:ascii="Times New Roman" w:hAnsi="Times New Roman"/>
          <w:b/>
          <w:sz w:val="26"/>
          <w:szCs w:val="26"/>
          <w:lang w:val="vi-VN"/>
        </w:rPr>
        <w:t>TCVN 6165 : 2009 (ISO/IEC GUIDE 99 : 2007)</w:t>
      </w:r>
    </w:p>
    <w:p w14:paraId="16866B94" w14:textId="77777777" w:rsidR="00887114" w:rsidRPr="00275047" w:rsidRDefault="00887114" w:rsidP="00887114">
      <w:pPr>
        <w:spacing w:line="264" w:lineRule="auto"/>
        <w:rPr>
          <w:rFonts w:ascii="Times New Roman" w:hAnsi="Times New Roman"/>
          <w:sz w:val="26"/>
          <w:szCs w:val="26"/>
          <w:lang w:val="vi-VN"/>
        </w:rPr>
      </w:pPr>
      <w:r w:rsidRPr="00275047">
        <w:rPr>
          <w:rFonts w:ascii="Times New Roman" w:hAnsi="Times New Roman"/>
          <w:sz w:val="26"/>
          <w:szCs w:val="26"/>
          <w:lang w:val="vi-VN"/>
        </w:rPr>
        <w:t>Từ vựng q</w:t>
      </w:r>
      <w:r w:rsidR="0082008B" w:rsidRPr="00275047">
        <w:rPr>
          <w:rFonts w:ascii="Times New Roman" w:hAnsi="Times New Roman"/>
          <w:sz w:val="26"/>
          <w:szCs w:val="26"/>
          <w:lang w:val="vi-VN"/>
        </w:rPr>
        <w:t>uốc</w:t>
      </w:r>
      <w:r w:rsidRPr="00275047">
        <w:rPr>
          <w:rFonts w:ascii="Times New Roman" w:hAnsi="Times New Roman"/>
          <w:sz w:val="26"/>
          <w:szCs w:val="26"/>
          <w:lang w:val="vi-VN"/>
        </w:rPr>
        <w:t xml:space="preserve"> tế về </w:t>
      </w:r>
      <w:r w:rsidRPr="00275047">
        <w:rPr>
          <w:rFonts w:ascii="Times New Roman" w:hAnsi="Times New Roman" w:hint="eastAsia"/>
          <w:sz w:val="26"/>
          <w:szCs w:val="26"/>
          <w:lang w:val="vi-VN"/>
        </w:rPr>
        <w:t>đ</w:t>
      </w:r>
      <w:r w:rsidRPr="00275047">
        <w:rPr>
          <w:rFonts w:ascii="Times New Roman" w:hAnsi="Times New Roman"/>
          <w:sz w:val="26"/>
          <w:szCs w:val="26"/>
          <w:lang w:val="vi-VN"/>
        </w:rPr>
        <w:t>o l</w:t>
      </w:r>
      <w:r w:rsidRPr="00275047">
        <w:rPr>
          <w:rFonts w:ascii="Times New Roman" w:hAnsi="Times New Roman" w:hint="eastAsia"/>
          <w:sz w:val="26"/>
          <w:szCs w:val="26"/>
          <w:lang w:val="vi-VN"/>
        </w:rPr>
        <w:t>ư</w:t>
      </w:r>
      <w:r w:rsidRPr="00275047">
        <w:rPr>
          <w:rFonts w:ascii="Times New Roman" w:hAnsi="Times New Roman"/>
          <w:sz w:val="26"/>
          <w:szCs w:val="26"/>
          <w:lang w:val="vi-VN"/>
        </w:rPr>
        <w:t>ờng h</w:t>
      </w:r>
      <w:r w:rsidR="0082008B" w:rsidRPr="00275047">
        <w:rPr>
          <w:rFonts w:ascii="Times New Roman" w:hAnsi="Times New Roman"/>
          <w:sz w:val="26"/>
          <w:szCs w:val="26"/>
          <w:lang w:val="vi-VN"/>
        </w:rPr>
        <w:t>ọc</w:t>
      </w:r>
      <w:r w:rsidRPr="00275047">
        <w:rPr>
          <w:rFonts w:ascii="Times New Roman" w:hAnsi="Times New Roman"/>
          <w:sz w:val="26"/>
          <w:szCs w:val="26"/>
          <w:lang w:val="vi-VN"/>
        </w:rPr>
        <w:t xml:space="preserve"> </w:t>
      </w:r>
      <w:r w:rsidR="00C816E4" w:rsidRPr="00275047">
        <w:rPr>
          <w:rFonts w:ascii="Times New Roman" w:hAnsi="Times New Roman"/>
          <w:sz w:val="26"/>
          <w:szCs w:val="26"/>
          <w:lang w:val="vi-VN"/>
        </w:rPr>
        <w:t xml:space="preserve">- </w:t>
      </w:r>
      <w:r w:rsidRPr="00275047">
        <w:rPr>
          <w:rFonts w:ascii="Times New Roman" w:hAnsi="Times New Roman"/>
          <w:sz w:val="26"/>
          <w:szCs w:val="26"/>
          <w:lang w:val="vi-VN"/>
        </w:rPr>
        <w:t>kh</w:t>
      </w:r>
      <w:r w:rsidR="0082008B" w:rsidRPr="00275047">
        <w:rPr>
          <w:rFonts w:ascii="Times New Roman" w:hAnsi="Times New Roman"/>
          <w:sz w:val="26"/>
          <w:szCs w:val="26"/>
          <w:lang w:val="vi-VN"/>
        </w:rPr>
        <w:t>ái</w:t>
      </w:r>
      <w:r w:rsidRPr="00275047">
        <w:rPr>
          <w:rFonts w:ascii="Times New Roman" w:hAnsi="Times New Roman"/>
          <w:sz w:val="26"/>
          <w:szCs w:val="26"/>
          <w:lang w:val="vi-VN"/>
        </w:rPr>
        <w:t xml:space="preserve"> niệm, thuật n</w:t>
      </w:r>
      <w:r w:rsidR="0082008B" w:rsidRPr="00275047">
        <w:rPr>
          <w:rFonts w:ascii="Times New Roman" w:hAnsi="Times New Roman"/>
          <w:sz w:val="26"/>
          <w:szCs w:val="26"/>
          <w:lang w:val="vi-VN"/>
        </w:rPr>
        <w:t>gữ</w:t>
      </w:r>
      <w:r w:rsidRPr="00275047">
        <w:rPr>
          <w:rFonts w:ascii="Times New Roman" w:hAnsi="Times New Roman"/>
          <w:sz w:val="26"/>
          <w:szCs w:val="26"/>
          <w:lang w:val="vi-VN"/>
        </w:rPr>
        <w:t xml:space="preserve"> chung và c</w:t>
      </w:r>
      <w:r w:rsidRPr="00275047">
        <w:rPr>
          <w:rFonts w:ascii="Times New Roman" w:hAnsi="Times New Roman" w:hint="eastAsia"/>
          <w:sz w:val="26"/>
          <w:szCs w:val="26"/>
          <w:lang w:val="vi-VN"/>
        </w:rPr>
        <w:t>ơ</w:t>
      </w:r>
      <w:r w:rsidRPr="00275047">
        <w:rPr>
          <w:rFonts w:ascii="Times New Roman" w:hAnsi="Times New Roman"/>
          <w:sz w:val="26"/>
          <w:szCs w:val="26"/>
          <w:lang w:val="vi-VN"/>
        </w:rPr>
        <w:t xml:space="preserve"> bản </w:t>
      </w:r>
      <w:r w:rsidR="0082008B" w:rsidRPr="00275047">
        <w:rPr>
          <w:rFonts w:ascii="Times New Roman" w:hAnsi="Times New Roman"/>
          <w:sz w:val="26"/>
          <w:szCs w:val="26"/>
          <w:lang w:val="vi-VN"/>
        </w:rPr>
        <w:t>(</w:t>
      </w:r>
      <w:r w:rsidRPr="00275047">
        <w:rPr>
          <w:rFonts w:ascii="Times New Roman" w:hAnsi="Times New Roman"/>
          <w:sz w:val="26"/>
          <w:szCs w:val="26"/>
          <w:lang w:val="vi-VN"/>
        </w:rPr>
        <w:t>VIM</w:t>
      </w:r>
      <w:r w:rsidR="0082008B" w:rsidRPr="00275047">
        <w:rPr>
          <w:rFonts w:ascii="Times New Roman" w:hAnsi="Times New Roman"/>
          <w:sz w:val="26"/>
          <w:szCs w:val="26"/>
          <w:lang w:val="vi-VN"/>
        </w:rPr>
        <w:t>)</w:t>
      </w:r>
      <w:r w:rsidRPr="00275047">
        <w:rPr>
          <w:rFonts w:ascii="Times New Roman" w:hAnsi="Times New Roman"/>
          <w:sz w:val="26"/>
          <w:szCs w:val="26"/>
          <w:lang w:val="vi-VN"/>
        </w:rPr>
        <w:t>.</w:t>
      </w:r>
    </w:p>
    <w:p w14:paraId="3DD9C7E2" w14:textId="77777777" w:rsidR="00424FA5" w:rsidRPr="00275047" w:rsidRDefault="00424FA5" w:rsidP="00C20BEB">
      <w:pPr>
        <w:spacing w:before="0" w:line="264" w:lineRule="auto"/>
        <w:rPr>
          <w:rFonts w:ascii="Times New Roman" w:hAnsi="Times New Roman"/>
          <w:sz w:val="26"/>
          <w:szCs w:val="26"/>
          <w:lang w:val="vi-VN"/>
        </w:rPr>
      </w:pPr>
    </w:p>
    <w:p w14:paraId="66D60F01" w14:textId="77777777" w:rsidR="00424FA5" w:rsidRPr="00275047" w:rsidRDefault="00424FA5" w:rsidP="00424FA5">
      <w:pPr>
        <w:spacing w:line="264" w:lineRule="auto"/>
        <w:rPr>
          <w:rFonts w:ascii="Times New Roman" w:hAnsi="Times New Roman"/>
          <w:b/>
          <w:sz w:val="26"/>
          <w:szCs w:val="26"/>
        </w:rPr>
      </w:pPr>
      <w:r w:rsidRPr="00275047">
        <w:rPr>
          <w:rFonts w:ascii="Times New Roman" w:hAnsi="Times New Roman"/>
          <w:b/>
          <w:sz w:val="26"/>
          <w:szCs w:val="26"/>
        </w:rPr>
        <w:t>OIML R 143</w:t>
      </w:r>
      <w:r w:rsidR="00536803" w:rsidRPr="00275047">
        <w:rPr>
          <w:rFonts w:ascii="Times New Roman" w:hAnsi="Times New Roman"/>
          <w:b/>
          <w:sz w:val="26"/>
          <w:szCs w:val="26"/>
        </w:rPr>
        <w:t xml:space="preserve"> (2009)</w:t>
      </w:r>
    </w:p>
    <w:p w14:paraId="3D0A7467" w14:textId="77777777" w:rsidR="00424FA5" w:rsidRPr="00275047" w:rsidRDefault="00424FA5" w:rsidP="00424FA5">
      <w:pPr>
        <w:spacing w:line="264" w:lineRule="auto"/>
        <w:rPr>
          <w:rFonts w:ascii="Times New Roman" w:hAnsi="Times New Roman"/>
          <w:sz w:val="26"/>
          <w:szCs w:val="26"/>
        </w:rPr>
      </w:pPr>
      <w:r w:rsidRPr="00275047">
        <w:rPr>
          <w:rFonts w:ascii="Times New Roman" w:hAnsi="Times New Roman"/>
          <w:sz w:val="26"/>
          <w:szCs w:val="26"/>
        </w:rPr>
        <w:t>Instruments for the continuous measurement of SO</w:t>
      </w:r>
      <w:r w:rsidRPr="00275047">
        <w:rPr>
          <w:rFonts w:ascii="Times New Roman" w:hAnsi="Times New Roman"/>
          <w:sz w:val="26"/>
          <w:szCs w:val="26"/>
          <w:vertAlign w:val="subscript"/>
        </w:rPr>
        <w:t>2</w:t>
      </w:r>
      <w:r w:rsidRPr="00275047">
        <w:rPr>
          <w:rFonts w:ascii="Times New Roman" w:hAnsi="Times New Roman"/>
          <w:sz w:val="26"/>
          <w:szCs w:val="26"/>
        </w:rPr>
        <w:t xml:space="preserve"> in stationary source emissions</w:t>
      </w:r>
    </w:p>
    <w:p w14:paraId="5520617E" w14:textId="77777777" w:rsidR="00EC5514" w:rsidRPr="00275047" w:rsidRDefault="00EC5514" w:rsidP="00C20BEB">
      <w:pPr>
        <w:spacing w:before="0" w:line="264" w:lineRule="auto"/>
        <w:rPr>
          <w:rFonts w:ascii="Times New Roman" w:hAnsi="Times New Roman"/>
          <w:sz w:val="26"/>
          <w:szCs w:val="26"/>
        </w:rPr>
      </w:pPr>
    </w:p>
    <w:p w14:paraId="564902F4" w14:textId="77777777" w:rsidR="00EC5514" w:rsidRPr="00275047" w:rsidRDefault="00EC5514" w:rsidP="00EC5514">
      <w:pPr>
        <w:spacing w:line="264" w:lineRule="auto"/>
        <w:rPr>
          <w:rFonts w:ascii="Times New Roman" w:hAnsi="Times New Roman"/>
          <w:b/>
          <w:sz w:val="26"/>
          <w:szCs w:val="26"/>
        </w:rPr>
      </w:pPr>
      <w:r w:rsidRPr="00275047">
        <w:rPr>
          <w:rFonts w:ascii="Times New Roman" w:hAnsi="Times New Roman"/>
          <w:b/>
          <w:sz w:val="26"/>
          <w:szCs w:val="26"/>
        </w:rPr>
        <w:t>OIML R 144 (2013)</w:t>
      </w:r>
    </w:p>
    <w:p w14:paraId="4A031EDC" w14:textId="77777777" w:rsidR="00EC5514" w:rsidRPr="00275047" w:rsidRDefault="00EC5514" w:rsidP="00EC5514">
      <w:pPr>
        <w:spacing w:line="264" w:lineRule="auto"/>
        <w:rPr>
          <w:rFonts w:ascii="Times New Roman" w:hAnsi="Times New Roman"/>
          <w:sz w:val="26"/>
          <w:szCs w:val="26"/>
        </w:rPr>
      </w:pPr>
      <w:r w:rsidRPr="00275047">
        <w:rPr>
          <w:rFonts w:ascii="Times New Roman" w:hAnsi="Times New Roman"/>
          <w:sz w:val="26"/>
          <w:szCs w:val="26"/>
        </w:rPr>
        <w:t>Instruments for co</w:t>
      </w:r>
      <w:r w:rsidR="009179D4" w:rsidRPr="00275047">
        <w:rPr>
          <w:rFonts w:ascii="Times New Roman" w:hAnsi="Times New Roman"/>
          <w:sz w:val="26"/>
          <w:szCs w:val="26"/>
          <w:lang w:val="vi-VN"/>
        </w:rPr>
        <w:t>n</w:t>
      </w:r>
      <w:r w:rsidRPr="00275047">
        <w:rPr>
          <w:rFonts w:ascii="Times New Roman" w:hAnsi="Times New Roman"/>
          <w:sz w:val="26"/>
          <w:szCs w:val="26"/>
        </w:rPr>
        <w:t>tinuos measured of CO</w:t>
      </w:r>
      <w:r w:rsidRPr="00275047">
        <w:rPr>
          <w:rFonts w:ascii="Times New Roman" w:hAnsi="Times New Roman"/>
          <w:sz w:val="26"/>
          <w:szCs w:val="26"/>
          <w:vertAlign w:val="subscript"/>
        </w:rPr>
        <w:t>x</w:t>
      </w:r>
      <w:r w:rsidRPr="00275047">
        <w:rPr>
          <w:rFonts w:ascii="Times New Roman" w:hAnsi="Times New Roman"/>
          <w:sz w:val="26"/>
          <w:szCs w:val="26"/>
        </w:rPr>
        <w:t xml:space="preserve"> NO</w:t>
      </w:r>
      <w:r w:rsidRPr="00275047">
        <w:rPr>
          <w:rFonts w:ascii="Times New Roman" w:hAnsi="Times New Roman"/>
          <w:sz w:val="26"/>
          <w:szCs w:val="26"/>
          <w:vertAlign w:val="subscript"/>
        </w:rPr>
        <w:t>x</w:t>
      </w:r>
      <w:r w:rsidRPr="00275047">
        <w:rPr>
          <w:rFonts w:ascii="Times New Roman" w:hAnsi="Times New Roman"/>
          <w:sz w:val="26"/>
          <w:szCs w:val="26"/>
        </w:rPr>
        <w:t xml:space="preserve"> in stationary source emissions. </w:t>
      </w:r>
    </w:p>
    <w:p w14:paraId="74C3BE0D" w14:textId="77777777" w:rsidR="00EC5514" w:rsidRPr="00275047" w:rsidRDefault="00EC5514" w:rsidP="00C20BEB">
      <w:pPr>
        <w:spacing w:before="0" w:line="264" w:lineRule="auto"/>
        <w:rPr>
          <w:rFonts w:ascii="Times New Roman" w:hAnsi="Times New Roman"/>
          <w:sz w:val="26"/>
          <w:szCs w:val="26"/>
        </w:rPr>
      </w:pPr>
    </w:p>
    <w:p w14:paraId="145EFAA7" w14:textId="77777777" w:rsidR="006435D0" w:rsidRPr="00275047" w:rsidRDefault="006435D0" w:rsidP="00424FA5">
      <w:pPr>
        <w:spacing w:line="264" w:lineRule="auto"/>
        <w:rPr>
          <w:rFonts w:ascii="Times New Roman" w:hAnsi="Times New Roman"/>
          <w:b/>
          <w:sz w:val="26"/>
          <w:szCs w:val="26"/>
        </w:rPr>
      </w:pPr>
      <w:r w:rsidRPr="00275047">
        <w:rPr>
          <w:rFonts w:ascii="Times New Roman" w:hAnsi="Times New Roman"/>
          <w:b/>
          <w:sz w:val="26"/>
          <w:szCs w:val="26"/>
        </w:rPr>
        <w:t>EPA-40 CFR</w:t>
      </w:r>
      <w:r w:rsidR="00D87C7B" w:rsidRPr="00275047">
        <w:rPr>
          <w:rFonts w:ascii="Times New Roman" w:hAnsi="Times New Roman"/>
          <w:b/>
          <w:sz w:val="26"/>
          <w:szCs w:val="26"/>
        </w:rPr>
        <w:t xml:space="preserve"> PART </w:t>
      </w:r>
      <w:r w:rsidRPr="00275047">
        <w:rPr>
          <w:rFonts w:ascii="Times New Roman" w:hAnsi="Times New Roman"/>
          <w:b/>
          <w:sz w:val="26"/>
          <w:szCs w:val="26"/>
        </w:rPr>
        <w:t>53</w:t>
      </w:r>
    </w:p>
    <w:p w14:paraId="1AC28AF3" w14:textId="77777777" w:rsidR="00D87C7B" w:rsidRPr="00275047" w:rsidRDefault="00D87C7B" w:rsidP="00424FA5">
      <w:pPr>
        <w:spacing w:line="264" w:lineRule="auto"/>
        <w:rPr>
          <w:rFonts w:ascii="Times New Roman" w:hAnsi="Times New Roman"/>
          <w:sz w:val="26"/>
          <w:szCs w:val="26"/>
        </w:rPr>
      </w:pPr>
      <w:r w:rsidRPr="00275047">
        <w:rPr>
          <w:rFonts w:ascii="Times New Roman" w:hAnsi="Times New Roman"/>
          <w:sz w:val="26"/>
          <w:szCs w:val="26"/>
        </w:rPr>
        <w:t>Ambient air monitoring reference and equiment methods</w:t>
      </w:r>
    </w:p>
    <w:p w14:paraId="34593B2F" w14:textId="77777777" w:rsidR="00883F9C" w:rsidRPr="00275047" w:rsidRDefault="00883F9C" w:rsidP="00883F9C">
      <w:pPr>
        <w:spacing w:before="0" w:line="264" w:lineRule="auto"/>
        <w:rPr>
          <w:rFonts w:ascii="Times New Roman" w:hAnsi="Times New Roman"/>
          <w:sz w:val="26"/>
          <w:szCs w:val="26"/>
        </w:rPr>
      </w:pPr>
    </w:p>
    <w:p w14:paraId="5E4048AC" w14:textId="77777777" w:rsidR="00B021F2" w:rsidRPr="00275047" w:rsidRDefault="00C21D03" w:rsidP="00883F9C">
      <w:pPr>
        <w:spacing w:line="264" w:lineRule="auto"/>
        <w:rPr>
          <w:rFonts w:ascii="Times New Roman" w:hAnsi="Times New Roman"/>
          <w:b/>
          <w:sz w:val="26"/>
          <w:szCs w:val="26"/>
        </w:rPr>
      </w:pPr>
      <w:r w:rsidRPr="00275047">
        <w:rPr>
          <w:rFonts w:ascii="Times New Roman" w:hAnsi="Times New Roman"/>
          <w:b/>
          <w:sz w:val="26"/>
          <w:szCs w:val="26"/>
        </w:rPr>
        <w:t xml:space="preserve">ALBERTA GOVERNMENT </w:t>
      </w:r>
    </w:p>
    <w:p w14:paraId="6330DD14" w14:textId="77777777" w:rsidR="002F4CAF" w:rsidRPr="00275047" w:rsidRDefault="00C21D03" w:rsidP="000931D3">
      <w:pPr>
        <w:spacing w:line="264" w:lineRule="auto"/>
        <w:rPr>
          <w:rFonts w:ascii="Times New Roman" w:hAnsi="Times New Roman"/>
          <w:sz w:val="26"/>
          <w:szCs w:val="26"/>
        </w:rPr>
      </w:pPr>
      <w:r w:rsidRPr="00275047">
        <w:rPr>
          <w:rFonts w:ascii="Times New Roman" w:hAnsi="Times New Roman"/>
          <w:sz w:val="26"/>
          <w:szCs w:val="26"/>
        </w:rPr>
        <w:t>ESRD/</w:t>
      </w:r>
      <w:r w:rsidR="00B021F2" w:rsidRPr="00275047">
        <w:rPr>
          <w:rFonts w:ascii="Times New Roman" w:hAnsi="Times New Roman"/>
          <w:sz w:val="26"/>
          <w:szCs w:val="26"/>
        </w:rPr>
        <w:t>Development of performance specifications of continuous ambient air monitoring analyzer</w:t>
      </w:r>
    </w:p>
    <w:p w14:paraId="649E2600" w14:textId="77777777" w:rsidR="00ED7322" w:rsidRPr="00275047" w:rsidRDefault="00ED7322" w:rsidP="00CC240E">
      <w:pPr>
        <w:widowControl w:val="0"/>
        <w:overflowPunct w:val="0"/>
        <w:autoSpaceDE w:val="0"/>
        <w:autoSpaceDN w:val="0"/>
        <w:adjustRightInd w:val="0"/>
        <w:spacing w:line="264" w:lineRule="auto"/>
        <w:ind w:left="7200" w:firstLine="720"/>
        <w:jc w:val="center"/>
        <w:textAlignment w:val="baseline"/>
        <w:rPr>
          <w:rFonts w:ascii="Times New Roman" w:hAnsi="Times New Roman"/>
          <w:szCs w:val="26"/>
          <w:u w:val="single"/>
        </w:rPr>
      </w:pPr>
    </w:p>
    <w:sectPr w:rsidR="00ED7322" w:rsidRPr="00275047" w:rsidSect="00B16547">
      <w:footerReference w:type="first" r:id="rId15"/>
      <w:pgSz w:w="11907" w:h="16840" w:code="9"/>
      <w:pgMar w:top="1418" w:right="1134" w:bottom="993" w:left="1701" w:header="726" w:footer="284" w:gutter="0"/>
      <w:pgNumType w:start="1"/>
      <w:cols w:space="720"/>
      <w:titlePg/>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ACB965" w14:textId="77777777" w:rsidR="009B3C7F" w:rsidRDefault="009B3C7F">
      <w:r>
        <w:separator/>
      </w:r>
    </w:p>
  </w:endnote>
  <w:endnote w:type="continuationSeparator" w:id="0">
    <w:p w14:paraId="2421AF53" w14:textId="77777777" w:rsidR="009B3C7F" w:rsidRDefault="009B3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VnTime">
    <w:charset w:val="00"/>
    <w:family w:val="auto"/>
    <w:pitch w:val="variable"/>
    <w:sig w:usb0="E00002FF" w:usb1="5000785B" w:usb2="00000000" w:usb3="00000000" w:csb0="0000019F" w:csb1="00000000"/>
  </w:font>
  <w:font w:name="MS Mincho">
    <w:panose1 w:val="02020609040205080304"/>
    <w:charset w:val="80"/>
    <w:family w:val="auto"/>
    <w:pitch w:val="variable"/>
    <w:sig w:usb0="E00002FF" w:usb1="6AC7FDFB" w:usb2="08000012" w:usb3="00000000" w:csb0="0002009F" w:csb1="00000000"/>
  </w:font>
  <w:font w:name=".VnArial">
    <w:charset w:val="00"/>
    <w:family w:val="auto"/>
    <w:pitch w:val="variable"/>
    <w:sig w:usb0="E00002FF" w:usb1="5000785B" w:usb2="00000000" w:usb3="00000000" w:csb0="0000019F" w:csb1="00000000"/>
  </w:font>
  <w:font w:name=".VnArialH">
    <w:charset w:val="00"/>
    <w:family w:val="auto"/>
    <w:pitch w:val="variable"/>
    <w:sig w:usb0="E00002FF" w:usb1="5000785B" w:usb2="00000000" w:usb3="00000000" w:csb0="0000019F" w:csb1="00000000"/>
  </w:font>
  <w:font w:name="HJCJPI+VnArialHBold">
    <w:altName w:val="Vn Arial HBold"/>
    <w:panose1 w:val="00000000000000000000"/>
    <w:charset w:val="00"/>
    <w:family w:val="swiss"/>
    <w:notTrueType/>
    <w:pitch w:val="default"/>
    <w:sig w:usb0="00000003" w:usb1="00000000" w:usb2="00000000" w:usb3="00000000" w:csb0="00000001" w:csb1="00000000"/>
  </w:font>
  <w:font w:name="Tahoma">
    <w:panose1 w:val="020B0604030504040204"/>
    <w:charset w:val="00"/>
    <w:family w:val="auto"/>
    <w:pitch w:val="variable"/>
    <w:sig w:usb0="E1002EFF" w:usb1="C000605B" w:usb2="00000029" w:usb3="00000000" w:csb0="000101FF" w:csb1="00000000"/>
  </w:font>
  <w:font w:name=".VnAvantH">
    <w:charset w:val="00"/>
    <w:family w:val="auto"/>
    <w:pitch w:val="variable"/>
    <w:sig w:usb0="E00002FF" w:usb1="5000785B"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F31C37" w14:textId="77777777" w:rsidR="00987FBF" w:rsidRPr="00B328A7" w:rsidRDefault="00987FBF" w:rsidP="00B16547">
    <w:pPr>
      <w:pStyle w:val="Footer"/>
      <w:framePr w:wrap="around" w:vAnchor="text" w:hAnchor="margin" w:xAlign="outside" w:y="1"/>
      <w:spacing w:before="0" w:line="240" w:lineRule="auto"/>
      <w:rPr>
        <w:rStyle w:val="PageNumber"/>
        <w:rFonts w:ascii="Times New Roman" w:hAnsi="Times New Roman"/>
      </w:rPr>
    </w:pPr>
    <w:r w:rsidRPr="00B328A7">
      <w:rPr>
        <w:rStyle w:val="PageNumber"/>
        <w:rFonts w:ascii="Times New Roman" w:hAnsi="Times New Roman"/>
      </w:rPr>
      <w:fldChar w:fldCharType="begin"/>
    </w:r>
    <w:r w:rsidRPr="00B328A7">
      <w:rPr>
        <w:rStyle w:val="PageNumber"/>
        <w:rFonts w:ascii="Times New Roman" w:hAnsi="Times New Roman"/>
      </w:rPr>
      <w:instrText xml:space="preserve">PAGE  </w:instrText>
    </w:r>
    <w:r w:rsidRPr="00B328A7">
      <w:rPr>
        <w:rStyle w:val="PageNumber"/>
        <w:rFonts w:ascii="Times New Roman" w:hAnsi="Times New Roman"/>
      </w:rPr>
      <w:fldChar w:fldCharType="separate"/>
    </w:r>
    <w:r w:rsidR="006068F9">
      <w:rPr>
        <w:rStyle w:val="PageNumber"/>
        <w:rFonts w:ascii="Times New Roman" w:hAnsi="Times New Roman"/>
        <w:noProof/>
      </w:rPr>
      <w:t>10</w:t>
    </w:r>
    <w:r w:rsidRPr="00B328A7">
      <w:rPr>
        <w:rStyle w:val="PageNumber"/>
        <w:rFonts w:ascii="Times New Roman" w:hAnsi="Times New Roman"/>
      </w:rPr>
      <w:fldChar w:fldCharType="end"/>
    </w:r>
  </w:p>
  <w:p w14:paraId="3B8E4AF0" w14:textId="77777777" w:rsidR="00987FBF" w:rsidRDefault="00987FBF" w:rsidP="00B328A7">
    <w:pPr>
      <w:pStyle w:val="Footer"/>
      <w:ind w:right="360" w:firstLine="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69225F" w14:textId="393F9A86" w:rsidR="00987FBF" w:rsidRPr="00B16547" w:rsidRDefault="00987FBF" w:rsidP="00B16547">
    <w:pPr>
      <w:pStyle w:val="Footer"/>
      <w:jc w:val="right"/>
      <w:rPr>
        <w:rStyle w:val="PageNumber"/>
        <w:rFonts w:ascii="Times New Roman" w:hAnsi="Times New Roman"/>
        <w:noProof/>
      </w:rPr>
    </w:pPr>
    <w:r w:rsidRPr="00B16547">
      <w:rPr>
        <w:rStyle w:val="PageNumber"/>
        <w:rFonts w:ascii="Times New Roman" w:hAnsi="Times New Roman"/>
      </w:rPr>
      <w:fldChar w:fldCharType="begin"/>
    </w:r>
    <w:r w:rsidRPr="00B16547">
      <w:rPr>
        <w:rStyle w:val="PageNumber"/>
        <w:rFonts w:ascii="Times New Roman" w:hAnsi="Times New Roman"/>
        <w:noProof/>
      </w:rPr>
      <w:instrText xml:space="preserve"> PAGE   \* MERGEFORMAT </w:instrText>
    </w:r>
    <w:r w:rsidRPr="00B16547">
      <w:rPr>
        <w:rStyle w:val="PageNumber"/>
        <w:rFonts w:ascii="Times New Roman" w:hAnsi="Times New Roman"/>
      </w:rPr>
      <w:fldChar w:fldCharType="separate"/>
    </w:r>
    <w:r w:rsidR="006068F9">
      <w:rPr>
        <w:rStyle w:val="PageNumber"/>
        <w:rFonts w:ascii="Times New Roman" w:hAnsi="Times New Roman"/>
        <w:noProof/>
      </w:rPr>
      <w:t>11</w:t>
    </w:r>
    <w:r w:rsidRPr="00B16547">
      <w:rPr>
        <w:rStyle w:val="PageNumber"/>
        <w:rFonts w:ascii="Times New Roman" w:hAnsi="Times New Roman"/>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B31734" w14:textId="77777777" w:rsidR="00987FBF" w:rsidRPr="00872A94" w:rsidRDefault="00987FBF" w:rsidP="00CE164D">
    <w:pPr>
      <w:pStyle w:val="Footer"/>
      <w:framePr w:h="397" w:hRule="exact" w:wrap="around" w:vAnchor="text" w:hAnchor="margin" w:xAlign="outside" w:y="503"/>
      <w:rPr>
        <w:rStyle w:val="PageNumber"/>
        <w:rFonts w:ascii="Times New Roman" w:hAnsi="Times New Roman"/>
      </w:rPr>
    </w:pPr>
    <w:r w:rsidRPr="00872A94">
      <w:rPr>
        <w:rStyle w:val="PageNumber"/>
        <w:rFonts w:ascii="Times New Roman" w:hAnsi="Times New Roman"/>
      </w:rPr>
      <w:fldChar w:fldCharType="begin"/>
    </w:r>
    <w:r w:rsidRPr="00872A94">
      <w:rPr>
        <w:rStyle w:val="PageNumber"/>
        <w:rFonts w:ascii="Times New Roman" w:hAnsi="Times New Roman"/>
      </w:rPr>
      <w:instrText xml:space="preserve">PAGE  </w:instrText>
    </w:r>
    <w:r w:rsidRPr="00872A94">
      <w:rPr>
        <w:rStyle w:val="PageNumber"/>
        <w:rFonts w:ascii="Times New Roman" w:hAnsi="Times New Roman"/>
      </w:rPr>
      <w:fldChar w:fldCharType="separate"/>
    </w:r>
    <w:r>
      <w:rPr>
        <w:rStyle w:val="PageNumber"/>
        <w:rFonts w:ascii="Times New Roman" w:hAnsi="Times New Roman"/>
        <w:noProof/>
      </w:rPr>
      <w:t>2</w:t>
    </w:r>
    <w:r w:rsidRPr="00872A94">
      <w:rPr>
        <w:rStyle w:val="PageNumber"/>
        <w:rFonts w:ascii="Times New Roman" w:hAnsi="Times New Roman"/>
      </w:rPr>
      <w:fldChar w:fldCharType="end"/>
    </w:r>
  </w:p>
  <w:p w14:paraId="428DCA88" w14:textId="77777777" w:rsidR="00987FBF" w:rsidRDefault="00987FBF" w:rsidP="00B328A7">
    <w:pPr>
      <w:pStyle w:val="Footer"/>
      <w:ind w:right="360" w:firstLine="360"/>
      <w:jc w:val="right"/>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F10362" w14:textId="77777777" w:rsidR="00987FBF" w:rsidRPr="00872A94" w:rsidRDefault="00987FBF" w:rsidP="00B16547">
    <w:pPr>
      <w:pStyle w:val="Footer"/>
      <w:framePr w:h="451" w:hRule="exact" w:wrap="around" w:vAnchor="text" w:hAnchor="page" w:x="10666" w:y="-685"/>
      <w:rPr>
        <w:rStyle w:val="PageNumber"/>
        <w:rFonts w:ascii="Times New Roman" w:hAnsi="Times New Roman"/>
      </w:rPr>
    </w:pPr>
    <w:r w:rsidRPr="00872A94">
      <w:rPr>
        <w:rStyle w:val="PageNumber"/>
        <w:rFonts w:ascii="Times New Roman" w:hAnsi="Times New Roman"/>
      </w:rPr>
      <w:fldChar w:fldCharType="begin"/>
    </w:r>
    <w:r w:rsidRPr="00872A94">
      <w:rPr>
        <w:rStyle w:val="PageNumber"/>
        <w:rFonts w:ascii="Times New Roman" w:hAnsi="Times New Roman"/>
      </w:rPr>
      <w:instrText xml:space="preserve">PAGE  </w:instrText>
    </w:r>
    <w:r w:rsidRPr="00872A94">
      <w:rPr>
        <w:rStyle w:val="PageNumber"/>
        <w:rFonts w:ascii="Times New Roman" w:hAnsi="Times New Roman"/>
      </w:rPr>
      <w:fldChar w:fldCharType="separate"/>
    </w:r>
    <w:r w:rsidR="006068F9">
      <w:rPr>
        <w:rStyle w:val="PageNumber"/>
        <w:rFonts w:ascii="Times New Roman" w:hAnsi="Times New Roman"/>
        <w:noProof/>
      </w:rPr>
      <w:t>1</w:t>
    </w:r>
    <w:r w:rsidRPr="00872A94">
      <w:rPr>
        <w:rStyle w:val="PageNumber"/>
        <w:rFonts w:ascii="Times New Roman" w:hAnsi="Times New Roman"/>
      </w:rPr>
      <w:fldChar w:fldCharType="end"/>
    </w:r>
  </w:p>
  <w:p w14:paraId="431B79A1" w14:textId="77777777" w:rsidR="00987FBF" w:rsidRDefault="00987FBF" w:rsidP="00B16547">
    <w:pPr>
      <w:pStyle w:val="Footer"/>
      <w:framePr w:wrap="auto" w:hAnchor="text" w:y="-685"/>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C5E503" w14:textId="77777777" w:rsidR="009B3C7F" w:rsidRDefault="009B3C7F">
      <w:r>
        <w:separator/>
      </w:r>
    </w:p>
  </w:footnote>
  <w:footnote w:type="continuationSeparator" w:id="0">
    <w:p w14:paraId="0238FBC9" w14:textId="77777777" w:rsidR="009B3C7F" w:rsidRDefault="009B3C7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7A28A6" w14:textId="74CE9092" w:rsidR="00987FBF" w:rsidRDefault="00987FBF" w:rsidP="00C20BEB">
    <w:pPr>
      <w:pStyle w:val="Header"/>
      <w:tabs>
        <w:tab w:val="clear" w:pos="4320"/>
        <w:tab w:val="clear" w:pos="8640"/>
        <w:tab w:val="right" w:pos="9923"/>
      </w:tabs>
      <w:spacing w:before="0" w:line="240" w:lineRule="auto"/>
      <w:rPr>
        <w:rFonts w:ascii="Arial" w:hAnsi="Arial" w:cs="Arial"/>
        <w:sz w:val="24"/>
      </w:rPr>
    </w:pPr>
    <w:r>
      <w:rPr>
        <w:rFonts w:ascii="Arial" w:hAnsi="Arial" w:cs="Arial" w:hint="eastAsia"/>
        <w:b/>
        <w:sz w:val="28"/>
      </w:rPr>
      <w:t xml:space="preserve">ĐLVN </w:t>
    </w:r>
    <w:r>
      <w:rPr>
        <w:rFonts w:ascii="Arial" w:hAnsi="Arial" w:cs="Arial"/>
        <w:b/>
        <w:sz w:val="28"/>
        <w:lang w:val="vi-VN"/>
      </w:rPr>
      <w:t>333</w:t>
    </w:r>
    <w:r>
      <w:rPr>
        <w:rFonts w:ascii="Arial" w:hAnsi="Arial" w:cs="Arial" w:hint="eastAsia"/>
        <w:b/>
        <w:sz w:val="28"/>
      </w:rPr>
      <w:t xml:space="preserve"> : </w:t>
    </w:r>
    <w:r>
      <w:rPr>
        <w:rFonts w:ascii="Arial" w:hAnsi="Arial" w:cs="Arial"/>
        <w:b/>
        <w:sz w:val="28"/>
      </w:rPr>
      <w:t>2016</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5AB755" w14:textId="4B5E7470" w:rsidR="00987FBF" w:rsidRPr="00C20BEB" w:rsidRDefault="00987FBF" w:rsidP="00C20BEB">
    <w:pPr>
      <w:pStyle w:val="Header"/>
      <w:jc w:val="right"/>
    </w:pPr>
    <w:r>
      <w:rPr>
        <w:rFonts w:ascii="Arial" w:hAnsi="Arial" w:cs="Arial" w:hint="eastAsia"/>
        <w:b/>
        <w:sz w:val="28"/>
      </w:rPr>
      <w:t xml:space="preserve">ĐLVN </w:t>
    </w:r>
    <w:r>
      <w:rPr>
        <w:rFonts w:ascii="Arial" w:hAnsi="Arial" w:cs="Arial"/>
        <w:b/>
        <w:sz w:val="28"/>
        <w:lang w:val="vi-VN"/>
      </w:rPr>
      <w:t>333</w:t>
    </w:r>
    <w:r>
      <w:rPr>
        <w:rFonts w:ascii="Arial" w:hAnsi="Arial" w:cs="Arial" w:hint="eastAsia"/>
        <w:b/>
        <w:sz w:val="28"/>
      </w:rPr>
      <w:t xml:space="preserve"> : </w:t>
    </w:r>
    <w:r>
      <w:rPr>
        <w:rFonts w:ascii="Arial" w:hAnsi="Arial" w:cs="Arial"/>
        <w:b/>
        <w:sz w:val="28"/>
      </w:rPr>
      <w:t>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EB00016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69F267E"/>
    <w:multiLevelType w:val="multilevel"/>
    <w:tmpl w:val="D3D2C474"/>
    <w:lvl w:ilvl="0">
      <w:start w:val="2"/>
      <w:numFmt w:val="decimal"/>
      <w:lvlText w:val="%1."/>
      <w:lvlJc w:val="left"/>
      <w:pPr>
        <w:tabs>
          <w:tab w:val="num" w:pos="1185"/>
        </w:tabs>
        <w:ind w:left="1185" w:hanging="1185"/>
      </w:pPr>
      <w:rPr>
        <w:rFonts w:hint="default"/>
      </w:rPr>
    </w:lvl>
    <w:lvl w:ilvl="1">
      <w:start w:val="5"/>
      <w:numFmt w:val="decimal"/>
      <w:lvlText w:val="%1.%2."/>
      <w:lvlJc w:val="left"/>
      <w:pPr>
        <w:tabs>
          <w:tab w:val="num" w:pos="1365"/>
        </w:tabs>
        <w:ind w:left="1365" w:hanging="1185"/>
      </w:pPr>
      <w:rPr>
        <w:rFonts w:hint="default"/>
      </w:rPr>
    </w:lvl>
    <w:lvl w:ilvl="2">
      <w:start w:val="3"/>
      <w:numFmt w:val="decimal"/>
      <w:lvlText w:val="%1.%2.%3."/>
      <w:lvlJc w:val="left"/>
      <w:pPr>
        <w:tabs>
          <w:tab w:val="num" w:pos="1545"/>
        </w:tabs>
        <w:ind w:left="1545" w:hanging="1185"/>
      </w:pPr>
      <w:rPr>
        <w:rFonts w:hint="default"/>
      </w:rPr>
    </w:lvl>
    <w:lvl w:ilvl="3">
      <w:start w:val="2"/>
      <w:numFmt w:val="decimal"/>
      <w:lvlText w:val="%1.%2.%3.%4."/>
      <w:lvlJc w:val="left"/>
      <w:pPr>
        <w:tabs>
          <w:tab w:val="num" w:pos="1725"/>
        </w:tabs>
        <w:ind w:left="1725" w:hanging="1185"/>
      </w:pPr>
      <w:rPr>
        <w:rFonts w:hint="default"/>
      </w:rPr>
    </w:lvl>
    <w:lvl w:ilvl="4">
      <w:start w:val="1"/>
      <w:numFmt w:val="decimal"/>
      <w:lvlText w:val="%1.%2.%3.%4.%5."/>
      <w:lvlJc w:val="left"/>
      <w:pPr>
        <w:tabs>
          <w:tab w:val="num" w:pos="1905"/>
        </w:tabs>
        <w:ind w:left="1905" w:hanging="1185"/>
      </w:pPr>
      <w:rPr>
        <w:rFonts w:hint="default"/>
      </w:rPr>
    </w:lvl>
    <w:lvl w:ilvl="5">
      <w:start w:val="1"/>
      <w:numFmt w:val="decimal"/>
      <w:lvlText w:val="%1.%2.%3.%4.%5.%6."/>
      <w:lvlJc w:val="left"/>
      <w:pPr>
        <w:tabs>
          <w:tab w:val="num" w:pos="2340"/>
        </w:tabs>
        <w:ind w:left="2340" w:hanging="1440"/>
      </w:pPr>
      <w:rPr>
        <w:rFonts w:hint="default"/>
      </w:rPr>
    </w:lvl>
    <w:lvl w:ilvl="6">
      <w:start w:val="1"/>
      <w:numFmt w:val="decimal"/>
      <w:lvlText w:val="%1.%2.%3.%4.%5.%6.%7."/>
      <w:lvlJc w:val="left"/>
      <w:pPr>
        <w:tabs>
          <w:tab w:val="num" w:pos="2880"/>
        </w:tabs>
        <w:ind w:left="2880" w:hanging="1800"/>
      </w:pPr>
      <w:rPr>
        <w:rFonts w:hint="default"/>
      </w:rPr>
    </w:lvl>
    <w:lvl w:ilvl="7">
      <w:start w:val="1"/>
      <w:numFmt w:val="decimal"/>
      <w:lvlText w:val="%1.%2.%3.%4.%5.%6.%7.%8."/>
      <w:lvlJc w:val="left"/>
      <w:pPr>
        <w:tabs>
          <w:tab w:val="num" w:pos="3060"/>
        </w:tabs>
        <w:ind w:left="3060" w:hanging="1800"/>
      </w:pPr>
      <w:rPr>
        <w:rFonts w:hint="default"/>
      </w:rPr>
    </w:lvl>
    <w:lvl w:ilvl="8">
      <w:start w:val="1"/>
      <w:numFmt w:val="decimal"/>
      <w:lvlText w:val="%1.%2.%3.%4.%5.%6.%7.%8.%9."/>
      <w:lvlJc w:val="left"/>
      <w:pPr>
        <w:tabs>
          <w:tab w:val="num" w:pos="3600"/>
        </w:tabs>
        <w:ind w:left="3600" w:hanging="2160"/>
      </w:pPr>
      <w:rPr>
        <w:rFonts w:hint="default"/>
      </w:rPr>
    </w:lvl>
  </w:abstractNum>
  <w:abstractNum w:abstractNumId="2">
    <w:nsid w:val="086549AC"/>
    <w:multiLevelType w:val="hybridMultilevel"/>
    <w:tmpl w:val="FF7E12FE"/>
    <w:lvl w:ilvl="0" w:tplc="383E0FDE">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8E035F4"/>
    <w:multiLevelType w:val="hybridMultilevel"/>
    <w:tmpl w:val="6A7A4CE8"/>
    <w:lvl w:ilvl="0" w:tplc="231C5094">
      <w:start w:val="1"/>
      <w:numFmt w:val="bullet"/>
      <w:pStyle w:val="vao-v"/>
      <w:lvlText w:val="–"/>
      <w:lvlJc w:val="left"/>
      <w:pPr>
        <w:tabs>
          <w:tab w:val="num" w:pos="360"/>
        </w:tabs>
        <w:ind w:left="340" w:hanging="340"/>
      </w:pPr>
      <w:rPr>
        <w:rFonts w:ascii="Arial" w:hAnsi="Arial" w:hint="default"/>
        <w:sz w:val="22"/>
      </w:rPr>
    </w:lvl>
    <w:lvl w:ilvl="1" w:tplc="04090003">
      <w:start w:val="1"/>
      <w:numFmt w:val="bullet"/>
      <w:lvlText w:val="o"/>
      <w:lvlJc w:val="left"/>
      <w:pPr>
        <w:tabs>
          <w:tab w:val="num" w:pos="1156"/>
        </w:tabs>
        <w:ind w:left="1156" w:hanging="360"/>
      </w:pPr>
      <w:rPr>
        <w:rFonts w:ascii="Courier New" w:hAnsi="Courier New" w:cs="Courier New" w:hint="default"/>
      </w:rPr>
    </w:lvl>
    <w:lvl w:ilvl="2" w:tplc="04090005" w:tentative="1">
      <w:start w:val="1"/>
      <w:numFmt w:val="bullet"/>
      <w:lvlText w:val=""/>
      <w:lvlJc w:val="left"/>
      <w:pPr>
        <w:tabs>
          <w:tab w:val="num" w:pos="1876"/>
        </w:tabs>
        <w:ind w:left="1876" w:hanging="360"/>
      </w:pPr>
      <w:rPr>
        <w:rFonts w:ascii="Wingdings" w:hAnsi="Wingdings" w:hint="default"/>
      </w:rPr>
    </w:lvl>
    <w:lvl w:ilvl="3" w:tplc="04090001" w:tentative="1">
      <w:start w:val="1"/>
      <w:numFmt w:val="bullet"/>
      <w:lvlText w:val=""/>
      <w:lvlJc w:val="left"/>
      <w:pPr>
        <w:tabs>
          <w:tab w:val="num" w:pos="2596"/>
        </w:tabs>
        <w:ind w:left="2596" w:hanging="360"/>
      </w:pPr>
      <w:rPr>
        <w:rFonts w:ascii="Symbol" w:hAnsi="Symbol" w:hint="default"/>
      </w:rPr>
    </w:lvl>
    <w:lvl w:ilvl="4" w:tplc="04090003" w:tentative="1">
      <w:start w:val="1"/>
      <w:numFmt w:val="bullet"/>
      <w:lvlText w:val="o"/>
      <w:lvlJc w:val="left"/>
      <w:pPr>
        <w:tabs>
          <w:tab w:val="num" w:pos="3316"/>
        </w:tabs>
        <w:ind w:left="3316" w:hanging="360"/>
      </w:pPr>
      <w:rPr>
        <w:rFonts w:ascii="Courier New" w:hAnsi="Courier New" w:cs="Courier New" w:hint="default"/>
      </w:rPr>
    </w:lvl>
    <w:lvl w:ilvl="5" w:tplc="04090005" w:tentative="1">
      <w:start w:val="1"/>
      <w:numFmt w:val="bullet"/>
      <w:lvlText w:val=""/>
      <w:lvlJc w:val="left"/>
      <w:pPr>
        <w:tabs>
          <w:tab w:val="num" w:pos="4036"/>
        </w:tabs>
        <w:ind w:left="4036" w:hanging="360"/>
      </w:pPr>
      <w:rPr>
        <w:rFonts w:ascii="Wingdings" w:hAnsi="Wingdings" w:hint="default"/>
      </w:rPr>
    </w:lvl>
    <w:lvl w:ilvl="6" w:tplc="04090001" w:tentative="1">
      <w:start w:val="1"/>
      <w:numFmt w:val="bullet"/>
      <w:lvlText w:val=""/>
      <w:lvlJc w:val="left"/>
      <w:pPr>
        <w:tabs>
          <w:tab w:val="num" w:pos="4756"/>
        </w:tabs>
        <w:ind w:left="4756" w:hanging="360"/>
      </w:pPr>
      <w:rPr>
        <w:rFonts w:ascii="Symbol" w:hAnsi="Symbol" w:hint="default"/>
      </w:rPr>
    </w:lvl>
    <w:lvl w:ilvl="7" w:tplc="04090003" w:tentative="1">
      <w:start w:val="1"/>
      <w:numFmt w:val="bullet"/>
      <w:lvlText w:val="o"/>
      <w:lvlJc w:val="left"/>
      <w:pPr>
        <w:tabs>
          <w:tab w:val="num" w:pos="5476"/>
        </w:tabs>
        <w:ind w:left="5476" w:hanging="360"/>
      </w:pPr>
      <w:rPr>
        <w:rFonts w:ascii="Courier New" w:hAnsi="Courier New" w:cs="Courier New" w:hint="default"/>
      </w:rPr>
    </w:lvl>
    <w:lvl w:ilvl="8" w:tplc="04090005" w:tentative="1">
      <w:start w:val="1"/>
      <w:numFmt w:val="bullet"/>
      <w:lvlText w:val=""/>
      <w:lvlJc w:val="left"/>
      <w:pPr>
        <w:tabs>
          <w:tab w:val="num" w:pos="6196"/>
        </w:tabs>
        <w:ind w:left="6196" w:hanging="360"/>
      </w:pPr>
      <w:rPr>
        <w:rFonts w:ascii="Wingdings" w:hAnsi="Wingdings" w:hint="default"/>
      </w:rPr>
    </w:lvl>
  </w:abstractNum>
  <w:abstractNum w:abstractNumId="4">
    <w:nsid w:val="0DFA6594"/>
    <w:multiLevelType w:val="multilevel"/>
    <w:tmpl w:val="4B764148"/>
    <w:lvl w:ilvl="0">
      <w:start w:val="2"/>
      <w:numFmt w:val="decimal"/>
      <w:lvlText w:val="%1."/>
      <w:lvlJc w:val="left"/>
      <w:pPr>
        <w:tabs>
          <w:tab w:val="num" w:pos="555"/>
        </w:tabs>
        <w:ind w:left="555" w:hanging="555"/>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5">
    <w:nsid w:val="14442558"/>
    <w:multiLevelType w:val="hybridMultilevel"/>
    <w:tmpl w:val="256AA598"/>
    <w:lvl w:ilvl="0" w:tplc="9F7241AE">
      <w:start w:val="5"/>
      <w:numFmt w:val="bullet"/>
      <w:lvlText w:val="-"/>
      <w:lvlJc w:val="left"/>
      <w:pPr>
        <w:tabs>
          <w:tab w:val="num" w:pos="1080"/>
        </w:tabs>
        <w:ind w:left="1080" w:hanging="360"/>
      </w:pPr>
      <w:rPr>
        <w:rFonts w:ascii="Times New Roman" w:eastAsia="Times New Roman" w:hAnsi="Times New Roman" w:cs="Times New Roman" w:hint="default"/>
        <w:color w:val="auto"/>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nsid w:val="1AD8019E"/>
    <w:multiLevelType w:val="hybridMultilevel"/>
    <w:tmpl w:val="8460F49E"/>
    <w:lvl w:ilvl="0" w:tplc="8B5605AA">
      <w:start w:val="2"/>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29805864"/>
    <w:multiLevelType w:val="multilevel"/>
    <w:tmpl w:val="7242E2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2C29608D"/>
    <w:multiLevelType w:val="hybridMultilevel"/>
    <w:tmpl w:val="94DA172A"/>
    <w:lvl w:ilvl="0" w:tplc="45C893EC">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27271F0"/>
    <w:multiLevelType w:val="hybridMultilevel"/>
    <w:tmpl w:val="8FCABD54"/>
    <w:lvl w:ilvl="0" w:tplc="2F786E9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3FF01DF1"/>
    <w:multiLevelType w:val="multilevel"/>
    <w:tmpl w:val="A140A77E"/>
    <w:lvl w:ilvl="0">
      <w:start w:val="4"/>
      <w:numFmt w:val="decimal"/>
      <w:pStyle w:val="Heading3"/>
      <w:lvlText w:val="%1"/>
      <w:lvlJc w:val="left"/>
      <w:pPr>
        <w:tabs>
          <w:tab w:val="num" w:pos="420"/>
        </w:tabs>
        <w:ind w:left="420" w:hanging="420"/>
      </w:pPr>
      <w:rPr>
        <w:rFonts w:hint="default"/>
      </w:rPr>
    </w:lvl>
    <w:lvl w:ilvl="1">
      <w:start w:val="3"/>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42922252"/>
    <w:multiLevelType w:val="hybridMultilevel"/>
    <w:tmpl w:val="A1D88CA4"/>
    <w:lvl w:ilvl="0" w:tplc="F91067D2">
      <w:start w:val="1"/>
      <w:numFmt w:val="bullet"/>
      <w:lvlText w:val="-"/>
      <w:lvlJc w:val="left"/>
      <w:pPr>
        <w:tabs>
          <w:tab w:val="num" w:pos="720"/>
        </w:tabs>
        <w:ind w:left="720" w:hanging="360"/>
      </w:pPr>
      <w:rPr>
        <w:rFonts w:ascii="Times New Roman" w:hAnsi="Times New Roman" w:hint="default"/>
      </w:rPr>
    </w:lvl>
    <w:lvl w:ilvl="1" w:tplc="51C20BBE" w:tentative="1">
      <w:start w:val="1"/>
      <w:numFmt w:val="bullet"/>
      <w:lvlText w:val="-"/>
      <w:lvlJc w:val="left"/>
      <w:pPr>
        <w:tabs>
          <w:tab w:val="num" w:pos="1440"/>
        </w:tabs>
        <w:ind w:left="1440" w:hanging="360"/>
      </w:pPr>
      <w:rPr>
        <w:rFonts w:ascii="Times New Roman" w:hAnsi="Times New Roman" w:hint="default"/>
      </w:rPr>
    </w:lvl>
    <w:lvl w:ilvl="2" w:tplc="F0BCDE1E" w:tentative="1">
      <w:start w:val="1"/>
      <w:numFmt w:val="bullet"/>
      <w:lvlText w:val="-"/>
      <w:lvlJc w:val="left"/>
      <w:pPr>
        <w:tabs>
          <w:tab w:val="num" w:pos="2160"/>
        </w:tabs>
        <w:ind w:left="2160" w:hanging="360"/>
      </w:pPr>
      <w:rPr>
        <w:rFonts w:ascii="Times New Roman" w:hAnsi="Times New Roman" w:hint="default"/>
      </w:rPr>
    </w:lvl>
    <w:lvl w:ilvl="3" w:tplc="AD588ECE" w:tentative="1">
      <w:start w:val="1"/>
      <w:numFmt w:val="bullet"/>
      <w:lvlText w:val="-"/>
      <w:lvlJc w:val="left"/>
      <w:pPr>
        <w:tabs>
          <w:tab w:val="num" w:pos="2880"/>
        </w:tabs>
        <w:ind w:left="2880" w:hanging="360"/>
      </w:pPr>
      <w:rPr>
        <w:rFonts w:ascii="Times New Roman" w:hAnsi="Times New Roman" w:hint="default"/>
      </w:rPr>
    </w:lvl>
    <w:lvl w:ilvl="4" w:tplc="10E0D5BA" w:tentative="1">
      <w:start w:val="1"/>
      <w:numFmt w:val="bullet"/>
      <w:lvlText w:val="-"/>
      <w:lvlJc w:val="left"/>
      <w:pPr>
        <w:tabs>
          <w:tab w:val="num" w:pos="3600"/>
        </w:tabs>
        <w:ind w:left="3600" w:hanging="360"/>
      </w:pPr>
      <w:rPr>
        <w:rFonts w:ascii="Times New Roman" w:hAnsi="Times New Roman" w:hint="default"/>
      </w:rPr>
    </w:lvl>
    <w:lvl w:ilvl="5" w:tplc="C744F0A4" w:tentative="1">
      <w:start w:val="1"/>
      <w:numFmt w:val="bullet"/>
      <w:lvlText w:val="-"/>
      <w:lvlJc w:val="left"/>
      <w:pPr>
        <w:tabs>
          <w:tab w:val="num" w:pos="4320"/>
        </w:tabs>
        <w:ind w:left="4320" w:hanging="360"/>
      </w:pPr>
      <w:rPr>
        <w:rFonts w:ascii="Times New Roman" w:hAnsi="Times New Roman" w:hint="default"/>
      </w:rPr>
    </w:lvl>
    <w:lvl w:ilvl="6" w:tplc="563EFFD8" w:tentative="1">
      <w:start w:val="1"/>
      <w:numFmt w:val="bullet"/>
      <w:lvlText w:val="-"/>
      <w:lvlJc w:val="left"/>
      <w:pPr>
        <w:tabs>
          <w:tab w:val="num" w:pos="5040"/>
        </w:tabs>
        <w:ind w:left="5040" w:hanging="360"/>
      </w:pPr>
      <w:rPr>
        <w:rFonts w:ascii="Times New Roman" w:hAnsi="Times New Roman" w:hint="default"/>
      </w:rPr>
    </w:lvl>
    <w:lvl w:ilvl="7" w:tplc="B85ADFB6" w:tentative="1">
      <w:start w:val="1"/>
      <w:numFmt w:val="bullet"/>
      <w:lvlText w:val="-"/>
      <w:lvlJc w:val="left"/>
      <w:pPr>
        <w:tabs>
          <w:tab w:val="num" w:pos="5760"/>
        </w:tabs>
        <w:ind w:left="5760" w:hanging="360"/>
      </w:pPr>
      <w:rPr>
        <w:rFonts w:ascii="Times New Roman" w:hAnsi="Times New Roman" w:hint="default"/>
      </w:rPr>
    </w:lvl>
    <w:lvl w:ilvl="8" w:tplc="CD9203C4" w:tentative="1">
      <w:start w:val="1"/>
      <w:numFmt w:val="bullet"/>
      <w:lvlText w:val="-"/>
      <w:lvlJc w:val="left"/>
      <w:pPr>
        <w:tabs>
          <w:tab w:val="num" w:pos="6480"/>
        </w:tabs>
        <w:ind w:left="6480" w:hanging="360"/>
      </w:pPr>
      <w:rPr>
        <w:rFonts w:ascii="Times New Roman" w:hAnsi="Times New Roman" w:hint="default"/>
      </w:rPr>
    </w:lvl>
  </w:abstractNum>
  <w:abstractNum w:abstractNumId="12">
    <w:nsid w:val="43DF17B9"/>
    <w:multiLevelType w:val="hybridMultilevel"/>
    <w:tmpl w:val="F1AC1960"/>
    <w:lvl w:ilvl="0" w:tplc="0409000F">
      <w:start w:val="1"/>
      <w:numFmt w:val="decimal"/>
      <w:lvlText w:val="%1."/>
      <w:lvlJc w:val="left"/>
      <w:pPr>
        <w:tabs>
          <w:tab w:val="num" w:pos="720"/>
        </w:tabs>
        <w:ind w:left="720" w:hanging="360"/>
      </w:pPr>
    </w:lvl>
    <w:lvl w:ilvl="1" w:tplc="F584937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46352449"/>
    <w:multiLevelType w:val="hybridMultilevel"/>
    <w:tmpl w:val="6A443ECE"/>
    <w:lvl w:ilvl="0" w:tplc="12048C2C">
      <w:numFmt w:val="bullet"/>
      <w:lvlText w:val="-"/>
      <w:lvlJc w:val="left"/>
      <w:pPr>
        <w:tabs>
          <w:tab w:val="num" w:pos="170"/>
        </w:tabs>
        <w:ind w:left="170" w:hanging="170"/>
      </w:pPr>
      <w:rPr>
        <w:rFonts w:ascii=".VnTime" w:eastAsia="MS Mincho"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51A3207E"/>
    <w:multiLevelType w:val="hybridMultilevel"/>
    <w:tmpl w:val="6C3CBB64"/>
    <w:lvl w:ilvl="0" w:tplc="901E5960">
      <w:start w:val="1"/>
      <w:numFmt w:val="decimal"/>
      <w:lvlText w:val="%1"/>
      <w:lvlJc w:val="left"/>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6D1B7B09"/>
    <w:multiLevelType w:val="multilevel"/>
    <w:tmpl w:val="90E647AE"/>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upperLetter"/>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6">
    <w:nsid w:val="6DCB4E00"/>
    <w:multiLevelType w:val="hybridMultilevel"/>
    <w:tmpl w:val="7FC64CA0"/>
    <w:lvl w:ilvl="0" w:tplc="30BAC2BE">
      <w:start w:val="2"/>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6DDA14E5"/>
    <w:multiLevelType w:val="multilevel"/>
    <w:tmpl w:val="8C1A2C40"/>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8">
    <w:nsid w:val="7F3E31FD"/>
    <w:multiLevelType w:val="hybridMultilevel"/>
    <w:tmpl w:val="1AF23A6A"/>
    <w:lvl w:ilvl="0" w:tplc="04090005">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9">
    <w:nsid w:val="7F8E33B9"/>
    <w:multiLevelType w:val="hybridMultilevel"/>
    <w:tmpl w:val="00AE84F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3"/>
  </w:num>
  <w:num w:numId="3">
    <w:abstractNumId w:val="9"/>
  </w:num>
  <w:num w:numId="4">
    <w:abstractNumId w:val="5"/>
  </w:num>
  <w:num w:numId="5">
    <w:abstractNumId w:val="4"/>
  </w:num>
  <w:num w:numId="6">
    <w:abstractNumId w:val="17"/>
  </w:num>
  <w:num w:numId="7">
    <w:abstractNumId w:val="6"/>
  </w:num>
  <w:num w:numId="8">
    <w:abstractNumId w:val="2"/>
  </w:num>
  <w:num w:numId="9">
    <w:abstractNumId w:val="1"/>
  </w:num>
  <w:num w:numId="10">
    <w:abstractNumId w:val="13"/>
  </w:num>
  <w:num w:numId="11">
    <w:abstractNumId w:val="8"/>
  </w:num>
  <w:num w:numId="12">
    <w:abstractNumId w:val="15"/>
  </w:num>
  <w:num w:numId="13">
    <w:abstractNumId w:val="12"/>
  </w:num>
  <w:num w:numId="14">
    <w:abstractNumId w:val="16"/>
  </w:num>
  <w:num w:numId="15">
    <w:abstractNumId w:val="19"/>
  </w:num>
  <w:num w:numId="16">
    <w:abstractNumId w:val="18"/>
  </w:num>
  <w:num w:numId="17">
    <w:abstractNumId w:val="14"/>
  </w:num>
  <w:num w:numId="18">
    <w:abstractNumId w:val="7"/>
  </w:num>
  <w:num w:numId="19">
    <w:abstractNumId w:val="11"/>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embedSystemFonts/>
  <w:hideSpellingErrors/>
  <w:hideGrammaticalErrors/>
  <w:activeWritingStyle w:appName="MSWord" w:lang="en-GB" w:vendorID="64" w:dllVersion="131077" w:nlCheck="1" w:checkStyle="1"/>
  <w:activeWritingStyle w:appName="MSWord" w:lang="en-US" w:vendorID="64" w:dllVersion="131077" w:nlCheck="1" w:checkStyle="1"/>
  <w:activeWritingStyle w:appName="MSWord" w:lang="en-US" w:vendorID="64" w:dllVersion="131078" w:nlCheck="1" w:checkStyle="0"/>
  <w:activeWritingStyle w:appName="MSWord" w:lang="en-GB" w:vendorID="64" w:dllVersion="131078" w:nlCheck="1" w:checkStyle="0"/>
  <w:activeWritingStyle w:appName="MSWord" w:lang="fr-FR"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efaultTabStop w:val="720"/>
  <w:evenAndOddHeaders/>
  <w:drawingGridHorizontalSpacing w:val="6"/>
  <w:drawingGridVerticalSpacing w:val="6"/>
  <w:displayHorizontalDrawingGridEvery w:val="0"/>
  <w:displayVerticalDrawingGridEvery w:val="0"/>
  <w:doNotUseMarginsForDrawingGridOrigin/>
  <w:drawingGridVerticalOrigin w:val="1985"/>
  <w:noPunctuationKerning/>
  <w:characterSpacingControl w:val="doNotCompress"/>
  <w:hdrShapeDefaults>
    <o:shapedefaults v:ext="edit" spidmax="2049">
      <o:colormru v:ext="edit" colors="#fc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1785"/>
    <w:rsid w:val="0000147A"/>
    <w:rsid w:val="00001F2E"/>
    <w:rsid w:val="00003870"/>
    <w:rsid w:val="00003F4F"/>
    <w:rsid w:val="000044F4"/>
    <w:rsid w:val="0000575D"/>
    <w:rsid w:val="00005B98"/>
    <w:rsid w:val="00005BD7"/>
    <w:rsid w:val="0000654A"/>
    <w:rsid w:val="000065F5"/>
    <w:rsid w:val="00012FEF"/>
    <w:rsid w:val="00013081"/>
    <w:rsid w:val="00015333"/>
    <w:rsid w:val="0001552A"/>
    <w:rsid w:val="00016AC2"/>
    <w:rsid w:val="000206D0"/>
    <w:rsid w:val="00020FAF"/>
    <w:rsid w:val="00021ACA"/>
    <w:rsid w:val="0002287D"/>
    <w:rsid w:val="00023914"/>
    <w:rsid w:val="00024E34"/>
    <w:rsid w:val="00026B50"/>
    <w:rsid w:val="00030BEC"/>
    <w:rsid w:val="00031859"/>
    <w:rsid w:val="0003203E"/>
    <w:rsid w:val="0003228B"/>
    <w:rsid w:val="000326B2"/>
    <w:rsid w:val="0003535C"/>
    <w:rsid w:val="000378F7"/>
    <w:rsid w:val="00040504"/>
    <w:rsid w:val="00042715"/>
    <w:rsid w:val="00042B03"/>
    <w:rsid w:val="00042C39"/>
    <w:rsid w:val="00043AC0"/>
    <w:rsid w:val="00044870"/>
    <w:rsid w:val="000452ED"/>
    <w:rsid w:val="00045A25"/>
    <w:rsid w:val="0004624E"/>
    <w:rsid w:val="00046AB0"/>
    <w:rsid w:val="00046D44"/>
    <w:rsid w:val="00050900"/>
    <w:rsid w:val="00050E04"/>
    <w:rsid w:val="000517E3"/>
    <w:rsid w:val="00052532"/>
    <w:rsid w:val="00055F39"/>
    <w:rsid w:val="000571EE"/>
    <w:rsid w:val="00057E9B"/>
    <w:rsid w:val="00061ED5"/>
    <w:rsid w:val="000625BC"/>
    <w:rsid w:val="000628DE"/>
    <w:rsid w:val="00062E05"/>
    <w:rsid w:val="00063048"/>
    <w:rsid w:val="00066AF4"/>
    <w:rsid w:val="00071699"/>
    <w:rsid w:val="000734FA"/>
    <w:rsid w:val="000752B9"/>
    <w:rsid w:val="00075749"/>
    <w:rsid w:val="00075899"/>
    <w:rsid w:val="0007748A"/>
    <w:rsid w:val="000801AC"/>
    <w:rsid w:val="0008055C"/>
    <w:rsid w:val="0008082C"/>
    <w:rsid w:val="00082685"/>
    <w:rsid w:val="00082806"/>
    <w:rsid w:val="0008532F"/>
    <w:rsid w:val="00086EDE"/>
    <w:rsid w:val="0008765A"/>
    <w:rsid w:val="00091AB6"/>
    <w:rsid w:val="000931D3"/>
    <w:rsid w:val="000934CD"/>
    <w:rsid w:val="00094A8A"/>
    <w:rsid w:val="00095285"/>
    <w:rsid w:val="0009568B"/>
    <w:rsid w:val="00096C1F"/>
    <w:rsid w:val="00097C21"/>
    <w:rsid w:val="000A08BC"/>
    <w:rsid w:val="000A124F"/>
    <w:rsid w:val="000A1661"/>
    <w:rsid w:val="000A2101"/>
    <w:rsid w:val="000A299A"/>
    <w:rsid w:val="000A36BB"/>
    <w:rsid w:val="000A3998"/>
    <w:rsid w:val="000A3A87"/>
    <w:rsid w:val="000A4AC4"/>
    <w:rsid w:val="000A7289"/>
    <w:rsid w:val="000A7B53"/>
    <w:rsid w:val="000B0504"/>
    <w:rsid w:val="000B08A9"/>
    <w:rsid w:val="000B0E91"/>
    <w:rsid w:val="000B24D6"/>
    <w:rsid w:val="000B3CBB"/>
    <w:rsid w:val="000B457E"/>
    <w:rsid w:val="000B50E0"/>
    <w:rsid w:val="000B5A23"/>
    <w:rsid w:val="000B76A4"/>
    <w:rsid w:val="000C0A5F"/>
    <w:rsid w:val="000C188F"/>
    <w:rsid w:val="000C1F0E"/>
    <w:rsid w:val="000C2FC8"/>
    <w:rsid w:val="000C376B"/>
    <w:rsid w:val="000C51B8"/>
    <w:rsid w:val="000C5875"/>
    <w:rsid w:val="000C6DA1"/>
    <w:rsid w:val="000D143B"/>
    <w:rsid w:val="000D2B0D"/>
    <w:rsid w:val="000D3005"/>
    <w:rsid w:val="000D411D"/>
    <w:rsid w:val="000D47BB"/>
    <w:rsid w:val="000D4CB7"/>
    <w:rsid w:val="000D50E0"/>
    <w:rsid w:val="000D513F"/>
    <w:rsid w:val="000D6E08"/>
    <w:rsid w:val="000E0004"/>
    <w:rsid w:val="000E256C"/>
    <w:rsid w:val="000E258B"/>
    <w:rsid w:val="000E3276"/>
    <w:rsid w:val="000E4CEF"/>
    <w:rsid w:val="000E4E74"/>
    <w:rsid w:val="000E5436"/>
    <w:rsid w:val="000E6A8E"/>
    <w:rsid w:val="000E7BF3"/>
    <w:rsid w:val="000F0E79"/>
    <w:rsid w:val="000F1265"/>
    <w:rsid w:val="000F1C88"/>
    <w:rsid w:val="000F2310"/>
    <w:rsid w:val="000F3283"/>
    <w:rsid w:val="000F33C5"/>
    <w:rsid w:val="000F4C5B"/>
    <w:rsid w:val="000F567B"/>
    <w:rsid w:val="000F79AF"/>
    <w:rsid w:val="00100349"/>
    <w:rsid w:val="001005A6"/>
    <w:rsid w:val="001006BB"/>
    <w:rsid w:val="00102929"/>
    <w:rsid w:val="00102E9D"/>
    <w:rsid w:val="00103F7B"/>
    <w:rsid w:val="00104E60"/>
    <w:rsid w:val="00104F25"/>
    <w:rsid w:val="00107BDE"/>
    <w:rsid w:val="00110656"/>
    <w:rsid w:val="00112A5E"/>
    <w:rsid w:val="001144CD"/>
    <w:rsid w:val="00115850"/>
    <w:rsid w:val="00115868"/>
    <w:rsid w:val="00115DF6"/>
    <w:rsid w:val="0011739B"/>
    <w:rsid w:val="0011760E"/>
    <w:rsid w:val="00120B4F"/>
    <w:rsid w:val="001220AC"/>
    <w:rsid w:val="001230BC"/>
    <w:rsid w:val="001230FC"/>
    <w:rsid w:val="00126E4B"/>
    <w:rsid w:val="001273C9"/>
    <w:rsid w:val="00127B12"/>
    <w:rsid w:val="00127F10"/>
    <w:rsid w:val="00130577"/>
    <w:rsid w:val="001306CD"/>
    <w:rsid w:val="00131445"/>
    <w:rsid w:val="00131519"/>
    <w:rsid w:val="00132003"/>
    <w:rsid w:val="00132B86"/>
    <w:rsid w:val="001340C9"/>
    <w:rsid w:val="001346DD"/>
    <w:rsid w:val="00134A5E"/>
    <w:rsid w:val="00135CA3"/>
    <w:rsid w:val="0013657F"/>
    <w:rsid w:val="00140E00"/>
    <w:rsid w:val="00140E51"/>
    <w:rsid w:val="001413DC"/>
    <w:rsid w:val="001414B2"/>
    <w:rsid w:val="00141CD7"/>
    <w:rsid w:val="00141F18"/>
    <w:rsid w:val="001434D0"/>
    <w:rsid w:val="0014370D"/>
    <w:rsid w:val="00143FE5"/>
    <w:rsid w:val="001450B5"/>
    <w:rsid w:val="001467AA"/>
    <w:rsid w:val="00147596"/>
    <w:rsid w:val="00150E31"/>
    <w:rsid w:val="00152545"/>
    <w:rsid w:val="001537F5"/>
    <w:rsid w:val="00153B83"/>
    <w:rsid w:val="00153F72"/>
    <w:rsid w:val="0015541B"/>
    <w:rsid w:val="001560DE"/>
    <w:rsid w:val="00156189"/>
    <w:rsid w:val="0015715C"/>
    <w:rsid w:val="00160221"/>
    <w:rsid w:val="001604AF"/>
    <w:rsid w:val="00160BCF"/>
    <w:rsid w:val="001635D2"/>
    <w:rsid w:val="0016499B"/>
    <w:rsid w:val="00164D14"/>
    <w:rsid w:val="00165A8B"/>
    <w:rsid w:val="00166489"/>
    <w:rsid w:val="00167775"/>
    <w:rsid w:val="00167F6F"/>
    <w:rsid w:val="00170802"/>
    <w:rsid w:val="00171DCD"/>
    <w:rsid w:val="0017204E"/>
    <w:rsid w:val="001727FB"/>
    <w:rsid w:val="001744E5"/>
    <w:rsid w:val="00174729"/>
    <w:rsid w:val="00176946"/>
    <w:rsid w:val="00181184"/>
    <w:rsid w:val="00181FB3"/>
    <w:rsid w:val="00182174"/>
    <w:rsid w:val="00183452"/>
    <w:rsid w:val="00192760"/>
    <w:rsid w:val="00193714"/>
    <w:rsid w:val="0019406E"/>
    <w:rsid w:val="00194468"/>
    <w:rsid w:val="001950BC"/>
    <w:rsid w:val="001958C5"/>
    <w:rsid w:val="00195C72"/>
    <w:rsid w:val="00195FD1"/>
    <w:rsid w:val="001966E6"/>
    <w:rsid w:val="00196759"/>
    <w:rsid w:val="001A0266"/>
    <w:rsid w:val="001A09D1"/>
    <w:rsid w:val="001A12E5"/>
    <w:rsid w:val="001A1456"/>
    <w:rsid w:val="001A1539"/>
    <w:rsid w:val="001A3C03"/>
    <w:rsid w:val="001A4BC9"/>
    <w:rsid w:val="001A5F32"/>
    <w:rsid w:val="001A6979"/>
    <w:rsid w:val="001A6A70"/>
    <w:rsid w:val="001A6BAE"/>
    <w:rsid w:val="001A7AF7"/>
    <w:rsid w:val="001B0728"/>
    <w:rsid w:val="001B1C70"/>
    <w:rsid w:val="001B3775"/>
    <w:rsid w:val="001B3777"/>
    <w:rsid w:val="001B4554"/>
    <w:rsid w:val="001B4EB7"/>
    <w:rsid w:val="001B6BF6"/>
    <w:rsid w:val="001B7369"/>
    <w:rsid w:val="001C1537"/>
    <w:rsid w:val="001C1A93"/>
    <w:rsid w:val="001C1D42"/>
    <w:rsid w:val="001C247F"/>
    <w:rsid w:val="001C2BF2"/>
    <w:rsid w:val="001C349A"/>
    <w:rsid w:val="001C49DE"/>
    <w:rsid w:val="001C4B2A"/>
    <w:rsid w:val="001C6B12"/>
    <w:rsid w:val="001C7BC2"/>
    <w:rsid w:val="001C7EE4"/>
    <w:rsid w:val="001D2366"/>
    <w:rsid w:val="001D2AC3"/>
    <w:rsid w:val="001D2E4D"/>
    <w:rsid w:val="001D30F5"/>
    <w:rsid w:val="001D4067"/>
    <w:rsid w:val="001D5140"/>
    <w:rsid w:val="001D5202"/>
    <w:rsid w:val="001D5256"/>
    <w:rsid w:val="001D693E"/>
    <w:rsid w:val="001D7E1E"/>
    <w:rsid w:val="001D7E33"/>
    <w:rsid w:val="001E078D"/>
    <w:rsid w:val="001E0E61"/>
    <w:rsid w:val="001E0FDE"/>
    <w:rsid w:val="001E1125"/>
    <w:rsid w:val="001E1DF2"/>
    <w:rsid w:val="001E25FD"/>
    <w:rsid w:val="001E26A8"/>
    <w:rsid w:val="001E3473"/>
    <w:rsid w:val="001E3AC6"/>
    <w:rsid w:val="001E46AB"/>
    <w:rsid w:val="001E4DC4"/>
    <w:rsid w:val="001E5B2A"/>
    <w:rsid w:val="001E63CF"/>
    <w:rsid w:val="001E6C10"/>
    <w:rsid w:val="001F0384"/>
    <w:rsid w:val="001F07A6"/>
    <w:rsid w:val="001F0E07"/>
    <w:rsid w:val="001F13FA"/>
    <w:rsid w:val="001F1551"/>
    <w:rsid w:val="001F3872"/>
    <w:rsid w:val="001F3EFD"/>
    <w:rsid w:val="001F4EC1"/>
    <w:rsid w:val="001F7883"/>
    <w:rsid w:val="001F7FD5"/>
    <w:rsid w:val="00201860"/>
    <w:rsid w:val="002035DC"/>
    <w:rsid w:val="002039E8"/>
    <w:rsid w:val="002047EB"/>
    <w:rsid w:val="00205739"/>
    <w:rsid w:val="00205BEC"/>
    <w:rsid w:val="002065C6"/>
    <w:rsid w:val="00210769"/>
    <w:rsid w:val="00210B4E"/>
    <w:rsid w:val="00211F77"/>
    <w:rsid w:val="002139ED"/>
    <w:rsid w:val="00213ED6"/>
    <w:rsid w:val="002142CA"/>
    <w:rsid w:val="00214CF2"/>
    <w:rsid w:val="00220F05"/>
    <w:rsid w:val="00222961"/>
    <w:rsid w:val="002246DF"/>
    <w:rsid w:val="00224855"/>
    <w:rsid w:val="00227274"/>
    <w:rsid w:val="0023046F"/>
    <w:rsid w:val="00230949"/>
    <w:rsid w:val="00231B24"/>
    <w:rsid w:val="00231E79"/>
    <w:rsid w:val="00232A12"/>
    <w:rsid w:val="00232ECE"/>
    <w:rsid w:val="0023319A"/>
    <w:rsid w:val="00233AB1"/>
    <w:rsid w:val="00234410"/>
    <w:rsid w:val="00235B3D"/>
    <w:rsid w:val="00237AFD"/>
    <w:rsid w:val="00240588"/>
    <w:rsid w:val="00241EED"/>
    <w:rsid w:val="00242F98"/>
    <w:rsid w:val="002431BD"/>
    <w:rsid w:val="00243D25"/>
    <w:rsid w:val="00244123"/>
    <w:rsid w:val="00244877"/>
    <w:rsid w:val="00244B7E"/>
    <w:rsid w:val="00245EC5"/>
    <w:rsid w:val="0024676C"/>
    <w:rsid w:val="00246F07"/>
    <w:rsid w:val="00251FFC"/>
    <w:rsid w:val="00252A7E"/>
    <w:rsid w:val="00253AA2"/>
    <w:rsid w:val="00253BF0"/>
    <w:rsid w:val="00254ACD"/>
    <w:rsid w:val="00254E4F"/>
    <w:rsid w:val="00256781"/>
    <w:rsid w:val="0025698F"/>
    <w:rsid w:val="002575EC"/>
    <w:rsid w:val="00257B47"/>
    <w:rsid w:val="00260461"/>
    <w:rsid w:val="00260609"/>
    <w:rsid w:val="00260C7C"/>
    <w:rsid w:val="00262FDF"/>
    <w:rsid w:val="002635AA"/>
    <w:rsid w:val="00264DB3"/>
    <w:rsid w:val="00264FDD"/>
    <w:rsid w:val="00266643"/>
    <w:rsid w:val="0026738F"/>
    <w:rsid w:val="00271ED7"/>
    <w:rsid w:val="00273E69"/>
    <w:rsid w:val="00274492"/>
    <w:rsid w:val="00275047"/>
    <w:rsid w:val="002776EE"/>
    <w:rsid w:val="00280A1A"/>
    <w:rsid w:val="0028106E"/>
    <w:rsid w:val="00281F60"/>
    <w:rsid w:val="00282166"/>
    <w:rsid w:val="0028250B"/>
    <w:rsid w:val="00283592"/>
    <w:rsid w:val="002836BF"/>
    <w:rsid w:val="00283C38"/>
    <w:rsid w:val="0028453F"/>
    <w:rsid w:val="00284E99"/>
    <w:rsid w:val="0028516B"/>
    <w:rsid w:val="00290512"/>
    <w:rsid w:val="00290725"/>
    <w:rsid w:val="00290A02"/>
    <w:rsid w:val="002910B6"/>
    <w:rsid w:val="00291AEE"/>
    <w:rsid w:val="00291BA1"/>
    <w:rsid w:val="00291E67"/>
    <w:rsid w:val="00292AFE"/>
    <w:rsid w:val="00293AAE"/>
    <w:rsid w:val="00294103"/>
    <w:rsid w:val="002967F2"/>
    <w:rsid w:val="00296A12"/>
    <w:rsid w:val="00297179"/>
    <w:rsid w:val="002A0F40"/>
    <w:rsid w:val="002A1C79"/>
    <w:rsid w:val="002A1EC8"/>
    <w:rsid w:val="002A20EE"/>
    <w:rsid w:val="002A31EE"/>
    <w:rsid w:val="002A3A51"/>
    <w:rsid w:val="002A3C38"/>
    <w:rsid w:val="002A58EF"/>
    <w:rsid w:val="002B1112"/>
    <w:rsid w:val="002B13FF"/>
    <w:rsid w:val="002B224F"/>
    <w:rsid w:val="002B2878"/>
    <w:rsid w:val="002B2B7B"/>
    <w:rsid w:val="002B42AC"/>
    <w:rsid w:val="002B4850"/>
    <w:rsid w:val="002B48E2"/>
    <w:rsid w:val="002B5370"/>
    <w:rsid w:val="002B5EF6"/>
    <w:rsid w:val="002B6D5B"/>
    <w:rsid w:val="002B7CDE"/>
    <w:rsid w:val="002C1A1B"/>
    <w:rsid w:val="002C1EAA"/>
    <w:rsid w:val="002C2114"/>
    <w:rsid w:val="002C283E"/>
    <w:rsid w:val="002C3EE7"/>
    <w:rsid w:val="002C46D0"/>
    <w:rsid w:val="002C623B"/>
    <w:rsid w:val="002C6DF4"/>
    <w:rsid w:val="002C7E9A"/>
    <w:rsid w:val="002D13FF"/>
    <w:rsid w:val="002D17DD"/>
    <w:rsid w:val="002D1844"/>
    <w:rsid w:val="002D2366"/>
    <w:rsid w:val="002D3A07"/>
    <w:rsid w:val="002D4025"/>
    <w:rsid w:val="002D4137"/>
    <w:rsid w:val="002D58A4"/>
    <w:rsid w:val="002D65F6"/>
    <w:rsid w:val="002D72C8"/>
    <w:rsid w:val="002E1807"/>
    <w:rsid w:val="002E2723"/>
    <w:rsid w:val="002E45E7"/>
    <w:rsid w:val="002E5B54"/>
    <w:rsid w:val="002E6B0A"/>
    <w:rsid w:val="002E781B"/>
    <w:rsid w:val="002E7B71"/>
    <w:rsid w:val="002F0241"/>
    <w:rsid w:val="002F2E57"/>
    <w:rsid w:val="002F4CAF"/>
    <w:rsid w:val="002F5083"/>
    <w:rsid w:val="002F516D"/>
    <w:rsid w:val="002F6998"/>
    <w:rsid w:val="002F6B72"/>
    <w:rsid w:val="00303004"/>
    <w:rsid w:val="00303439"/>
    <w:rsid w:val="003037AF"/>
    <w:rsid w:val="00304916"/>
    <w:rsid w:val="0030683A"/>
    <w:rsid w:val="00306D45"/>
    <w:rsid w:val="0030745D"/>
    <w:rsid w:val="00310855"/>
    <w:rsid w:val="00313C7F"/>
    <w:rsid w:val="003155DC"/>
    <w:rsid w:val="00316A74"/>
    <w:rsid w:val="00320ED7"/>
    <w:rsid w:val="00321221"/>
    <w:rsid w:val="00321715"/>
    <w:rsid w:val="00321A95"/>
    <w:rsid w:val="003238D8"/>
    <w:rsid w:val="00324581"/>
    <w:rsid w:val="0032477C"/>
    <w:rsid w:val="00326465"/>
    <w:rsid w:val="00326D51"/>
    <w:rsid w:val="003272CC"/>
    <w:rsid w:val="003273B3"/>
    <w:rsid w:val="003322EB"/>
    <w:rsid w:val="00333377"/>
    <w:rsid w:val="00334DB6"/>
    <w:rsid w:val="00334DDF"/>
    <w:rsid w:val="00336A2F"/>
    <w:rsid w:val="0033738A"/>
    <w:rsid w:val="003404D5"/>
    <w:rsid w:val="0034139F"/>
    <w:rsid w:val="003420CD"/>
    <w:rsid w:val="003430EE"/>
    <w:rsid w:val="003437D3"/>
    <w:rsid w:val="00343951"/>
    <w:rsid w:val="003441E5"/>
    <w:rsid w:val="00344460"/>
    <w:rsid w:val="00344C2D"/>
    <w:rsid w:val="00345FAC"/>
    <w:rsid w:val="003466AC"/>
    <w:rsid w:val="00346786"/>
    <w:rsid w:val="00346D22"/>
    <w:rsid w:val="00347404"/>
    <w:rsid w:val="00347664"/>
    <w:rsid w:val="00347B53"/>
    <w:rsid w:val="00352193"/>
    <w:rsid w:val="003522D3"/>
    <w:rsid w:val="0035390A"/>
    <w:rsid w:val="00353E48"/>
    <w:rsid w:val="003542EE"/>
    <w:rsid w:val="00354537"/>
    <w:rsid w:val="0035510D"/>
    <w:rsid w:val="00355578"/>
    <w:rsid w:val="00357665"/>
    <w:rsid w:val="00357E18"/>
    <w:rsid w:val="003609C2"/>
    <w:rsid w:val="00362213"/>
    <w:rsid w:val="00367666"/>
    <w:rsid w:val="003677F4"/>
    <w:rsid w:val="00367BED"/>
    <w:rsid w:val="00371438"/>
    <w:rsid w:val="00371EE2"/>
    <w:rsid w:val="00372DCE"/>
    <w:rsid w:val="00373958"/>
    <w:rsid w:val="0037591E"/>
    <w:rsid w:val="00375974"/>
    <w:rsid w:val="00376AE9"/>
    <w:rsid w:val="0038293D"/>
    <w:rsid w:val="00382F6B"/>
    <w:rsid w:val="00384B3B"/>
    <w:rsid w:val="00384BA9"/>
    <w:rsid w:val="00386876"/>
    <w:rsid w:val="003872A2"/>
    <w:rsid w:val="00387A54"/>
    <w:rsid w:val="00390523"/>
    <w:rsid w:val="003905AD"/>
    <w:rsid w:val="00390C4E"/>
    <w:rsid w:val="00392442"/>
    <w:rsid w:val="00392D99"/>
    <w:rsid w:val="00394083"/>
    <w:rsid w:val="00394ACA"/>
    <w:rsid w:val="003954B7"/>
    <w:rsid w:val="0039572A"/>
    <w:rsid w:val="00396CCA"/>
    <w:rsid w:val="003A130C"/>
    <w:rsid w:val="003A14F3"/>
    <w:rsid w:val="003A173F"/>
    <w:rsid w:val="003A21FB"/>
    <w:rsid w:val="003A3236"/>
    <w:rsid w:val="003A34A8"/>
    <w:rsid w:val="003A37AA"/>
    <w:rsid w:val="003A61D8"/>
    <w:rsid w:val="003A6A66"/>
    <w:rsid w:val="003B2337"/>
    <w:rsid w:val="003B2FA4"/>
    <w:rsid w:val="003B3FF6"/>
    <w:rsid w:val="003B4043"/>
    <w:rsid w:val="003B47D7"/>
    <w:rsid w:val="003B5EE3"/>
    <w:rsid w:val="003B6B75"/>
    <w:rsid w:val="003B7CE6"/>
    <w:rsid w:val="003C0EDB"/>
    <w:rsid w:val="003C12F0"/>
    <w:rsid w:val="003C154B"/>
    <w:rsid w:val="003C1F5F"/>
    <w:rsid w:val="003C24B8"/>
    <w:rsid w:val="003C2662"/>
    <w:rsid w:val="003C2FF4"/>
    <w:rsid w:val="003C48ED"/>
    <w:rsid w:val="003C5466"/>
    <w:rsid w:val="003C6B73"/>
    <w:rsid w:val="003C6E2B"/>
    <w:rsid w:val="003C747F"/>
    <w:rsid w:val="003C75DF"/>
    <w:rsid w:val="003C7F3A"/>
    <w:rsid w:val="003D061F"/>
    <w:rsid w:val="003D0737"/>
    <w:rsid w:val="003D0A16"/>
    <w:rsid w:val="003D1FA9"/>
    <w:rsid w:val="003D58F5"/>
    <w:rsid w:val="003E0146"/>
    <w:rsid w:val="003E07DB"/>
    <w:rsid w:val="003E199C"/>
    <w:rsid w:val="003E1EB4"/>
    <w:rsid w:val="003E1F55"/>
    <w:rsid w:val="003E2134"/>
    <w:rsid w:val="003E2FB2"/>
    <w:rsid w:val="003E7270"/>
    <w:rsid w:val="003E7797"/>
    <w:rsid w:val="003E7EF7"/>
    <w:rsid w:val="003F169D"/>
    <w:rsid w:val="003F1702"/>
    <w:rsid w:val="003F34DF"/>
    <w:rsid w:val="003F3A74"/>
    <w:rsid w:val="003F40D1"/>
    <w:rsid w:val="003F4A73"/>
    <w:rsid w:val="003F4C7C"/>
    <w:rsid w:val="003F6994"/>
    <w:rsid w:val="003F7540"/>
    <w:rsid w:val="00400E6D"/>
    <w:rsid w:val="0040124B"/>
    <w:rsid w:val="00402A7E"/>
    <w:rsid w:val="00403AE7"/>
    <w:rsid w:val="004061D4"/>
    <w:rsid w:val="00407F0D"/>
    <w:rsid w:val="004115FD"/>
    <w:rsid w:val="00411929"/>
    <w:rsid w:val="00412CD4"/>
    <w:rsid w:val="00413BA8"/>
    <w:rsid w:val="00414105"/>
    <w:rsid w:val="004145FB"/>
    <w:rsid w:val="004148A9"/>
    <w:rsid w:val="004154FD"/>
    <w:rsid w:val="00415C29"/>
    <w:rsid w:val="0042049E"/>
    <w:rsid w:val="00421AEA"/>
    <w:rsid w:val="00422C33"/>
    <w:rsid w:val="00424FA5"/>
    <w:rsid w:val="00425DC5"/>
    <w:rsid w:val="00427BCA"/>
    <w:rsid w:val="00427DAB"/>
    <w:rsid w:val="0043031C"/>
    <w:rsid w:val="0043159A"/>
    <w:rsid w:val="00432D04"/>
    <w:rsid w:val="00433569"/>
    <w:rsid w:val="004338DB"/>
    <w:rsid w:val="00433D5A"/>
    <w:rsid w:val="004346C0"/>
    <w:rsid w:val="00434B41"/>
    <w:rsid w:val="0043746B"/>
    <w:rsid w:val="0044019B"/>
    <w:rsid w:val="00440875"/>
    <w:rsid w:val="0044089A"/>
    <w:rsid w:val="00440E68"/>
    <w:rsid w:val="004420E6"/>
    <w:rsid w:val="00443829"/>
    <w:rsid w:val="00443E1B"/>
    <w:rsid w:val="00444198"/>
    <w:rsid w:val="004451E0"/>
    <w:rsid w:val="004463C2"/>
    <w:rsid w:val="00446DFC"/>
    <w:rsid w:val="00450185"/>
    <w:rsid w:val="0045164B"/>
    <w:rsid w:val="00454042"/>
    <w:rsid w:val="0045404A"/>
    <w:rsid w:val="00455201"/>
    <w:rsid w:val="004554D5"/>
    <w:rsid w:val="004562F3"/>
    <w:rsid w:val="00456DAF"/>
    <w:rsid w:val="00457BAD"/>
    <w:rsid w:val="0046211E"/>
    <w:rsid w:val="00462C34"/>
    <w:rsid w:val="004643A5"/>
    <w:rsid w:val="00464974"/>
    <w:rsid w:val="00464FFA"/>
    <w:rsid w:val="0046511A"/>
    <w:rsid w:val="004670CB"/>
    <w:rsid w:val="004704E2"/>
    <w:rsid w:val="00470BF8"/>
    <w:rsid w:val="00470D59"/>
    <w:rsid w:val="00470E3F"/>
    <w:rsid w:val="004721FD"/>
    <w:rsid w:val="004741E2"/>
    <w:rsid w:val="0048038C"/>
    <w:rsid w:val="00481E0E"/>
    <w:rsid w:val="00482E6A"/>
    <w:rsid w:val="00483F89"/>
    <w:rsid w:val="00483FD4"/>
    <w:rsid w:val="004841E1"/>
    <w:rsid w:val="00484240"/>
    <w:rsid w:val="00484F87"/>
    <w:rsid w:val="00485689"/>
    <w:rsid w:val="00490358"/>
    <w:rsid w:val="00490A00"/>
    <w:rsid w:val="00490A86"/>
    <w:rsid w:val="00490F3A"/>
    <w:rsid w:val="00491C05"/>
    <w:rsid w:val="00492569"/>
    <w:rsid w:val="00492C43"/>
    <w:rsid w:val="00492DFD"/>
    <w:rsid w:val="0049436A"/>
    <w:rsid w:val="004950F4"/>
    <w:rsid w:val="004963C3"/>
    <w:rsid w:val="004965C2"/>
    <w:rsid w:val="00496747"/>
    <w:rsid w:val="004A1CAA"/>
    <w:rsid w:val="004A3349"/>
    <w:rsid w:val="004A3EFE"/>
    <w:rsid w:val="004A67AA"/>
    <w:rsid w:val="004A6997"/>
    <w:rsid w:val="004A6C3A"/>
    <w:rsid w:val="004A7647"/>
    <w:rsid w:val="004A7BA2"/>
    <w:rsid w:val="004A7BD7"/>
    <w:rsid w:val="004A7C21"/>
    <w:rsid w:val="004B0BFC"/>
    <w:rsid w:val="004B14BE"/>
    <w:rsid w:val="004B2FED"/>
    <w:rsid w:val="004B3194"/>
    <w:rsid w:val="004B4B6C"/>
    <w:rsid w:val="004B5484"/>
    <w:rsid w:val="004B742A"/>
    <w:rsid w:val="004C14A4"/>
    <w:rsid w:val="004C15CE"/>
    <w:rsid w:val="004C4F3B"/>
    <w:rsid w:val="004C62C5"/>
    <w:rsid w:val="004C6395"/>
    <w:rsid w:val="004D146F"/>
    <w:rsid w:val="004D1987"/>
    <w:rsid w:val="004D246C"/>
    <w:rsid w:val="004D2518"/>
    <w:rsid w:val="004D5B12"/>
    <w:rsid w:val="004D5EA0"/>
    <w:rsid w:val="004D796A"/>
    <w:rsid w:val="004E19D7"/>
    <w:rsid w:val="004E1BB9"/>
    <w:rsid w:val="004E28E8"/>
    <w:rsid w:val="004E3484"/>
    <w:rsid w:val="004E3D96"/>
    <w:rsid w:val="004E4F28"/>
    <w:rsid w:val="004E5F57"/>
    <w:rsid w:val="004E60F1"/>
    <w:rsid w:val="004E7A1D"/>
    <w:rsid w:val="004E7D3C"/>
    <w:rsid w:val="004E7DD7"/>
    <w:rsid w:val="004E7FEE"/>
    <w:rsid w:val="004F1CD8"/>
    <w:rsid w:val="004F27FF"/>
    <w:rsid w:val="004F3AB1"/>
    <w:rsid w:val="004F3E81"/>
    <w:rsid w:val="004F4FAC"/>
    <w:rsid w:val="004F56EA"/>
    <w:rsid w:val="004F62E3"/>
    <w:rsid w:val="004F707D"/>
    <w:rsid w:val="004F7DDF"/>
    <w:rsid w:val="00500A44"/>
    <w:rsid w:val="005012D6"/>
    <w:rsid w:val="00502C1F"/>
    <w:rsid w:val="00503599"/>
    <w:rsid w:val="005036FE"/>
    <w:rsid w:val="00504283"/>
    <w:rsid w:val="005044A5"/>
    <w:rsid w:val="00505400"/>
    <w:rsid w:val="00505B2C"/>
    <w:rsid w:val="005078BE"/>
    <w:rsid w:val="00510B92"/>
    <w:rsid w:val="00510EE1"/>
    <w:rsid w:val="00511388"/>
    <w:rsid w:val="0051211E"/>
    <w:rsid w:val="005122F5"/>
    <w:rsid w:val="0051301B"/>
    <w:rsid w:val="00513070"/>
    <w:rsid w:val="00513932"/>
    <w:rsid w:val="00514361"/>
    <w:rsid w:val="0051485B"/>
    <w:rsid w:val="005170E3"/>
    <w:rsid w:val="00520F7C"/>
    <w:rsid w:val="00521CC2"/>
    <w:rsid w:val="0052360E"/>
    <w:rsid w:val="0052464C"/>
    <w:rsid w:val="00530084"/>
    <w:rsid w:val="00530820"/>
    <w:rsid w:val="00530ED7"/>
    <w:rsid w:val="005318EA"/>
    <w:rsid w:val="00532446"/>
    <w:rsid w:val="00532962"/>
    <w:rsid w:val="00532D51"/>
    <w:rsid w:val="00533C5C"/>
    <w:rsid w:val="005366DE"/>
    <w:rsid w:val="00536803"/>
    <w:rsid w:val="00537646"/>
    <w:rsid w:val="005408A7"/>
    <w:rsid w:val="00541387"/>
    <w:rsid w:val="00541432"/>
    <w:rsid w:val="00542F79"/>
    <w:rsid w:val="005432EB"/>
    <w:rsid w:val="00543B04"/>
    <w:rsid w:val="00543BD0"/>
    <w:rsid w:val="0054625C"/>
    <w:rsid w:val="00550A49"/>
    <w:rsid w:val="00552742"/>
    <w:rsid w:val="005547F4"/>
    <w:rsid w:val="00556555"/>
    <w:rsid w:val="005567C9"/>
    <w:rsid w:val="00556FF8"/>
    <w:rsid w:val="00557297"/>
    <w:rsid w:val="005572FB"/>
    <w:rsid w:val="005601CD"/>
    <w:rsid w:val="005606EA"/>
    <w:rsid w:val="00560F91"/>
    <w:rsid w:val="005629A1"/>
    <w:rsid w:val="005631A6"/>
    <w:rsid w:val="005646D0"/>
    <w:rsid w:val="0056721D"/>
    <w:rsid w:val="0057074D"/>
    <w:rsid w:val="00571DF5"/>
    <w:rsid w:val="0057263B"/>
    <w:rsid w:val="005726A9"/>
    <w:rsid w:val="00574432"/>
    <w:rsid w:val="00574A07"/>
    <w:rsid w:val="00574A0F"/>
    <w:rsid w:val="00575829"/>
    <w:rsid w:val="00576409"/>
    <w:rsid w:val="005764AB"/>
    <w:rsid w:val="005765F9"/>
    <w:rsid w:val="00576833"/>
    <w:rsid w:val="00576DFA"/>
    <w:rsid w:val="0057752E"/>
    <w:rsid w:val="00577870"/>
    <w:rsid w:val="005818D4"/>
    <w:rsid w:val="00583B57"/>
    <w:rsid w:val="005842AA"/>
    <w:rsid w:val="005843E4"/>
    <w:rsid w:val="0058515C"/>
    <w:rsid w:val="00585B50"/>
    <w:rsid w:val="0059026B"/>
    <w:rsid w:val="00590B80"/>
    <w:rsid w:val="0059165E"/>
    <w:rsid w:val="0059191D"/>
    <w:rsid w:val="00592F02"/>
    <w:rsid w:val="005975EC"/>
    <w:rsid w:val="005A3A4E"/>
    <w:rsid w:val="005A3ADF"/>
    <w:rsid w:val="005A3C74"/>
    <w:rsid w:val="005A546B"/>
    <w:rsid w:val="005A5AEC"/>
    <w:rsid w:val="005A5B2C"/>
    <w:rsid w:val="005A61A5"/>
    <w:rsid w:val="005B0B9F"/>
    <w:rsid w:val="005B17E9"/>
    <w:rsid w:val="005B589F"/>
    <w:rsid w:val="005B63A8"/>
    <w:rsid w:val="005B6698"/>
    <w:rsid w:val="005B6EC4"/>
    <w:rsid w:val="005C2B8A"/>
    <w:rsid w:val="005C3AA5"/>
    <w:rsid w:val="005C43AA"/>
    <w:rsid w:val="005C4AF1"/>
    <w:rsid w:val="005C539F"/>
    <w:rsid w:val="005C55F2"/>
    <w:rsid w:val="005C5915"/>
    <w:rsid w:val="005C5F69"/>
    <w:rsid w:val="005C7C15"/>
    <w:rsid w:val="005C7D37"/>
    <w:rsid w:val="005D08A5"/>
    <w:rsid w:val="005D16FF"/>
    <w:rsid w:val="005D17FB"/>
    <w:rsid w:val="005D4A58"/>
    <w:rsid w:val="005D4EB2"/>
    <w:rsid w:val="005D5D00"/>
    <w:rsid w:val="005D66E7"/>
    <w:rsid w:val="005D7236"/>
    <w:rsid w:val="005D7300"/>
    <w:rsid w:val="005E065C"/>
    <w:rsid w:val="005E25EE"/>
    <w:rsid w:val="005E5F1B"/>
    <w:rsid w:val="005E6976"/>
    <w:rsid w:val="005E74BF"/>
    <w:rsid w:val="005F0777"/>
    <w:rsid w:val="005F0E1B"/>
    <w:rsid w:val="005F4187"/>
    <w:rsid w:val="005F536F"/>
    <w:rsid w:val="005F54EB"/>
    <w:rsid w:val="005F566C"/>
    <w:rsid w:val="005F5E6A"/>
    <w:rsid w:val="005F6F77"/>
    <w:rsid w:val="00600782"/>
    <w:rsid w:val="006007A3"/>
    <w:rsid w:val="00601FE4"/>
    <w:rsid w:val="00602878"/>
    <w:rsid w:val="00603044"/>
    <w:rsid w:val="00604474"/>
    <w:rsid w:val="00605B6C"/>
    <w:rsid w:val="006068F9"/>
    <w:rsid w:val="00607BDF"/>
    <w:rsid w:val="00610D48"/>
    <w:rsid w:val="00611FD2"/>
    <w:rsid w:val="00612CE7"/>
    <w:rsid w:val="006149EA"/>
    <w:rsid w:val="00615399"/>
    <w:rsid w:val="006158E7"/>
    <w:rsid w:val="00616D4C"/>
    <w:rsid w:val="006175C0"/>
    <w:rsid w:val="006204C4"/>
    <w:rsid w:val="006205FE"/>
    <w:rsid w:val="00620C84"/>
    <w:rsid w:val="006217E0"/>
    <w:rsid w:val="0062278E"/>
    <w:rsid w:val="006228EE"/>
    <w:rsid w:val="00622EA5"/>
    <w:rsid w:val="0062497A"/>
    <w:rsid w:val="00624CD3"/>
    <w:rsid w:val="006260CD"/>
    <w:rsid w:val="00626AD7"/>
    <w:rsid w:val="006276D7"/>
    <w:rsid w:val="00627C8E"/>
    <w:rsid w:val="006301D0"/>
    <w:rsid w:val="00630A64"/>
    <w:rsid w:val="006337E5"/>
    <w:rsid w:val="00633A15"/>
    <w:rsid w:val="00634491"/>
    <w:rsid w:val="006350CE"/>
    <w:rsid w:val="00635882"/>
    <w:rsid w:val="00635922"/>
    <w:rsid w:val="00636744"/>
    <w:rsid w:val="00636FB1"/>
    <w:rsid w:val="00637128"/>
    <w:rsid w:val="006405FE"/>
    <w:rsid w:val="0064077D"/>
    <w:rsid w:val="0064270A"/>
    <w:rsid w:val="00643097"/>
    <w:rsid w:val="006435D0"/>
    <w:rsid w:val="00643E98"/>
    <w:rsid w:val="0064632D"/>
    <w:rsid w:val="00646586"/>
    <w:rsid w:val="00646AE7"/>
    <w:rsid w:val="00647330"/>
    <w:rsid w:val="0064740A"/>
    <w:rsid w:val="006503D5"/>
    <w:rsid w:val="006508BD"/>
    <w:rsid w:val="0065179C"/>
    <w:rsid w:val="00651BC0"/>
    <w:rsid w:val="006529CB"/>
    <w:rsid w:val="006530FA"/>
    <w:rsid w:val="0065349B"/>
    <w:rsid w:val="00654236"/>
    <w:rsid w:val="006544F8"/>
    <w:rsid w:val="0065528A"/>
    <w:rsid w:val="006557B7"/>
    <w:rsid w:val="00655A54"/>
    <w:rsid w:val="00656345"/>
    <w:rsid w:val="00656436"/>
    <w:rsid w:val="006579B7"/>
    <w:rsid w:val="00660921"/>
    <w:rsid w:val="00660D23"/>
    <w:rsid w:val="006612DF"/>
    <w:rsid w:val="0066276F"/>
    <w:rsid w:val="00663E7D"/>
    <w:rsid w:val="0066511A"/>
    <w:rsid w:val="006652E7"/>
    <w:rsid w:val="006659BF"/>
    <w:rsid w:val="0066627A"/>
    <w:rsid w:val="00667AE7"/>
    <w:rsid w:val="0067030A"/>
    <w:rsid w:val="00671022"/>
    <w:rsid w:val="006712EA"/>
    <w:rsid w:val="00673911"/>
    <w:rsid w:val="0067562E"/>
    <w:rsid w:val="006757A0"/>
    <w:rsid w:val="00676765"/>
    <w:rsid w:val="00677E62"/>
    <w:rsid w:val="00681761"/>
    <w:rsid w:val="00682E04"/>
    <w:rsid w:val="006834B5"/>
    <w:rsid w:val="006863EA"/>
    <w:rsid w:val="0068643A"/>
    <w:rsid w:val="00687472"/>
    <w:rsid w:val="00690ACE"/>
    <w:rsid w:val="00690D1F"/>
    <w:rsid w:val="00690EB2"/>
    <w:rsid w:val="00691269"/>
    <w:rsid w:val="0069147C"/>
    <w:rsid w:val="006915D5"/>
    <w:rsid w:val="00691899"/>
    <w:rsid w:val="00692F4F"/>
    <w:rsid w:val="0069373B"/>
    <w:rsid w:val="00693BA0"/>
    <w:rsid w:val="00693BB1"/>
    <w:rsid w:val="006940B1"/>
    <w:rsid w:val="00694402"/>
    <w:rsid w:val="00695F3E"/>
    <w:rsid w:val="00697B5F"/>
    <w:rsid w:val="006A174F"/>
    <w:rsid w:val="006A22E6"/>
    <w:rsid w:val="006A3FEF"/>
    <w:rsid w:val="006A5167"/>
    <w:rsid w:val="006A7015"/>
    <w:rsid w:val="006A71FB"/>
    <w:rsid w:val="006A7231"/>
    <w:rsid w:val="006A767F"/>
    <w:rsid w:val="006B07AF"/>
    <w:rsid w:val="006B0901"/>
    <w:rsid w:val="006B15D8"/>
    <w:rsid w:val="006B1747"/>
    <w:rsid w:val="006B2CE8"/>
    <w:rsid w:val="006B5078"/>
    <w:rsid w:val="006B59C0"/>
    <w:rsid w:val="006B62B9"/>
    <w:rsid w:val="006B6F8F"/>
    <w:rsid w:val="006B7927"/>
    <w:rsid w:val="006C0329"/>
    <w:rsid w:val="006C0FDC"/>
    <w:rsid w:val="006C15C4"/>
    <w:rsid w:val="006C1CAE"/>
    <w:rsid w:val="006C2D85"/>
    <w:rsid w:val="006C394E"/>
    <w:rsid w:val="006C39C8"/>
    <w:rsid w:val="006C3B37"/>
    <w:rsid w:val="006C3C55"/>
    <w:rsid w:val="006C554D"/>
    <w:rsid w:val="006C5BE9"/>
    <w:rsid w:val="006C644B"/>
    <w:rsid w:val="006D0374"/>
    <w:rsid w:val="006D0A4D"/>
    <w:rsid w:val="006D2CED"/>
    <w:rsid w:val="006D2FFF"/>
    <w:rsid w:val="006D3DB0"/>
    <w:rsid w:val="006D518E"/>
    <w:rsid w:val="006D5B40"/>
    <w:rsid w:val="006D75D7"/>
    <w:rsid w:val="006D7818"/>
    <w:rsid w:val="006E2710"/>
    <w:rsid w:val="006E3D03"/>
    <w:rsid w:val="006E48E6"/>
    <w:rsid w:val="006E683E"/>
    <w:rsid w:val="006E744D"/>
    <w:rsid w:val="006E78A0"/>
    <w:rsid w:val="006F1060"/>
    <w:rsid w:val="006F1561"/>
    <w:rsid w:val="006F17C8"/>
    <w:rsid w:val="006F1997"/>
    <w:rsid w:val="006F2010"/>
    <w:rsid w:val="006F2298"/>
    <w:rsid w:val="006F2B03"/>
    <w:rsid w:val="006F3A83"/>
    <w:rsid w:val="006F4673"/>
    <w:rsid w:val="006F5A44"/>
    <w:rsid w:val="006F68BB"/>
    <w:rsid w:val="006F6B32"/>
    <w:rsid w:val="0070070E"/>
    <w:rsid w:val="007029C0"/>
    <w:rsid w:val="0070353A"/>
    <w:rsid w:val="007036E5"/>
    <w:rsid w:val="00704308"/>
    <w:rsid w:val="00704814"/>
    <w:rsid w:val="00704D1A"/>
    <w:rsid w:val="007073D6"/>
    <w:rsid w:val="00710803"/>
    <w:rsid w:val="00710CB3"/>
    <w:rsid w:val="00711FE0"/>
    <w:rsid w:val="00712545"/>
    <w:rsid w:val="00712A34"/>
    <w:rsid w:val="007143A0"/>
    <w:rsid w:val="00715A9F"/>
    <w:rsid w:val="00715ED7"/>
    <w:rsid w:val="007162E7"/>
    <w:rsid w:val="007162EC"/>
    <w:rsid w:val="00720109"/>
    <w:rsid w:val="007201C4"/>
    <w:rsid w:val="00720C26"/>
    <w:rsid w:val="0072194C"/>
    <w:rsid w:val="00721AE8"/>
    <w:rsid w:val="007258CB"/>
    <w:rsid w:val="0072652F"/>
    <w:rsid w:val="0072691E"/>
    <w:rsid w:val="00726D78"/>
    <w:rsid w:val="007310EC"/>
    <w:rsid w:val="00731B40"/>
    <w:rsid w:val="00731DAC"/>
    <w:rsid w:val="00734238"/>
    <w:rsid w:val="00737D0B"/>
    <w:rsid w:val="00740DA5"/>
    <w:rsid w:val="00740E34"/>
    <w:rsid w:val="0074114D"/>
    <w:rsid w:val="0074116B"/>
    <w:rsid w:val="0074156C"/>
    <w:rsid w:val="00741915"/>
    <w:rsid w:val="00742476"/>
    <w:rsid w:val="00743188"/>
    <w:rsid w:val="00743D52"/>
    <w:rsid w:val="007449E1"/>
    <w:rsid w:val="00745658"/>
    <w:rsid w:val="0074751A"/>
    <w:rsid w:val="00751993"/>
    <w:rsid w:val="00752244"/>
    <w:rsid w:val="00752647"/>
    <w:rsid w:val="00754048"/>
    <w:rsid w:val="00754702"/>
    <w:rsid w:val="00754FE5"/>
    <w:rsid w:val="00755C0A"/>
    <w:rsid w:val="00756219"/>
    <w:rsid w:val="00756361"/>
    <w:rsid w:val="007567B9"/>
    <w:rsid w:val="00757224"/>
    <w:rsid w:val="00757A5A"/>
    <w:rsid w:val="0076026F"/>
    <w:rsid w:val="0076057E"/>
    <w:rsid w:val="00760D0F"/>
    <w:rsid w:val="007611DC"/>
    <w:rsid w:val="0076168F"/>
    <w:rsid w:val="00761C24"/>
    <w:rsid w:val="0076216D"/>
    <w:rsid w:val="00763409"/>
    <w:rsid w:val="0076412C"/>
    <w:rsid w:val="00766242"/>
    <w:rsid w:val="00770710"/>
    <w:rsid w:val="00771524"/>
    <w:rsid w:val="00776653"/>
    <w:rsid w:val="007766C9"/>
    <w:rsid w:val="00776937"/>
    <w:rsid w:val="00780098"/>
    <w:rsid w:val="00780447"/>
    <w:rsid w:val="00782131"/>
    <w:rsid w:val="007838C1"/>
    <w:rsid w:val="007850CC"/>
    <w:rsid w:val="007855E3"/>
    <w:rsid w:val="00785A70"/>
    <w:rsid w:val="0078660C"/>
    <w:rsid w:val="00792F63"/>
    <w:rsid w:val="007934F9"/>
    <w:rsid w:val="00793F40"/>
    <w:rsid w:val="00794F58"/>
    <w:rsid w:val="00795908"/>
    <w:rsid w:val="007A0353"/>
    <w:rsid w:val="007A0680"/>
    <w:rsid w:val="007A0ABF"/>
    <w:rsid w:val="007A11CE"/>
    <w:rsid w:val="007A25C4"/>
    <w:rsid w:val="007A47C4"/>
    <w:rsid w:val="007A4E0A"/>
    <w:rsid w:val="007A51E1"/>
    <w:rsid w:val="007A7024"/>
    <w:rsid w:val="007B0D9A"/>
    <w:rsid w:val="007B0F6D"/>
    <w:rsid w:val="007B1EC8"/>
    <w:rsid w:val="007B2E01"/>
    <w:rsid w:val="007B42B6"/>
    <w:rsid w:val="007B5B68"/>
    <w:rsid w:val="007B7053"/>
    <w:rsid w:val="007C0520"/>
    <w:rsid w:val="007C1921"/>
    <w:rsid w:val="007C1B4A"/>
    <w:rsid w:val="007C1F4E"/>
    <w:rsid w:val="007C2E64"/>
    <w:rsid w:val="007C39A3"/>
    <w:rsid w:val="007C46AC"/>
    <w:rsid w:val="007C6C15"/>
    <w:rsid w:val="007D14EC"/>
    <w:rsid w:val="007D173A"/>
    <w:rsid w:val="007D304D"/>
    <w:rsid w:val="007D5B88"/>
    <w:rsid w:val="007D5EA4"/>
    <w:rsid w:val="007D744C"/>
    <w:rsid w:val="007E069F"/>
    <w:rsid w:val="007E0878"/>
    <w:rsid w:val="007E0B87"/>
    <w:rsid w:val="007E131D"/>
    <w:rsid w:val="007E5AA8"/>
    <w:rsid w:val="007E6179"/>
    <w:rsid w:val="007E6220"/>
    <w:rsid w:val="007E66A1"/>
    <w:rsid w:val="007F09F2"/>
    <w:rsid w:val="007F0F5A"/>
    <w:rsid w:val="007F1E4D"/>
    <w:rsid w:val="007F1F10"/>
    <w:rsid w:val="007F2AAA"/>
    <w:rsid w:val="007F3945"/>
    <w:rsid w:val="007F5329"/>
    <w:rsid w:val="007F5FD6"/>
    <w:rsid w:val="007F7B55"/>
    <w:rsid w:val="008001E7"/>
    <w:rsid w:val="008007F4"/>
    <w:rsid w:val="00800955"/>
    <w:rsid w:val="00801407"/>
    <w:rsid w:val="00802285"/>
    <w:rsid w:val="0080234B"/>
    <w:rsid w:val="00802626"/>
    <w:rsid w:val="00802D80"/>
    <w:rsid w:val="0080326F"/>
    <w:rsid w:val="00803737"/>
    <w:rsid w:val="008037C4"/>
    <w:rsid w:val="00803ECA"/>
    <w:rsid w:val="0080456C"/>
    <w:rsid w:val="00806BDE"/>
    <w:rsid w:val="0080772C"/>
    <w:rsid w:val="00807E10"/>
    <w:rsid w:val="00810DE8"/>
    <w:rsid w:val="008123A0"/>
    <w:rsid w:val="008123EA"/>
    <w:rsid w:val="00813275"/>
    <w:rsid w:val="00814895"/>
    <w:rsid w:val="0081569C"/>
    <w:rsid w:val="00815858"/>
    <w:rsid w:val="008160A2"/>
    <w:rsid w:val="00816818"/>
    <w:rsid w:val="008175DE"/>
    <w:rsid w:val="00817FE3"/>
    <w:rsid w:val="0082008B"/>
    <w:rsid w:val="008221C5"/>
    <w:rsid w:val="00822FB3"/>
    <w:rsid w:val="00823A55"/>
    <w:rsid w:val="00825CEF"/>
    <w:rsid w:val="00825CF7"/>
    <w:rsid w:val="00825DB2"/>
    <w:rsid w:val="0082669B"/>
    <w:rsid w:val="00826B02"/>
    <w:rsid w:val="00830131"/>
    <w:rsid w:val="00831BBB"/>
    <w:rsid w:val="00832DAE"/>
    <w:rsid w:val="008344EA"/>
    <w:rsid w:val="008345D3"/>
    <w:rsid w:val="00834845"/>
    <w:rsid w:val="008354C6"/>
    <w:rsid w:val="008357BF"/>
    <w:rsid w:val="008363E2"/>
    <w:rsid w:val="00836695"/>
    <w:rsid w:val="0083725E"/>
    <w:rsid w:val="00837CE6"/>
    <w:rsid w:val="00837D7D"/>
    <w:rsid w:val="008406FB"/>
    <w:rsid w:val="0084431D"/>
    <w:rsid w:val="008454C3"/>
    <w:rsid w:val="00846024"/>
    <w:rsid w:val="0084616A"/>
    <w:rsid w:val="00846217"/>
    <w:rsid w:val="008478CD"/>
    <w:rsid w:val="00847969"/>
    <w:rsid w:val="00850939"/>
    <w:rsid w:val="008514D0"/>
    <w:rsid w:val="00851766"/>
    <w:rsid w:val="00851B9D"/>
    <w:rsid w:val="008530B3"/>
    <w:rsid w:val="008535DB"/>
    <w:rsid w:val="00855F1D"/>
    <w:rsid w:val="00856215"/>
    <w:rsid w:val="008600B5"/>
    <w:rsid w:val="0086064F"/>
    <w:rsid w:val="00861494"/>
    <w:rsid w:val="008624AE"/>
    <w:rsid w:val="008632C8"/>
    <w:rsid w:val="00863FF2"/>
    <w:rsid w:val="008652AF"/>
    <w:rsid w:val="00865D45"/>
    <w:rsid w:val="008666FB"/>
    <w:rsid w:val="00866A4E"/>
    <w:rsid w:val="0086779A"/>
    <w:rsid w:val="008702AA"/>
    <w:rsid w:val="0087048E"/>
    <w:rsid w:val="00870C5A"/>
    <w:rsid w:val="00870F86"/>
    <w:rsid w:val="00870F9C"/>
    <w:rsid w:val="0087234A"/>
    <w:rsid w:val="00872A94"/>
    <w:rsid w:val="00872F1E"/>
    <w:rsid w:val="00875157"/>
    <w:rsid w:val="0087519D"/>
    <w:rsid w:val="008759DA"/>
    <w:rsid w:val="00875EF5"/>
    <w:rsid w:val="00877325"/>
    <w:rsid w:val="00877F46"/>
    <w:rsid w:val="00880464"/>
    <w:rsid w:val="008808B4"/>
    <w:rsid w:val="00881013"/>
    <w:rsid w:val="00883408"/>
    <w:rsid w:val="00883F9C"/>
    <w:rsid w:val="00885DD0"/>
    <w:rsid w:val="00886D09"/>
    <w:rsid w:val="00887114"/>
    <w:rsid w:val="0088714A"/>
    <w:rsid w:val="0088730A"/>
    <w:rsid w:val="0088795E"/>
    <w:rsid w:val="00893088"/>
    <w:rsid w:val="008936B7"/>
    <w:rsid w:val="008946C4"/>
    <w:rsid w:val="00895835"/>
    <w:rsid w:val="00896932"/>
    <w:rsid w:val="008973D7"/>
    <w:rsid w:val="00897406"/>
    <w:rsid w:val="00897811"/>
    <w:rsid w:val="00897B6C"/>
    <w:rsid w:val="00897E19"/>
    <w:rsid w:val="008A13E2"/>
    <w:rsid w:val="008A1CF2"/>
    <w:rsid w:val="008A20BE"/>
    <w:rsid w:val="008A23F0"/>
    <w:rsid w:val="008A2888"/>
    <w:rsid w:val="008A2C5B"/>
    <w:rsid w:val="008A3AB7"/>
    <w:rsid w:val="008A40E5"/>
    <w:rsid w:val="008A521B"/>
    <w:rsid w:val="008A5E7A"/>
    <w:rsid w:val="008A5FBC"/>
    <w:rsid w:val="008A7BEA"/>
    <w:rsid w:val="008B2367"/>
    <w:rsid w:val="008B461A"/>
    <w:rsid w:val="008B61F6"/>
    <w:rsid w:val="008B62D0"/>
    <w:rsid w:val="008B7055"/>
    <w:rsid w:val="008B7114"/>
    <w:rsid w:val="008C15C9"/>
    <w:rsid w:val="008C2525"/>
    <w:rsid w:val="008C2561"/>
    <w:rsid w:val="008C30D6"/>
    <w:rsid w:val="008C6B41"/>
    <w:rsid w:val="008C6BE6"/>
    <w:rsid w:val="008C6E66"/>
    <w:rsid w:val="008D2FB4"/>
    <w:rsid w:val="008D3670"/>
    <w:rsid w:val="008D4220"/>
    <w:rsid w:val="008D55F0"/>
    <w:rsid w:val="008D63C4"/>
    <w:rsid w:val="008D641B"/>
    <w:rsid w:val="008E228B"/>
    <w:rsid w:val="008E2887"/>
    <w:rsid w:val="008E2E6C"/>
    <w:rsid w:val="008E3B2D"/>
    <w:rsid w:val="008E53E9"/>
    <w:rsid w:val="008E5A98"/>
    <w:rsid w:val="008E671A"/>
    <w:rsid w:val="008E6F12"/>
    <w:rsid w:val="008E719F"/>
    <w:rsid w:val="008F053E"/>
    <w:rsid w:val="008F072B"/>
    <w:rsid w:val="008F2891"/>
    <w:rsid w:val="008F2A22"/>
    <w:rsid w:val="008F3C16"/>
    <w:rsid w:val="008F3DD4"/>
    <w:rsid w:val="008F456E"/>
    <w:rsid w:val="008F50C0"/>
    <w:rsid w:val="008F5BEA"/>
    <w:rsid w:val="008F5C6C"/>
    <w:rsid w:val="008F7595"/>
    <w:rsid w:val="008F7E2D"/>
    <w:rsid w:val="00900502"/>
    <w:rsid w:val="0090104D"/>
    <w:rsid w:val="00903829"/>
    <w:rsid w:val="00903907"/>
    <w:rsid w:val="00903982"/>
    <w:rsid w:val="00903A7B"/>
    <w:rsid w:val="00903BEA"/>
    <w:rsid w:val="00904589"/>
    <w:rsid w:val="009060AE"/>
    <w:rsid w:val="00906C4D"/>
    <w:rsid w:val="009078CD"/>
    <w:rsid w:val="0091054C"/>
    <w:rsid w:val="0091196B"/>
    <w:rsid w:val="0091201C"/>
    <w:rsid w:val="00913C81"/>
    <w:rsid w:val="00914F89"/>
    <w:rsid w:val="00916F6A"/>
    <w:rsid w:val="009179D4"/>
    <w:rsid w:val="00917CAC"/>
    <w:rsid w:val="0092011F"/>
    <w:rsid w:val="0092126B"/>
    <w:rsid w:val="009212FF"/>
    <w:rsid w:val="00921848"/>
    <w:rsid w:val="00921C27"/>
    <w:rsid w:val="00924328"/>
    <w:rsid w:val="009245D3"/>
    <w:rsid w:val="00924602"/>
    <w:rsid w:val="00924A35"/>
    <w:rsid w:val="0092555C"/>
    <w:rsid w:val="00925715"/>
    <w:rsid w:val="0092626C"/>
    <w:rsid w:val="00927564"/>
    <w:rsid w:val="00930367"/>
    <w:rsid w:val="00930D67"/>
    <w:rsid w:val="00931103"/>
    <w:rsid w:val="0093218B"/>
    <w:rsid w:val="009321D1"/>
    <w:rsid w:val="009329B7"/>
    <w:rsid w:val="00932C09"/>
    <w:rsid w:val="00933640"/>
    <w:rsid w:val="009338AC"/>
    <w:rsid w:val="00934FBC"/>
    <w:rsid w:val="00935735"/>
    <w:rsid w:val="009359AB"/>
    <w:rsid w:val="00936825"/>
    <w:rsid w:val="009409CF"/>
    <w:rsid w:val="00941502"/>
    <w:rsid w:val="0094274E"/>
    <w:rsid w:val="00942847"/>
    <w:rsid w:val="00944499"/>
    <w:rsid w:val="00945BDF"/>
    <w:rsid w:val="00950A94"/>
    <w:rsid w:val="0095261D"/>
    <w:rsid w:val="00952BBB"/>
    <w:rsid w:val="00954155"/>
    <w:rsid w:val="009543F6"/>
    <w:rsid w:val="0095444D"/>
    <w:rsid w:val="00955D4C"/>
    <w:rsid w:val="00956762"/>
    <w:rsid w:val="00957030"/>
    <w:rsid w:val="00957196"/>
    <w:rsid w:val="00961020"/>
    <w:rsid w:val="0096194E"/>
    <w:rsid w:val="00961BD8"/>
    <w:rsid w:val="00962E95"/>
    <w:rsid w:val="00962F51"/>
    <w:rsid w:val="00963B39"/>
    <w:rsid w:val="00963D8B"/>
    <w:rsid w:val="00964F53"/>
    <w:rsid w:val="00965293"/>
    <w:rsid w:val="009669AC"/>
    <w:rsid w:val="00966C24"/>
    <w:rsid w:val="00967F5B"/>
    <w:rsid w:val="00970E88"/>
    <w:rsid w:val="00971DDD"/>
    <w:rsid w:val="009725DB"/>
    <w:rsid w:val="00972628"/>
    <w:rsid w:val="0097272F"/>
    <w:rsid w:val="00972801"/>
    <w:rsid w:val="00975C37"/>
    <w:rsid w:val="009762EE"/>
    <w:rsid w:val="00977146"/>
    <w:rsid w:val="00977568"/>
    <w:rsid w:val="009817C9"/>
    <w:rsid w:val="00981A78"/>
    <w:rsid w:val="00982E48"/>
    <w:rsid w:val="0098548E"/>
    <w:rsid w:val="00985D51"/>
    <w:rsid w:val="00986001"/>
    <w:rsid w:val="00987AFA"/>
    <w:rsid w:val="00987FBF"/>
    <w:rsid w:val="0099114C"/>
    <w:rsid w:val="009914A8"/>
    <w:rsid w:val="009921B9"/>
    <w:rsid w:val="009922BD"/>
    <w:rsid w:val="00994192"/>
    <w:rsid w:val="0099426B"/>
    <w:rsid w:val="009952B2"/>
    <w:rsid w:val="009973E8"/>
    <w:rsid w:val="009A0C7A"/>
    <w:rsid w:val="009A14EB"/>
    <w:rsid w:val="009A19ED"/>
    <w:rsid w:val="009A273E"/>
    <w:rsid w:val="009A2F5E"/>
    <w:rsid w:val="009A335C"/>
    <w:rsid w:val="009A4084"/>
    <w:rsid w:val="009A4A7E"/>
    <w:rsid w:val="009A4F24"/>
    <w:rsid w:val="009A557B"/>
    <w:rsid w:val="009A58C6"/>
    <w:rsid w:val="009A5FE8"/>
    <w:rsid w:val="009A6134"/>
    <w:rsid w:val="009A7757"/>
    <w:rsid w:val="009A7F72"/>
    <w:rsid w:val="009B0E07"/>
    <w:rsid w:val="009B14E3"/>
    <w:rsid w:val="009B2FBE"/>
    <w:rsid w:val="009B3A9F"/>
    <w:rsid w:val="009B3BC9"/>
    <w:rsid w:val="009B3C7F"/>
    <w:rsid w:val="009B490C"/>
    <w:rsid w:val="009B55A0"/>
    <w:rsid w:val="009B59D4"/>
    <w:rsid w:val="009B5C7B"/>
    <w:rsid w:val="009C07DC"/>
    <w:rsid w:val="009C0C53"/>
    <w:rsid w:val="009C16F3"/>
    <w:rsid w:val="009C3C7F"/>
    <w:rsid w:val="009C3F6E"/>
    <w:rsid w:val="009C4071"/>
    <w:rsid w:val="009C40F9"/>
    <w:rsid w:val="009C52FD"/>
    <w:rsid w:val="009C6E31"/>
    <w:rsid w:val="009C7C9E"/>
    <w:rsid w:val="009D0BCB"/>
    <w:rsid w:val="009D2C68"/>
    <w:rsid w:val="009D2D8C"/>
    <w:rsid w:val="009D4B7A"/>
    <w:rsid w:val="009D5116"/>
    <w:rsid w:val="009D7C97"/>
    <w:rsid w:val="009E22FC"/>
    <w:rsid w:val="009E2882"/>
    <w:rsid w:val="009E2D9B"/>
    <w:rsid w:val="009E4C73"/>
    <w:rsid w:val="009E64D4"/>
    <w:rsid w:val="009E6693"/>
    <w:rsid w:val="009F17F3"/>
    <w:rsid w:val="009F22FF"/>
    <w:rsid w:val="009F32B5"/>
    <w:rsid w:val="009F3F80"/>
    <w:rsid w:val="009F414B"/>
    <w:rsid w:val="009F5DDD"/>
    <w:rsid w:val="009F5E57"/>
    <w:rsid w:val="009F66F7"/>
    <w:rsid w:val="009F69BD"/>
    <w:rsid w:val="009F77FB"/>
    <w:rsid w:val="00A01184"/>
    <w:rsid w:val="00A01E9B"/>
    <w:rsid w:val="00A023D4"/>
    <w:rsid w:val="00A035A1"/>
    <w:rsid w:val="00A037B1"/>
    <w:rsid w:val="00A04039"/>
    <w:rsid w:val="00A0428F"/>
    <w:rsid w:val="00A05EFF"/>
    <w:rsid w:val="00A06938"/>
    <w:rsid w:val="00A07FC7"/>
    <w:rsid w:val="00A1027B"/>
    <w:rsid w:val="00A119DE"/>
    <w:rsid w:val="00A11C64"/>
    <w:rsid w:val="00A130FC"/>
    <w:rsid w:val="00A1326A"/>
    <w:rsid w:val="00A140B5"/>
    <w:rsid w:val="00A14409"/>
    <w:rsid w:val="00A15C4C"/>
    <w:rsid w:val="00A16E27"/>
    <w:rsid w:val="00A16E5F"/>
    <w:rsid w:val="00A2032E"/>
    <w:rsid w:val="00A20381"/>
    <w:rsid w:val="00A2222D"/>
    <w:rsid w:val="00A22E76"/>
    <w:rsid w:val="00A233A2"/>
    <w:rsid w:val="00A2405E"/>
    <w:rsid w:val="00A25270"/>
    <w:rsid w:val="00A26431"/>
    <w:rsid w:val="00A26C0C"/>
    <w:rsid w:val="00A27486"/>
    <w:rsid w:val="00A274D2"/>
    <w:rsid w:val="00A27832"/>
    <w:rsid w:val="00A306C4"/>
    <w:rsid w:val="00A307D2"/>
    <w:rsid w:val="00A3325B"/>
    <w:rsid w:val="00A33BB3"/>
    <w:rsid w:val="00A34E75"/>
    <w:rsid w:val="00A35265"/>
    <w:rsid w:val="00A355C0"/>
    <w:rsid w:val="00A36E07"/>
    <w:rsid w:val="00A376D1"/>
    <w:rsid w:val="00A40663"/>
    <w:rsid w:val="00A40C34"/>
    <w:rsid w:val="00A443D6"/>
    <w:rsid w:val="00A4467D"/>
    <w:rsid w:val="00A44853"/>
    <w:rsid w:val="00A44917"/>
    <w:rsid w:val="00A4502A"/>
    <w:rsid w:val="00A4504E"/>
    <w:rsid w:val="00A45392"/>
    <w:rsid w:val="00A45467"/>
    <w:rsid w:val="00A46084"/>
    <w:rsid w:val="00A46417"/>
    <w:rsid w:val="00A465A7"/>
    <w:rsid w:val="00A468B9"/>
    <w:rsid w:val="00A470AA"/>
    <w:rsid w:val="00A4793A"/>
    <w:rsid w:val="00A47EF1"/>
    <w:rsid w:val="00A5024E"/>
    <w:rsid w:val="00A5069C"/>
    <w:rsid w:val="00A506AC"/>
    <w:rsid w:val="00A50E0D"/>
    <w:rsid w:val="00A51643"/>
    <w:rsid w:val="00A52227"/>
    <w:rsid w:val="00A53350"/>
    <w:rsid w:val="00A5418C"/>
    <w:rsid w:val="00A54600"/>
    <w:rsid w:val="00A54779"/>
    <w:rsid w:val="00A56E4A"/>
    <w:rsid w:val="00A61642"/>
    <w:rsid w:val="00A61E51"/>
    <w:rsid w:val="00A6205D"/>
    <w:rsid w:val="00A62303"/>
    <w:rsid w:val="00A64969"/>
    <w:rsid w:val="00A658FD"/>
    <w:rsid w:val="00A66480"/>
    <w:rsid w:val="00A6774A"/>
    <w:rsid w:val="00A67B55"/>
    <w:rsid w:val="00A67B77"/>
    <w:rsid w:val="00A67BEA"/>
    <w:rsid w:val="00A711B9"/>
    <w:rsid w:val="00A72277"/>
    <w:rsid w:val="00A72384"/>
    <w:rsid w:val="00A72F4B"/>
    <w:rsid w:val="00A741D7"/>
    <w:rsid w:val="00A772C6"/>
    <w:rsid w:val="00A7765C"/>
    <w:rsid w:val="00A77B60"/>
    <w:rsid w:val="00A804C6"/>
    <w:rsid w:val="00A8233E"/>
    <w:rsid w:val="00A823E3"/>
    <w:rsid w:val="00A82FD2"/>
    <w:rsid w:val="00A83BB5"/>
    <w:rsid w:val="00A84538"/>
    <w:rsid w:val="00A852C9"/>
    <w:rsid w:val="00A8671E"/>
    <w:rsid w:val="00A86FAF"/>
    <w:rsid w:val="00A873FD"/>
    <w:rsid w:val="00A91CEE"/>
    <w:rsid w:val="00A920B3"/>
    <w:rsid w:val="00A923CE"/>
    <w:rsid w:val="00A9270D"/>
    <w:rsid w:val="00A9337A"/>
    <w:rsid w:val="00A934D3"/>
    <w:rsid w:val="00A94BDC"/>
    <w:rsid w:val="00A960A9"/>
    <w:rsid w:val="00A965F6"/>
    <w:rsid w:val="00A973E8"/>
    <w:rsid w:val="00AA0190"/>
    <w:rsid w:val="00AA1116"/>
    <w:rsid w:val="00AA21F9"/>
    <w:rsid w:val="00AA2237"/>
    <w:rsid w:val="00AA2264"/>
    <w:rsid w:val="00AA291F"/>
    <w:rsid w:val="00AA4E2F"/>
    <w:rsid w:val="00AA5168"/>
    <w:rsid w:val="00AA5E73"/>
    <w:rsid w:val="00AA647F"/>
    <w:rsid w:val="00AA6A4F"/>
    <w:rsid w:val="00AB07D1"/>
    <w:rsid w:val="00AB0C72"/>
    <w:rsid w:val="00AB0F38"/>
    <w:rsid w:val="00AB0F87"/>
    <w:rsid w:val="00AB241F"/>
    <w:rsid w:val="00AB2A16"/>
    <w:rsid w:val="00AB3FFE"/>
    <w:rsid w:val="00AB5220"/>
    <w:rsid w:val="00AB626B"/>
    <w:rsid w:val="00AB7A24"/>
    <w:rsid w:val="00AC0124"/>
    <w:rsid w:val="00AC0748"/>
    <w:rsid w:val="00AC343F"/>
    <w:rsid w:val="00AD0C83"/>
    <w:rsid w:val="00AD0E2D"/>
    <w:rsid w:val="00AD0F76"/>
    <w:rsid w:val="00AD276F"/>
    <w:rsid w:val="00AD3B62"/>
    <w:rsid w:val="00AD3B79"/>
    <w:rsid w:val="00AD3FFD"/>
    <w:rsid w:val="00AD487A"/>
    <w:rsid w:val="00AD6139"/>
    <w:rsid w:val="00AD6C98"/>
    <w:rsid w:val="00AD71E9"/>
    <w:rsid w:val="00AD75D7"/>
    <w:rsid w:val="00AE08F0"/>
    <w:rsid w:val="00AE1627"/>
    <w:rsid w:val="00AE16A8"/>
    <w:rsid w:val="00AE1F27"/>
    <w:rsid w:val="00AE3BC3"/>
    <w:rsid w:val="00AE3F67"/>
    <w:rsid w:val="00AE61D2"/>
    <w:rsid w:val="00AE6BAD"/>
    <w:rsid w:val="00AE73B4"/>
    <w:rsid w:val="00AE754E"/>
    <w:rsid w:val="00AE7B1F"/>
    <w:rsid w:val="00AF079C"/>
    <w:rsid w:val="00AF094F"/>
    <w:rsid w:val="00AF1F89"/>
    <w:rsid w:val="00AF43E0"/>
    <w:rsid w:val="00AF4715"/>
    <w:rsid w:val="00AF562C"/>
    <w:rsid w:val="00AF5EB6"/>
    <w:rsid w:val="00AF6276"/>
    <w:rsid w:val="00AF6A0A"/>
    <w:rsid w:val="00AF6ECF"/>
    <w:rsid w:val="00AF6FFD"/>
    <w:rsid w:val="00AF761A"/>
    <w:rsid w:val="00AF7CAD"/>
    <w:rsid w:val="00AF7CBF"/>
    <w:rsid w:val="00B002FE"/>
    <w:rsid w:val="00B00A7F"/>
    <w:rsid w:val="00B00FD9"/>
    <w:rsid w:val="00B00FED"/>
    <w:rsid w:val="00B0106F"/>
    <w:rsid w:val="00B01EAF"/>
    <w:rsid w:val="00B021F2"/>
    <w:rsid w:val="00B02733"/>
    <w:rsid w:val="00B02E1C"/>
    <w:rsid w:val="00B038D0"/>
    <w:rsid w:val="00B03DF0"/>
    <w:rsid w:val="00B06656"/>
    <w:rsid w:val="00B06816"/>
    <w:rsid w:val="00B068CA"/>
    <w:rsid w:val="00B06D32"/>
    <w:rsid w:val="00B07285"/>
    <w:rsid w:val="00B11C74"/>
    <w:rsid w:val="00B11F64"/>
    <w:rsid w:val="00B14BAF"/>
    <w:rsid w:val="00B152B3"/>
    <w:rsid w:val="00B15A57"/>
    <w:rsid w:val="00B16547"/>
    <w:rsid w:val="00B17172"/>
    <w:rsid w:val="00B17814"/>
    <w:rsid w:val="00B2121D"/>
    <w:rsid w:val="00B215B8"/>
    <w:rsid w:val="00B220B3"/>
    <w:rsid w:val="00B241D1"/>
    <w:rsid w:val="00B247EB"/>
    <w:rsid w:val="00B24937"/>
    <w:rsid w:val="00B254AD"/>
    <w:rsid w:val="00B25CF7"/>
    <w:rsid w:val="00B26077"/>
    <w:rsid w:val="00B26EAF"/>
    <w:rsid w:val="00B2729D"/>
    <w:rsid w:val="00B304FE"/>
    <w:rsid w:val="00B31552"/>
    <w:rsid w:val="00B3210D"/>
    <w:rsid w:val="00B328A7"/>
    <w:rsid w:val="00B332A0"/>
    <w:rsid w:val="00B33960"/>
    <w:rsid w:val="00B33CA6"/>
    <w:rsid w:val="00B35863"/>
    <w:rsid w:val="00B36AB9"/>
    <w:rsid w:val="00B36B3F"/>
    <w:rsid w:val="00B40EC0"/>
    <w:rsid w:val="00B42D4F"/>
    <w:rsid w:val="00B431C2"/>
    <w:rsid w:val="00B45789"/>
    <w:rsid w:val="00B46C43"/>
    <w:rsid w:val="00B47319"/>
    <w:rsid w:val="00B478DB"/>
    <w:rsid w:val="00B47A98"/>
    <w:rsid w:val="00B5025C"/>
    <w:rsid w:val="00B50C02"/>
    <w:rsid w:val="00B50C8C"/>
    <w:rsid w:val="00B522A4"/>
    <w:rsid w:val="00B528F1"/>
    <w:rsid w:val="00B5323F"/>
    <w:rsid w:val="00B53C1B"/>
    <w:rsid w:val="00B541D9"/>
    <w:rsid w:val="00B55DCF"/>
    <w:rsid w:val="00B56152"/>
    <w:rsid w:val="00B57DF2"/>
    <w:rsid w:val="00B6050A"/>
    <w:rsid w:val="00B6250F"/>
    <w:rsid w:val="00B63568"/>
    <w:rsid w:val="00B63875"/>
    <w:rsid w:val="00B63E4A"/>
    <w:rsid w:val="00B64515"/>
    <w:rsid w:val="00B658DB"/>
    <w:rsid w:val="00B65BFB"/>
    <w:rsid w:val="00B65C58"/>
    <w:rsid w:val="00B66777"/>
    <w:rsid w:val="00B66B90"/>
    <w:rsid w:val="00B66B92"/>
    <w:rsid w:val="00B66E0B"/>
    <w:rsid w:val="00B66E52"/>
    <w:rsid w:val="00B67638"/>
    <w:rsid w:val="00B708F2"/>
    <w:rsid w:val="00B70CDB"/>
    <w:rsid w:val="00B726FD"/>
    <w:rsid w:val="00B73A8C"/>
    <w:rsid w:val="00B7448C"/>
    <w:rsid w:val="00B75180"/>
    <w:rsid w:val="00B7540C"/>
    <w:rsid w:val="00B75AFC"/>
    <w:rsid w:val="00B75D5A"/>
    <w:rsid w:val="00B766A8"/>
    <w:rsid w:val="00B778BE"/>
    <w:rsid w:val="00B77914"/>
    <w:rsid w:val="00B7795E"/>
    <w:rsid w:val="00B8069F"/>
    <w:rsid w:val="00B80FA2"/>
    <w:rsid w:val="00B8133C"/>
    <w:rsid w:val="00B815C7"/>
    <w:rsid w:val="00B81AB9"/>
    <w:rsid w:val="00B84251"/>
    <w:rsid w:val="00B84370"/>
    <w:rsid w:val="00B84568"/>
    <w:rsid w:val="00B84F4B"/>
    <w:rsid w:val="00B8538B"/>
    <w:rsid w:val="00B85505"/>
    <w:rsid w:val="00B85866"/>
    <w:rsid w:val="00B863C6"/>
    <w:rsid w:val="00B904A4"/>
    <w:rsid w:val="00B91398"/>
    <w:rsid w:val="00B920D3"/>
    <w:rsid w:val="00B93611"/>
    <w:rsid w:val="00B93959"/>
    <w:rsid w:val="00B93F4F"/>
    <w:rsid w:val="00BA17D7"/>
    <w:rsid w:val="00BA26B6"/>
    <w:rsid w:val="00BA2704"/>
    <w:rsid w:val="00BB04C4"/>
    <w:rsid w:val="00BB22DD"/>
    <w:rsid w:val="00BB2C6E"/>
    <w:rsid w:val="00BB3188"/>
    <w:rsid w:val="00BB66B5"/>
    <w:rsid w:val="00BB6C37"/>
    <w:rsid w:val="00BB7C54"/>
    <w:rsid w:val="00BB7CAE"/>
    <w:rsid w:val="00BC0E28"/>
    <w:rsid w:val="00BC1111"/>
    <w:rsid w:val="00BC1251"/>
    <w:rsid w:val="00BC143A"/>
    <w:rsid w:val="00BC449D"/>
    <w:rsid w:val="00BC725F"/>
    <w:rsid w:val="00BD087E"/>
    <w:rsid w:val="00BD1A5E"/>
    <w:rsid w:val="00BD1B84"/>
    <w:rsid w:val="00BD43C0"/>
    <w:rsid w:val="00BD4A18"/>
    <w:rsid w:val="00BD4C5F"/>
    <w:rsid w:val="00BD6338"/>
    <w:rsid w:val="00BE0005"/>
    <w:rsid w:val="00BE186D"/>
    <w:rsid w:val="00BE1E85"/>
    <w:rsid w:val="00BE3E05"/>
    <w:rsid w:val="00BE479D"/>
    <w:rsid w:val="00BE7E8B"/>
    <w:rsid w:val="00BF17C0"/>
    <w:rsid w:val="00BF2080"/>
    <w:rsid w:val="00BF2CCF"/>
    <w:rsid w:val="00BF42EF"/>
    <w:rsid w:val="00BF4E1C"/>
    <w:rsid w:val="00BF54C9"/>
    <w:rsid w:val="00BF5FA9"/>
    <w:rsid w:val="00BF61AB"/>
    <w:rsid w:val="00BF6841"/>
    <w:rsid w:val="00BF694C"/>
    <w:rsid w:val="00BF70AE"/>
    <w:rsid w:val="00BF7941"/>
    <w:rsid w:val="00C003F6"/>
    <w:rsid w:val="00C028C2"/>
    <w:rsid w:val="00C0467D"/>
    <w:rsid w:val="00C05B27"/>
    <w:rsid w:val="00C07577"/>
    <w:rsid w:val="00C11109"/>
    <w:rsid w:val="00C123AC"/>
    <w:rsid w:val="00C12AD7"/>
    <w:rsid w:val="00C12C02"/>
    <w:rsid w:val="00C13507"/>
    <w:rsid w:val="00C1415A"/>
    <w:rsid w:val="00C1486E"/>
    <w:rsid w:val="00C169D8"/>
    <w:rsid w:val="00C20BEB"/>
    <w:rsid w:val="00C212C3"/>
    <w:rsid w:val="00C21D03"/>
    <w:rsid w:val="00C21FF8"/>
    <w:rsid w:val="00C225B5"/>
    <w:rsid w:val="00C22CEE"/>
    <w:rsid w:val="00C22F14"/>
    <w:rsid w:val="00C245C7"/>
    <w:rsid w:val="00C24AA0"/>
    <w:rsid w:val="00C258C2"/>
    <w:rsid w:val="00C25AC9"/>
    <w:rsid w:val="00C25AE4"/>
    <w:rsid w:val="00C2641D"/>
    <w:rsid w:val="00C309F3"/>
    <w:rsid w:val="00C334CF"/>
    <w:rsid w:val="00C3403A"/>
    <w:rsid w:val="00C3441C"/>
    <w:rsid w:val="00C3497E"/>
    <w:rsid w:val="00C34FE4"/>
    <w:rsid w:val="00C35437"/>
    <w:rsid w:val="00C364EB"/>
    <w:rsid w:val="00C36B98"/>
    <w:rsid w:val="00C3746F"/>
    <w:rsid w:val="00C37624"/>
    <w:rsid w:val="00C40988"/>
    <w:rsid w:val="00C41785"/>
    <w:rsid w:val="00C42913"/>
    <w:rsid w:val="00C43286"/>
    <w:rsid w:val="00C4400F"/>
    <w:rsid w:val="00C4456C"/>
    <w:rsid w:val="00C450E7"/>
    <w:rsid w:val="00C46C43"/>
    <w:rsid w:val="00C479B0"/>
    <w:rsid w:val="00C504BB"/>
    <w:rsid w:val="00C50722"/>
    <w:rsid w:val="00C51598"/>
    <w:rsid w:val="00C526F2"/>
    <w:rsid w:val="00C536F6"/>
    <w:rsid w:val="00C5447A"/>
    <w:rsid w:val="00C56666"/>
    <w:rsid w:val="00C56921"/>
    <w:rsid w:val="00C57663"/>
    <w:rsid w:val="00C57AC8"/>
    <w:rsid w:val="00C57C40"/>
    <w:rsid w:val="00C61156"/>
    <w:rsid w:val="00C615B0"/>
    <w:rsid w:val="00C61E83"/>
    <w:rsid w:val="00C641A1"/>
    <w:rsid w:val="00C64BCD"/>
    <w:rsid w:val="00C653CD"/>
    <w:rsid w:val="00C657A4"/>
    <w:rsid w:val="00C65E10"/>
    <w:rsid w:val="00C7067D"/>
    <w:rsid w:val="00C708A4"/>
    <w:rsid w:val="00C70B5C"/>
    <w:rsid w:val="00C71890"/>
    <w:rsid w:val="00C72285"/>
    <w:rsid w:val="00C73691"/>
    <w:rsid w:val="00C73F05"/>
    <w:rsid w:val="00C74524"/>
    <w:rsid w:val="00C74DD6"/>
    <w:rsid w:val="00C74FE9"/>
    <w:rsid w:val="00C76C5E"/>
    <w:rsid w:val="00C77EBA"/>
    <w:rsid w:val="00C807D5"/>
    <w:rsid w:val="00C8098E"/>
    <w:rsid w:val="00C80E83"/>
    <w:rsid w:val="00C816E4"/>
    <w:rsid w:val="00C826B4"/>
    <w:rsid w:val="00C85A3E"/>
    <w:rsid w:val="00C86956"/>
    <w:rsid w:val="00C90957"/>
    <w:rsid w:val="00C9132F"/>
    <w:rsid w:val="00C91955"/>
    <w:rsid w:val="00C91CB1"/>
    <w:rsid w:val="00C926EA"/>
    <w:rsid w:val="00C9331C"/>
    <w:rsid w:val="00C939B1"/>
    <w:rsid w:val="00C93D92"/>
    <w:rsid w:val="00C94FAF"/>
    <w:rsid w:val="00C9584D"/>
    <w:rsid w:val="00CA02FB"/>
    <w:rsid w:val="00CA0531"/>
    <w:rsid w:val="00CA130C"/>
    <w:rsid w:val="00CA169C"/>
    <w:rsid w:val="00CA1770"/>
    <w:rsid w:val="00CA25CD"/>
    <w:rsid w:val="00CA29D7"/>
    <w:rsid w:val="00CA2A87"/>
    <w:rsid w:val="00CA54DC"/>
    <w:rsid w:val="00CA5AFD"/>
    <w:rsid w:val="00CB1549"/>
    <w:rsid w:val="00CB1B4B"/>
    <w:rsid w:val="00CB338A"/>
    <w:rsid w:val="00CB34CC"/>
    <w:rsid w:val="00CB353B"/>
    <w:rsid w:val="00CB3649"/>
    <w:rsid w:val="00CB3FBB"/>
    <w:rsid w:val="00CB40EB"/>
    <w:rsid w:val="00CB452A"/>
    <w:rsid w:val="00CB5527"/>
    <w:rsid w:val="00CB58B3"/>
    <w:rsid w:val="00CB5EFD"/>
    <w:rsid w:val="00CB66EE"/>
    <w:rsid w:val="00CB7BDE"/>
    <w:rsid w:val="00CC0500"/>
    <w:rsid w:val="00CC0EBE"/>
    <w:rsid w:val="00CC240E"/>
    <w:rsid w:val="00CC29F3"/>
    <w:rsid w:val="00CC39D4"/>
    <w:rsid w:val="00CC4A35"/>
    <w:rsid w:val="00CC5D55"/>
    <w:rsid w:val="00CC6255"/>
    <w:rsid w:val="00CC6BAB"/>
    <w:rsid w:val="00CD0413"/>
    <w:rsid w:val="00CD074B"/>
    <w:rsid w:val="00CD45DC"/>
    <w:rsid w:val="00CD50AE"/>
    <w:rsid w:val="00CD72C4"/>
    <w:rsid w:val="00CE164D"/>
    <w:rsid w:val="00CE1C12"/>
    <w:rsid w:val="00CE2182"/>
    <w:rsid w:val="00CE355D"/>
    <w:rsid w:val="00CE55DF"/>
    <w:rsid w:val="00CE5A2A"/>
    <w:rsid w:val="00CE5D19"/>
    <w:rsid w:val="00CE6254"/>
    <w:rsid w:val="00CE6D71"/>
    <w:rsid w:val="00CE7934"/>
    <w:rsid w:val="00CF0496"/>
    <w:rsid w:val="00CF112E"/>
    <w:rsid w:val="00CF19CB"/>
    <w:rsid w:val="00CF1D4E"/>
    <w:rsid w:val="00CF2CB2"/>
    <w:rsid w:val="00CF3701"/>
    <w:rsid w:val="00CF3A39"/>
    <w:rsid w:val="00CF5B2F"/>
    <w:rsid w:val="00CF635D"/>
    <w:rsid w:val="00D00BCD"/>
    <w:rsid w:val="00D00D0C"/>
    <w:rsid w:val="00D02502"/>
    <w:rsid w:val="00D03420"/>
    <w:rsid w:val="00D060AA"/>
    <w:rsid w:val="00D060C3"/>
    <w:rsid w:val="00D06AA6"/>
    <w:rsid w:val="00D1267E"/>
    <w:rsid w:val="00D13B02"/>
    <w:rsid w:val="00D15D34"/>
    <w:rsid w:val="00D1649B"/>
    <w:rsid w:val="00D1758A"/>
    <w:rsid w:val="00D17B25"/>
    <w:rsid w:val="00D17FDD"/>
    <w:rsid w:val="00D21BDC"/>
    <w:rsid w:val="00D2288F"/>
    <w:rsid w:val="00D2519E"/>
    <w:rsid w:val="00D256CB"/>
    <w:rsid w:val="00D26F4B"/>
    <w:rsid w:val="00D27849"/>
    <w:rsid w:val="00D30BB0"/>
    <w:rsid w:val="00D30C1F"/>
    <w:rsid w:val="00D30D83"/>
    <w:rsid w:val="00D325C6"/>
    <w:rsid w:val="00D33EB2"/>
    <w:rsid w:val="00D353C1"/>
    <w:rsid w:val="00D35C2D"/>
    <w:rsid w:val="00D36CBF"/>
    <w:rsid w:val="00D3714F"/>
    <w:rsid w:val="00D4006A"/>
    <w:rsid w:val="00D419AC"/>
    <w:rsid w:val="00D439DC"/>
    <w:rsid w:val="00D43F96"/>
    <w:rsid w:val="00D445CA"/>
    <w:rsid w:val="00D46229"/>
    <w:rsid w:val="00D503B5"/>
    <w:rsid w:val="00D51AC8"/>
    <w:rsid w:val="00D5243B"/>
    <w:rsid w:val="00D533D1"/>
    <w:rsid w:val="00D5349A"/>
    <w:rsid w:val="00D54AA9"/>
    <w:rsid w:val="00D57A1E"/>
    <w:rsid w:val="00D606F1"/>
    <w:rsid w:val="00D62820"/>
    <w:rsid w:val="00D64258"/>
    <w:rsid w:val="00D64442"/>
    <w:rsid w:val="00D65541"/>
    <w:rsid w:val="00D656E6"/>
    <w:rsid w:val="00D7122D"/>
    <w:rsid w:val="00D7161E"/>
    <w:rsid w:val="00D72BB4"/>
    <w:rsid w:val="00D7366C"/>
    <w:rsid w:val="00D73691"/>
    <w:rsid w:val="00D74930"/>
    <w:rsid w:val="00D75D9A"/>
    <w:rsid w:val="00D81082"/>
    <w:rsid w:val="00D815BB"/>
    <w:rsid w:val="00D816E6"/>
    <w:rsid w:val="00D8211E"/>
    <w:rsid w:val="00D84DC6"/>
    <w:rsid w:val="00D863B3"/>
    <w:rsid w:val="00D864AD"/>
    <w:rsid w:val="00D875D5"/>
    <w:rsid w:val="00D87C7B"/>
    <w:rsid w:val="00D87E3D"/>
    <w:rsid w:val="00D9013C"/>
    <w:rsid w:val="00D90625"/>
    <w:rsid w:val="00D91103"/>
    <w:rsid w:val="00D9275C"/>
    <w:rsid w:val="00D92C0D"/>
    <w:rsid w:val="00D92E7B"/>
    <w:rsid w:val="00D950E1"/>
    <w:rsid w:val="00D9669D"/>
    <w:rsid w:val="00D96A69"/>
    <w:rsid w:val="00DA08B9"/>
    <w:rsid w:val="00DA0F07"/>
    <w:rsid w:val="00DA1893"/>
    <w:rsid w:val="00DA1D05"/>
    <w:rsid w:val="00DA3688"/>
    <w:rsid w:val="00DA4AF2"/>
    <w:rsid w:val="00DA5CAA"/>
    <w:rsid w:val="00DA60A7"/>
    <w:rsid w:val="00DA6947"/>
    <w:rsid w:val="00DA7A0D"/>
    <w:rsid w:val="00DB014C"/>
    <w:rsid w:val="00DB0A68"/>
    <w:rsid w:val="00DB177C"/>
    <w:rsid w:val="00DB18CD"/>
    <w:rsid w:val="00DB31D4"/>
    <w:rsid w:val="00DB449D"/>
    <w:rsid w:val="00DB584E"/>
    <w:rsid w:val="00DB5B0E"/>
    <w:rsid w:val="00DB5BBA"/>
    <w:rsid w:val="00DB5CB3"/>
    <w:rsid w:val="00DB6594"/>
    <w:rsid w:val="00DB7468"/>
    <w:rsid w:val="00DB748F"/>
    <w:rsid w:val="00DB7567"/>
    <w:rsid w:val="00DB7E1B"/>
    <w:rsid w:val="00DC0A10"/>
    <w:rsid w:val="00DC1947"/>
    <w:rsid w:val="00DC3F49"/>
    <w:rsid w:val="00DC428F"/>
    <w:rsid w:val="00DC5749"/>
    <w:rsid w:val="00DC58A1"/>
    <w:rsid w:val="00DC67CE"/>
    <w:rsid w:val="00DC6F72"/>
    <w:rsid w:val="00DC7052"/>
    <w:rsid w:val="00DC7B3C"/>
    <w:rsid w:val="00DD2545"/>
    <w:rsid w:val="00DD398B"/>
    <w:rsid w:val="00DD51EB"/>
    <w:rsid w:val="00DD5887"/>
    <w:rsid w:val="00DD6709"/>
    <w:rsid w:val="00DD7123"/>
    <w:rsid w:val="00DE0578"/>
    <w:rsid w:val="00DE1F03"/>
    <w:rsid w:val="00DE3AB9"/>
    <w:rsid w:val="00DE6F84"/>
    <w:rsid w:val="00DE7C29"/>
    <w:rsid w:val="00DF09AC"/>
    <w:rsid w:val="00DF0F9D"/>
    <w:rsid w:val="00DF2D57"/>
    <w:rsid w:val="00DF401A"/>
    <w:rsid w:val="00DF43E1"/>
    <w:rsid w:val="00DF4CB8"/>
    <w:rsid w:val="00DF6EBE"/>
    <w:rsid w:val="00DF7972"/>
    <w:rsid w:val="00DF7A39"/>
    <w:rsid w:val="00DF7C75"/>
    <w:rsid w:val="00E0174B"/>
    <w:rsid w:val="00E01A54"/>
    <w:rsid w:val="00E03238"/>
    <w:rsid w:val="00E033D6"/>
    <w:rsid w:val="00E04B2D"/>
    <w:rsid w:val="00E04C51"/>
    <w:rsid w:val="00E05661"/>
    <w:rsid w:val="00E05846"/>
    <w:rsid w:val="00E0610E"/>
    <w:rsid w:val="00E072D2"/>
    <w:rsid w:val="00E07F47"/>
    <w:rsid w:val="00E106AA"/>
    <w:rsid w:val="00E11E14"/>
    <w:rsid w:val="00E13912"/>
    <w:rsid w:val="00E13A6C"/>
    <w:rsid w:val="00E13BC0"/>
    <w:rsid w:val="00E1577F"/>
    <w:rsid w:val="00E158D2"/>
    <w:rsid w:val="00E161AB"/>
    <w:rsid w:val="00E170BB"/>
    <w:rsid w:val="00E17E00"/>
    <w:rsid w:val="00E205C5"/>
    <w:rsid w:val="00E23AAF"/>
    <w:rsid w:val="00E24274"/>
    <w:rsid w:val="00E243F0"/>
    <w:rsid w:val="00E253F6"/>
    <w:rsid w:val="00E25CBE"/>
    <w:rsid w:val="00E27DBA"/>
    <w:rsid w:val="00E30C41"/>
    <w:rsid w:val="00E30D4D"/>
    <w:rsid w:val="00E3263A"/>
    <w:rsid w:val="00E3266F"/>
    <w:rsid w:val="00E32E3C"/>
    <w:rsid w:val="00E34027"/>
    <w:rsid w:val="00E34F58"/>
    <w:rsid w:val="00E35977"/>
    <w:rsid w:val="00E35998"/>
    <w:rsid w:val="00E368A2"/>
    <w:rsid w:val="00E3768A"/>
    <w:rsid w:val="00E37C57"/>
    <w:rsid w:val="00E40B0B"/>
    <w:rsid w:val="00E40E02"/>
    <w:rsid w:val="00E40F94"/>
    <w:rsid w:val="00E428D1"/>
    <w:rsid w:val="00E42DBB"/>
    <w:rsid w:val="00E43754"/>
    <w:rsid w:val="00E4381F"/>
    <w:rsid w:val="00E43F68"/>
    <w:rsid w:val="00E4469A"/>
    <w:rsid w:val="00E449FD"/>
    <w:rsid w:val="00E46071"/>
    <w:rsid w:val="00E47311"/>
    <w:rsid w:val="00E47623"/>
    <w:rsid w:val="00E47BF7"/>
    <w:rsid w:val="00E5008E"/>
    <w:rsid w:val="00E50D38"/>
    <w:rsid w:val="00E51226"/>
    <w:rsid w:val="00E52DCC"/>
    <w:rsid w:val="00E53017"/>
    <w:rsid w:val="00E541A4"/>
    <w:rsid w:val="00E549F7"/>
    <w:rsid w:val="00E55F4D"/>
    <w:rsid w:val="00E6151C"/>
    <w:rsid w:val="00E618A9"/>
    <w:rsid w:val="00E61D6C"/>
    <w:rsid w:val="00E6211D"/>
    <w:rsid w:val="00E62445"/>
    <w:rsid w:val="00E62645"/>
    <w:rsid w:val="00E63CF3"/>
    <w:rsid w:val="00E649A1"/>
    <w:rsid w:val="00E65C92"/>
    <w:rsid w:val="00E6601D"/>
    <w:rsid w:val="00E662CA"/>
    <w:rsid w:val="00E66C59"/>
    <w:rsid w:val="00E70096"/>
    <w:rsid w:val="00E73B9B"/>
    <w:rsid w:val="00E74AD1"/>
    <w:rsid w:val="00E76279"/>
    <w:rsid w:val="00E817C3"/>
    <w:rsid w:val="00E820C5"/>
    <w:rsid w:val="00E837EB"/>
    <w:rsid w:val="00E84597"/>
    <w:rsid w:val="00E845ED"/>
    <w:rsid w:val="00E84B1C"/>
    <w:rsid w:val="00E84D96"/>
    <w:rsid w:val="00E85A46"/>
    <w:rsid w:val="00E87255"/>
    <w:rsid w:val="00E911D8"/>
    <w:rsid w:val="00E91282"/>
    <w:rsid w:val="00E9386A"/>
    <w:rsid w:val="00E93BB6"/>
    <w:rsid w:val="00E9521A"/>
    <w:rsid w:val="00E95FC8"/>
    <w:rsid w:val="00E96180"/>
    <w:rsid w:val="00E96575"/>
    <w:rsid w:val="00EA1F21"/>
    <w:rsid w:val="00EA2E01"/>
    <w:rsid w:val="00EA43A0"/>
    <w:rsid w:val="00EA445C"/>
    <w:rsid w:val="00EA497C"/>
    <w:rsid w:val="00EA5100"/>
    <w:rsid w:val="00EA57EE"/>
    <w:rsid w:val="00EA5961"/>
    <w:rsid w:val="00EB0807"/>
    <w:rsid w:val="00EB159B"/>
    <w:rsid w:val="00EB1B1C"/>
    <w:rsid w:val="00EB2374"/>
    <w:rsid w:val="00EB3B80"/>
    <w:rsid w:val="00EB3C27"/>
    <w:rsid w:val="00EB4F41"/>
    <w:rsid w:val="00EB5538"/>
    <w:rsid w:val="00EB5AA8"/>
    <w:rsid w:val="00EB5CC7"/>
    <w:rsid w:val="00EC011D"/>
    <w:rsid w:val="00EC037E"/>
    <w:rsid w:val="00EC0AC6"/>
    <w:rsid w:val="00EC0E0A"/>
    <w:rsid w:val="00EC0E1A"/>
    <w:rsid w:val="00EC2037"/>
    <w:rsid w:val="00EC332C"/>
    <w:rsid w:val="00EC3B53"/>
    <w:rsid w:val="00EC3F3D"/>
    <w:rsid w:val="00EC481F"/>
    <w:rsid w:val="00EC51CF"/>
    <w:rsid w:val="00EC5203"/>
    <w:rsid w:val="00EC5514"/>
    <w:rsid w:val="00EC696D"/>
    <w:rsid w:val="00EC709F"/>
    <w:rsid w:val="00ED0045"/>
    <w:rsid w:val="00ED0C31"/>
    <w:rsid w:val="00ED2D55"/>
    <w:rsid w:val="00ED696F"/>
    <w:rsid w:val="00ED7322"/>
    <w:rsid w:val="00ED7937"/>
    <w:rsid w:val="00EE0BAD"/>
    <w:rsid w:val="00EE0F12"/>
    <w:rsid w:val="00EE181C"/>
    <w:rsid w:val="00EE33A2"/>
    <w:rsid w:val="00EE3AC1"/>
    <w:rsid w:val="00EE72B1"/>
    <w:rsid w:val="00EE74EF"/>
    <w:rsid w:val="00EE78BC"/>
    <w:rsid w:val="00EF05E1"/>
    <w:rsid w:val="00EF081E"/>
    <w:rsid w:val="00EF1191"/>
    <w:rsid w:val="00EF1701"/>
    <w:rsid w:val="00EF1DBE"/>
    <w:rsid w:val="00EF33D2"/>
    <w:rsid w:val="00EF4283"/>
    <w:rsid w:val="00EF42E7"/>
    <w:rsid w:val="00EF43AE"/>
    <w:rsid w:val="00EF4F51"/>
    <w:rsid w:val="00EF61DE"/>
    <w:rsid w:val="00EF6B5A"/>
    <w:rsid w:val="00F00435"/>
    <w:rsid w:val="00F01089"/>
    <w:rsid w:val="00F01CE2"/>
    <w:rsid w:val="00F0214D"/>
    <w:rsid w:val="00F03834"/>
    <w:rsid w:val="00F03E03"/>
    <w:rsid w:val="00F04249"/>
    <w:rsid w:val="00F0587C"/>
    <w:rsid w:val="00F0626E"/>
    <w:rsid w:val="00F0631C"/>
    <w:rsid w:val="00F06480"/>
    <w:rsid w:val="00F069E7"/>
    <w:rsid w:val="00F06E38"/>
    <w:rsid w:val="00F0797E"/>
    <w:rsid w:val="00F10B44"/>
    <w:rsid w:val="00F10D65"/>
    <w:rsid w:val="00F132B0"/>
    <w:rsid w:val="00F14C0F"/>
    <w:rsid w:val="00F15056"/>
    <w:rsid w:val="00F15508"/>
    <w:rsid w:val="00F16948"/>
    <w:rsid w:val="00F16DD0"/>
    <w:rsid w:val="00F208EE"/>
    <w:rsid w:val="00F209AB"/>
    <w:rsid w:val="00F21430"/>
    <w:rsid w:val="00F21F69"/>
    <w:rsid w:val="00F23996"/>
    <w:rsid w:val="00F24A4C"/>
    <w:rsid w:val="00F24BAC"/>
    <w:rsid w:val="00F26654"/>
    <w:rsid w:val="00F26D01"/>
    <w:rsid w:val="00F27BB8"/>
    <w:rsid w:val="00F30C4A"/>
    <w:rsid w:val="00F31904"/>
    <w:rsid w:val="00F32684"/>
    <w:rsid w:val="00F33E13"/>
    <w:rsid w:val="00F35AE2"/>
    <w:rsid w:val="00F3647E"/>
    <w:rsid w:val="00F3654A"/>
    <w:rsid w:val="00F3716B"/>
    <w:rsid w:val="00F378E8"/>
    <w:rsid w:val="00F37A35"/>
    <w:rsid w:val="00F410B4"/>
    <w:rsid w:val="00F417F0"/>
    <w:rsid w:val="00F439B0"/>
    <w:rsid w:val="00F439D9"/>
    <w:rsid w:val="00F43C6C"/>
    <w:rsid w:val="00F450C4"/>
    <w:rsid w:val="00F45106"/>
    <w:rsid w:val="00F47D5A"/>
    <w:rsid w:val="00F47FDF"/>
    <w:rsid w:val="00F50CA5"/>
    <w:rsid w:val="00F53295"/>
    <w:rsid w:val="00F53A02"/>
    <w:rsid w:val="00F556A2"/>
    <w:rsid w:val="00F55EB1"/>
    <w:rsid w:val="00F56DC2"/>
    <w:rsid w:val="00F57391"/>
    <w:rsid w:val="00F578B9"/>
    <w:rsid w:val="00F57E86"/>
    <w:rsid w:val="00F628F5"/>
    <w:rsid w:val="00F62B1B"/>
    <w:rsid w:val="00F64C20"/>
    <w:rsid w:val="00F64D92"/>
    <w:rsid w:val="00F65812"/>
    <w:rsid w:val="00F66088"/>
    <w:rsid w:val="00F661D5"/>
    <w:rsid w:val="00F667A3"/>
    <w:rsid w:val="00F6741F"/>
    <w:rsid w:val="00F7024E"/>
    <w:rsid w:val="00F71F2B"/>
    <w:rsid w:val="00F73F6D"/>
    <w:rsid w:val="00F745EF"/>
    <w:rsid w:val="00F750FA"/>
    <w:rsid w:val="00F75CF7"/>
    <w:rsid w:val="00F80424"/>
    <w:rsid w:val="00F819CE"/>
    <w:rsid w:val="00F81F8E"/>
    <w:rsid w:val="00F81FE1"/>
    <w:rsid w:val="00F833EC"/>
    <w:rsid w:val="00F8395E"/>
    <w:rsid w:val="00F84560"/>
    <w:rsid w:val="00F84B33"/>
    <w:rsid w:val="00F8543C"/>
    <w:rsid w:val="00F87849"/>
    <w:rsid w:val="00F87956"/>
    <w:rsid w:val="00F901AD"/>
    <w:rsid w:val="00F903C5"/>
    <w:rsid w:val="00F914C9"/>
    <w:rsid w:val="00F917A0"/>
    <w:rsid w:val="00F91B47"/>
    <w:rsid w:val="00F935BE"/>
    <w:rsid w:val="00F94A8E"/>
    <w:rsid w:val="00F9500E"/>
    <w:rsid w:val="00F956F5"/>
    <w:rsid w:val="00F9592F"/>
    <w:rsid w:val="00F95F2B"/>
    <w:rsid w:val="00F96520"/>
    <w:rsid w:val="00F96B10"/>
    <w:rsid w:val="00F97D28"/>
    <w:rsid w:val="00FA0356"/>
    <w:rsid w:val="00FA0925"/>
    <w:rsid w:val="00FA14AC"/>
    <w:rsid w:val="00FA1F2C"/>
    <w:rsid w:val="00FA2435"/>
    <w:rsid w:val="00FA2BCB"/>
    <w:rsid w:val="00FA39EF"/>
    <w:rsid w:val="00FA4AFA"/>
    <w:rsid w:val="00FA5D19"/>
    <w:rsid w:val="00FA717D"/>
    <w:rsid w:val="00FA7CAA"/>
    <w:rsid w:val="00FB124B"/>
    <w:rsid w:val="00FB4465"/>
    <w:rsid w:val="00FB4F06"/>
    <w:rsid w:val="00FB51D3"/>
    <w:rsid w:val="00FB5D42"/>
    <w:rsid w:val="00FB6EF4"/>
    <w:rsid w:val="00FB7565"/>
    <w:rsid w:val="00FB76D6"/>
    <w:rsid w:val="00FC177F"/>
    <w:rsid w:val="00FC1E13"/>
    <w:rsid w:val="00FC3748"/>
    <w:rsid w:val="00FC3AF8"/>
    <w:rsid w:val="00FC493B"/>
    <w:rsid w:val="00FC4B05"/>
    <w:rsid w:val="00FC4EB5"/>
    <w:rsid w:val="00FC4EF2"/>
    <w:rsid w:val="00FC5B44"/>
    <w:rsid w:val="00FD2833"/>
    <w:rsid w:val="00FD2D91"/>
    <w:rsid w:val="00FD3737"/>
    <w:rsid w:val="00FD3CCB"/>
    <w:rsid w:val="00FD3D54"/>
    <w:rsid w:val="00FD4DE5"/>
    <w:rsid w:val="00FD50BE"/>
    <w:rsid w:val="00FD54EA"/>
    <w:rsid w:val="00FD5A3E"/>
    <w:rsid w:val="00FD639E"/>
    <w:rsid w:val="00FD6568"/>
    <w:rsid w:val="00FD78E8"/>
    <w:rsid w:val="00FD7F97"/>
    <w:rsid w:val="00FE15A4"/>
    <w:rsid w:val="00FE26DF"/>
    <w:rsid w:val="00FE308C"/>
    <w:rsid w:val="00FE3204"/>
    <w:rsid w:val="00FE3848"/>
    <w:rsid w:val="00FE7421"/>
    <w:rsid w:val="00FE7DC8"/>
    <w:rsid w:val="00FF04A5"/>
    <w:rsid w:val="00FF26FA"/>
    <w:rsid w:val="00FF3798"/>
    <w:rsid w:val="00FF3805"/>
    <w:rsid w:val="00FF6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fcf"/>
    </o:shapedefaults>
    <o:shapelayout v:ext="edit">
      <o:idmap v:ext="edit" data="1"/>
    </o:shapelayout>
  </w:shapeDefaults>
  <w:decimalSymbol w:val=","/>
  <w:listSeparator w:val=","/>
  <w14:docId w14:val="263044C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qFormat="1"/>
    <w:lsdException w:name="Medium Grid 3 Accent 1" w:uiPriority="99"/>
    <w:lsdException w:name="Dark List Accent 1" w:uiPriority="99"/>
    <w:lsdException w:name="Colorful Shading Accent 1" w:uiPriority="99"/>
    <w:lsdException w:name="Colorful List Accent 1" w:uiPriority="99" w:qFormat="1"/>
    <w:lsdException w:name="Colorful Grid Accent 1" w:uiPriority="99" w:qFormat="1"/>
    <w:lsdException w:name="Light Shading Accent 2" w:uiPriority="99" w:qFormat="1"/>
    <w:lsdException w:name="Light List Accent 2" w:uiPriority="99"/>
    <w:lsdException w:name="Light Grid Accent 2" w:uiPriority="99"/>
    <w:lsdException w:name="Medium Shading 1 Accent 2" w:uiPriority="99" w:qFormat="1"/>
    <w:lsdException w:name="Medium Shading 2 Accent 2" w:uiPriority="99"/>
    <w:lsdException w:name="Medium List 1 Accent 2" w:uiPriority="99"/>
    <w:lsdException w:name="Medium List 2 Accent 2" w:uiPriority="99"/>
    <w:lsdException w:name="Medium Grid 1 Accent 2" w:uiPriority="99" w:qFormat="1"/>
    <w:lsdException w:name="Medium Grid 2 Accent 2" w:uiPriority="99" w:qFormat="1"/>
    <w:lsdException w:name="Medium Grid 3 Accent 2" w:uiPriority="99" w:qFormat="1"/>
    <w:lsdException w:name="Dark List Accent 2" w:uiPriority="99"/>
    <w:lsdException w:name="Colorful Shading Accent 2" w:uiPriority="99"/>
    <w:lsdException w:name="Colorful List Accent 2" w:uiPriority="1" w:qFormat="1"/>
    <w:lsdException w:name="Colorful Grid Accent 2" w:uiPriority="60"/>
    <w:lsdException w:name="Light Shading Accent 3" w:uiPriority="61"/>
    <w:lsdException w:name="Light List Accent 3" w:uiPriority="62"/>
    <w:lsdException w:name="Light Grid Accent 3" w:uiPriority="63" w:qFormat="1"/>
    <w:lsdException w:name="Medium Shading 1 Accent 3" w:uiPriority="64" w:qFormat="1"/>
    <w:lsdException w:name="Medium Shading 2 Accent 3" w:uiPriority="65"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qFormat="1"/>
    <w:lsdException w:name="Colorful List Accent 3" w:uiPriority="73" w:qFormat="1"/>
    <w:lsdException w:name="Colorful Grid Accent 3" w:uiPriority="60" w:qFormat="1"/>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99"/>
    <w:lsdException w:name="Medium List 2 Accent 4" w:uiPriority="34" w:qFormat="1"/>
    <w:lsdException w:name="Medium Grid 1 Accent 4" w:uiPriority="29" w:qFormat="1"/>
    <w:lsdException w:name="Medium Grid 2 Accent 4" w:uiPriority="30" w:qFormat="1"/>
    <w:lsdException w:name="Medium Grid 3 Accent 4" w:uiPriority="66"/>
    <w:lsdException w:name="Dark List Accent 4" w:uiPriority="67"/>
    <w:lsdException w:name="Colorful Shading Accent 4" w:uiPriority="68"/>
    <w:lsdException w:name="Colorful List Accent 4" w:uiPriority="69"/>
    <w:lsdException w:name="Colorful Grid Accent 4" w:uiPriority="70"/>
    <w:lsdException w:name="Light Shading Accent 5" w:uiPriority="71"/>
    <w:lsdException w:name="Light List Accent 5" w:uiPriority="72"/>
    <w:lsdException w:name="Light Grid Accent 5" w:uiPriority="73"/>
    <w:lsdException w:name="Medium Shading 1 Accent 5" w:uiPriority="60"/>
    <w:lsdException w:name="Medium Shading 2 Accent 5" w:uiPriority="61"/>
    <w:lsdException w:name="Medium List 1 Accent 5" w:uiPriority="62"/>
    <w:lsdException w:name="Medium List 2 Accent 5" w:uiPriority="63"/>
    <w:lsdException w:name="Medium Grid 1 Accent 5" w:uiPriority="64"/>
    <w:lsdException w:name="Medium Grid 2 Accent 5" w:uiPriority="65"/>
    <w:lsdException w:name="Medium Grid 3 Accent 5" w:uiPriority="66"/>
    <w:lsdException w:name="Dark List Accent 5" w:uiPriority="67"/>
    <w:lsdException w:name="Colorful Shading Accent 5" w:uiPriority="68"/>
    <w:lsdException w:name="Colorful List Accent 5" w:uiPriority="69"/>
    <w:lsdException w:name="Colorful Grid Accent 5" w:uiPriority="70"/>
    <w:lsdException w:name="Light Shading Accent 6" w:uiPriority="71"/>
    <w:lsdException w:name="Light List Accent 6" w:uiPriority="72"/>
    <w:lsdException w:name="Light Grid Accent 6" w:uiPriority="73"/>
    <w:lsdException w:name="Medium Shading 1 Accent 6" w:uiPriority="60"/>
    <w:lsdException w:name="Medium Shading 2 Accent 6" w:uiPriority="61"/>
    <w:lsdException w:name="Medium List 1 Accent 6" w:uiPriority="62"/>
    <w:lsdException w:name="Medium List 2 Accent 6" w:uiPriority="63"/>
    <w:lsdException w:name="Medium Grid 1 Accent 6" w:uiPriority="64"/>
    <w:lsdException w:name="Medium Grid 2 Accent 6" w:uiPriority="65"/>
    <w:lsdException w:name="Medium Grid 3 Accent 6" w:uiPriority="66"/>
    <w:lsdException w:name="Dark List Accent 6" w:uiPriority="67"/>
    <w:lsdException w:name="Colorful Shading Accent 6" w:uiPriority="68"/>
    <w:lsdException w:name="Colorful List Accent 6" w:uiPriority="69"/>
    <w:lsdException w:name="Colorful Grid Accent 6" w:uiPriority="70"/>
    <w:lsdException w:name="Subtle Emphasis" w:uiPriority="71" w:qFormat="1"/>
    <w:lsdException w:name="Intense Emphasis" w:uiPriority="72" w:qFormat="1"/>
    <w:lsdException w:name="Subtle Reference" w:uiPriority="73" w:qFormat="1"/>
    <w:lsdException w:name="Intense Reference" w:uiPriority="60" w:qFormat="1"/>
    <w:lsdException w:name="Book Title" w:uiPriority="61" w:qFormat="1"/>
    <w:lsdException w:name="Bibliography" w:semiHidden="1" w:uiPriority="62" w:unhideWhenUsed="1"/>
    <w:lsdException w:name="TOC Heading" w:semiHidden="1" w:uiPriority="63"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7274"/>
    <w:pPr>
      <w:spacing w:before="120" w:line="360" w:lineRule="auto"/>
      <w:jc w:val="both"/>
    </w:pPr>
    <w:rPr>
      <w:rFonts w:ascii=".VnArial" w:hAnsi=".VnArial"/>
      <w:spacing w:val="5"/>
      <w:sz w:val="22"/>
    </w:rPr>
  </w:style>
  <w:style w:type="paragraph" w:styleId="Heading1">
    <w:name w:val="heading 1"/>
    <w:basedOn w:val="Normal"/>
    <w:next w:val="Normal"/>
    <w:qFormat/>
    <w:pPr>
      <w:keepNext/>
      <w:spacing w:before="0"/>
      <w:jc w:val="center"/>
      <w:outlineLvl w:val="0"/>
    </w:pPr>
    <w:rPr>
      <w:b/>
    </w:rPr>
  </w:style>
  <w:style w:type="paragraph" w:styleId="Heading2">
    <w:name w:val="heading 2"/>
    <w:basedOn w:val="Normal"/>
    <w:next w:val="Normal"/>
    <w:qFormat/>
    <w:pPr>
      <w:keepNext/>
      <w:jc w:val="right"/>
      <w:outlineLvl w:val="1"/>
    </w:pPr>
    <w:rPr>
      <w:b/>
      <w:bCs/>
    </w:rPr>
  </w:style>
  <w:style w:type="paragraph" w:styleId="Heading3">
    <w:name w:val="heading 3"/>
    <w:basedOn w:val="Normal"/>
    <w:next w:val="Normal"/>
    <w:qFormat/>
    <w:pPr>
      <w:keepNext/>
      <w:numPr>
        <w:numId w:val="1"/>
      </w:numPr>
      <w:spacing w:after="120" w:line="240" w:lineRule="auto"/>
      <w:ind w:left="418" w:hanging="418"/>
      <w:outlineLvl w:val="2"/>
    </w:pPr>
    <w:rPr>
      <w:rFonts w:ascii=".VnTime" w:hAnsi=".VnTime"/>
      <w:b/>
      <w:bCs/>
      <w:spacing w:val="0"/>
      <w:sz w:val="24"/>
      <w:szCs w:val="24"/>
    </w:rPr>
  </w:style>
  <w:style w:type="paragraph" w:styleId="Heading4">
    <w:name w:val="heading 4"/>
    <w:basedOn w:val="Normal"/>
    <w:next w:val="Normal"/>
    <w:qFormat/>
    <w:pPr>
      <w:keepNext/>
      <w:outlineLvl w:val="3"/>
    </w:pPr>
    <w:rPr>
      <w:rFonts w:ascii=".VnArialH" w:hAnsi=".VnArialH"/>
      <w:b/>
      <w:spacing w:val="0"/>
      <w:sz w:val="32"/>
    </w:rPr>
  </w:style>
  <w:style w:type="paragraph" w:styleId="Heading5">
    <w:name w:val="heading 5"/>
    <w:basedOn w:val="Normal"/>
    <w:next w:val="Normal"/>
    <w:qFormat/>
    <w:pPr>
      <w:keepNext/>
      <w:spacing w:before="0" w:line="240" w:lineRule="auto"/>
      <w:ind w:firstLine="1080"/>
      <w:jc w:val="center"/>
      <w:outlineLvl w:val="4"/>
    </w:pPr>
    <w:rPr>
      <w:rFonts w:ascii=".VnTime" w:hAnsi=".VnTime"/>
      <w:b/>
      <w:i/>
      <w:spacing w:val="0"/>
      <w:sz w:val="28"/>
      <w:szCs w:val="24"/>
    </w:rPr>
  </w:style>
  <w:style w:type="paragraph" w:styleId="Heading7">
    <w:name w:val="heading 7"/>
    <w:basedOn w:val="Normal"/>
    <w:next w:val="Normal"/>
    <w:qFormat/>
    <w:pPr>
      <w:keepNext/>
      <w:spacing w:before="600" w:after="240"/>
      <w:ind w:left="709" w:firstLine="11"/>
      <w:jc w:val="center"/>
      <w:outlineLvl w:val="6"/>
    </w:pPr>
    <w:rPr>
      <w:rFonts w:ascii=".VnArialH" w:hAnsi=".VnArialH"/>
      <w:b/>
      <w:spacing w:val="0"/>
      <w:sz w:val="24"/>
      <w:szCs w:val="24"/>
      <w:lang w:val="it-IT"/>
    </w:rPr>
  </w:style>
  <w:style w:type="paragraph" w:styleId="Heading9">
    <w:name w:val="heading 9"/>
    <w:basedOn w:val="Normal"/>
    <w:next w:val="Normal"/>
    <w:qFormat/>
    <w:rsid w:val="00B8133C"/>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Pr>
      <w:sz w:val="20"/>
    </w:rPr>
  </w:style>
  <w:style w:type="character" w:styleId="FootnoteReference">
    <w:name w:val="footnote reference"/>
    <w:semiHidden/>
    <w:rPr>
      <w:vertAlign w:val="superscript"/>
    </w:rPr>
  </w:style>
  <w:style w:type="paragraph" w:customStyle="1" w:styleId="1">
    <w:name w:val="1"/>
    <w:basedOn w:val="Normal"/>
    <w:pPr>
      <w:spacing w:before="600" w:after="120"/>
    </w:pPr>
    <w:rPr>
      <w:b/>
      <w:sz w:val="24"/>
      <w:lang w:val="en-GB"/>
    </w:rPr>
  </w:style>
  <w:style w:type="paragraph" w:customStyle="1" w:styleId="t-anh-A">
    <w:name w:val="t-anh-A"/>
    <w:basedOn w:val="Normal"/>
    <w:pPr>
      <w:spacing w:before="360" w:after="240" w:line="360" w:lineRule="atLeast"/>
      <w:jc w:val="left"/>
    </w:pPr>
    <w:rPr>
      <w:i/>
      <w:sz w:val="24"/>
      <w:lang w:val="en-GB"/>
    </w:rPr>
  </w:style>
  <w:style w:type="paragraph" w:customStyle="1" w:styleId="2">
    <w:name w:val="2"/>
    <w:basedOn w:val="Normal"/>
    <w:pPr>
      <w:spacing w:before="240"/>
    </w:pPr>
    <w:rPr>
      <w:b/>
      <w:lang w:val="en-GB"/>
    </w:rPr>
  </w:style>
  <w:style w:type="paragraph" w:customStyle="1" w:styleId="chuthich-E">
    <w:name w:val="chuthich-E"/>
    <w:basedOn w:val="Normal"/>
    <w:pPr>
      <w:spacing w:after="240" w:line="288" w:lineRule="exact"/>
      <w:ind w:left="284"/>
    </w:pPr>
    <w:rPr>
      <w:sz w:val="20"/>
      <w:lang w:val="en-GB"/>
    </w:rPr>
  </w:style>
  <w:style w:type="paragraph" w:customStyle="1" w:styleId="titTCVN-F">
    <w:name w:val="titTCVN-F"/>
    <w:basedOn w:val="Normal"/>
    <w:pPr>
      <w:pBdr>
        <w:top w:val="single" w:sz="18" w:space="5" w:color="auto"/>
        <w:bottom w:val="single" w:sz="18" w:space="5" w:color="auto"/>
      </w:pBdr>
      <w:tabs>
        <w:tab w:val="right" w:pos="10093"/>
      </w:tabs>
      <w:spacing w:line="240" w:lineRule="auto"/>
    </w:pPr>
    <w:rPr>
      <w:rFonts w:ascii=".VnArialH" w:hAnsi=".VnArialH"/>
      <w:b/>
      <w:sz w:val="28"/>
      <w:lang w:val="en-GB"/>
    </w:rPr>
  </w:style>
  <w:style w:type="paragraph" w:customStyle="1" w:styleId="ten-18-C">
    <w:name w:val="ten-18-C"/>
    <w:basedOn w:val="Normal"/>
    <w:pPr>
      <w:spacing w:before="960" w:line="480" w:lineRule="atLeast"/>
      <w:jc w:val="left"/>
    </w:pPr>
    <w:rPr>
      <w:b/>
      <w:sz w:val="32"/>
      <w:lang w:val="en-GB"/>
    </w:rPr>
  </w:style>
  <w:style w:type="paragraph" w:customStyle="1" w:styleId="phuluc-P">
    <w:name w:val="phuluc-P"/>
    <w:basedOn w:val="Normal"/>
    <w:pPr>
      <w:pageBreakBefore/>
      <w:spacing w:before="0"/>
      <w:jc w:val="center"/>
    </w:pPr>
    <w:rPr>
      <w:b/>
      <w:sz w:val="24"/>
      <w:lang w:val="en-GB"/>
    </w:rPr>
  </w:style>
  <w:style w:type="paragraph" w:customStyle="1" w:styleId="center-G">
    <w:name w:val="center-G"/>
    <w:basedOn w:val="phuluc-P"/>
    <w:pPr>
      <w:pageBreakBefore w:val="0"/>
      <w:spacing w:before="120"/>
    </w:pPr>
    <w:rPr>
      <w:b w:val="0"/>
      <w:sz w:val="22"/>
    </w:rPr>
  </w:style>
  <w:style w:type="paragraph" w:customStyle="1" w:styleId="tenphuluc-H">
    <w:name w:val="tenphuluc-H"/>
    <w:basedOn w:val="Normal"/>
    <w:pPr>
      <w:spacing w:before="240"/>
      <w:jc w:val="center"/>
    </w:pPr>
    <w:rPr>
      <w:b/>
      <w:sz w:val="26"/>
      <w:lang w:val="en-GB"/>
    </w:rPr>
  </w:style>
  <w:style w:type="paragraph" w:styleId="Footer">
    <w:name w:val="footer"/>
    <w:basedOn w:val="Normal"/>
    <w:link w:val="FooterChar"/>
    <w:uiPriority w:val="99"/>
    <w:pPr>
      <w:tabs>
        <w:tab w:val="center" w:pos="4320"/>
        <w:tab w:val="right" w:pos="8640"/>
      </w:tabs>
    </w:pPr>
  </w:style>
  <w:style w:type="paragraph" w:customStyle="1" w:styleId="3">
    <w:name w:val="3"/>
    <w:basedOn w:val="2"/>
    <w:pPr>
      <w:spacing w:after="60"/>
    </w:pPr>
    <w:rPr>
      <w:b w:val="0"/>
    </w:rPr>
  </w:style>
  <w:style w:type="paragraph" w:customStyle="1" w:styleId="tenbang-k">
    <w:name w:val="tenbang-k"/>
    <w:basedOn w:val="3"/>
    <w:pPr>
      <w:jc w:val="center"/>
    </w:pPr>
    <w:rPr>
      <w:b/>
    </w:rPr>
  </w:style>
  <w:style w:type="paragraph" w:customStyle="1" w:styleId="vao-v">
    <w:name w:val="vao-v"/>
    <w:basedOn w:val="Normal"/>
    <w:pPr>
      <w:numPr>
        <w:numId w:val="2"/>
      </w:numPr>
    </w:pPr>
  </w:style>
  <w:style w:type="paragraph" w:customStyle="1" w:styleId="lui-L">
    <w:name w:val="lui-L"/>
    <w:basedOn w:val="vao-v"/>
    <w:pPr>
      <w:tabs>
        <w:tab w:val="left" w:pos="709"/>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customStyle="1" w:styleId="soTCVN-T">
    <w:name w:val="soTCVN-T"/>
    <w:basedOn w:val="Normal"/>
    <w:pPr>
      <w:spacing w:before="2400" w:line="240" w:lineRule="auto"/>
      <w:jc w:val="center"/>
    </w:pPr>
    <w:rPr>
      <w:rFonts w:ascii=".VnArialH" w:hAnsi=".VnArialH"/>
      <w:b/>
      <w:spacing w:val="0"/>
      <w:sz w:val="36"/>
    </w:rPr>
  </w:style>
  <w:style w:type="paragraph" w:customStyle="1" w:styleId="HANOI-O">
    <w:name w:val="HANOI-O"/>
    <w:basedOn w:val="Heading1"/>
    <w:pPr>
      <w:keepNext w:val="0"/>
    </w:pPr>
    <w:rPr>
      <w:rFonts w:ascii=".VnArialH" w:hAnsi=".VnArialH"/>
      <w:kern w:val="28"/>
      <w:sz w:val="24"/>
    </w:rPr>
  </w:style>
  <w:style w:type="paragraph" w:customStyle="1" w:styleId="Anh-bia-W">
    <w:name w:val="Anh-bia-W"/>
    <w:basedOn w:val="Normal"/>
    <w:pPr>
      <w:spacing w:before="360" w:after="240" w:line="360" w:lineRule="atLeast"/>
      <w:jc w:val="center"/>
    </w:pPr>
    <w:rPr>
      <w:b/>
      <w:i/>
      <w:sz w:val="24"/>
    </w:rPr>
  </w:style>
  <w:style w:type="paragraph" w:customStyle="1" w:styleId="TCVN">
    <w:name w:val="TCVN"/>
    <w:basedOn w:val="Normal"/>
    <w:pPr>
      <w:pageBreakBefore/>
      <w:spacing w:before="0" w:line="240" w:lineRule="auto"/>
    </w:pPr>
    <w:rPr>
      <w:rFonts w:ascii=".VnArialH" w:hAnsi=".VnArialH"/>
      <w:b/>
      <w:sz w:val="48"/>
    </w:rPr>
  </w:style>
  <w:style w:type="paragraph" w:styleId="BodyTextIndent">
    <w:name w:val="Body Text Indent"/>
    <w:basedOn w:val="Normal"/>
    <w:pPr>
      <w:ind w:left="426" w:hanging="426"/>
    </w:pPr>
  </w:style>
  <w:style w:type="paragraph" w:styleId="BodyTextIndent2">
    <w:name w:val="Body Text Indent 2"/>
    <w:basedOn w:val="Normal"/>
    <w:pPr>
      <w:spacing w:before="360"/>
      <w:ind w:left="425" w:hanging="425"/>
    </w:pPr>
  </w:style>
  <w:style w:type="paragraph" w:styleId="BodyTextIndent3">
    <w:name w:val="Body Text Indent 3"/>
    <w:basedOn w:val="Normal"/>
    <w:pPr>
      <w:ind w:left="1080"/>
    </w:pPr>
  </w:style>
  <w:style w:type="paragraph" w:styleId="BodyText">
    <w:name w:val="Body Text"/>
    <w:basedOn w:val="Normal"/>
    <w:pPr>
      <w:spacing w:after="120"/>
    </w:pPr>
  </w:style>
  <w:style w:type="paragraph" w:styleId="BodyText2">
    <w:name w:val="Body Text 2"/>
    <w:basedOn w:val="Normal"/>
    <w:pPr>
      <w:spacing w:line="240" w:lineRule="auto"/>
    </w:pPr>
    <w:rPr>
      <w:sz w:val="20"/>
    </w:rPr>
  </w:style>
  <w:style w:type="paragraph" w:customStyle="1" w:styleId="thuatnguQ">
    <w:name w:val="thuatngu_Q"/>
    <w:basedOn w:val="Normal"/>
    <w:pPr>
      <w:spacing w:before="0"/>
    </w:pPr>
    <w:rPr>
      <w:b/>
      <w:bCs/>
    </w:rPr>
  </w:style>
  <w:style w:type="paragraph" w:customStyle="1" w:styleId="n-chuongten">
    <w:name w:val="n-chuongten"/>
    <w:basedOn w:val="Normal"/>
    <w:autoRedefine/>
    <w:rsid w:val="00CA0531"/>
    <w:pPr>
      <w:keepNext/>
      <w:widowControl w:val="0"/>
      <w:spacing w:line="312" w:lineRule="auto"/>
      <w:jc w:val="center"/>
    </w:pPr>
    <w:rPr>
      <w:rFonts w:ascii="Arial" w:hAnsi="Arial" w:cs="Arial"/>
      <w:b/>
      <w:color w:val="000000"/>
      <w:spacing w:val="0"/>
      <w:sz w:val="26"/>
      <w:szCs w:val="24"/>
      <w:lang w:val="fr-FR"/>
    </w:rPr>
  </w:style>
  <w:style w:type="paragraph" w:customStyle="1" w:styleId="dinhnghiaJ">
    <w:name w:val="dinhnghia_J"/>
    <w:basedOn w:val="Normal"/>
    <w:pPr>
      <w:spacing w:before="0"/>
    </w:pPr>
    <w:rPr>
      <w:bCs/>
    </w:rPr>
  </w:style>
  <w:style w:type="paragraph" w:customStyle="1" w:styleId="ndieund">
    <w:name w:val="ndieund"/>
    <w:basedOn w:val="Normal"/>
    <w:pPr>
      <w:spacing w:before="0" w:after="120" w:line="240" w:lineRule="auto"/>
      <w:ind w:firstLine="720"/>
    </w:pPr>
    <w:rPr>
      <w:rFonts w:ascii=".VnTime" w:hAnsi=".VnTime"/>
      <w:spacing w:val="0"/>
      <w:sz w:val="28"/>
      <w:szCs w:val="24"/>
    </w:rPr>
  </w:style>
  <w:style w:type="paragraph" w:styleId="BodyText3">
    <w:name w:val="Body Text 3"/>
    <w:basedOn w:val="Normal"/>
    <w:pPr>
      <w:spacing w:before="0"/>
    </w:pPr>
    <w:rPr>
      <w:spacing w:val="4"/>
      <w:sz w:val="24"/>
      <w:szCs w:val="24"/>
      <w:lang w:val="fr-FR"/>
    </w:rPr>
  </w:style>
  <w:style w:type="paragraph" w:customStyle="1" w:styleId="CM16">
    <w:name w:val="CM16"/>
    <w:basedOn w:val="Normal"/>
    <w:next w:val="Normal"/>
    <w:pPr>
      <w:widowControl w:val="0"/>
      <w:autoSpaceDE w:val="0"/>
      <w:autoSpaceDN w:val="0"/>
      <w:adjustRightInd w:val="0"/>
      <w:spacing w:before="0" w:after="358" w:line="240" w:lineRule="auto"/>
      <w:jc w:val="left"/>
    </w:pPr>
    <w:rPr>
      <w:rFonts w:ascii="HJCJPI+VnArialHBold" w:hAnsi="HJCJPI+VnArialHBold" w:cs="HJCJPI+VnArialHBold"/>
      <w:spacing w:val="0"/>
      <w:sz w:val="24"/>
      <w:szCs w:val="24"/>
    </w:rPr>
  </w:style>
  <w:style w:type="paragraph" w:styleId="NormalWeb">
    <w:name w:val="Normal (Web)"/>
    <w:basedOn w:val="Normal"/>
    <w:uiPriority w:val="99"/>
    <w:rsid w:val="008D63C4"/>
    <w:pPr>
      <w:spacing w:before="100" w:beforeAutospacing="1" w:after="100" w:afterAutospacing="1" w:line="240" w:lineRule="auto"/>
      <w:jc w:val="left"/>
    </w:pPr>
    <w:rPr>
      <w:rFonts w:ascii="Times New Roman" w:eastAsia="MS Mincho" w:hAnsi="Times New Roman"/>
      <w:spacing w:val="0"/>
      <w:sz w:val="24"/>
      <w:szCs w:val="24"/>
      <w:lang w:eastAsia="ja-JP"/>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EE33A2"/>
    <w:pPr>
      <w:spacing w:before="120" w:line="36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bc">
    <w:name w:val="abc"/>
    <w:basedOn w:val="Normal"/>
    <w:uiPriority w:val="99"/>
    <w:rsid w:val="00B8133C"/>
    <w:pPr>
      <w:widowControl w:val="0"/>
      <w:overflowPunct w:val="0"/>
      <w:autoSpaceDE w:val="0"/>
      <w:autoSpaceDN w:val="0"/>
      <w:adjustRightInd w:val="0"/>
      <w:spacing w:before="0" w:line="240" w:lineRule="auto"/>
      <w:jc w:val="left"/>
      <w:textAlignment w:val="baseline"/>
    </w:pPr>
    <w:rPr>
      <w:rFonts w:ascii=".VnTime" w:hAnsi=".VnTime"/>
      <w:spacing w:val="0"/>
      <w:sz w:val="26"/>
    </w:rPr>
  </w:style>
  <w:style w:type="paragraph" w:customStyle="1" w:styleId="Bang">
    <w:name w:val="Bang"/>
    <w:basedOn w:val="Normal"/>
    <w:rsid w:val="00E161AB"/>
    <w:pPr>
      <w:spacing w:line="312" w:lineRule="auto"/>
      <w:ind w:firstLine="720"/>
      <w:jc w:val="right"/>
    </w:pPr>
    <w:rPr>
      <w:rFonts w:ascii="Arial" w:hAnsi="Arial"/>
      <w:b/>
      <w:i/>
      <w:spacing w:val="0"/>
      <w:sz w:val="24"/>
    </w:rPr>
  </w:style>
  <w:style w:type="paragraph" w:customStyle="1" w:styleId="Dieu">
    <w:name w:val="Dieu"/>
    <w:basedOn w:val="Normal"/>
    <w:rsid w:val="00E161AB"/>
    <w:pPr>
      <w:spacing w:line="312" w:lineRule="auto"/>
      <w:ind w:firstLine="720"/>
    </w:pPr>
    <w:rPr>
      <w:rFonts w:ascii="Arial" w:hAnsi="Arial"/>
      <w:b/>
      <w:spacing w:val="0"/>
      <w:sz w:val="24"/>
    </w:rPr>
  </w:style>
  <w:style w:type="paragraph" w:customStyle="1" w:styleId="PhuLuc">
    <w:name w:val="PhuLuc"/>
    <w:basedOn w:val="Normal"/>
    <w:rsid w:val="00900502"/>
    <w:pPr>
      <w:spacing w:line="312" w:lineRule="auto"/>
    </w:pPr>
    <w:rPr>
      <w:rFonts w:ascii="Arial" w:hAnsi="Arial"/>
      <w:spacing w:val="0"/>
      <w:sz w:val="24"/>
    </w:rPr>
  </w:style>
  <w:style w:type="paragraph" w:customStyle="1" w:styleId="MediumGrid1-Accent21">
    <w:name w:val="Medium Grid 1 - Accent 21"/>
    <w:basedOn w:val="Normal"/>
    <w:uiPriority w:val="34"/>
    <w:qFormat/>
    <w:rsid w:val="0043031C"/>
    <w:pPr>
      <w:spacing w:before="0" w:line="240" w:lineRule="auto"/>
      <w:ind w:left="720"/>
      <w:contextualSpacing/>
      <w:jc w:val="left"/>
    </w:pPr>
    <w:rPr>
      <w:rFonts w:ascii="Times New Roman" w:hAnsi="Times New Roman"/>
      <w:spacing w:val="0"/>
      <w:sz w:val="24"/>
      <w:szCs w:val="24"/>
    </w:rPr>
  </w:style>
  <w:style w:type="paragraph" w:customStyle="1" w:styleId="CharCharCharCharCharChar">
    <w:name w:val="Char Char Char Char Char Char"/>
    <w:basedOn w:val="Normal"/>
    <w:rsid w:val="00E541A4"/>
    <w:pPr>
      <w:pageBreakBefore/>
      <w:spacing w:before="100" w:beforeAutospacing="1" w:after="100" w:afterAutospacing="1" w:line="240" w:lineRule="auto"/>
      <w:jc w:val="left"/>
    </w:pPr>
    <w:rPr>
      <w:rFonts w:ascii="Tahoma" w:hAnsi="Tahoma"/>
      <w:spacing w:val="0"/>
      <w:sz w:val="20"/>
    </w:rPr>
  </w:style>
  <w:style w:type="paragraph" w:customStyle="1" w:styleId="TGLv1">
    <w:name w:val="TGLv1"/>
    <w:basedOn w:val="Normal"/>
    <w:qFormat/>
    <w:rsid w:val="00737D0B"/>
    <w:pPr>
      <w:widowControl w:val="0"/>
      <w:overflowPunct w:val="0"/>
      <w:autoSpaceDE w:val="0"/>
      <w:autoSpaceDN w:val="0"/>
      <w:adjustRightInd w:val="0"/>
      <w:spacing w:line="264" w:lineRule="auto"/>
      <w:textAlignment w:val="baseline"/>
    </w:pPr>
    <w:rPr>
      <w:rFonts w:ascii="Times New Roman" w:hAnsi="Times New Roman"/>
      <w:b/>
      <w:spacing w:val="0"/>
      <w:sz w:val="28"/>
      <w:szCs w:val="26"/>
    </w:rPr>
  </w:style>
  <w:style w:type="paragraph" w:customStyle="1" w:styleId="TGNoidung1">
    <w:name w:val="TGNoidung1"/>
    <w:basedOn w:val="Normal"/>
    <w:qFormat/>
    <w:rsid w:val="00737D0B"/>
    <w:pPr>
      <w:widowControl w:val="0"/>
      <w:overflowPunct w:val="0"/>
      <w:autoSpaceDE w:val="0"/>
      <w:autoSpaceDN w:val="0"/>
      <w:adjustRightInd w:val="0"/>
      <w:spacing w:line="264" w:lineRule="auto"/>
      <w:textAlignment w:val="baseline"/>
    </w:pPr>
    <w:rPr>
      <w:rFonts w:ascii="Times New Roman" w:hAnsi="Times New Roman"/>
      <w:spacing w:val="0"/>
      <w:sz w:val="26"/>
      <w:szCs w:val="26"/>
    </w:rPr>
  </w:style>
  <w:style w:type="paragraph" w:customStyle="1" w:styleId="Noidung">
    <w:name w:val="Noi dung"/>
    <w:link w:val="NoidungChar"/>
    <w:rsid w:val="008F053E"/>
    <w:pPr>
      <w:spacing w:before="120"/>
      <w:ind w:left="113" w:right="170" w:firstLine="454"/>
      <w:jc w:val="both"/>
    </w:pPr>
    <w:rPr>
      <w:noProof/>
      <w:sz w:val="26"/>
    </w:rPr>
  </w:style>
  <w:style w:type="character" w:customStyle="1" w:styleId="NoidungChar">
    <w:name w:val="Noi dung Char"/>
    <w:link w:val="Noidung"/>
    <w:rsid w:val="008F053E"/>
    <w:rPr>
      <w:noProof/>
      <w:sz w:val="26"/>
    </w:rPr>
  </w:style>
  <w:style w:type="character" w:customStyle="1" w:styleId="FootnoteTextChar">
    <w:name w:val="Footnote Text Char"/>
    <w:link w:val="FootnoteText"/>
    <w:rsid w:val="0045164B"/>
    <w:rPr>
      <w:rFonts w:ascii=".VnArial" w:hAnsi=".VnArial"/>
      <w:spacing w:val="5"/>
    </w:rPr>
  </w:style>
  <w:style w:type="character" w:styleId="Hyperlink">
    <w:name w:val="Hyperlink"/>
    <w:uiPriority w:val="99"/>
    <w:unhideWhenUsed/>
    <w:rsid w:val="00510EE1"/>
    <w:rPr>
      <w:color w:val="0000FF"/>
      <w:u w:val="single"/>
    </w:rPr>
  </w:style>
  <w:style w:type="paragraph" w:customStyle="1" w:styleId="MediumGrid1-Accent22">
    <w:name w:val="Medium Grid 1 - Accent 22"/>
    <w:basedOn w:val="Normal"/>
    <w:uiPriority w:val="63"/>
    <w:qFormat/>
    <w:rsid w:val="00C40988"/>
    <w:pPr>
      <w:ind w:left="720"/>
      <w:contextualSpacing/>
    </w:pPr>
  </w:style>
  <w:style w:type="character" w:customStyle="1" w:styleId="FooterChar">
    <w:name w:val="Footer Char"/>
    <w:link w:val="Footer"/>
    <w:uiPriority w:val="99"/>
    <w:rsid w:val="009E4C73"/>
    <w:rPr>
      <w:rFonts w:ascii=".VnArial" w:hAnsi=".VnArial"/>
      <w:spacing w:val="5"/>
      <w:sz w:val="22"/>
      <w:lang w:val="en-US" w:eastAsia="en-US"/>
    </w:rPr>
  </w:style>
  <w:style w:type="paragraph" w:styleId="DocumentMap">
    <w:name w:val="Document Map"/>
    <w:basedOn w:val="Normal"/>
    <w:link w:val="DocumentMapChar"/>
    <w:rsid w:val="00825CF7"/>
    <w:pPr>
      <w:spacing w:before="0" w:line="240" w:lineRule="auto"/>
    </w:pPr>
    <w:rPr>
      <w:rFonts w:ascii="Times New Roman" w:hAnsi="Times New Roman"/>
      <w:sz w:val="24"/>
      <w:szCs w:val="24"/>
    </w:rPr>
  </w:style>
  <w:style w:type="character" w:customStyle="1" w:styleId="DocumentMapChar">
    <w:name w:val="Document Map Char"/>
    <w:basedOn w:val="DefaultParagraphFont"/>
    <w:link w:val="DocumentMap"/>
    <w:rsid w:val="00825CF7"/>
    <w:rPr>
      <w:spacing w:val="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5061749">
      <w:bodyDiv w:val="1"/>
      <w:marLeft w:val="0"/>
      <w:marRight w:val="0"/>
      <w:marTop w:val="0"/>
      <w:marBottom w:val="0"/>
      <w:divBdr>
        <w:top w:val="none" w:sz="0" w:space="0" w:color="auto"/>
        <w:left w:val="none" w:sz="0" w:space="0" w:color="auto"/>
        <w:bottom w:val="none" w:sz="0" w:space="0" w:color="auto"/>
        <w:right w:val="none" w:sz="0" w:space="0" w:color="auto"/>
      </w:divBdr>
    </w:div>
    <w:div w:id="824973114">
      <w:bodyDiv w:val="1"/>
      <w:marLeft w:val="0"/>
      <w:marRight w:val="0"/>
      <w:marTop w:val="0"/>
      <w:marBottom w:val="0"/>
      <w:divBdr>
        <w:top w:val="none" w:sz="0" w:space="0" w:color="auto"/>
        <w:left w:val="none" w:sz="0" w:space="0" w:color="auto"/>
        <w:bottom w:val="none" w:sz="0" w:space="0" w:color="auto"/>
        <w:right w:val="none" w:sz="0" w:space="0" w:color="auto"/>
      </w:divBdr>
    </w:div>
    <w:div w:id="1061252462">
      <w:bodyDiv w:val="1"/>
      <w:marLeft w:val="0"/>
      <w:marRight w:val="0"/>
      <w:marTop w:val="0"/>
      <w:marBottom w:val="0"/>
      <w:divBdr>
        <w:top w:val="none" w:sz="0" w:space="0" w:color="auto"/>
        <w:left w:val="none" w:sz="0" w:space="0" w:color="auto"/>
        <w:bottom w:val="none" w:sz="0" w:space="0" w:color="auto"/>
        <w:right w:val="none" w:sz="0" w:space="0" w:color="auto"/>
      </w:divBdr>
    </w:div>
    <w:div w:id="1190417084">
      <w:bodyDiv w:val="1"/>
      <w:marLeft w:val="0"/>
      <w:marRight w:val="0"/>
      <w:marTop w:val="0"/>
      <w:marBottom w:val="0"/>
      <w:divBdr>
        <w:top w:val="none" w:sz="0" w:space="0" w:color="auto"/>
        <w:left w:val="none" w:sz="0" w:space="0" w:color="auto"/>
        <w:bottom w:val="none" w:sz="0" w:space="0" w:color="auto"/>
        <w:right w:val="none" w:sz="0" w:space="0" w:color="auto"/>
      </w:divBdr>
      <w:divsChild>
        <w:div w:id="509180772">
          <w:marLeft w:val="0"/>
          <w:marRight w:val="0"/>
          <w:marTop w:val="40"/>
          <w:marBottom w:val="0"/>
          <w:divBdr>
            <w:top w:val="none" w:sz="0" w:space="0" w:color="auto"/>
            <w:left w:val="none" w:sz="0" w:space="0" w:color="auto"/>
            <w:bottom w:val="none" w:sz="0" w:space="0" w:color="auto"/>
            <w:right w:val="none" w:sz="0" w:space="0" w:color="auto"/>
          </w:divBdr>
        </w:div>
      </w:divsChild>
    </w:div>
    <w:div w:id="1402101747">
      <w:bodyDiv w:val="1"/>
      <w:marLeft w:val="0"/>
      <w:marRight w:val="0"/>
      <w:marTop w:val="0"/>
      <w:marBottom w:val="0"/>
      <w:divBdr>
        <w:top w:val="none" w:sz="0" w:space="0" w:color="auto"/>
        <w:left w:val="none" w:sz="0" w:space="0" w:color="auto"/>
        <w:bottom w:val="none" w:sz="0" w:space="0" w:color="auto"/>
        <w:right w:val="none" w:sz="0" w:space="0" w:color="auto"/>
      </w:divBdr>
    </w:div>
    <w:div w:id="1487820058">
      <w:bodyDiv w:val="1"/>
      <w:marLeft w:val="0"/>
      <w:marRight w:val="0"/>
      <w:marTop w:val="0"/>
      <w:marBottom w:val="0"/>
      <w:divBdr>
        <w:top w:val="none" w:sz="0" w:space="0" w:color="auto"/>
        <w:left w:val="none" w:sz="0" w:space="0" w:color="auto"/>
        <w:bottom w:val="none" w:sz="0" w:space="0" w:color="auto"/>
        <w:right w:val="none" w:sz="0" w:space="0" w:color="auto"/>
      </w:divBdr>
    </w:div>
    <w:div w:id="1601793282">
      <w:bodyDiv w:val="1"/>
      <w:marLeft w:val="0"/>
      <w:marRight w:val="0"/>
      <w:marTop w:val="0"/>
      <w:marBottom w:val="0"/>
      <w:divBdr>
        <w:top w:val="none" w:sz="0" w:space="0" w:color="auto"/>
        <w:left w:val="none" w:sz="0" w:space="0" w:color="auto"/>
        <w:bottom w:val="none" w:sz="0" w:space="0" w:color="auto"/>
        <w:right w:val="none" w:sz="0" w:space="0" w:color="auto"/>
      </w:divBdr>
      <w:divsChild>
        <w:div w:id="1529224046">
          <w:marLeft w:val="0"/>
          <w:marRight w:val="0"/>
          <w:marTop w:val="40"/>
          <w:marBottom w:val="0"/>
          <w:divBdr>
            <w:top w:val="none" w:sz="0" w:space="0" w:color="auto"/>
            <w:left w:val="none" w:sz="0" w:space="0" w:color="auto"/>
            <w:bottom w:val="none" w:sz="0" w:space="0" w:color="auto"/>
            <w:right w:val="none" w:sz="0" w:space="0" w:color="auto"/>
          </w:divBdr>
        </w:div>
      </w:divsChild>
    </w:div>
    <w:div w:id="1636718311">
      <w:bodyDiv w:val="1"/>
      <w:marLeft w:val="0"/>
      <w:marRight w:val="0"/>
      <w:marTop w:val="0"/>
      <w:marBottom w:val="0"/>
      <w:divBdr>
        <w:top w:val="none" w:sz="0" w:space="0" w:color="auto"/>
        <w:left w:val="none" w:sz="0" w:space="0" w:color="auto"/>
        <w:bottom w:val="none" w:sz="0" w:space="0" w:color="auto"/>
        <w:right w:val="none" w:sz="0" w:space="0" w:color="auto"/>
      </w:divBdr>
    </w:div>
    <w:div w:id="1863008018">
      <w:bodyDiv w:val="1"/>
      <w:marLeft w:val="0"/>
      <w:marRight w:val="0"/>
      <w:marTop w:val="0"/>
      <w:marBottom w:val="0"/>
      <w:divBdr>
        <w:top w:val="none" w:sz="0" w:space="0" w:color="auto"/>
        <w:left w:val="none" w:sz="0" w:space="0" w:color="auto"/>
        <w:bottom w:val="none" w:sz="0" w:space="0" w:color="auto"/>
        <w:right w:val="none" w:sz="0" w:space="0" w:color="auto"/>
      </w:divBdr>
      <w:divsChild>
        <w:div w:id="993607897">
          <w:marLeft w:val="0"/>
          <w:marRight w:val="0"/>
          <w:marTop w:val="0"/>
          <w:marBottom w:val="0"/>
          <w:divBdr>
            <w:top w:val="none" w:sz="0" w:space="0" w:color="auto"/>
            <w:left w:val="none" w:sz="0" w:space="0" w:color="auto"/>
            <w:bottom w:val="none" w:sz="0" w:space="0" w:color="auto"/>
            <w:right w:val="none" w:sz="0" w:space="0" w:color="auto"/>
          </w:divBdr>
          <w:divsChild>
            <w:div w:id="6010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image" Target="media/image1.wmf"/><Relationship Id="rId14" Type="http://schemas.openxmlformats.org/officeDocument/2006/relationships/oleObject" Target="embeddings/oleObject1.bin"/><Relationship Id="rId15" Type="http://schemas.openxmlformats.org/officeDocument/2006/relationships/footer" Target="footer4.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A435AEA-7478-F548-B8BD-EDF1E44F2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3061</Words>
  <Characters>17449</Characters>
  <Application>Microsoft Macintosh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5</vt:lpstr>
    </vt:vector>
  </TitlesOfParts>
  <Company/>
  <LinksUpToDate>false</LinksUpToDate>
  <CharactersWithSpaces>20470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dc:title>
  <dc:creator>Unknown</dc:creator>
  <cp:lastModifiedBy>Duong Thanh Nam</cp:lastModifiedBy>
  <cp:revision>3</cp:revision>
  <cp:lastPrinted>2016-08-28T17:18:00Z</cp:lastPrinted>
  <dcterms:created xsi:type="dcterms:W3CDTF">2016-08-28T17:18:00Z</dcterms:created>
  <dcterms:modified xsi:type="dcterms:W3CDTF">2016-08-28T17:18:00Z</dcterms:modified>
</cp:coreProperties>
</file>