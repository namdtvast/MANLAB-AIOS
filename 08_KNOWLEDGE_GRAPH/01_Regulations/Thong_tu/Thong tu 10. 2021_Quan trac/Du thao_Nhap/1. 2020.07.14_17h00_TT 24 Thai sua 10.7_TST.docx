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715" w:type="dxa"/>
        <w:tblInd w:w="-792" w:type="dxa"/>
        <w:tblLayout w:type="fixed"/>
        <w:tblLook w:val="01E0" w:firstRow="1" w:lastRow="1" w:firstColumn="1" w:lastColumn="1" w:noHBand="0" w:noVBand="0"/>
      </w:tblPr>
      <w:tblGrid>
        <w:gridCol w:w="4728"/>
        <w:gridCol w:w="5987"/>
      </w:tblGrid>
      <w:tr w:rsidR="00B23FAD" w:rsidRPr="00ED3618" w14:paraId="301BEE14" w14:textId="77777777" w:rsidTr="00163664">
        <w:trPr>
          <w:trHeight w:val="568"/>
        </w:trPr>
        <w:tc>
          <w:tcPr>
            <w:tcW w:w="4728" w:type="dxa"/>
            <w:hideMark/>
          </w:tcPr>
          <w:p w14:paraId="011E6193" w14:textId="77777777" w:rsidR="00B23FAD" w:rsidRPr="00B23FAD" w:rsidRDefault="00B23FAD" w:rsidP="00B23FAD">
            <w:pPr>
              <w:tabs>
                <w:tab w:val="left" w:pos="3590"/>
                <w:tab w:val="left" w:pos="4085"/>
              </w:tabs>
              <w:spacing w:after="0" w:line="240" w:lineRule="auto"/>
              <w:jc w:val="center"/>
              <w:rPr>
                <w:rFonts w:ascii="Times New Roman" w:eastAsia="Times New Roman" w:hAnsi="Times New Roman" w:cs="Times New Roman"/>
                <w:b/>
                <w:sz w:val="26"/>
                <w:szCs w:val="28"/>
              </w:rPr>
            </w:pPr>
            <w:r w:rsidRPr="00B23FAD">
              <w:rPr>
                <w:rFonts w:ascii="Times New Roman" w:eastAsia="Times New Roman" w:hAnsi="Times New Roman" w:cs="Times New Roman"/>
                <w:sz w:val="28"/>
                <w:szCs w:val="28"/>
              </w:rPr>
              <w:br w:type="page"/>
            </w:r>
            <w:r w:rsidRPr="00B23FAD">
              <w:rPr>
                <w:rFonts w:ascii="Times New Roman" w:eastAsia="Times New Roman" w:hAnsi="Times New Roman" w:cs="Times New Roman"/>
                <w:sz w:val="28"/>
                <w:szCs w:val="28"/>
              </w:rPr>
              <w:br w:type="page"/>
            </w:r>
            <w:r w:rsidRPr="00B23FAD">
              <w:rPr>
                <w:rFonts w:ascii="Times New Roman" w:eastAsia="Times New Roman" w:hAnsi="Times New Roman" w:cs="Times New Roman"/>
                <w:b/>
                <w:sz w:val="26"/>
                <w:szCs w:val="28"/>
              </w:rPr>
              <w:t>BỘ TÀI NGUYÊN VÀ MÔI TRƯỜNG</w:t>
            </w:r>
          </w:p>
          <w:p w14:paraId="05920585" w14:textId="77777777" w:rsidR="00B23FAD" w:rsidRPr="00B23FAD" w:rsidRDefault="000E498E" w:rsidP="000E498E">
            <w:pPr>
              <w:tabs>
                <w:tab w:val="left" w:pos="1215"/>
                <w:tab w:val="center" w:pos="2256"/>
              </w:tabs>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Pr>
                <w:rFonts w:ascii="Times New Roman" w:eastAsia="Times New Roman" w:hAnsi="Times New Roman" w:cs="Times New Roman"/>
                <w:bCs/>
                <w:sz w:val="24"/>
                <w:szCs w:val="24"/>
              </w:rPr>
              <w:tab/>
            </w:r>
            <w:r w:rsidR="00B23FAD">
              <w:rPr>
                <w:rFonts w:ascii="Times New Roman" w:eastAsia="Calibri" w:hAnsi="Times New Roman" w:cs="Times New Roman"/>
                <w:noProof/>
                <w:sz w:val="28"/>
                <w:lang w:val="vi-VN" w:eastAsia="vi-VN"/>
              </w:rPr>
              <mc:AlternateContent>
                <mc:Choice Requires="wps">
                  <w:drawing>
                    <wp:anchor distT="4294967295" distB="4294967295" distL="114300" distR="114300" simplePos="0" relativeHeight="251661312" behindDoc="0" locked="0" layoutInCell="1" allowOverlap="1" wp14:anchorId="119AE7C8" wp14:editId="7EBA988D">
                      <wp:simplePos x="0" y="0"/>
                      <wp:positionH relativeFrom="column">
                        <wp:posOffset>674370</wp:posOffset>
                      </wp:positionH>
                      <wp:positionV relativeFrom="paragraph">
                        <wp:posOffset>78104</wp:posOffset>
                      </wp:positionV>
                      <wp:extent cx="1461770" cy="0"/>
                      <wp:effectExtent l="0" t="0" r="2413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61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AF32E" id="Straight Connector 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6.15pt" to="168.2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"/>
                  </w:pict>
                </mc:Fallback>
              </mc:AlternateContent>
            </w:r>
          </w:p>
        </w:tc>
        <w:tc>
          <w:tcPr>
            <w:tcW w:w="5987" w:type="dxa"/>
            <w:hideMark/>
          </w:tcPr>
          <w:p w14:paraId="4DEA6CE0" w14:textId="77777777" w:rsidR="00B23FAD" w:rsidRPr="00B23FAD" w:rsidRDefault="00B23FAD" w:rsidP="00B23FAD">
            <w:pPr>
              <w:spacing w:after="0" w:line="240" w:lineRule="auto"/>
              <w:jc w:val="center"/>
              <w:rPr>
                <w:rFonts w:ascii="Times New Roman" w:eastAsia="Times New Roman" w:hAnsi="Times New Roman" w:cs="Times New Roman"/>
                <w:b/>
                <w:sz w:val="26"/>
                <w:szCs w:val="26"/>
                <w:lang w:val="vi-VN"/>
              </w:rPr>
            </w:pPr>
            <w:r w:rsidRPr="00B23FAD">
              <w:rPr>
                <w:rFonts w:ascii="Times New Roman" w:eastAsia="Times New Roman" w:hAnsi="Times New Roman" w:cs="Times New Roman"/>
                <w:b/>
                <w:sz w:val="26"/>
                <w:szCs w:val="26"/>
                <w:lang w:val="vi-VN"/>
              </w:rPr>
              <w:t>CỘNG HOÀ XÃ HỘI CHỦ NGHĨA VIỆT NAM</w:t>
            </w:r>
          </w:p>
          <w:p w14:paraId="355F9D22" w14:textId="77777777" w:rsidR="00B23FAD" w:rsidRPr="00652822" w:rsidRDefault="00B23FAD" w:rsidP="00B23FAD">
            <w:pPr>
              <w:spacing w:after="0" w:line="240" w:lineRule="auto"/>
              <w:jc w:val="center"/>
              <w:rPr>
                <w:rFonts w:ascii="Times New Roman" w:eastAsia="Times New Roman" w:hAnsi="Times New Roman" w:cs="Times New Roman"/>
                <w:i/>
                <w:sz w:val="26"/>
                <w:szCs w:val="26"/>
                <w:lang w:val="vi-VN"/>
              </w:rPr>
            </w:pPr>
            <w:r>
              <w:rPr>
                <w:rFonts w:ascii="Times New Roman" w:eastAsia="Calibri" w:hAnsi="Times New Roman" w:cs="Times New Roman"/>
                <w:noProof/>
                <w:sz w:val="28"/>
                <w:lang w:val="vi-VN" w:eastAsia="vi-VN"/>
              </w:rPr>
              <mc:AlternateContent>
                <mc:Choice Requires="wps">
                  <w:drawing>
                    <wp:anchor distT="4294967295" distB="4294967295" distL="114300" distR="114300" simplePos="0" relativeHeight="251662336" behindDoc="0" locked="0" layoutInCell="1" allowOverlap="1" wp14:anchorId="577B6291" wp14:editId="33812C91">
                      <wp:simplePos x="0" y="0"/>
                      <wp:positionH relativeFrom="column">
                        <wp:posOffset>621030</wp:posOffset>
                      </wp:positionH>
                      <wp:positionV relativeFrom="paragraph">
                        <wp:posOffset>267969</wp:posOffset>
                      </wp:positionV>
                      <wp:extent cx="2210435" cy="0"/>
                      <wp:effectExtent l="0" t="0" r="1841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04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976B68" id="Straight Connector 5"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9pt,21.1pt" to="222.95pt,2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"/>
                  </w:pict>
                </mc:Fallback>
              </mc:AlternateContent>
            </w:r>
            <w:r w:rsidRPr="00B23FAD">
              <w:rPr>
                <w:rFonts w:ascii="Times New Roman" w:eastAsia="Times New Roman" w:hAnsi="Times New Roman" w:cs="Times New Roman"/>
                <w:b/>
                <w:bCs/>
                <w:sz w:val="28"/>
                <w:szCs w:val="26"/>
                <w:lang w:val="vi-VN"/>
              </w:rPr>
              <w:t>Độc lập – Tự do – Hạnh phúc</w:t>
            </w:r>
          </w:p>
        </w:tc>
      </w:tr>
      <w:tr w:rsidR="00B23FAD" w:rsidRPr="00B23FAD" w14:paraId="2221C0BE" w14:textId="77777777" w:rsidTr="00163664">
        <w:trPr>
          <w:trHeight w:val="780"/>
        </w:trPr>
        <w:tc>
          <w:tcPr>
            <w:tcW w:w="4728" w:type="dxa"/>
            <w:hideMark/>
          </w:tcPr>
          <w:p w14:paraId="3A894F1B" w14:textId="77777777" w:rsidR="00B23FAD" w:rsidRPr="00B23FAD" w:rsidRDefault="00B23FAD" w:rsidP="00B23FAD">
            <w:pPr>
              <w:spacing w:after="60" w:line="240" w:lineRule="auto"/>
              <w:jc w:val="center"/>
              <w:rPr>
                <w:rFonts w:ascii="Times New Roman" w:eastAsia="Times New Roman" w:hAnsi="Times New Roman" w:cs="Times New Roman"/>
                <w:b/>
                <w:sz w:val="26"/>
                <w:szCs w:val="26"/>
                <w:lang w:val="vi-VN"/>
              </w:rPr>
            </w:pPr>
            <w:r w:rsidRPr="00B23FAD">
              <w:rPr>
                <w:rFonts w:ascii="Times New Roman" w:eastAsia="Times New Roman" w:hAnsi="Times New Roman" w:cs="Times New Roman"/>
                <w:sz w:val="26"/>
                <w:szCs w:val="28"/>
              </w:rPr>
              <w:t>Số:</w:t>
            </w:r>
            <w:r w:rsidRPr="00B23FAD">
              <w:rPr>
                <w:rFonts w:ascii="Times New Roman" w:eastAsia="Times New Roman" w:hAnsi="Times New Roman" w:cs="Times New Roman"/>
                <w:sz w:val="26"/>
                <w:szCs w:val="28"/>
                <w:lang w:val="vi-VN"/>
              </w:rPr>
              <w:t xml:space="preserve"> </w:t>
            </w:r>
            <w:r w:rsidRPr="00B23FAD">
              <w:rPr>
                <w:rFonts w:ascii="Times New Roman" w:eastAsia="Times New Roman" w:hAnsi="Times New Roman" w:cs="Times New Roman"/>
                <w:sz w:val="26"/>
                <w:szCs w:val="28"/>
              </w:rPr>
              <w:t xml:space="preserve">           /</w:t>
            </w:r>
            <w:r>
              <w:rPr>
                <w:rFonts w:ascii="Times New Roman" w:eastAsia="Times New Roman" w:hAnsi="Times New Roman" w:cs="Times New Roman"/>
                <w:sz w:val="26"/>
                <w:szCs w:val="28"/>
              </w:rPr>
              <w:t>2020/TT-BTNMT</w:t>
            </w:r>
          </w:p>
          <w:p w14:paraId="40AC907B" w14:textId="77777777" w:rsidR="00B23FAD" w:rsidRPr="00B23FAD" w:rsidRDefault="00B23FAD" w:rsidP="00B23FAD">
            <w:pPr>
              <w:spacing w:after="0" w:line="240" w:lineRule="auto"/>
              <w:jc w:val="center"/>
              <w:rPr>
                <w:rFonts w:ascii="Times New Roman" w:eastAsia="Times New Roman" w:hAnsi="Times New Roman" w:cs="Times New Roman"/>
                <w:sz w:val="28"/>
                <w:szCs w:val="28"/>
              </w:rPr>
            </w:pPr>
          </w:p>
        </w:tc>
        <w:tc>
          <w:tcPr>
            <w:tcW w:w="5987" w:type="dxa"/>
            <w:hideMark/>
          </w:tcPr>
          <w:p w14:paraId="372F9813" w14:textId="77777777" w:rsidR="00B23FAD" w:rsidRPr="00B23FAD" w:rsidRDefault="00B23FAD" w:rsidP="00B23FAD">
            <w:pPr>
              <w:spacing w:before="240" w:after="0" w:line="240" w:lineRule="auto"/>
              <w:jc w:val="right"/>
              <w:rPr>
                <w:rFonts w:ascii="Times New Roman" w:eastAsia="Times New Roman" w:hAnsi="Times New Roman" w:cs="Times New Roman"/>
                <w:i/>
                <w:sz w:val="26"/>
                <w:szCs w:val="26"/>
              </w:rPr>
            </w:pPr>
          </w:p>
          <w:p w14:paraId="37E9DF21" w14:textId="77777777" w:rsidR="00B23FAD" w:rsidRPr="00B23FAD" w:rsidRDefault="00B23FAD" w:rsidP="00B23FAD">
            <w:pPr>
              <w:spacing w:after="0" w:line="240" w:lineRule="auto"/>
              <w:jc w:val="center"/>
              <w:rPr>
                <w:rFonts w:ascii="Times New Roman" w:eastAsia="Times New Roman" w:hAnsi="Times New Roman" w:cs="Times New Roman"/>
                <w:sz w:val="28"/>
                <w:szCs w:val="26"/>
              </w:rPr>
            </w:pPr>
            <w:r w:rsidRPr="00B23FAD">
              <w:rPr>
                <w:rFonts w:ascii="Times New Roman" w:eastAsia="Times New Roman" w:hAnsi="Times New Roman" w:cs="Times New Roman"/>
                <w:i/>
                <w:sz w:val="26"/>
                <w:szCs w:val="26"/>
                <w:lang w:val="vi-VN"/>
              </w:rPr>
              <w:t xml:space="preserve">Hà Nội, ngày        tháng </w:t>
            </w:r>
            <w:r w:rsidRPr="00B23FAD">
              <w:rPr>
                <w:rFonts w:ascii="Times New Roman" w:eastAsia="Times New Roman" w:hAnsi="Times New Roman" w:cs="Times New Roman"/>
                <w:i/>
                <w:sz w:val="26"/>
                <w:szCs w:val="26"/>
              </w:rPr>
              <w:t xml:space="preserve">    </w:t>
            </w:r>
            <w:r w:rsidRPr="00B23FAD">
              <w:rPr>
                <w:rFonts w:ascii="Times New Roman" w:eastAsia="Times New Roman" w:hAnsi="Times New Roman" w:cs="Times New Roman"/>
                <w:i/>
                <w:sz w:val="26"/>
                <w:szCs w:val="26"/>
                <w:lang w:val="vi-VN"/>
              </w:rPr>
              <w:t xml:space="preserve"> năm 20</w:t>
            </w:r>
            <w:r w:rsidRPr="00B23FAD">
              <w:rPr>
                <w:rFonts w:ascii="Times New Roman" w:eastAsia="Times New Roman" w:hAnsi="Times New Roman" w:cs="Times New Roman"/>
                <w:i/>
                <w:sz w:val="26"/>
                <w:szCs w:val="26"/>
              </w:rPr>
              <w:t>20</w:t>
            </w:r>
          </w:p>
        </w:tc>
      </w:tr>
    </w:tbl>
    <w:p w14:paraId="03EC0501" w14:textId="77777777" w:rsidR="00CB24F9" w:rsidRDefault="00CB24F9" w:rsidP="003957E0">
      <w:pPr>
        <w:spacing w:before="60" w:after="60" w:line="295" w:lineRule="auto"/>
        <w:jc w:val="both"/>
        <w:rPr>
          <w:rFonts w:ascii="Times New Roman" w:hAnsi="Times New Roman" w:cs="Times New Roman"/>
          <w:sz w:val="28"/>
          <w:szCs w:val="28"/>
        </w:rPr>
      </w:pPr>
    </w:p>
    <w:p w14:paraId="1088B1E3" w14:textId="77777777" w:rsidR="00CB24F9" w:rsidRPr="00B23FAD" w:rsidRDefault="00CB24F9" w:rsidP="003957E0">
      <w:pPr>
        <w:spacing w:before="60" w:after="60" w:line="295" w:lineRule="auto"/>
        <w:jc w:val="center"/>
        <w:rPr>
          <w:rFonts w:ascii="Times New Roman" w:hAnsi="Times New Roman" w:cs="Times New Roman"/>
          <w:b/>
          <w:sz w:val="28"/>
          <w:szCs w:val="28"/>
        </w:rPr>
      </w:pPr>
      <w:r w:rsidRPr="00B23FAD">
        <w:rPr>
          <w:rFonts w:ascii="Times New Roman" w:hAnsi="Times New Roman" w:cs="Times New Roman"/>
          <w:b/>
          <w:sz w:val="28"/>
          <w:szCs w:val="28"/>
        </w:rPr>
        <w:t>THÔNG TƯ</w:t>
      </w:r>
    </w:p>
    <w:p w14:paraId="671CFF9E" w14:textId="77777777" w:rsidR="00CB24F9" w:rsidRPr="00B23FAD" w:rsidRDefault="000E498E" w:rsidP="003957E0">
      <w:pPr>
        <w:spacing w:before="60" w:after="60" w:line="295" w:lineRule="auto"/>
        <w:jc w:val="center"/>
        <w:rPr>
          <w:rFonts w:ascii="Times New Roman" w:hAnsi="Times New Roman" w:cs="Times New Roman"/>
          <w:b/>
          <w:sz w:val="28"/>
          <w:szCs w:val="28"/>
        </w:rPr>
      </w:pPr>
      <w:r>
        <w:rPr>
          <w:rFonts w:ascii="Times New Roman" w:eastAsia="Calibri" w:hAnsi="Times New Roman" w:cs="Times New Roman"/>
          <w:noProof/>
          <w:sz w:val="28"/>
          <w:lang w:val="vi-VN" w:eastAsia="vi-VN"/>
        </w:rPr>
        <mc:AlternateContent>
          <mc:Choice Requires="wps">
            <w:drawing>
              <wp:anchor distT="4294967295" distB="4294967295" distL="114300" distR="114300" simplePos="0" relativeHeight="251664384" behindDoc="0" locked="0" layoutInCell="1" allowOverlap="1" wp14:anchorId="7D9792FC" wp14:editId="3AEEC55C">
                <wp:simplePos x="0" y="0"/>
                <wp:positionH relativeFrom="column">
                  <wp:posOffset>2009775</wp:posOffset>
                </wp:positionH>
                <wp:positionV relativeFrom="paragraph">
                  <wp:posOffset>219075</wp:posOffset>
                </wp:positionV>
                <wp:extent cx="1948180" cy="0"/>
                <wp:effectExtent l="0" t="0" r="1397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48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F48BB" id="Straight Connector 7" o:spid="_x0000_s1026" style="position:absolute;flip:x y;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25pt,17.25pt" to="311.6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"/>
            </w:pict>
          </mc:Fallback>
        </mc:AlternateContent>
      </w:r>
      <w:r w:rsidR="00CB24F9" w:rsidRPr="00B23FAD">
        <w:rPr>
          <w:rFonts w:ascii="Times New Roman" w:hAnsi="Times New Roman" w:cs="Times New Roman"/>
          <w:b/>
          <w:sz w:val="28"/>
          <w:szCs w:val="28"/>
        </w:rPr>
        <w:t>Quy định kỹ thuật quan trắc môi trường</w:t>
      </w:r>
    </w:p>
    <w:p w14:paraId="5E874C67" w14:textId="77777777" w:rsidR="00CB24F9" w:rsidRPr="00B23FAD" w:rsidRDefault="00CB24F9" w:rsidP="002C44DB">
      <w:pPr>
        <w:spacing w:before="480" w:after="480" w:line="295" w:lineRule="auto"/>
        <w:jc w:val="center"/>
        <w:rPr>
          <w:rFonts w:ascii="Times New Roman" w:hAnsi="Times New Roman" w:cs="Times New Roman"/>
          <w:b/>
          <w:sz w:val="28"/>
          <w:szCs w:val="28"/>
        </w:rPr>
      </w:pPr>
      <w:r w:rsidRPr="00B23FAD">
        <w:rPr>
          <w:rFonts w:ascii="Times New Roman" w:hAnsi="Times New Roman" w:cs="Times New Roman"/>
          <w:b/>
          <w:sz w:val="28"/>
          <w:szCs w:val="28"/>
        </w:rPr>
        <w:t>BỘ TRƯỞNG BỘ TÀI NGUYÊN VÀ MÔI TRƯỜNG</w:t>
      </w:r>
    </w:p>
    <w:p w14:paraId="078AFCDD" w14:textId="77777777" w:rsidR="00CB24F9" w:rsidRPr="00CB24F9" w:rsidRDefault="00CB24F9" w:rsidP="002C44DB">
      <w:pPr>
        <w:spacing w:before="60" w:after="60" w:line="295" w:lineRule="auto"/>
        <w:ind w:firstLine="720"/>
        <w:jc w:val="both"/>
        <w:rPr>
          <w:rFonts w:ascii="Times New Roman" w:hAnsi="Times New Roman" w:cs="Times New Roman"/>
          <w:sz w:val="28"/>
          <w:szCs w:val="28"/>
        </w:rPr>
      </w:pPr>
      <w:r w:rsidRPr="00CB24F9">
        <w:rPr>
          <w:rFonts w:ascii="Times New Roman" w:hAnsi="Times New Roman" w:cs="Times New Roman"/>
          <w:sz w:val="28"/>
          <w:szCs w:val="28"/>
        </w:rPr>
        <w:t xml:space="preserve">Căn cứ Luật Bảo vệ môi trường ngày 23 tháng 6 năm 2014; </w:t>
      </w:r>
    </w:p>
    <w:p w14:paraId="7A135DE8" w14:textId="77777777" w:rsidR="00CB24F9" w:rsidRPr="00CB24F9" w:rsidRDefault="00CB24F9" w:rsidP="002C44DB">
      <w:pPr>
        <w:spacing w:before="60" w:after="60" w:line="295" w:lineRule="auto"/>
        <w:ind w:firstLine="720"/>
        <w:jc w:val="both"/>
        <w:rPr>
          <w:rFonts w:ascii="Times New Roman" w:hAnsi="Times New Roman" w:cs="Times New Roman"/>
          <w:sz w:val="28"/>
          <w:szCs w:val="28"/>
        </w:rPr>
      </w:pPr>
      <w:r w:rsidRPr="00CB24F9">
        <w:rPr>
          <w:rFonts w:ascii="Times New Roman" w:hAnsi="Times New Roman" w:cs="Times New Roman"/>
          <w:sz w:val="28"/>
          <w:szCs w:val="28"/>
        </w:rPr>
        <w:t xml:space="preserve">Căn cứ Nghị định số 36/2017/NĐ-CP ngày 04 tháng 4 năm 2017 của Chính phủ quy định chức năng, nhiệm vụ, quyền hạn và cơ cấu tổ chức của Bộ Tài nguyên và Môi trường;  </w:t>
      </w:r>
    </w:p>
    <w:p w14:paraId="54069341" w14:textId="77777777" w:rsidR="00CB24F9" w:rsidRPr="00CB24F9" w:rsidRDefault="00CB24F9" w:rsidP="002C44DB">
      <w:pPr>
        <w:spacing w:before="60" w:after="60" w:line="295" w:lineRule="auto"/>
        <w:ind w:firstLine="720"/>
        <w:jc w:val="both"/>
        <w:rPr>
          <w:rFonts w:ascii="Times New Roman" w:hAnsi="Times New Roman" w:cs="Times New Roman"/>
          <w:sz w:val="28"/>
          <w:szCs w:val="28"/>
        </w:rPr>
      </w:pPr>
      <w:r w:rsidRPr="00CB24F9">
        <w:rPr>
          <w:rFonts w:ascii="Times New Roman" w:hAnsi="Times New Roman" w:cs="Times New Roman"/>
          <w:sz w:val="28"/>
          <w:szCs w:val="28"/>
        </w:rPr>
        <w:t xml:space="preserve">Căn cứ Nghị định số 127/2014/NĐ-CP ngày 31 tháng 12 năm 2014 của Chính phủ quy định điều kiện của tổ chức hoạt động dịch vụ quan trắc môi trường; </w:t>
      </w:r>
    </w:p>
    <w:p w14:paraId="1B4BF5C3" w14:textId="77777777" w:rsidR="00CB24F9" w:rsidRPr="00CB24F9" w:rsidRDefault="00CB24F9" w:rsidP="002C44DB">
      <w:pPr>
        <w:spacing w:before="60" w:after="60" w:line="295" w:lineRule="auto"/>
        <w:ind w:firstLine="720"/>
        <w:jc w:val="both"/>
        <w:rPr>
          <w:rFonts w:ascii="Times New Roman" w:hAnsi="Times New Roman" w:cs="Times New Roman"/>
          <w:sz w:val="28"/>
          <w:szCs w:val="28"/>
        </w:rPr>
      </w:pPr>
      <w:r w:rsidRPr="00CB24F9">
        <w:rPr>
          <w:rFonts w:ascii="Times New Roman" w:hAnsi="Times New Roman" w:cs="Times New Roman"/>
          <w:sz w:val="28"/>
          <w:szCs w:val="28"/>
        </w:rPr>
        <w:t xml:space="preserve">Căn cứ Nghị định số 38/2015/NĐ-CP ngày 24 tháng 4 năm 2015 của Chính phủ về quản lý chất thải và phế liệu; </w:t>
      </w:r>
    </w:p>
    <w:p w14:paraId="4C2008D0" w14:textId="77777777" w:rsidR="00CB24F9" w:rsidRDefault="00CB24F9" w:rsidP="002C44D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Căn cứ Nghị định số 73/2017/NĐ-CP </w:t>
      </w:r>
      <w:r w:rsidR="002C44DB">
        <w:rPr>
          <w:rFonts w:ascii="Times New Roman" w:hAnsi="Times New Roman" w:cs="Times New Roman"/>
          <w:sz w:val="28"/>
          <w:szCs w:val="28"/>
        </w:rPr>
        <w:t xml:space="preserve"> </w:t>
      </w:r>
      <w:r w:rsidR="002C44DB" w:rsidRPr="002C44DB">
        <w:rPr>
          <w:rFonts w:ascii="Times New Roman" w:hAnsi="Times New Roman" w:cs="Times New Roman"/>
          <w:sz w:val="28"/>
          <w:szCs w:val="28"/>
        </w:rPr>
        <w:t xml:space="preserve">ngày </w:t>
      </w:r>
      <w:r w:rsidR="002C44DB">
        <w:rPr>
          <w:rFonts w:ascii="Times New Roman" w:hAnsi="Times New Roman" w:cs="Times New Roman"/>
          <w:sz w:val="28"/>
          <w:szCs w:val="28"/>
        </w:rPr>
        <w:t>1</w:t>
      </w:r>
      <w:r w:rsidR="002C44DB" w:rsidRPr="002C44DB">
        <w:rPr>
          <w:rFonts w:ascii="Times New Roman" w:hAnsi="Times New Roman" w:cs="Times New Roman"/>
          <w:sz w:val="28"/>
          <w:szCs w:val="28"/>
        </w:rPr>
        <w:t xml:space="preserve">4 tháng </w:t>
      </w:r>
      <w:r w:rsidR="002C44DB">
        <w:rPr>
          <w:rFonts w:ascii="Times New Roman" w:hAnsi="Times New Roman" w:cs="Times New Roman"/>
          <w:sz w:val="28"/>
          <w:szCs w:val="28"/>
        </w:rPr>
        <w:t>6</w:t>
      </w:r>
      <w:r w:rsidR="002C44DB" w:rsidRPr="002C44DB">
        <w:rPr>
          <w:rFonts w:ascii="Times New Roman" w:hAnsi="Times New Roman" w:cs="Times New Roman"/>
          <w:sz w:val="28"/>
          <w:szCs w:val="28"/>
        </w:rPr>
        <w:t xml:space="preserve"> năm 201</w:t>
      </w:r>
      <w:r w:rsidR="002C44DB">
        <w:rPr>
          <w:rFonts w:ascii="Times New Roman" w:hAnsi="Times New Roman" w:cs="Times New Roman"/>
          <w:sz w:val="28"/>
          <w:szCs w:val="28"/>
        </w:rPr>
        <w:t>7</w:t>
      </w:r>
      <w:r w:rsidR="002C44DB" w:rsidRPr="002C44DB">
        <w:rPr>
          <w:rFonts w:ascii="Times New Roman" w:hAnsi="Times New Roman" w:cs="Times New Roman"/>
          <w:sz w:val="28"/>
          <w:szCs w:val="28"/>
        </w:rPr>
        <w:t xml:space="preserve"> của Chính phủ </w:t>
      </w:r>
      <w:r>
        <w:rPr>
          <w:rFonts w:ascii="Times New Roman" w:hAnsi="Times New Roman" w:cs="Times New Roman"/>
          <w:sz w:val="28"/>
          <w:szCs w:val="28"/>
        </w:rPr>
        <w:t xml:space="preserve">về thu thập, quản lý, khai thác và sử dụng thông tin, dữ liệu </w:t>
      </w:r>
      <w:r w:rsidR="002C44DB">
        <w:rPr>
          <w:rFonts w:ascii="Times New Roman" w:hAnsi="Times New Roman" w:cs="Times New Roman"/>
          <w:sz w:val="28"/>
          <w:szCs w:val="28"/>
        </w:rPr>
        <w:t>tài nguyên và môi trườ</w:t>
      </w:r>
      <w:r w:rsidR="00605C73">
        <w:rPr>
          <w:rFonts w:ascii="Times New Roman" w:hAnsi="Times New Roman" w:cs="Times New Roman"/>
          <w:sz w:val="28"/>
          <w:szCs w:val="28"/>
        </w:rPr>
        <w:t>ng;</w:t>
      </w:r>
    </w:p>
    <w:p w14:paraId="03FEFEA4" w14:textId="77777777" w:rsidR="00CB24F9" w:rsidRDefault="00CB24F9" w:rsidP="002C44D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Căn cứ Nghị định số 40/2019/NĐ-CP</w:t>
      </w:r>
      <w:r w:rsidR="002C44DB">
        <w:rPr>
          <w:rFonts w:ascii="Times New Roman" w:hAnsi="Times New Roman" w:cs="Times New Roman"/>
          <w:sz w:val="28"/>
          <w:szCs w:val="28"/>
        </w:rPr>
        <w:t xml:space="preserve"> </w:t>
      </w:r>
      <w:r w:rsidR="002C44DB" w:rsidRPr="002C44DB">
        <w:t xml:space="preserve"> </w:t>
      </w:r>
      <w:r w:rsidR="002C44DB" w:rsidRPr="002C44DB">
        <w:rPr>
          <w:rFonts w:ascii="Times New Roman" w:hAnsi="Times New Roman" w:cs="Times New Roman"/>
          <w:sz w:val="28"/>
          <w:szCs w:val="28"/>
        </w:rPr>
        <w:t xml:space="preserve">ngày </w:t>
      </w:r>
      <w:r w:rsidR="002C44DB">
        <w:rPr>
          <w:rFonts w:ascii="Times New Roman" w:hAnsi="Times New Roman" w:cs="Times New Roman"/>
          <w:sz w:val="28"/>
          <w:szCs w:val="28"/>
        </w:rPr>
        <w:t>13</w:t>
      </w:r>
      <w:r w:rsidR="002C44DB" w:rsidRPr="002C44DB">
        <w:rPr>
          <w:rFonts w:ascii="Times New Roman" w:hAnsi="Times New Roman" w:cs="Times New Roman"/>
          <w:sz w:val="28"/>
          <w:szCs w:val="28"/>
        </w:rPr>
        <w:t xml:space="preserve"> tháng </w:t>
      </w:r>
      <w:r w:rsidR="002C44DB">
        <w:rPr>
          <w:rFonts w:ascii="Times New Roman" w:hAnsi="Times New Roman" w:cs="Times New Roman"/>
          <w:sz w:val="28"/>
          <w:szCs w:val="28"/>
        </w:rPr>
        <w:t>5</w:t>
      </w:r>
      <w:r w:rsidR="002C44DB" w:rsidRPr="002C44DB">
        <w:rPr>
          <w:rFonts w:ascii="Times New Roman" w:hAnsi="Times New Roman" w:cs="Times New Roman"/>
          <w:sz w:val="28"/>
          <w:szCs w:val="28"/>
        </w:rPr>
        <w:t xml:space="preserve"> năm 201</w:t>
      </w:r>
      <w:r w:rsidR="002C44DB">
        <w:rPr>
          <w:rFonts w:ascii="Times New Roman" w:hAnsi="Times New Roman" w:cs="Times New Roman"/>
          <w:sz w:val="28"/>
          <w:szCs w:val="28"/>
        </w:rPr>
        <w:t>9</w:t>
      </w:r>
      <w:r w:rsidR="002C44DB" w:rsidRPr="002C44DB">
        <w:rPr>
          <w:rFonts w:ascii="Times New Roman" w:hAnsi="Times New Roman" w:cs="Times New Roman"/>
          <w:sz w:val="28"/>
          <w:szCs w:val="28"/>
        </w:rPr>
        <w:t xml:space="preserve"> của Chính phủ</w:t>
      </w:r>
      <w:r w:rsidRPr="00CB24F9">
        <w:rPr>
          <w:rFonts w:ascii="Times New Roman" w:hAnsi="Times New Roman" w:cs="Times New Roman"/>
          <w:sz w:val="28"/>
          <w:szCs w:val="28"/>
        </w:rPr>
        <w:t xml:space="preserve"> </w:t>
      </w:r>
      <w:r w:rsidR="002C44DB">
        <w:rPr>
          <w:rFonts w:ascii="Times New Roman" w:hAnsi="Times New Roman" w:cs="Times New Roman"/>
          <w:sz w:val="28"/>
          <w:szCs w:val="28"/>
        </w:rPr>
        <w:t xml:space="preserve">sửa đổi, bổ sung một số điều của các </w:t>
      </w:r>
      <w:r w:rsidR="00605C73">
        <w:rPr>
          <w:rFonts w:ascii="Times New Roman" w:hAnsi="Times New Roman" w:cs="Times New Roman"/>
          <w:sz w:val="28"/>
          <w:szCs w:val="28"/>
        </w:rPr>
        <w:t>nghị định quy định chi tiết, hướng dẫn thi hành Luật Bảo vệ môi trường;</w:t>
      </w:r>
    </w:p>
    <w:p w14:paraId="687B7C58" w14:textId="77777777" w:rsidR="00CB24F9" w:rsidRPr="00CB24F9" w:rsidRDefault="00CB24F9" w:rsidP="00605C73">
      <w:pPr>
        <w:spacing w:before="60" w:after="60" w:line="295" w:lineRule="auto"/>
        <w:ind w:firstLine="720"/>
        <w:jc w:val="both"/>
        <w:rPr>
          <w:rFonts w:ascii="Times New Roman" w:hAnsi="Times New Roman" w:cs="Times New Roman"/>
          <w:sz w:val="28"/>
          <w:szCs w:val="28"/>
        </w:rPr>
      </w:pPr>
      <w:r w:rsidRPr="00CB24F9">
        <w:rPr>
          <w:rFonts w:ascii="Times New Roman" w:hAnsi="Times New Roman" w:cs="Times New Roman"/>
          <w:sz w:val="28"/>
          <w:szCs w:val="28"/>
        </w:rPr>
        <w:t xml:space="preserve">Theo đề nghị của Tổng cục trưởng Tổng cục Môi trường, Vụ trưởng Vụ Khoa học và Công nghệ và Vụ trưởng Vụ Pháp chế; </w:t>
      </w:r>
    </w:p>
    <w:p w14:paraId="645E2098" w14:textId="77777777" w:rsidR="00C27844" w:rsidRDefault="00CB24F9" w:rsidP="00605C73">
      <w:pPr>
        <w:spacing w:before="60" w:after="60" w:line="295" w:lineRule="auto"/>
        <w:ind w:firstLine="720"/>
        <w:jc w:val="both"/>
        <w:rPr>
          <w:rFonts w:ascii="Times New Roman" w:hAnsi="Times New Roman" w:cs="Times New Roman"/>
          <w:sz w:val="28"/>
          <w:szCs w:val="28"/>
        </w:rPr>
      </w:pPr>
      <w:r w:rsidRPr="00CB24F9">
        <w:rPr>
          <w:rFonts w:ascii="Times New Roman" w:hAnsi="Times New Roman" w:cs="Times New Roman"/>
          <w:sz w:val="28"/>
          <w:szCs w:val="28"/>
        </w:rPr>
        <w:t xml:space="preserve">Bộ trưởng Bộ Tài nguyên và Môi trường ban hành Thông tư quy định kỹ thuật quan trắc môi trường. </w:t>
      </w:r>
    </w:p>
    <w:p w14:paraId="0A156540" w14:textId="77777777" w:rsidR="00605C73" w:rsidRDefault="00605C73" w:rsidP="003957E0">
      <w:pPr>
        <w:spacing w:before="60" w:after="60" w:line="295" w:lineRule="auto"/>
        <w:jc w:val="center"/>
        <w:rPr>
          <w:rFonts w:ascii="Times New Roman" w:hAnsi="Times New Roman" w:cs="Times New Roman"/>
          <w:b/>
          <w:sz w:val="28"/>
          <w:szCs w:val="28"/>
        </w:rPr>
      </w:pPr>
    </w:p>
    <w:p w14:paraId="71DA0FA7" w14:textId="77777777" w:rsidR="00605C73" w:rsidRDefault="00605C73" w:rsidP="003957E0">
      <w:pPr>
        <w:spacing w:before="60" w:after="60" w:line="295" w:lineRule="auto"/>
        <w:jc w:val="center"/>
        <w:rPr>
          <w:rFonts w:ascii="Times New Roman" w:hAnsi="Times New Roman" w:cs="Times New Roman"/>
          <w:b/>
          <w:sz w:val="28"/>
          <w:szCs w:val="28"/>
        </w:rPr>
      </w:pPr>
    </w:p>
    <w:p w14:paraId="55977DD7" w14:textId="77777777" w:rsidR="00B23FAD" w:rsidRDefault="00CB24F9" w:rsidP="003957E0">
      <w:pPr>
        <w:spacing w:before="60" w:after="60" w:line="295" w:lineRule="auto"/>
        <w:jc w:val="center"/>
        <w:rPr>
          <w:rFonts w:ascii="Times New Roman" w:hAnsi="Times New Roman" w:cs="Times New Roman"/>
          <w:b/>
          <w:sz w:val="28"/>
          <w:szCs w:val="28"/>
        </w:rPr>
      </w:pPr>
      <w:r w:rsidRPr="00CB24F9">
        <w:rPr>
          <w:rFonts w:ascii="Times New Roman" w:hAnsi="Times New Roman" w:cs="Times New Roman"/>
          <w:b/>
          <w:sz w:val="28"/>
          <w:szCs w:val="28"/>
        </w:rPr>
        <w:lastRenderedPageBreak/>
        <w:t xml:space="preserve">Chương I </w:t>
      </w:r>
    </w:p>
    <w:p w14:paraId="2FC38AD5" w14:textId="77777777" w:rsidR="00CB24F9" w:rsidRPr="00CB24F9" w:rsidRDefault="00CB24F9" w:rsidP="003957E0">
      <w:pPr>
        <w:spacing w:before="60" w:after="60" w:line="295" w:lineRule="auto"/>
        <w:jc w:val="center"/>
        <w:rPr>
          <w:rFonts w:ascii="Times New Roman" w:hAnsi="Times New Roman" w:cs="Times New Roman"/>
          <w:b/>
          <w:sz w:val="28"/>
          <w:szCs w:val="28"/>
        </w:rPr>
      </w:pPr>
      <w:r w:rsidRPr="00CB24F9">
        <w:rPr>
          <w:rFonts w:ascii="Times New Roman" w:hAnsi="Times New Roman" w:cs="Times New Roman"/>
          <w:b/>
          <w:sz w:val="28"/>
          <w:szCs w:val="28"/>
        </w:rPr>
        <w:t>QUY ĐỊNH CHUNG</w:t>
      </w:r>
    </w:p>
    <w:p w14:paraId="7BB1CC2A" w14:textId="77777777" w:rsidR="00CB24F9" w:rsidRPr="00CB24F9" w:rsidRDefault="00CB24F9" w:rsidP="003957E0">
      <w:pPr>
        <w:spacing w:before="60" w:after="60" w:line="295" w:lineRule="auto"/>
        <w:jc w:val="both"/>
        <w:rPr>
          <w:rFonts w:ascii="Times New Roman" w:hAnsi="Times New Roman" w:cs="Times New Roman"/>
          <w:b/>
          <w:sz w:val="28"/>
          <w:szCs w:val="28"/>
        </w:rPr>
      </w:pPr>
      <w:r w:rsidRPr="00CB24F9">
        <w:rPr>
          <w:rFonts w:ascii="Times New Roman" w:hAnsi="Times New Roman" w:cs="Times New Roman"/>
          <w:b/>
          <w:sz w:val="28"/>
          <w:szCs w:val="28"/>
        </w:rPr>
        <w:t xml:space="preserve"> </w:t>
      </w:r>
    </w:p>
    <w:p w14:paraId="6EF26FB3" w14:textId="77777777" w:rsidR="00CB24F9" w:rsidRPr="00453EA6" w:rsidRDefault="00CB24F9" w:rsidP="00605C73">
      <w:pPr>
        <w:spacing w:before="60" w:after="60" w:line="295" w:lineRule="auto"/>
        <w:ind w:firstLine="720"/>
        <w:jc w:val="both"/>
        <w:rPr>
          <w:rFonts w:ascii="Times New Roman" w:hAnsi="Times New Roman" w:cs="Times New Roman"/>
          <w:b/>
          <w:sz w:val="28"/>
          <w:szCs w:val="28"/>
        </w:rPr>
      </w:pPr>
      <w:r w:rsidRPr="00453EA6">
        <w:rPr>
          <w:rFonts w:ascii="Times New Roman" w:hAnsi="Times New Roman" w:cs="Times New Roman"/>
          <w:b/>
          <w:sz w:val="28"/>
          <w:szCs w:val="28"/>
        </w:rPr>
        <w:t xml:space="preserve">Điều 1. Phạm vi điều chỉnh </w:t>
      </w:r>
    </w:p>
    <w:p w14:paraId="65B41D63" w14:textId="77777777" w:rsidR="00CB24F9" w:rsidRPr="00453EA6" w:rsidRDefault="00CB24F9" w:rsidP="00605C73">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Thông tư này quy định kỹ thuật quan trắc môi trường, bao gồm: </w:t>
      </w:r>
    </w:p>
    <w:p w14:paraId="49D84671" w14:textId="77777777" w:rsidR="00CB24F9"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1. </w:t>
      </w:r>
      <w:r w:rsidR="00CB24F9" w:rsidRPr="00453EA6">
        <w:rPr>
          <w:rFonts w:ascii="Times New Roman" w:hAnsi="Times New Roman" w:cs="Times New Roman"/>
          <w:sz w:val="28"/>
          <w:szCs w:val="28"/>
        </w:rPr>
        <w:t xml:space="preserve">Quy định kỹ thuật quan trắc </w:t>
      </w:r>
      <w:r w:rsidR="002030B8">
        <w:rPr>
          <w:rFonts w:ascii="Times New Roman" w:hAnsi="Times New Roman" w:cs="Times New Roman"/>
          <w:sz w:val="28"/>
          <w:szCs w:val="28"/>
        </w:rPr>
        <w:t>chất lượng</w:t>
      </w:r>
      <w:r w:rsidR="00CB24F9" w:rsidRPr="00453EA6">
        <w:rPr>
          <w:rFonts w:ascii="Times New Roman" w:hAnsi="Times New Roman" w:cs="Times New Roman"/>
          <w:sz w:val="28"/>
          <w:szCs w:val="28"/>
        </w:rPr>
        <w:t xml:space="preserve"> môi trường, gồm: không khí xung quanh, tiếng ồn và độ rung; nước mặt lục địa; nước dưới đất; nước biển; nước mưa; đất; trầm tích. </w:t>
      </w:r>
    </w:p>
    <w:p w14:paraId="091330F9"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2. Quy định kỹ thuật quan trắc nước thải; khí thải; bùn thải từ hệ thống xử lý nước.</w:t>
      </w:r>
    </w:p>
    <w:p w14:paraId="404A84B8" w14:textId="77777777" w:rsidR="00CB24F9"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3. </w:t>
      </w:r>
      <w:r w:rsidR="00CB24F9" w:rsidRPr="00453EA6">
        <w:rPr>
          <w:rFonts w:ascii="Times New Roman" w:hAnsi="Times New Roman" w:cs="Times New Roman"/>
          <w:sz w:val="28"/>
          <w:szCs w:val="28"/>
        </w:rPr>
        <w:t xml:space="preserve">Quy định về bảo đảm chất lượng và kiểm soát chất lượng trong quan trắc môi trường. </w:t>
      </w:r>
    </w:p>
    <w:p w14:paraId="05D24C88" w14:textId="77777777" w:rsidR="00CB24F9"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4</w:t>
      </w:r>
      <w:r w:rsidR="00CB24F9" w:rsidRPr="00453EA6">
        <w:rPr>
          <w:rFonts w:ascii="Times New Roman" w:hAnsi="Times New Roman" w:cs="Times New Roman"/>
          <w:sz w:val="28"/>
          <w:szCs w:val="28"/>
        </w:rPr>
        <w:t>.</w:t>
      </w:r>
      <w:r w:rsidRPr="00453EA6">
        <w:rPr>
          <w:rFonts w:ascii="Times New Roman" w:hAnsi="Times New Roman" w:cs="Times New Roman"/>
          <w:sz w:val="28"/>
          <w:szCs w:val="28"/>
        </w:rPr>
        <w:t xml:space="preserve"> </w:t>
      </w:r>
      <w:r w:rsidR="00CB24F9" w:rsidRPr="00453EA6">
        <w:rPr>
          <w:rFonts w:ascii="Times New Roman" w:hAnsi="Times New Roman" w:cs="Times New Roman"/>
          <w:sz w:val="28"/>
          <w:szCs w:val="28"/>
        </w:rPr>
        <w:t xml:space="preserve">Quy định về các yêu cầu cơ bản và đặc tính kỹ thuật của hệ thống quan trắc </w:t>
      </w:r>
      <w:r w:rsidRPr="00453EA6">
        <w:rPr>
          <w:rFonts w:ascii="Times New Roman" w:hAnsi="Times New Roman" w:cs="Times New Roman"/>
          <w:sz w:val="28"/>
          <w:szCs w:val="28"/>
        </w:rPr>
        <w:t>không khí xung quanh</w:t>
      </w:r>
      <w:r w:rsidR="00CB24F9" w:rsidRPr="00453EA6">
        <w:rPr>
          <w:rFonts w:ascii="Times New Roman" w:hAnsi="Times New Roman" w:cs="Times New Roman"/>
          <w:sz w:val="28"/>
          <w:szCs w:val="28"/>
        </w:rPr>
        <w:t xml:space="preserve"> tự động, liên tục. </w:t>
      </w:r>
    </w:p>
    <w:p w14:paraId="6FCEAE08" w14:textId="77777777" w:rsidR="00CB24F9"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5. Quy định về các yêu cầu cơ bản và đặc tính kỹ thuật của hệ thống quan trắc khí thải tự động, liên tục. </w:t>
      </w:r>
      <w:r w:rsidR="00CB24F9" w:rsidRPr="00453EA6">
        <w:rPr>
          <w:rFonts w:ascii="Times New Roman" w:hAnsi="Times New Roman" w:cs="Times New Roman"/>
          <w:sz w:val="28"/>
          <w:szCs w:val="28"/>
        </w:rPr>
        <w:t xml:space="preserve"> </w:t>
      </w:r>
    </w:p>
    <w:p w14:paraId="66F764B0" w14:textId="77777777" w:rsidR="00453EA6"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6. Quy định về các yêu cầu cơ bản và đặc tính kỹ thuật của hệ thống quan trắc nước mặt và nước biển tự động, liên tục. </w:t>
      </w:r>
    </w:p>
    <w:p w14:paraId="3BDE9079" w14:textId="77777777" w:rsidR="00453EA6"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7. Quy định về các yêu cầu cơ bản và đặc tính kỹ thuật của hệ thống quan trắc nước thải tự động, liên tục.</w:t>
      </w:r>
      <w:r w:rsidRPr="00453EA6">
        <w:rPr>
          <w:rFonts w:ascii="Times New Roman" w:hAnsi="Times New Roman" w:cs="Times New Roman"/>
          <w:sz w:val="28"/>
          <w:szCs w:val="28"/>
        </w:rPr>
        <w:tab/>
      </w:r>
    </w:p>
    <w:p w14:paraId="6459584F" w14:textId="77777777" w:rsidR="00453EA6"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8. Yêu cầu về việc nhận, truyền và quản lý dữ liệu đối với hệ thống quan trắc môi trường tự động, liên tục. </w:t>
      </w:r>
    </w:p>
    <w:p w14:paraId="529DAD2F" w14:textId="77777777" w:rsidR="00453EA6"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9. Báo cáo và công bố kết quả quan trắc môi trường. </w:t>
      </w:r>
    </w:p>
    <w:p w14:paraId="0609BFCA" w14:textId="77777777" w:rsidR="00CB24F9" w:rsidRPr="00453EA6" w:rsidRDefault="00CB24F9" w:rsidP="00605C73">
      <w:pPr>
        <w:spacing w:before="60" w:after="60" w:line="295" w:lineRule="auto"/>
        <w:ind w:firstLine="720"/>
        <w:jc w:val="both"/>
        <w:rPr>
          <w:rFonts w:ascii="Times New Roman" w:hAnsi="Times New Roman" w:cs="Times New Roman"/>
          <w:b/>
          <w:sz w:val="28"/>
          <w:szCs w:val="28"/>
        </w:rPr>
      </w:pPr>
      <w:r w:rsidRPr="00453EA6">
        <w:rPr>
          <w:rFonts w:ascii="Times New Roman" w:hAnsi="Times New Roman" w:cs="Times New Roman"/>
          <w:b/>
          <w:sz w:val="28"/>
          <w:szCs w:val="28"/>
        </w:rPr>
        <w:t xml:space="preserve">Điều 2. Đối tượng áp dụng </w:t>
      </w:r>
    </w:p>
    <w:p w14:paraId="3F0F6872" w14:textId="77777777" w:rsidR="00CB24F9" w:rsidRPr="00453EA6"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1. </w:t>
      </w:r>
      <w:r w:rsidR="00CB24F9" w:rsidRPr="00453EA6">
        <w:rPr>
          <w:rFonts w:ascii="Times New Roman" w:hAnsi="Times New Roman" w:cs="Times New Roman"/>
          <w:sz w:val="28"/>
          <w:szCs w:val="28"/>
        </w:rPr>
        <w:t xml:space="preserve">Thông tư này áp dụng đối với các tổ chức, cá nhân liên quan đến hoạt động quan trắc môi trường. </w:t>
      </w:r>
    </w:p>
    <w:p w14:paraId="4D26C2DE" w14:textId="77777777" w:rsidR="00CB24F9" w:rsidRDefault="00453EA6"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2.</w:t>
      </w:r>
      <w:r w:rsidR="00CB24F9" w:rsidRPr="00453EA6">
        <w:rPr>
          <w:rFonts w:ascii="Times New Roman" w:hAnsi="Times New Roman" w:cs="Times New Roman"/>
          <w:sz w:val="28"/>
          <w:szCs w:val="28"/>
        </w:rPr>
        <w:t xml:space="preserve"> Thông tư này không áp dụng cho quan trắc môi trường đối với các hoạt động dầu khí trên biển. </w:t>
      </w:r>
    </w:p>
    <w:p w14:paraId="2FE26755" w14:textId="77777777" w:rsidR="00ED3618" w:rsidRDefault="00ED3618" w:rsidP="003957E0">
      <w:pPr>
        <w:spacing w:before="60" w:after="60" w:line="295" w:lineRule="auto"/>
        <w:ind w:firstLine="720"/>
        <w:jc w:val="both"/>
        <w:rPr>
          <w:rFonts w:ascii="Times New Roman" w:hAnsi="Times New Roman" w:cs="Times New Roman"/>
          <w:sz w:val="28"/>
          <w:szCs w:val="28"/>
        </w:rPr>
      </w:pPr>
    </w:p>
    <w:p w14:paraId="1BA2E267" w14:textId="77777777" w:rsidR="00ED3618" w:rsidRPr="00453EA6" w:rsidRDefault="00ED3618" w:rsidP="003957E0">
      <w:pPr>
        <w:spacing w:before="60" w:after="60" w:line="295" w:lineRule="auto"/>
        <w:ind w:firstLine="720"/>
        <w:jc w:val="both"/>
        <w:rPr>
          <w:rFonts w:ascii="Times New Roman" w:hAnsi="Times New Roman" w:cs="Times New Roman"/>
          <w:sz w:val="28"/>
          <w:szCs w:val="28"/>
        </w:rPr>
      </w:pPr>
    </w:p>
    <w:p w14:paraId="630E963D" w14:textId="77777777" w:rsidR="00CB24F9" w:rsidRPr="000756B5" w:rsidRDefault="00CB24F9" w:rsidP="00605C73">
      <w:pPr>
        <w:spacing w:before="60" w:after="60" w:line="295" w:lineRule="auto"/>
        <w:ind w:firstLine="720"/>
        <w:jc w:val="both"/>
        <w:rPr>
          <w:rFonts w:ascii="Times New Roman" w:hAnsi="Times New Roman" w:cs="Times New Roman"/>
          <w:b/>
          <w:sz w:val="28"/>
          <w:szCs w:val="28"/>
        </w:rPr>
      </w:pPr>
      <w:r w:rsidRPr="000756B5">
        <w:rPr>
          <w:rFonts w:ascii="Times New Roman" w:hAnsi="Times New Roman" w:cs="Times New Roman"/>
          <w:b/>
          <w:sz w:val="28"/>
          <w:szCs w:val="28"/>
        </w:rPr>
        <w:lastRenderedPageBreak/>
        <w:t xml:space="preserve">Điều 3. Nguyên tắc áp dụng các phương pháp quan trắc môi trường  </w:t>
      </w:r>
    </w:p>
    <w:p w14:paraId="41A688F6"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1.</w:t>
      </w:r>
      <w:r w:rsidR="00BD4361">
        <w:rPr>
          <w:rFonts w:ascii="Times New Roman" w:hAnsi="Times New Roman" w:cs="Times New Roman"/>
          <w:sz w:val="28"/>
          <w:szCs w:val="28"/>
        </w:rPr>
        <w:t xml:space="preserve"> </w:t>
      </w:r>
      <w:r w:rsidRPr="00453EA6">
        <w:rPr>
          <w:rFonts w:ascii="Times New Roman" w:hAnsi="Times New Roman" w:cs="Times New Roman"/>
          <w:sz w:val="28"/>
          <w:szCs w:val="28"/>
        </w:rPr>
        <w:t xml:space="preserve">Việc áp dụng các phương pháp quan trắc môi trường phải tuân thủ theo các phương pháp được quy định tại Thông tư này và các quy chuẩn kỹ thuật quốc gia hiện hành về môi trường. </w:t>
      </w:r>
    </w:p>
    <w:p w14:paraId="2CE1274D" w14:textId="77777777" w:rsidR="00CB24F9" w:rsidRPr="00453EA6" w:rsidRDefault="00453EA6"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00701B18">
        <w:rPr>
          <w:rFonts w:ascii="Times New Roman" w:hAnsi="Times New Roman" w:cs="Times New Roman"/>
          <w:sz w:val="28"/>
          <w:szCs w:val="28"/>
        </w:rPr>
        <w:t>Phương pháp tiêu chuẩn quốc tế, khu vực hoặc của quốc gia khác chưa được quy định tại Thông tư này sẽ được xem xét chấp nhận áp dụng nếu có độ chính xác tương đương hoặc cao hơn các phương pháp tiêu chuẩn quy định tại Thông tư này.</w:t>
      </w:r>
      <w:r w:rsidR="00CB24F9" w:rsidRPr="00453EA6">
        <w:rPr>
          <w:rFonts w:ascii="Times New Roman" w:hAnsi="Times New Roman" w:cs="Times New Roman"/>
          <w:sz w:val="28"/>
          <w:szCs w:val="28"/>
        </w:rPr>
        <w:t xml:space="preserve"> </w:t>
      </w:r>
    </w:p>
    <w:p w14:paraId="54AD77F5"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701B18">
        <w:rPr>
          <w:rFonts w:ascii="Times New Roman" w:hAnsi="Times New Roman" w:cs="Times New Roman"/>
          <w:sz w:val="28"/>
          <w:szCs w:val="28"/>
        </w:rPr>
        <w:t xml:space="preserve"> </w:t>
      </w:r>
      <w:r w:rsidRPr="00453EA6">
        <w:rPr>
          <w:rFonts w:ascii="Times New Roman" w:hAnsi="Times New Roman" w:cs="Times New Roman"/>
          <w:sz w:val="28"/>
          <w:szCs w:val="28"/>
        </w:rPr>
        <w:t xml:space="preserve">Trường hợp các phương pháp quan trắc môi trường quy định tại Thông tư này được sửa đổi, bổ sung hoặc thay thế thì áp dụng theo các phương pháp mới.  </w:t>
      </w:r>
    </w:p>
    <w:p w14:paraId="1DDFDAAE" w14:textId="77777777" w:rsidR="00CB24F9" w:rsidRPr="00701B18" w:rsidRDefault="00CB24F9" w:rsidP="00CA7239">
      <w:pPr>
        <w:spacing w:before="60" w:after="60" w:line="295" w:lineRule="auto"/>
        <w:ind w:firstLine="720"/>
        <w:jc w:val="both"/>
        <w:rPr>
          <w:rFonts w:ascii="Times New Roman" w:hAnsi="Times New Roman" w:cs="Times New Roman"/>
          <w:b/>
          <w:sz w:val="28"/>
          <w:szCs w:val="28"/>
        </w:rPr>
      </w:pPr>
      <w:r w:rsidRPr="00701B18">
        <w:rPr>
          <w:rFonts w:ascii="Times New Roman" w:hAnsi="Times New Roman" w:cs="Times New Roman"/>
          <w:b/>
          <w:sz w:val="28"/>
          <w:szCs w:val="28"/>
        </w:rPr>
        <w:t xml:space="preserve">Điều 4. Giải thích thuật ngữ và từ viết tắt  </w:t>
      </w:r>
    </w:p>
    <w:p w14:paraId="2FD51589" w14:textId="77777777" w:rsidR="00701B18" w:rsidRDefault="00CB24F9" w:rsidP="00CA7239">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Các thuật ngữ và từ viết tắt trong Thông tư này được hiểu như sau: </w:t>
      </w:r>
    </w:p>
    <w:p w14:paraId="1CA7F7D2"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 xml:space="preserve">1. Bảo đảm chất lượng (quality assurance - viết tắt là QA) trong quan trắc môi trường: là một hệ thống tích hợp các hoạt động quản lý và kỹ thuật trong một tổ chức nhằm bảo đảm cho hoạt động quan trắc môi trường đạt được các tiêu chuẩn chất lượng đã quy định. </w:t>
      </w:r>
    </w:p>
    <w:p w14:paraId="72DAFEF7"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00CB24F9" w:rsidRPr="00453EA6">
        <w:rPr>
          <w:rFonts w:ascii="Times New Roman" w:hAnsi="Times New Roman" w:cs="Times New Roman"/>
          <w:sz w:val="28"/>
          <w:szCs w:val="28"/>
        </w:rPr>
        <w:t xml:space="preserve">Kiểm soát chất lượng (quality control - viết tắt là QC) trong quan trắc môi trường: là việc thực hiện các biện pháp để đánh giá, theo dõi và kịp thời điều chỉnh để đạt được độ chụm, độ chính xác của các phép đo nhằm bảo đảm cho hoạt động quan trắc môi trường đạt các tiêu chuẩn chất lượng theo quy định. </w:t>
      </w:r>
    </w:p>
    <w:p w14:paraId="5674351A"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3. </w:t>
      </w:r>
      <w:r w:rsidR="00CB24F9" w:rsidRPr="00453EA6">
        <w:rPr>
          <w:rFonts w:ascii="Times New Roman" w:hAnsi="Times New Roman" w:cs="Times New Roman"/>
          <w:sz w:val="28"/>
          <w:szCs w:val="28"/>
        </w:rPr>
        <w:t xml:space="preserve">Mẫu kiểm soát chất lượng (quality control sample - gọi chung là mẫu QC): là mẫu thực hoặc mẫu được tạo từ chuẩn được sử dụng để kiểm soát chất lượng cho quá trình quan trắc tại hiện trường và phân tích môi trường trong phòng thí nghiệm. </w:t>
      </w:r>
    </w:p>
    <w:p w14:paraId="43260B86"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4. </w:t>
      </w:r>
      <w:r w:rsidR="00CB24F9" w:rsidRPr="00453EA6">
        <w:rPr>
          <w:rFonts w:ascii="Times New Roman" w:hAnsi="Times New Roman" w:cs="Times New Roman"/>
          <w:sz w:val="28"/>
          <w:szCs w:val="28"/>
        </w:rPr>
        <w:t xml:space="preserve">Độ chụm (precision): là mức độ gần nhau giữa các kết quả thử nghiệm độc lập nhận được trong điều kiện quy định. </w:t>
      </w:r>
    </w:p>
    <w:p w14:paraId="2594EECB"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5. </w:t>
      </w:r>
      <w:r w:rsidR="00CB24F9" w:rsidRPr="00453EA6">
        <w:rPr>
          <w:rFonts w:ascii="Times New Roman" w:hAnsi="Times New Roman" w:cs="Times New Roman"/>
          <w:sz w:val="28"/>
          <w:szCs w:val="28"/>
        </w:rPr>
        <w:t xml:space="preserve">Độ lặp lại (repeatability): là độ chụm trong các điều kiện lặp lại. </w:t>
      </w:r>
    </w:p>
    <w:p w14:paraId="5D99B6CA"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6. </w:t>
      </w:r>
      <w:r w:rsidR="00CB24F9" w:rsidRPr="00453EA6">
        <w:rPr>
          <w:rFonts w:ascii="Times New Roman" w:hAnsi="Times New Roman" w:cs="Times New Roman"/>
          <w:sz w:val="28"/>
          <w:szCs w:val="28"/>
        </w:rPr>
        <w:t xml:space="preserve">Độ tái lập (reproducibility): là độ chụm trong điều kiện tái lập. </w:t>
      </w:r>
    </w:p>
    <w:p w14:paraId="6D064370"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7. </w:t>
      </w:r>
      <w:r w:rsidR="00CB24F9" w:rsidRPr="00453EA6">
        <w:rPr>
          <w:rFonts w:ascii="Times New Roman" w:hAnsi="Times New Roman" w:cs="Times New Roman"/>
          <w:sz w:val="28"/>
          <w:szCs w:val="28"/>
        </w:rPr>
        <w:t xml:space="preserve">Độ chính xác (accuracy): là mức độ gần nhau giữa kết quả thử nghiệm và giá trị quy chiếu được chấp nhận.  </w:t>
      </w:r>
    </w:p>
    <w:p w14:paraId="24561AA6"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8. </w:t>
      </w:r>
      <w:r w:rsidR="00CB24F9" w:rsidRPr="00453EA6">
        <w:rPr>
          <w:rFonts w:ascii="Times New Roman" w:hAnsi="Times New Roman" w:cs="Times New Roman"/>
          <w:sz w:val="28"/>
          <w:szCs w:val="28"/>
        </w:rPr>
        <w:t xml:space="preserve">Mẻ mẫu (sample batch): là một nhóm gồm tối đa 20 mẫu thực được xử lý, phân tích trong cùng một điều kiện, với cùng một quy trình, phương pháp và trong </w:t>
      </w:r>
      <w:r w:rsidR="00CB24F9" w:rsidRPr="00453EA6">
        <w:rPr>
          <w:rFonts w:ascii="Times New Roman" w:hAnsi="Times New Roman" w:cs="Times New Roman"/>
          <w:sz w:val="28"/>
          <w:szCs w:val="28"/>
        </w:rPr>
        <w:lastRenderedPageBreak/>
        <w:t xml:space="preserve">cùng một khoảng thời gian. Mỗi mẻ mẫu phân tích phải bao gồm cả các mẫu kiểm soát chất lượng - mẫu QC.  </w:t>
      </w:r>
    </w:p>
    <w:p w14:paraId="164908A1"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9. </w:t>
      </w:r>
      <w:r w:rsidR="00CB24F9" w:rsidRPr="00453EA6">
        <w:rPr>
          <w:rFonts w:ascii="Times New Roman" w:hAnsi="Times New Roman" w:cs="Times New Roman"/>
          <w:sz w:val="28"/>
          <w:szCs w:val="28"/>
        </w:rPr>
        <w:t xml:space="preserve">Mẫu trắng hiện trường (field blank sample): là mẫu vật liệu sạch được sử dụng để kiểm soát sự nhiễm bẩn trong quá trình quan trắc tại hiện trường. Mẫu trắng hiện trường được xử lý, bảo quản, vận chuyển và phân tích các thông số trong phòng thí nghiệm tương tự như mẫu thực.  </w:t>
      </w:r>
    </w:p>
    <w:p w14:paraId="0ADCD66B"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10. </w:t>
      </w:r>
      <w:r w:rsidR="00CB24F9" w:rsidRPr="00453EA6">
        <w:rPr>
          <w:rFonts w:ascii="Times New Roman" w:hAnsi="Times New Roman" w:cs="Times New Roman"/>
          <w:sz w:val="28"/>
          <w:szCs w:val="28"/>
        </w:rPr>
        <w:t xml:space="preserve">Mẫu lặp hiện trường (field replicate/ duplicate sample): là hai mẫu trở lên được lấy tại cùng một vị trí, cùng một thời gian, được xử lý, bảo quản, vận chuyển và phân tích các thông số trong phòng thí nghiệm tương tự như nhau. Mẫu lặp hiện trường được sử dụng kiểm soát sai số trong hoạt động quan trắc tại hiện trường, phân tích trong phòng thí nghiệm và để đánh giá độ chụm của kết quả quan trắc.  </w:t>
      </w:r>
    </w:p>
    <w:p w14:paraId="551A76C0"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11. </w:t>
      </w:r>
      <w:r w:rsidR="00CB24F9" w:rsidRPr="00453EA6">
        <w:rPr>
          <w:rFonts w:ascii="Times New Roman" w:hAnsi="Times New Roman" w:cs="Times New Roman"/>
          <w:sz w:val="28"/>
          <w:szCs w:val="28"/>
        </w:rPr>
        <w:t xml:space="preserve">Mẫu trắng vận chuyển (trip blank sample): là mẫu vật liệu sạch được sử dụng để kiểm soát sự nhiễm bẩn trong quá trình vận chuyển mẫu. Mẫu trắng vận chuyển được vận chuyển cùng với mẫu thực trong cùng một điều kiện, được bảo quản, phân tích các thông số trong phòng thí nghiệm tương tự như mẫu thực. </w:t>
      </w:r>
    </w:p>
    <w:p w14:paraId="734A8035"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12. </w:t>
      </w:r>
      <w:r w:rsidR="00CB24F9" w:rsidRPr="00453EA6">
        <w:rPr>
          <w:rFonts w:ascii="Times New Roman" w:hAnsi="Times New Roman" w:cs="Times New Roman"/>
          <w:sz w:val="28"/>
          <w:szCs w:val="28"/>
        </w:rPr>
        <w:t xml:space="preserve">Mẫu trắng thiết bị (equipment blank sample): là mẫu vật liệu sạch được sử dụng để kiểm soát sự nhiễm bẩn của thiết bị lấy mẫu, đánh giá sự ổn định và độ nhiễu của thiết bị. Mẫu trắng thiết bị được xử lý như mẫu thực bằng thiết bị lấy mẫu, được bảo quản, vận chuyển và phân tích các thông số trong phòng thí nghiệm như mẫu thực.  </w:t>
      </w:r>
    </w:p>
    <w:p w14:paraId="0C257701"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13. </w:t>
      </w:r>
      <w:r w:rsidR="00CB24F9" w:rsidRPr="00453EA6">
        <w:rPr>
          <w:rFonts w:ascii="Times New Roman" w:hAnsi="Times New Roman" w:cs="Times New Roman"/>
          <w:sz w:val="28"/>
          <w:szCs w:val="28"/>
        </w:rPr>
        <w:t xml:space="preserve">Mẫu trắng phương pháp (method blank sample): là mẫu vật liệu sạch, được sử dụng để kiểm soát sự nhiễm bẩn dụng cụ và hóa chất, chất chuẩn trong quá trình phân tích mẫu. Mẫu trắng phương pháp được trải qua các bước xử lý, phân tích như mẫu thực. </w:t>
      </w:r>
    </w:p>
    <w:p w14:paraId="14531DAF"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14. </w:t>
      </w:r>
      <w:r w:rsidR="00CB24F9" w:rsidRPr="00453EA6">
        <w:rPr>
          <w:rFonts w:ascii="Times New Roman" w:hAnsi="Times New Roman" w:cs="Times New Roman"/>
          <w:sz w:val="28"/>
          <w:szCs w:val="28"/>
        </w:rPr>
        <w:t xml:space="preserve">Mẫu lặp phương pháp phòng thí nghiệm (laboratory replicate/ duplicate sample): gồm hai hoặc nhiều hơn các phần của cùng một mẫu được đồng nhất, được phân tích với cùng một phương pháp. Mẫu lặp phương pháp phòng thí nghiệm là mẫu được sử dụng để đánh giá độ chụm của kết quả phân tích.  </w:t>
      </w:r>
    </w:p>
    <w:p w14:paraId="53A67E84" w14:textId="43B5213C"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15. </w:t>
      </w:r>
      <w:r w:rsidR="00CB24F9" w:rsidRPr="00453EA6">
        <w:rPr>
          <w:rFonts w:ascii="Times New Roman" w:hAnsi="Times New Roman" w:cs="Times New Roman"/>
          <w:sz w:val="28"/>
          <w:szCs w:val="28"/>
        </w:rPr>
        <w:t>Mẫu chuẩn</w:t>
      </w:r>
      <w:ins w:id="0" w:author="Microsoft Office User" w:date="2020-08-18T20:41:00Z">
        <w:r w:rsidR="00C52344">
          <w:rPr>
            <w:rFonts w:ascii="Times New Roman" w:hAnsi="Times New Roman" w:cs="Times New Roman"/>
            <w:sz w:val="28"/>
            <w:szCs w:val="28"/>
            <w:lang w:val="vi-VN"/>
          </w:rPr>
          <w:t xml:space="preserve"> </w:t>
        </w:r>
      </w:ins>
      <w:del w:id="1" w:author="Microsoft Office User" w:date="2020-08-18T20:41:00Z">
        <w:r w:rsidR="00CB24F9" w:rsidRPr="00453EA6" w:rsidDel="00C52344">
          <w:rPr>
            <w:rFonts w:ascii="Times New Roman" w:hAnsi="Times New Roman" w:cs="Times New Roman"/>
            <w:sz w:val="28"/>
            <w:szCs w:val="28"/>
          </w:rPr>
          <w:delText xml:space="preserve">, chất chuẩn </w:delText>
        </w:r>
      </w:del>
      <w:r w:rsidR="00CB24F9" w:rsidRPr="00453EA6">
        <w:rPr>
          <w:rFonts w:ascii="Times New Roman" w:hAnsi="Times New Roman" w:cs="Times New Roman"/>
          <w:sz w:val="28"/>
          <w:szCs w:val="28"/>
        </w:rPr>
        <w:t xml:space="preserve">(reference material): </w:t>
      </w:r>
      <w:del w:id="2" w:author="Nguyen Bjno" w:date="2020-08-05T06:54:00Z">
        <w:r w:rsidR="00CB24F9" w:rsidRPr="00453EA6" w:rsidDel="008B39FB">
          <w:rPr>
            <w:rFonts w:ascii="Times New Roman" w:hAnsi="Times New Roman" w:cs="Times New Roman"/>
            <w:sz w:val="28"/>
            <w:szCs w:val="28"/>
          </w:rPr>
          <w:delText>l</w:delText>
        </w:r>
        <w:r w:rsidR="00CB24F9" w:rsidRPr="008B39FB" w:rsidDel="008B39FB">
          <w:rPr>
            <w:rFonts w:ascii="Times New Roman" w:hAnsi="Times New Roman" w:cs="Times New Roman"/>
            <w:color w:val="FF0000"/>
            <w:sz w:val="28"/>
            <w:szCs w:val="28"/>
            <w:rPrChange w:id="3" w:author="Nguyen Bjno" w:date="2020-08-05T06:54:00Z">
              <w:rPr>
                <w:rFonts w:ascii="Times New Roman" w:hAnsi="Times New Roman" w:cs="Times New Roman"/>
                <w:sz w:val="28"/>
                <w:szCs w:val="28"/>
              </w:rPr>
            </w:rPrChange>
          </w:rPr>
          <w:delText xml:space="preserve">à </w:delText>
        </w:r>
      </w:del>
      <w:ins w:id="4" w:author="Nguyen Bjno" w:date="2020-08-05T06:51:00Z">
        <w:r w:rsidR="009E2714" w:rsidRPr="008B39FB">
          <w:rPr>
            <w:rFonts w:ascii="Times New Roman" w:hAnsi="Times New Roman" w:cs="Times New Roman"/>
            <w:color w:val="FF0000"/>
            <w:sz w:val="28"/>
            <w:szCs w:val="28"/>
            <w:rPrChange w:id="5" w:author="Nguyen Bjno" w:date="2020-08-05T06:54:00Z">
              <w:rPr>
                <w:lang w:val="vi-VN"/>
              </w:rPr>
            </w:rPrChange>
          </w:rPr>
          <w:t xml:space="preserve">là một loại chuẩn đo lường đặc biệt có độ đồng nhất và ổn định nhất định đối với một hoặc một số thuộc tính. Chất chuẩn được </w:t>
        </w:r>
        <w:r w:rsidR="009E2714" w:rsidRPr="008B39FB">
          <w:rPr>
            <w:rFonts w:ascii="Times New Roman" w:hAnsi="Times New Roman" w:cs="Times New Roman"/>
            <w:color w:val="FF0000"/>
            <w:sz w:val="28"/>
            <w:szCs w:val="28"/>
            <w:rPrChange w:id="6" w:author="Nguyen Bjno" w:date="2020-08-05T06:54:00Z">
              <w:rPr>
                <w:lang w:val="vi-VN"/>
              </w:rPr>
            </w:rPrChange>
          </w:rPr>
          <w:lastRenderedPageBreak/>
          <w:t>sử dụng để hiệu chuẩn, kiểm định thiết bị, phương tiện đo, đánh giá phương pháp đo hoặc để xác định giá trị về thành phần, tính chất của vật liệu hoặc chất khác</w:t>
        </w:r>
      </w:ins>
      <w:del w:id="7" w:author="Nguyen Bjno" w:date="2020-08-05T06:51:00Z">
        <w:r w:rsidR="00CB24F9" w:rsidRPr="008B39FB" w:rsidDel="009E2714">
          <w:rPr>
            <w:rFonts w:ascii="Times New Roman" w:hAnsi="Times New Roman" w:cs="Times New Roman"/>
            <w:color w:val="FF0000"/>
            <w:sz w:val="28"/>
            <w:szCs w:val="28"/>
            <w:rPrChange w:id="8" w:author="Nguyen Bjno" w:date="2020-08-05T06:54:00Z">
              <w:rPr>
                <w:rFonts w:ascii="Times New Roman" w:hAnsi="Times New Roman" w:cs="Times New Roman"/>
                <w:sz w:val="28"/>
                <w:szCs w:val="28"/>
              </w:rPr>
            </w:rPrChange>
          </w:rPr>
          <w:delText>vật liệu, đủ đồng nhất và ổn định về một hoặc nhiều tính chất quy định, được thiết lập phù hợp với việc sử dụng đã định trong một quá trình đo</w:delText>
        </w:r>
      </w:del>
      <w:r w:rsidR="00CB24F9" w:rsidRPr="008B39FB">
        <w:rPr>
          <w:rFonts w:ascii="Times New Roman" w:hAnsi="Times New Roman" w:cs="Times New Roman"/>
          <w:color w:val="FF0000"/>
          <w:sz w:val="28"/>
          <w:szCs w:val="28"/>
          <w:rPrChange w:id="9" w:author="Nguyen Bjno" w:date="2020-08-05T06:54:00Z">
            <w:rPr>
              <w:rFonts w:ascii="Times New Roman" w:hAnsi="Times New Roman" w:cs="Times New Roman"/>
              <w:sz w:val="28"/>
              <w:szCs w:val="28"/>
            </w:rPr>
          </w:rPrChange>
        </w:rPr>
        <w:t xml:space="preserve">. </w:t>
      </w:r>
    </w:p>
    <w:p w14:paraId="355073C8" w14:textId="77777777" w:rsidR="00CB24F9" w:rsidRPr="00453EA6" w:rsidRDefault="00701B1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16. </w:t>
      </w:r>
      <w:r w:rsidR="00CB24F9" w:rsidRPr="00453EA6">
        <w:rPr>
          <w:rFonts w:ascii="Times New Roman" w:hAnsi="Times New Roman" w:cs="Times New Roman"/>
          <w:sz w:val="28"/>
          <w:szCs w:val="28"/>
        </w:rPr>
        <w:t xml:space="preserve">Mẫu chuẩn được chứng nhận (certified reference material – viết tắt là </w:t>
      </w:r>
      <w:r>
        <w:rPr>
          <w:rFonts w:ascii="Times New Roman" w:hAnsi="Times New Roman" w:cs="Times New Roman"/>
          <w:sz w:val="28"/>
          <w:szCs w:val="28"/>
        </w:rPr>
        <w:t>CRM): là mẫu chu</w:t>
      </w:r>
      <w:r w:rsidR="00CB24F9" w:rsidRPr="00453EA6">
        <w:rPr>
          <w:rFonts w:ascii="Times New Roman" w:hAnsi="Times New Roman" w:cs="Times New Roman"/>
          <w:sz w:val="28"/>
          <w:szCs w:val="28"/>
        </w:rPr>
        <w:t>ẩn có kèm theo giấy chứng nhận, trong đó một hay nhiều giá trị về tính chất của nó được chứng nhận</w:t>
      </w:r>
      <w:r>
        <w:rPr>
          <w:rFonts w:ascii="Times New Roman" w:hAnsi="Times New Roman" w:cs="Times New Roman"/>
          <w:sz w:val="28"/>
          <w:szCs w:val="28"/>
        </w:rPr>
        <w:t>,</w:t>
      </w:r>
      <w:r w:rsidR="00CB24F9" w:rsidRPr="00453EA6">
        <w:rPr>
          <w:rFonts w:ascii="Times New Roman" w:hAnsi="Times New Roman" w:cs="Times New Roman"/>
          <w:sz w:val="28"/>
          <w:szCs w:val="28"/>
        </w:rPr>
        <w:t xml:space="preserve"> theo đó các giá trị về tính chất được biểu thị ra và mỗi giá trị được chứng nhận có kèm theo thông tin về độ không đảm b</w:t>
      </w:r>
      <w:r w:rsidR="007E7038">
        <w:rPr>
          <w:rFonts w:ascii="Times New Roman" w:hAnsi="Times New Roman" w:cs="Times New Roman"/>
          <w:sz w:val="28"/>
          <w:szCs w:val="28"/>
        </w:rPr>
        <w:t>ảo</w:t>
      </w:r>
      <w:r w:rsidR="00CB24F9" w:rsidRPr="00453EA6">
        <w:rPr>
          <w:rFonts w:ascii="Times New Roman" w:hAnsi="Times New Roman" w:cs="Times New Roman"/>
          <w:sz w:val="28"/>
          <w:szCs w:val="28"/>
        </w:rPr>
        <w:t xml:space="preserve"> tương ứng ở mức tin cậy quy định. </w:t>
      </w:r>
    </w:p>
    <w:p w14:paraId="6A7693B9" w14:textId="77777777" w:rsidR="00CB24F9" w:rsidRPr="00453EA6" w:rsidRDefault="007E703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17. </w:t>
      </w:r>
      <w:r w:rsidR="00CB24F9" w:rsidRPr="00453EA6">
        <w:rPr>
          <w:rFonts w:ascii="Times New Roman" w:hAnsi="Times New Roman" w:cs="Times New Roman"/>
          <w:sz w:val="28"/>
          <w:szCs w:val="28"/>
        </w:rPr>
        <w:t xml:space="preserve">Mẫu kiểm soát phòng thí nghiệm (laboratory control sample): là một mẫu đã biết trước nồng độ được chuẩn bị từ chất chuẩn có nồng độ nằm trong phạm vi đo của thiết bị hoặc khoảng làm việc của đường chuẩn được sử dụng để kiểm tra quá trình hoạt động thiết bị, theo dõi quá trình phân tích.   </w:t>
      </w:r>
    </w:p>
    <w:p w14:paraId="620E18C4" w14:textId="77777777" w:rsidR="00CB24F9" w:rsidRPr="00453EA6" w:rsidRDefault="007E703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18. </w:t>
      </w:r>
      <w:r w:rsidR="00CB24F9" w:rsidRPr="00453EA6">
        <w:rPr>
          <w:rFonts w:ascii="Times New Roman" w:hAnsi="Times New Roman" w:cs="Times New Roman"/>
          <w:sz w:val="28"/>
          <w:szCs w:val="28"/>
        </w:rPr>
        <w:t xml:space="preserve">Mẫu thêm chuẩn (spike sample/ matrix spike): là mẫu đã được bổ sung một lượng chất cần phân tích biết trước nồng độ trên nền mẫu thực. Mẫu thêm chuẩn được chuẩn bị và phân tích như mẫu thực để đánh giá quá trình phân tích.  </w:t>
      </w:r>
    </w:p>
    <w:p w14:paraId="51D8FB02" w14:textId="77777777" w:rsidR="00CB24F9" w:rsidRPr="00453EA6" w:rsidRDefault="007E703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19. </w:t>
      </w:r>
      <w:r w:rsidR="00CB24F9" w:rsidRPr="00453EA6">
        <w:rPr>
          <w:rFonts w:ascii="Times New Roman" w:hAnsi="Times New Roman" w:cs="Times New Roman"/>
          <w:sz w:val="28"/>
          <w:szCs w:val="28"/>
        </w:rPr>
        <w:t xml:space="preserve">So sánh liên phòng thí nghiệm (interlaboratory comparisons): là việc tổ chức thực hiện và đánh giá các phép đo hoặc phép thử trên cùng mẫu thử hoặc trên mẫu thử tương tự nhau bởi hai hay nhiều phòng thí nghiệm theo những điều kiện xác định. </w:t>
      </w:r>
    </w:p>
    <w:p w14:paraId="0C225379" w14:textId="77777777" w:rsidR="00CB24F9" w:rsidRPr="00453EA6" w:rsidRDefault="007E703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20. </w:t>
      </w:r>
      <w:r w:rsidR="00CB24F9" w:rsidRPr="00453EA6">
        <w:rPr>
          <w:rFonts w:ascii="Times New Roman" w:hAnsi="Times New Roman" w:cs="Times New Roman"/>
          <w:sz w:val="28"/>
          <w:szCs w:val="28"/>
        </w:rPr>
        <w:t xml:space="preserve">Thử nghiệm thành thạo (proficiency testing): là hoạt động đánh giá việc thực hiện của các bên tham gia đo, phân tích theo tiêu chí đã được thiết lập thông qua các so sánh liên phòng thí nghiệm. </w:t>
      </w:r>
    </w:p>
    <w:p w14:paraId="1BE8F0F9" w14:textId="77777777" w:rsidR="00CB24F9" w:rsidRPr="00453EA6" w:rsidRDefault="007E7038" w:rsidP="00816748">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21. </w:t>
      </w:r>
      <w:r w:rsidR="00CB24F9" w:rsidRPr="00453EA6">
        <w:rPr>
          <w:rFonts w:ascii="Times New Roman" w:hAnsi="Times New Roman" w:cs="Times New Roman"/>
          <w:sz w:val="28"/>
          <w:szCs w:val="28"/>
        </w:rPr>
        <w:t xml:space="preserve">Kế hoạch bảo đảm chất lượng (quality assurance project plan - viết tắt là QAPP): là bản kế hoạch mô tả toàn bộ các thủ tục bảo đảm chất lượng cần thiết, các hoạt động kiểm soát chất lượng và các hoạt động kỹ thuật khác cần được thực hiện của một chương trình quan trắc môi trường, để bảo đảm các kết quả thu được đáp ứng các yêu cầu đề ra. </w:t>
      </w:r>
    </w:p>
    <w:p w14:paraId="527133C8" w14:textId="77777777" w:rsidR="003B0950" w:rsidRDefault="007E703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22. </w:t>
      </w:r>
      <w:r w:rsidR="00CB24F9" w:rsidRPr="00453EA6">
        <w:rPr>
          <w:rFonts w:ascii="Times New Roman" w:hAnsi="Times New Roman" w:cs="Times New Roman"/>
          <w:sz w:val="28"/>
          <w:szCs w:val="28"/>
        </w:rPr>
        <w:t xml:space="preserve">Giới hạn phát hiện của phương pháp (method detection limit - viết tắt là MDL): </w:t>
      </w:r>
      <w:r w:rsidR="003B0950">
        <w:rPr>
          <w:rFonts w:ascii="Times New Roman" w:hAnsi="Times New Roman" w:cs="Times New Roman"/>
          <w:sz w:val="28"/>
          <w:szCs w:val="28"/>
        </w:rPr>
        <w:t>là nồng độ nhỏ nhất của chất trong mẫu khi phân tích cho ra tín hiệu sai khác đáng kể so với tín hiệu của mẫu trắng với độ tin cậy 99%.</w:t>
      </w:r>
    </w:p>
    <w:p w14:paraId="5BDC69C1" w14:textId="77777777" w:rsidR="00CB24F9" w:rsidRPr="00453EA6" w:rsidRDefault="007E703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23. </w:t>
      </w:r>
      <w:r w:rsidR="00CB24F9" w:rsidRPr="00453EA6">
        <w:rPr>
          <w:rFonts w:ascii="Times New Roman" w:hAnsi="Times New Roman" w:cs="Times New Roman"/>
          <w:sz w:val="28"/>
          <w:szCs w:val="28"/>
        </w:rPr>
        <w:t xml:space="preserve">Giới hạn phát hiện của thiết bị (instrument detection limit - viết tắt là IDL): là giá trị thấp nhất của một chất cần phân tích được phát hiện lớn hơn năm lần tín hiệu nhiễu của thiết bị. </w:t>
      </w:r>
    </w:p>
    <w:p w14:paraId="31D1F2BF" w14:textId="77777777" w:rsidR="00CB24F9" w:rsidRPr="00453EA6" w:rsidRDefault="007E7038"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24. </w:t>
      </w:r>
      <w:r w:rsidR="00CB24F9" w:rsidRPr="00453EA6">
        <w:rPr>
          <w:rFonts w:ascii="Times New Roman" w:hAnsi="Times New Roman" w:cs="Times New Roman"/>
          <w:sz w:val="28"/>
          <w:szCs w:val="28"/>
        </w:rPr>
        <w:t xml:space="preserve">Kiểm tra kỹ thuật: là kiểm tra trạng thái hoạt động bình thường và cơ cấu chỉnh của phương tiện đo theo tài liệu kỹ thuật. </w:t>
      </w:r>
    </w:p>
    <w:p w14:paraId="5E5A56DC" w14:textId="327278CD" w:rsidR="00CB24F9" w:rsidRPr="000C7D10" w:rsidRDefault="007E7038" w:rsidP="003957E0">
      <w:pPr>
        <w:spacing w:before="60" w:after="60" w:line="295" w:lineRule="auto"/>
        <w:ind w:firstLine="720"/>
        <w:jc w:val="both"/>
        <w:rPr>
          <w:rFonts w:ascii="Times New Roman" w:hAnsi="Times New Roman" w:cs="Times New Roman"/>
          <w:color w:val="FF0000"/>
          <w:sz w:val="28"/>
          <w:szCs w:val="28"/>
          <w:rPrChange w:id="10" w:author="Nguyen Bjno" w:date="2020-08-05T06:42:00Z">
            <w:rPr>
              <w:rFonts w:ascii="Times New Roman" w:hAnsi="Times New Roman" w:cs="Times New Roman"/>
              <w:sz w:val="28"/>
              <w:szCs w:val="28"/>
            </w:rPr>
          </w:rPrChange>
        </w:rPr>
      </w:pPr>
      <w:r w:rsidRPr="000C7D10">
        <w:rPr>
          <w:rFonts w:ascii="Times New Roman" w:hAnsi="Times New Roman" w:cs="Times New Roman"/>
          <w:color w:val="FF0000"/>
          <w:sz w:val="28"/>
          <w:szCs w:val="28"/>
          <w:rPrChange w:id="11" w:author="Nguyen Bjno" w:date="2020-08-05T06:42:00Z">
            <w:rPr>
              <w:rFonts w:ascii="Times New Roman" w:hAnsi="Times New Roman" w:cs="Times New Roman"/>
              <w:sz w:val="28"/>
              <w:szCs w:val="28"/>
            </w:rPr>
          </w:rPrChange>
        </w:rPr>
        <w:t xml:space="preserve">25. </w:t>
      </w:r>
      <w:ins w:id="12" w:author="Nguyen Bjno" w:date="2020-08-05T06:42:00Z">
        <w:r w:rsidR="009C6A32" w:rsidRPr="000C7D10">
          <w:rPr>
            <w:color w:val="FF0000"/>
            <w:sz w:val="28"/>
            <w:szCs w:val="28"/>
            <w:rPrChange w:id="13" w:author="Nguyen Bjno" w:date="2020-08-05T06:42:00Z">
              <w:rPr>
                <w:rStyle w:val="fontstyle01"/>
                <w:rFonts w:ascii="Times New Roman" w:hAnsi="Times New Roman" w:cs="Times New Roman"/>
                <w:b w:val="0"/>
                <w:sz w:val="24"/>
                <w:szCs w:val="24"/>
                <w:lang w:val="vi-VN"/>
              </w:rPr>
            </w:rPrChange>
          </w:rPr>
          <w:t>Kiểm định là hoạt động đánh giá, xác nhận đặc tính kỹ</w:t>
        </w:r>
        <w:r w:rsidR="009C6A32" w:rsidRPr="000C7D10">
          <w:rPr>
            <w:color w:val="FF0000"/>
            <w:sz w:val="28"/>
            <w:szCs w:val="28"/>
            <w:rPrChange w:id="14" w:author="Nguyen Bjno" w:date="2020-08-05T06:42:00Z">
              <w:rPr>
                <w:rStyle w:val="fontstyle01"/>
                <w:rFonts w:ascii="Times New Roman" w:hAnsi="Times New Roman" w:cs="Times New Roman"/>
                <w:b w:val="0"/>
                <w:sz w:val="24"/>
                <w:szCs w:val="24"/>
              </w:rPr>
            </w:rPrChange>
          </w:rPr>
          <w:t xml:space="preserve"> </w:t>
        </w:r>
        <w:r w:rsidR="009C6A32" w:rsidRPr="000C7D10">
          <w:rPr>
            <w:color w:val="FF0000"/>
            <w:sz w:val="28"/>
            <w:szCs w:val="28"/>
            <w:rPrChange w:id="15" w:author="Nguyen Bjno" w:date="2020-08-05T06:42:00Z">
              <w:rPr>
                <w:rStyle w:val="fontstyle01"/>
                <w:rFonts w:ascii="Times New Roman" w:hAnsi="Times New Roman" w:cs="Times New Roman"/>
                <w:b w:val="0"/>
                <w:sz w:val="24"/>
                <w:szCs w:val="24"/>
                <w:lang w:val="vi-VN"/>
              </w:rPr>
            </w:rPrChange>
          </w:rPr>
          <w:t>thuật đo lường của phương tiện đo theo yêu cầu kỹ thuật đo lường. Hoạt động kiểm định phải được thực hiện bởi</w:t>
        </w:r>
        <w:r w:rsidR="009C6A32" w:rsidRPr="000C7D10">
          <w:rPr>
            <w:color w:val="FF0000"/>
            <w:sz w:val="28"/>
            <w:szCs w:val="28"/>
            <w:rPrChange w:id="16" w:author="Nguyen Bjno" w:date="2020-08-05T06:42:00Z">
              <w:rPr>
                <w:rStyle w:val="fontstyle01"/>
                <w:rFonts w:ascii="Times New Roman" w:hAnsi="Times New Roman" w:cs="Times New Roman"/>
                <w:b w:val="0"/>
                <w:sz w:val="24"/>
                <w:szCs w:val="24"/>
              </w:rPr>
            </w:rPrChange>
          </w:rPr>
          <w:t xml:space="preserve"> </w:t>
        </w:r>
        <w:r w:rsidR="009C6A32" w:rsidRPr="000C7D10">
          <w:rPr>
            <w:color w:val="FF0000"/>
            <w:sz w:val="28"/>
            <w:szCs w:val="28"/>
            <w:rPrChange w:id="17" w:author="Nguyen Bjno" w:date="2020-08-05T06:42:00Z">
              <w:rPr>
                <w:rStyle w:val="fontstyle01"/>
                <w:rFonts w:ascii="Times New Roman" w:hAnsi="Times New Roman" w:cs="Times New Roman"/>
                <w:b w:val="0"/>
                <w:sz w:val="24"/>
                <w:szCs w:val="24"/>
                <w:lang w:val="vi-VN"/>
              </w:rPr>
            </w:rPrChange>
          </w:rPr>
          <w:t>tổ chức kiểm định được cơ quan có thẩm quyền công nhận khả năng kiểm</w:t>
        </w:r>
        <w:r w:rsidR="009C6A32" w:rsidRPr="000C7D10">
          <w:rPr>
            <w:color w:val="FF0000"/>
            <w:sz w:val="28"/>
            <w:szCs w:val="28"/>
            <w:rPrChange w:id="18" w:author="Nguyen Bjno" w:date="2020-08-05T06:42:00Z">
              <w:rPr>
                <w:rStyle w:val="fontstyle01"/>
                <w:rFonts w:ascii="Times New Roman" w:hAnsi="Times New Roman" w:cs="Times New Roman"/>
                <w:b w:val="0"/>
                <w:sz w:val="24"/>
                <w:szCs w:val="24"/>
              </w:rPr>
            </w:rPrChange>
          </w:rPr>
          <w:t xml:space="preserve"> </w:t>
        </w:r>
        <w:r w:rsidR="009C6A32" w:rsidRPr="000C7D10">
          <w:rPr>
            <w:color w:val="FF0000"/>
            <w:sz w:val="28"/>
            <w:szCs w:val="28"/>
            <w:rPrChange w:id="19" w:author="Nguyen Bjno" w:date="2020-08-05T06:42:00Z">
              <w:rPr>
                <w:rStyle w:val="fontstyle01"/>
                <w:rFonts w:ascii="Times New Roman" w:hAnsi="Times New Roman" w:cs="Times New Roman"/>
                <w:b w:val="0"/>
                <w:sz w:val="24"/>
                <w:szCs w:val="24"/>
                <w:lang w:val="vi-VN"/>
              </w:rPr>
            </w:rPrChange>
          </w:rPr>
          <w:t>định</w:t>
        </w:r>
        <w:del w:id="20" w:author="Microsoft Office User" w:date="2020-08-18T20:42:00Z">
          <w:r w:rsidR="009C6A32" w:rsidRPr="000C7D10" w:rsidDel="00C52344">
            <w:rPr>
              <w:color w:val="FF0000"/>
              <w:sz w:val="28"/>
              <w:szCs w:val="28"/>
              <w:rPrChange w:id="21" w:author="Nguyen Bjno" w:date="2020-08-05T06:42:00Z">
                <w:rPr>
                  <w:rStyle w:val="fontstyle01"/>
                  <w:rFonts w:ascii="Times New Roman" w:hAnsi="Times New Roman" w:cs="Times New Roman"/>
                  <w:b w:val="0"/>
                  <w:sz w:val="24"/>
                  <w:szCs w:val="24"/>
                  <w:lang w:val="vi-VN"/>
                </w:rPr>
              </w:rPrChange>
            </w:rPr>
            <w:delText>;</w:delText>
          </w:r>
        </w:del>
      </w:ins>
      <w:ins w:id="22" w:author="Microsoft Office User" w:date="2020-08-18T20:42:00Z">
        <w:r w:rsidR="00C52344">
          <w:rPr>
            <w:color w:val="FF0000"/>
            <w:sz w:val="28"/>
            <w:szCs w:val="28"/>
            <w:lang w:val="vi-VN"/>
          </w:rPr>
          <w:t>.</w:t>
        </w:r>
      </w:ins>
      <w:del w:id="23" w:author="Nguyen Bjno" w:date="2020-08-05T06:42:00Z">
        <w:r w:rsidR="00CB24F9" w:rsidRPr="000C7D10" w:rsidDel="009C6A32">
          <w:rPr>
            <w:rFonts w:ascii="Times New Roman" w:hAnsi="Times New Roman" w:cs="Times New Roman"/>
            <w:color w:val="FF0000"/>
            <w:sz w:val="28"/>
            <w:szCs w:val="28"/>
          </w:rPr>
          <w:delText>Kiểm định (kiểm định ban đầu trước khi đưa vào sử dụng, kiểm định định kỳ trong quá trình sử dụng và kiểm định sau sửa chữa): là hoạt động đánh giá, xác nhận đặc tính kỹ thuật đo lường của thiết bị quan trắc môi trường theo yêu cầu kỹ thuật đo lường và thực hiện biện pháp kiểm soát về đo lường</w:delText>
        </w:r>
        <w:r w:rsidR="00CB24F9" w:rsidRPr="000C7D10" w:rsidDel="009C6A32">
          <w:rPr>
            <w:rFonts w:ascii="Times New Roman" w:hAnsi="Times New Roman" w:cs="Times New Roman"/>
            <w:color w:val="FF0000"/>
            <w:sz w:val="28"/>
            <w:szCs w:val="28"/>
            <w:rPrChange w:id="24" w:author="Nguyen Bjno" w:date="2020-08-05T06:42:00Z">
              <w:rPr>
                <w:rFonts w:ascii="Times New Roman" w:hAnsi="Times New Roman" w:cs="Times New Roman"/>
                <w:sz w:val="28"/>
                <w:szCs w:val="28"/>
              </w:rPr>
            </w:rPrChange>
          </w:rPr>
          <w:delText>.</w:delText>
        </w:r>
      </w:del>
      <w:del w:id="25" w:author="Microsoft Office User" w:date="2020-08-18T20:42:00Z">
        <w:r w:rsidR="00CB24F9" w:rsidRPr="000C7D10" w:rsidDel="00C52344">
          <w:rPr>
            <w:rFonts w:ascii="Times New Roman" w:hAnsi="Times New Roman" w:cs="Times New Roman"/>
            <w:color w:val="FF0000"/>
            <w:sz w:val="28"/>
            <w:szCs w:val="28"/>
            <w:rPrChange w:id="26" w:author="Nguyen Bjno" w:date="2020-08-05T06:42:00Z">
              <w:rPr>
                <w:rFonts w:ascii="Times New Roman" w:hAnsi="Times New Roman" w:cs="Times New Roman"/>
                <w:sz w:val="28"/>
                <w:szCs w:val="28"/>
              </w:rPr>
            </w:rPrChange>
          </w:rPr>
          <w:delText xml:space="preserve"> </w:delText>
        </w:r>
      </w:del>
      <w:r w:rsidR="00CB24F9" w:rsidRPr="000C7D10">
        <w:rPr>
          <w:rFonts w:ascii="Times New Roman" w:hAnsi="Times New Roman" w:cs="Times New Roman"/>
          <w:color w:val="FF0000"/>
          <w:sz w:val="28"/>
          <w:szCs w:val="28"/>
          <w:rPrChange w:id="27" w:author="Nguyen Bjno" w:date="2020-08-05T06:42:00Z">
            <w:rPr>
              <w:rFonts w:ascii="Times New Roman" w:hAnsi="Times New Roman" w:cs="Times New Roman"/>
              <w:sz w:val="28"/>
              <w:szCs w:val="28"/>
            </w:rPr>
          </w:rPrChange>
        </w:rPr>
        <w:t xml:space="preserve"> </w:t>
      </w:r>
    </w:p>
    <w:p w14:paraId="4AC32F15" w14:textId="15D22A9A" w:rsidR="00CB24F9" w:rsidRPr="000C7D10" w:rsidRDefault="007E7038" w:rsidP="003957E0">
      <w:pPr>
        <w:spacing w:before="60" w:after="60" w:line="295" w:lineRule="auto"/>
        <w:ind w:firstLine="720"/>
        <w:jc w:val="both"/>
        <w:rPr>
          <w:rFonts w:ascii="Times New Roman" w:hAnsi="Times New Roman" w:cs="Times New Roman"/>
          <w:color w:val="FF0000"/>
          <w:sz w:val="28"/>
          <w:szCs w:val="28"/>
          <w:rPrChange w:id="28" w:author="Nguyen Bjno" w:date="2020-08-05T06:42:00Z">
            <w:rPr>
              <w:rFonts w:ascii="Times New Roman" w:hAnsi="Times New Roman" w:cs="Times New Roman"/>
              <w:sz w:val="28"/>
              <w:szCs w:val="28"/>
            </w:rPr>
          </w:rPrChange>
        </w:rPr>
      </w:pPr>
      <w:r w:rsidRPr="000C7D10">
        <w:rPr>
          <w:rFonts w:ascii="Times New Roman" w:hAnsi="Times New Roman" w:cs="Times New Roman"/>
          <w:color w:val="FF0000"/>
          <w:sz w:val="28"/>
          <w:szCs w:val="28"/>
          <w:rPrChange w:id="29" w:author="Nguyen Bjno" w:date="2020-08-05T06:42:00Z">
            <w:rPr>
              <w:rFonts w:ascii="Times New Roman" w:hAnsi="Times New Roman" w:cs="Times New Roman"/>
              <w:sz w:val="28"/>
              <w:szCs w:val="28"/>
              <w:highlight w:val="yellow"/>
            </w:rPr>
          </w:rPrChange>
        </w:rPr>
        <w:t xml:space="preserve">26. </w:t>
      </w:r>
      <w:ins w:id="30" w:author="Nguyen Bjno" w:date="2020-08-05T06:42:00Z">
        <w:r w:rsidR="009C6A32" w:rsidRPr="000C7D10">
          <w:rPr>
            <w:color w:val="FF0000"/>
            <w:sz w:val="28"/>
            <w:szCs w:val="28"/>
            <w:rPrChange w:id="31" w:author="Nguyen Bjno" w:date="2020-08-05T06:42:00Z">
              <w:rPr>
                <w:rStyle w:val="fontstyle01"/>
                <w:rFonts w:ascii="Times New Roman" w:hAnsi="Times New Roman" w:cs="Times New Roman"/>
                <w:b w:val="0"/>
                <w:sz w:val="24"/>
                <w:szCs w:val="24"/>
                <w:lang w:val="vi-VN"/>
              </w:rPr>
            </w:rPrChange>
          </w:rPr>
          <w:t>Hiệu chuẩn: là hoạt động xác định, thiết lập mối quan hệ</w:t>
        </w:r>
        <w:r w:rsidR="009C6A32" w:rsidRPr="000C7D10">
          <w:rPr>
            <w:color w:val="FF0000"/>
            <w:sz w:val="28"/>
            <w:szCs w:val="28"/>
            <w:rPrChange w:id="32" w:author="Nguyen Bjno" w:date="2020-08-05T06:42:00Z">
              <w:rPr>
                <w:rStyle w:val="fontstyle01"/>
                <w:rFonts w:ascii="Times New Roman" w:hAnsi="Times New Roman" w:cs="Times New Roman"/>
                <w:b w:val="0"/>
                <w:sz w:val="24"/>
                <w:szCs w:val="24"/>
              </w:rPr>
            </w:rPrChange>
          </w:rPr>
          <w:t xml:space="preserve"> </w:t>
        </w:r>
        <w:r w:rsidR="009C6A32" w:rsidRPr="000C7D10">
          <w:rPr>
            <w:color w:val="FF0000"/>
            <w:sz w:val="28"/>
            <w:szCs w:val="28"/>
            <w:rPrChange w:id="33" w:author="Nguyen Bjno" w:date="2020-08-05T06:42:00Z">
              <w:rPr>
                <w:rStyle w:val="fontstyle01"/>
                <w:rFonts w:ascii="Times New Roman" w:hAnsi="Times New Roman" w:cs="Times New Roman"/>
                <w:b w:val="0"/>
                <w:sz w:val="24"/>
                <w:szCs w:val="24"/>
                <w:lang w:val="vi-VN"/>
              </w:rPr>
            </w:rPrChange>
          </w:rPr>
          <w:t>giữa giá trị đo của chuẩn đo lường, phương tiện đo với giá trị đo của đại lượng</w:t>
        </w:r>
        <w:r w:rsidR="009C6A32" w:rsidRPr="000C7D10">
          <w:rPr>
            <w:color w:val="FF0000"/>
            <w:sz w:val="28"/>
            <w:szCs w:val="28"/>
            <w:rPrChange w:id="34" w:author="Nguyen Bjno" w:date="2020-08-05T06:42:00Z">
              <w:rPr>
                <w:rStyle w:val="fontstyle01"/>
                <w:rFonts w:ascii="Times New Roman" w:hAnsi="Times New Roman" w:cs="Times New Roman"/>
                <w:b w:val="0"/>
                <w:sz w:val="24"/>
                <w:szCs w:val="24"/>
              </w:rPr>
            </w:rPrChange>
          </w:rPr>
          <w:t xml:space="preserve"> </w:t>
        </w:r>
        <w:r w:rsidR="009C6A32" w:rsidRPr="000C7D10">
          <w:rPr>
            <w:color w:val="FF0000"/>
            <w:sz w:val="28"/>
            <w:szCs w:val="28"/>
            <w:rPrChange w:id="35" w:author="Nguyen Bjno" w:date="2020-08-05T06:42:00Z">
              <w:rPr>
                <w:rStyle w:val="fontstyle01"/>
                <w:rFonts w:ascii="Times New Roman" w:hAnsi="Times New Roman" w:cs="Times New Roman"/>
                <w:b w:val="0"/>
                <w:sz w:val="24"/>
                <w:szCs w:val="24"/>
                <w:lang w:val="vi-VN"/>
              </w:rPr>
            </w:rPrChange>
          </w:rPr>
          <w:t xml:space="preserve">cần đo. </w:t>
        </w:r>
        <w:r w:rsidR="009C6A32" w:rsidRPr="000C7D10">
          <w:rPr>
            <w:sz w:val="28"/>
            <w:szCs w:val="28"/>
            <w:rPrChange w:id="36" w:author="Nguyen Bjno" w:date="2020-08-05T06:42:00Z">
              <w:rPr>
                <w:rStyle w:val="fontstyle01"/>
                <w:rFonts w:ascii="Times New Roman" w:hAnsi="Times New Roman" w:cs="Times New Roman"/>
                <w:b w:val="0"/>
                <w:color w:val="FF0000"/>
                <w:sz w:val="24"/>
                <w:szCs w:val="24"/>
                <w:lang w:val="vi-VN"/>
              </w:rPr>
            </w:rPrChange>
          </w:rPr>
          <w:t>Hoạt động hiệu chuẩn phải được thực hiện bởi các tổ chức có chức năng</w:t>
        </w:r>
        <w:r w:rsidR="009C6A32" w:rsidRPr="000C7D10">
          <w:rPr>
            <w:sz w:val="28"/>
            <w:szCs w:val="28"/>
            <w:rPrChange w:id="37" w:author="Nguyen Bjno" w:date="2020-08-05T06:42:00Z">
              <w:rPr>
                <w:rStyle w:val="fontstyle01"/>
                <w:rFonts w:ascii="Times New Roman" w:hAnsi="Times New Roman" w:cs="Times New Roman"/>
                <w:b w:val="0"/>
                <w:color w:val="FF0000"/>
                <w:sz w:val="24"/>
                <w:szCs w:val="24"/>
              </w:rPr>
            </w:rPrChange>
          </w:rPr>
          <w:t xml:space="preserve"> </w:t>
        </w:r>
        <w:r w:rsidR="009C6A32" w:rsidRPr="000C7D10">
          <w:rPr>
            <w:sz w:val="28"/>
            <w:szCs w:val="28"/>
            <w:rPrChange w:id="38" w:author="Nguyen Bjno" w:date="2020-08-05T06:42:00Z">
              <w:rPr>
                <w:rStyle w:val="fontstyle01"/>
                <w:rFonts w:ascii="Times New Roman" w:hAnsi="Times New Roman" w:cs="Times New Roman"/>
                <w:b w:val="0"/>
                <w:color w:val="FF0000"/>
                <w:sz w:val="24"/>
                <w:szCs w:val="24"/>
                <w:lang w:val="vi-VN"/>
              </w:rPr>
            </w:rPrChange>
          </w:rPr>
          <w:t>và năng lực</w:t>
        </w:r>
        <w:r w:rsidR="009C6A32" w:rsidRPr="000C7D10">
          <w:rPr>
            <w:sz w:val="28"/>
            <w:szCs w:val="28"/>
            <w:rPrChange w:id="39" w:author="Nguyen Bjno" w:date="2020-08-05T06:42:00Z">
              <w:rPr>
                <w:rStyle w:val="fontstyle01"/>
                <w:rFonts w:ascii="Times New Roman" w:hAnsi="Times New Roman" w:cs="Times New Roman"/>
                <w:b w:val="0"/>
                <w:color w:val="FF0000"/>
                <w:sz w:val="24"/>
                <w:szCs w:val="24"/>
              </w:rPr>
            </w:rPrChange>
          </w:rPr>
          <w:t xml:space="preserve"> theo đúng quy định của pháp luật về đo lường</w:t>
        </w:r>
        <w:r w:rsidR="009C6A32" w:rsidRPr="000C7D10">
          <w:rPr>
            <w:sz w:val="28"/>
            <w:szCs w:val="28"/>
            <w:rPrChange w:id="40" w:author="Nguyen Bjno" w:date="2020-08-05T06:42:00Z">
              <w:rPr>
                <w:rStyle w:val="fontstyle01"/>
                <w:rFonts w:ascii="Times New Roman" w:hAnsi="Times New Roman" w:cs="Times New Roman"/>
                <w:b w:val="0"/>
                <w:color w:val="FF0000"/>
                <w:sz w:val="24"/>
                <w:szCs w:val="24"/>
                <w:lang w:val="vi-VN"/>
              </w:rPr>
            </w:rPrChange>
          </w:rPr>
          <w:t xml:space="preserve"> (có đủ cơ sở vật chất, kỹ thuật và nhân lực thực hiện)</w:t>
        </w:r>
        <w:del w:id="41" w:author="Microsoft Office User" w:date="2020-08-18T20:42:00Z">
          <w:r w:rsidR="009C6A32" w:rsidRPr="000C7D10" w:rsidDel="00C52344">
            <w:rPr>
              <w:sz w:val="28"/>
              <w:szCs w:val="28"/>
              <w:rPrChange w:id="42" w:author="Nguyen Bjno" w:date="2020-08-05T06:42:00Z">
                <w:rPr>
                  <w:rStyle w:val="fontstyle01"/>
                  <w:rFonts w:ascii="Times New Roman" w:hAnsi="Times New Roman" w:cs="Times New Roman"/>
                  <w:b w:val="0"/>
                  <w:color w:val="FF0000"/>
                  <w:sz w:val="24"/>
                  <w:szCs w:val="24"/>
                  <w:lang w:val="vi-VN"/>
                </w:rPr>
              </w:rPrChange>
            </w:rPr>
            <w:delText>;</w:delText>
          </w:r>
        </w:del>
      </w:ins>
      <w:ins w:id="43" w:author="Microsoft Office User" w:date="2020-08-18T20:42:00Z">
        <w:r w:rsidR="00C52344">
          <w:rPr>
            <w:sz w:val="28"/>
            <w:szCs w:val="28"/>
            <w:lang w:val="vi-VN"/>
          </w:rPr>
          <w:t>.</w:t>
        </w:r>
      </w:ins>
      <w:del w:id="44" w:author="Nguyen Bjno" w:date="2020-08-05T06:42:00Z">
        <w:r w:rsidR="00CB24F9" w:rsidRPr="000C7D10" w:rsidDel="009C6A32">
          <w:rPr>
            <w:rFonts w:ascii="Times New Roman" w:hAnsi="Times New Roman" w:cs="Times New Roman"/>
            <w:color w:val="FF0000"/>
            <w:sz w:val="28"/>
            <w:szCs w:val="28"/>
            <w:rPrChange w:id="45" w:author="Nguyen Bjno" w:date="2020-08-05T06:42:00Z">
              <w:rPr>
                <w:rFonts w:ascii="Times New Roman" w:hAnsi="Times New Roman" w:cs="Times New Roman"/>
                <w:sz w:val="28"/>
                <w:szCs w:val="28"/>
                <w:highlight w:val="yellow"/>
              </w:rPr>
            </w:rPrChange>
          </w:rPr>
          <w:delText>Hiệu chuẩn: là hoạt động xác định, thiết lập mối quan hệ giữa giá trị đo của chuẩn đo lường, phương tiện đo với giá trị đo của đại lượng cần đo.</w:delText>
        </w:r>
      </w:del>
      <w:r w:rsidR="00CB24F9" w:rsidRPr="000C7D10">
        <w:rPr>
          <w:rFonts w:ascii="Times New Roman" w:hAnsi="Times New Roman" w:cs="Times New Roman"/>
          <w:color w:val="FF0000"/>
          <w:sz w:val="28"/>
          <w:szCs w:val="28"/>
          <w:rPrChange w:id="46" w:author="Nguyen Bjno" w:date="2020-08-05T06:42:00Z">
            <w:rPr>
              <w:rFonts w:ascii="Times New Roman" w:hAnsi="Times New Roman" w:cs="Times New Roman"/>
              <w:sz w:val="28"/>
              <w:szCs w:val="28"/>
            </w:rPr>
          </w:rPrChange>
        </w:rPr>
        <w:t xml:space="preserve"> </w:t>
      </w:r>
    </w:p>
    <w:p w14:paraId="3CF20774"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27.</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Quan trắc môi trường: là hoạt động lấy mẫu, đo các thông số ngay tại hiện trường hoặc được bảo quản và vận chuyển về để xử lý, phân tích các thông số trong phòng thí nghiệm.  </w:t>
      </w:r>
    </w:p>
    <w:p w14:paraId="2C14CA47" w14:textId="77777777" w:rsidR="00CB24F9" w:rsidRPr="00453EA6" w:rsidRDefault="00B93CFE"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28. </w:t>
      </w:r>
      <w:r w:rsidR="00CB24F9" w:rsidRPr="00453EA6">
        <w:rPr>
          <w:rFonts w:ascii="Times New Roman" w:hAnsi="Times New Roman" w:cs="Times New Roman"/>
          <w:sz w:val="28"/>
          <w:szCs w:val="28"/>
        </w:rPr>
        <w:t xml:space="preserve">TCVN: tiêu chuẩn quốc gia. </w:t>
      </w:r>
    </w:p>
    <w:p w14:paraId="34A0D72B"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29.</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QCVN: quy chuẩn kỹ thuật quốc gia. </w:t>
      </w:r>
    </w:p>
    <w:p w14:paraId="196B4A24"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0</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ISO: tiêu chuẩn của Tổ chức tiêu chuẩn quốc tế. </w:t>
      </w:r>
    </w:p>
    <w:p w14:paraId="4407FF6D"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1</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SMEWW: viết tắt của cụm từ tiếng Anh “Standard Methods for the Examination of Water and Waste Water” là các phương pháp chuẩn kiểm tra nước và nước thải. </w:t>
      </w:r>
    </w:p>
    <w:p w14:paraId="01DEC2DB"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2</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US EPA method: phương pháp của Cơ quan Bảo vệ môi trường Hoa Kỳ. </w:t>
      </w:r>
    </w:p>
    <w:p w14:paraId="59E5FF42"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3</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NIOSH: tiêu chuẩn của Viện An toàn và Sức khỏe lao động Hoa Kỳ. </w:t>
      </w:r>
    </w:p>
    <w:p w14:paraId="677E6D8E"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4</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OSHA: viết tắt của cụm từ tiếng Anh “Occupational Safety and Health Administration” là Cơ quan An toàn Nghề nghiệp và Sức khỏe Hoa Kỳ. </w:t>
      </w:r>
    </w:p>
    <w:p w14:paraId="783DC49D"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5</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MASA: viết tắt của cụm từ tiếng Anh “Method of Air Sampling and </w:t>
      </w:r>
    </w:p>
    <w:p w14:paraId="74ACA7AE" w14:textId="77777777" w:rsidR="00CB24F9" w:rsidRPr="00453EA6" w:rsidRDefault="00CB24F9" w:rsidP="003957E0">
      <w:pPr>
        <w:spacing w:before="60" w:after="60" w:line="295" w:lineRule="auto"/>
        <w:jc w:val="both"/>
        <w:rPr>
          <w:rFonts w:ascii="Times New Roman" w:hAnsi="Times New Roman" w:cs="Times New Roman"/>
          <w:sz w:val="28"/>
          <w:szCs w:val="28"/>
        </w:rPr>
      </w:pPr>
      <w:r w:rsidRPr="00453EA6">
        <w:rPr>
          <w:rFonts w:ascii="Times New Roman" w:hAnsi="Times New Roman" w:cs="Times New Roman"/>
          <w:sz w:val="28"/>
          <w:szCs w:val="28"/>
        </w:rPr>
        <w:t xml:space="preserve">Analysis” là phương pháp lấy mẫu và phân tích mẫu khí của Tổ chức Intersociety Committee. </w:t>
      </w:r>
    </w:p>
    <w:p w14:paraId="1EA9A6BD"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lastRenderedPageBreak/>
        <w:t>3</w:t>
      </w:r>
      <w:r w:rsidR="00C926AA">
        <w:rPr>
          <w:rFonts w:ascii="Times New Roman" w:hAnsi="Times New Roman" w:cs="Times New Roman"/>
          <w:sz w:val="28"/>
          <w:szCs w:val="28"/>
        </w:rPr>
        <w:t>6</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ASTM: viết tắt của cụm từ tiếng Anh “American Society for Testing and Materials” là Hiệp hội Vật liệu và Thử nghiệm Hoa Kỳ. </w:t>
      </w:r>
    </w:p>
    <w:p w14:paraId="6D6E631E"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7</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AS: viết tắt của cụm từ tiếng Anh “Australian Standard” là tiêu chuẩn quốc gia của Úc. </w:t>
      </w:r>
    </w:p>
    <w:p w14:paraId="3EDD7A86"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3</w:t>
      </w:r>
      <w:r w:rsidR="00C926AA">
        <w:rPr>
          <w:rFonts w:ascii="Times New Roman" w:hAnsi="Times New Roman" w:cs="Times New Roman"/>
          <w:sz w:val="28"/>
          <w:szCs w:val="28"/>
        </w:rPr>
        <w:t>8</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JIS: viết tắt của cụm từ tiếng Anh “Japanese Industrial Standard” là tiêu chuẩn công nghiệp của Nhật Bản. </w:t>
      </w:r>
    </w:p>
    <w:p w14:paraId="51B22DA3" w14:textId="77777777" w:rsidR="00CB24F9" w:rsidRPr="00453EA6" w:rsidRDefault="00C926AA" w:rsidP="003957E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39</w:t>
      </w:r>
      <w:r w:rsidR="00CB24F9"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00CB24F9" w:rsidRPr="00453EA6">
        <w:rPr>
          <w:rFonts w:ascii="Times New Roman" w:hAnsi="Times New Roman" w:cs="Times New Roman"/>
          <w:sz w:val="28"/>
          <w:szCs w:val="28"/>
        </w:rPr>
        <w:t xml:space="preserve">IS: viết tắt của cụm từ tiếng Anh “Indian Standard” là tiêu chuẩn của Ấn Độ. </w:t>
      </w:r>
    </w:p>
    <w:p w14:paraId="3B8DA094" w14:textId="77777777" w:rsidR="00CB24F9" w:rsidRPr="00453EA6"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4</w:t>
      </w:r>
      <w:r w:rsidR="00C926AA">
        <w:rPr>
          <w:rFonts w:ascii="Times New Roman" w:hAnsi="Times New Roman" w:cs="Times New Roman"/>
          <w:sz w:val="28"/>
          <w:szCs w:val="28"/>
        </w:rPr>
        <w:t>0</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Phương pháp lấy mẫu đẳng động lực (isokinetic) là phương pháp lấy mẫu bảo đảm điều kiện vận tốc hút của bơm lấy mẫu tại đầu hút mẫu bằng vận tốc khí thải tại điểm hút mẫu. </w:t>
      </w:r>
    </w:p>
    <w:p w14:paraId="435629DA" w14:textId="77777777" w:rsidR="00C40112" w:rsidRDefault="00CB24F9" w:rsidP="003957E0">
      <w:pPr>
        <w:spacing w:before="60" w:after="60" w:line="295" w:lineRule="auto"/>
        <w:ind w:firstLine="720"/>
        <w:jc w:val="both"/>
        <w:rPr>
          <w:rFonts w:ascii="Times New Roman" w:hAnsi="Times New Roman" w:cs="Times New Roman"/>
          <w:sz w:val="28"/>
          <w:szCs w:val="28"/>
        </w:rPr>
      </w:pPr>
      <w:r w:rsidRPr="00453EA6">
        <w:rPr>
          <w:rFonts w:ascii="Times New Roman" w:hAnsi="Times New Roman" w:cs="Times New Roman"/>
          <w:sz w:val="28"/>
          <w:szCs w:val="28"/>
        </w:rPr>
        <w:t>4</w:t>
      </w:r>
      <w:r w:rsidR="00C926AA">
        <w:rPr>
          <w:rFonts w:ascii="Times New Roman" w:hAnsi="Times New Roman" w:cs="Times New Roman"/>
          <w:sz w:val="28"/>
          <w:szCs w:val="28"/>
        </w:rPr>
        <w:t>1</w:t>
      </w:r>
      <w:r w:rsidRPr="00453EA6">
        <w:rPr>
          <w:rFonts w:ascii="Times New Roman" w:hAnsi="Times New Roman" w:cs="Times New Roman"/>
          <w:sz w:val="28"/>
          <w:szCs w:val="28"/>
        </w:rPr>
        <w:t>.</w:t>
      </w:r>
      <w:r w:rsidR="00B93CFE">
        <w:rPr>
          <w:rFonts w:ascii="Times New Roman" w:hAnsi="Times New Roman" w:cs="Times New Roman"/>
          <w:sz w:val="28"/>
          <w:szCs w:val="28"/>
        </w:rPr>
        <w:t xml:space="preserve"> </w:t>
      </w:r>
      <w:r w:rsidRPr="00453EA6">
        <w:rPr>
          <w:rFonts w:ascii="Times New Roman" w:hAnsi="Times New Roman" w:cs="Times New Roman"/>
          <w:sz w:val="28"/>
          <w:szCs w:val="28"/>
        </w:rPr>
        <w:t xml:space="preserve">Thiết bị đo trực tiếp: là thiết bị được đưa vào môi trường cần đo và hiển thị tức thời giá trị của thông số cần đo. </w:t>
      </w:r>
    </w:p>
    <w:p w14:paraId="2C4BD1D4" w14:textId="77777777" w:rsidR="007476EF" w:rsidRPr="007476EF" w:rsidRDefault="007476EF" w:rsidP="007476EF">
      <w:pPr>
        <w:tabs>
          <w:tab w:val="left" w:pos="851"/>
        </w:tabs>
        <w:spacing w:before="120" w:after="120" w:line="240" w:lineRule="auto"/>
        <w:ind w:firstLine="709"/>
        <w:jc w:val="both"/>
        <w:rPr>
          <w:rFonts w:ascii="Times New Roman" w:hAnsi="Times New Roman" w:cs="Times New Roman"/>
          <w:bCs/>
          <w:sz w:val="28"/>
          <w:szCs w:val="28"/>
        </w:rPr>
      </w:pPr>
      <w:r w:rsidRPr="007476EF">
        <w:rPr>
          <w:rFonts w:ascii="Times New Roman" w:hAnsi="Times New Roman" w:cs="Times New Roman"/>
          <w:sz w:val="28"/>
          <w:szCs w:val="28"/>
        </w:rPr>
        <w:t>42.</w:t>
      </w:r>
      <w:r w:rsidRPr="007476EF">
        <w:rPr>
          <w:rFonts w:ascii="Times New Roman" w:hAnsi="Times New Roman" w:cs="Times New Roman"/>
          <w:sz w:val="28"/>
          <w:szCs w:val="28"/>
          <w:lang w:val="vi-VN"/>
        </w:rPr>
        <w:t xml:space="preserve"> Đặc tính kỹ thuật là những thông số, tính năng kỹ thuật cơ bản của các</w:t>
      </w:r>
      <w:r w:rsidRPr="007476EF">
        <w:rPr>
          <w:rFonts w:ascii="Times New Roman" w:hAnsi="Times New Roman" w:cs="Times New Roman"/>
          <w:bCs/>
          <w:sz w:val="28"/>
          <w:szCs w:val="28"/>
          <w:lang w:val="vi-VN"/>
        </w:rPr>
        <w:t xml:space="preserve"> thiết bị quan trắc môi trường </w:t>
      </w:r>
      <w:r w:rsidRPr="007476EF">
        <w:rPr>
          <w:rFonts w:ascii="Times New Roman" w:hAnsi="Times New Roman" w:cs="Times New Roman"/>
          <w:bCs/>
          <w:sz w:val="28"/>
          <w:szCs w:val="28"/>
        </w:rPr>
        <w:t>không khí</w:t>
      </w:r>
      <w:r w:rsidRPr="007476EF">
        <w:rPr>
          <w:rFonts w:ascii="Times New Roman" w:hAnsi="Times New Roman" w:cs="Times New Roman"/>
          <w:bCs/>
          <w:sz w:val="28"/>
          <w:szCs w:val="28"/>
          <w:lang w:val="vi-VN"/>
        </w:rPr>
        <w:t xml:space="preserve"> tự động.</w:t>
      </w:r>
    </w:p>
    <w:p w14:paraId="73BD6FE7" w14:textId="77777777" w:rsidR="007476EF" w:rsidRPr="007476EF" w:rsidRDefault="007476EF" w:rsidP="007476EF">
      <w:pPr>
        <w:tabs>
          <w:tab w:val="left" w:pos="980"/>
        </w:tabs>
        <w:spacing w:before="120" w:after="120" w:line="240" w:lineRule="auto"/>
        <w:ind w:firstLine="709"/>
        <w:jc w:val="both"/>
        <w:rPr>
          <w:rFonts w:ascii="Times New Roman" w:hAnsi="Times New Roman" w:cs="Times New Roman"/>
          <w:sz w:val="28"/>
          <w:szCs w:val="28"/>
          <w:lang w:val="vi-VN"/>
        </w:rPr>
      </w:pPr>
      <w:r w:rsidRPr="007476EF">
        <w:rPr>
          <w:rFonts w:ascii="Times New Roman" w:hAnsi="Times New Roman" w:cs="Times New Roman"/>
          <w:sz w:val="28"/>
          <w:szCs w:val="28"/>
        </w:rPr>
        <w:t>43</w:t>
      </w:r>
      <w:r w:rsidRPr="007476EF">
        <w:rPr>
          <w:rFonts w:ascii="Times New Roman" w:hAnsi="Times New Roman" w:cs="Times New Roman"/>
          <w:sz w:val="28"/>
          <w:szCs w:val="28"/>
          <w:lang w:val="vi-VN"/>
        </w:rPr>
        <w:t>. Quan trắc tự động, liên tục là quá trình đo đạc, phân tích liên tục theo thời gian các thông số môi trường bằng các thiết bị đo hoặc phân tích tự động.</w:t>
      </w:r>
    </w:p>
    <w:p w14:paraId="457AF278" w14:textId="77777777" w:rsidR="007476EF" w:rsidRPr="007476EF" w:rsidRDefault="007476EF" w:rsidP="007476EF">
      <w:pPr>
        <w:tabs>
          <w:tab w:val="left" w:pos="980"/>
        </w:tabs>
        <w:spacing w:before="120" w:after="120" w:line="240" w:lineRule="auto"/>
        <w:ind w:firstLine="709"/>
        <w:jc w:val="both"/>
        <w:rPr>
          <w:rFonts w:ascii="Times New Roman" w:hAnsi="Times New Roman" w:cs="Times New Roman"/>
          <w:sz w:val="28"/>
          <w:szCs w:val="28"/>
          <w:lang w:val="vi-VN"/>
        </w:rPr>
      </w:pPr>
      <w:r w:rsidRPr="007476EF">
        <w:rPr>
          <w:rFonts w:ascii="Times New Roman" w:hAnsi="Times New Roman" w:cs="Times New Roman"/>
          <w:sz w:val="28"/>
          <w:szCs w:val="28"/>
          <w:lang w:val="vi-VN"/>
        </w:rPr>
        <w:t>44. Trạm quan trắc tự động cố định là trạm quan trắc được lắp đặt cố định và lâu dài tại vị trí xác định và có khả năng tự động quan trắc các thông số môi trường.</w:t>
      </w:r>
    </w:p>
    <w:p w14:paraId="18B4C1AF" w14:textId="77777777" w:rsidR="007476EF" w:rsidRPr="007476EF" w:rsidRDefault="007476EF" w:rsidP="007476EF">
      <w:pPr>
        <w:tabs>
          <w:tab w:val="left" w:pos="980"/>
        </w:tabs>
        <w:spacing w:before="120" w:after="120" w:line="240" w:lineRule="auto"/>
        <w:ind w:firstLine="709"/>
        <w:jc w:val="both"/>
        <w:rPr>
          <w:rFonts w:ascii="Times New Roman" w:hAnsi="Times New Roman" w:cs="Times New Roman"/>
          <w:sz w:val="28"/>
          <w:szCs w:val="28"/>
          <w:lang w:val="vi-VN"/>
        </w:rPr>
      </w:pPr>
      <w:r w:rsidRPr="007476EF">
        <w:rPr>
          <w:rFonts w:ascii="Times New Roman" w:hAnsi="Times New Roman" w:cs="Times New Roman"/>
          <w:sz w:val="28"/>
          <w:szCs w:val="28"/>
          <w:lang w:val="vi-VN"/>
        </w:rPr>
        <w:t>45. Trạm quan trắc tự động, di động là trạm quan trắc được lắp đặt trên phương tiện chuyên dụng, có khả năng di chuyển đến các vị trí cần quan trắc và tự động quan trắc các thông số môi trường.</w:t>
      </w:r>
    </w:p>
    <w:p w14:paraId="6977131D" w14:textId="3BC22E5B" w:rsidR="007476EF" w:rsidRPr="00E5155D" w:rsidDel="000C7D10" w:rsidRDefault="007476EF" w:rsidP="007476EF">
      <w:pPr>
        <w:spacing w:before="120" w:after="120" w:line="240" w:lineRule="auto"/>
        <w:ind w:firstLine="709"/>
        <w:jc w:val="both"/>
        <w:rPr>
          <w:del w:id="47" w:author="Nguyen Bjno" w:date="2020-08-05T06:43:00Z"/>
          <w:rStyle w:val="fontstyle01"/>
          <w:rFonts w:ascii="Times New Roman" w:hAnsi="Times New Roman" w:cs="Times New Roman"/>
          <w:b w:val="0"/>
          <w:sz w:val="28"/>
          <w:szCs w:val="28"/>
          <w:highlight w:val="yellow"/>
        </w:rPr>
      </w:pPr>
      <w:del w:id="48" w:author="Nguyen Bjno" w:date="2020-08-05T06:43:00Z">
        <w:r w:rsidRPr="00E5155D" w:rsidDel="000C7D10">
          <w:rPr>
            <w:rStyle w:val="fontstyle11"/>
            <w:highlight w:val="yellow"/>
            <w:lang w:val="vi-VN"/>
          </w:rPr>
          <w:delText xml:space="preserve">46. </w:delText>
        </w:r>
        <w:r w:rsidRPr="00E5155D" w:rsidDel="000C7D10">
          <w:rPr>
            <w:rStyle w:val="fontstyle01"/>
            <w:rFonts w:ascii="Times New Roman" w:hAnsi="Times New Roman" w:cs="Times New Roman"/>
            <w:b w:val="0"/>
            <w:sz w:val="28"/>
            <w:szCs w:val="28"/>
            <w:highlight w:val="yellow"/>
            <w:lang w:val="vi-VN"/>
          </w:rPr>
          <w:delText>Kiểm định phương tiện đo là hoạt động đánh giá, xác nhận đặc tính kỹ</w:delText>
        </w:r>
        <w:r w:rsidRPr="00E5155D" w:rsidDel="000C7D10">
          <w:rPr>
            <w:rFonts w:ascii="Times New Roman" w:hAnsi="Times New Roman" w:cs="Times New Roman"/>
            <w:color w:val="000000"/>
            <w:sz w:val="28"/>
            <w:szCs w:val="28"/>
            <w:highlight w:val="yellow"/>
            <w:lang w:val="vi-VN"/>
          </w:rPr>
          <w:br/>
        </w:r>
        <w:r w:rsidRPr="00E5155D" w:rsidDel="000C7D10">
          <w:rPr>
            <w:rStyle w:val="fontstyle01"/>
            <w:rFonts w:ascii="Times New Roman" w:hAnsi="Times New Roman" w:cs="Times New Roman"/>
            <w:b w:val="0"/>
            <w:sz w:val="28"/>
            <w:szCs w:val="28"/>
            <w:highlight w:val="yellow"/>
            <w:lang w:val="vi-VN"/>
          </w:rPr>
          <w:delText>thuật đo lường của phương tiện đo theo yêu cầu kỹ thuật đo lường thực hiện bởi</w:delText>
        </w:r>
        <w:r w:rsidRPr="00E5155D" w:rsidDel="000C7D10">
          <w:rPr>
            <w:rFonts w:ascii="Times New Roman" w:hAnsi="Times New Roman" w:cs="Times New Roman"/>
            <w:color w:val="000000"/>
            <w:sz w:val="28"/>
            <w:szCs w:val="28"/>
            <w:highlight w:val="yellow"/>
            <w:lang w:val="vi-VN"/>
          </w:rPr>
          <w:br/>
        </w:r>
        <w:r w:rsidRPr="00E5155D" w:rsidDel="000C7D10">
          <w:rPr>
            <w:rStyle w:val="fontstyle01"/>
            <w:rFonts w:ascii="Times New Roman" w:hAnsi="Times New Roman" w:cs="Times New Roman"/>
            <w:b w:val="0"/>
            <w:sz w:val="28"/>
            <w:szCs w:val="28"/>
            <w:highlight w:val="yellow"/>
            <w:lang w:val="vi-VN"/>
          </w:rPr>
          <w:delText>tổ chức kiểm định thiết bị được cơ quan có thẩm quyền công nhận khả năng kiểm</w:delText>
        </w:r>
        <w:r w:rsidRPr="00E5155D" w:rsidDel="000C7D10">
          <w:rPr>
            <w:rFonts w:ascii="Times New Roman" w:hAnsi="Times New Roman" w:cs="Times New Roman"/>
            <w:color w:val="000000"/>
            <w:sz w:val="28"/>
            <w:szCs w:val="28"/>
            <w:highlight w:val="yellow"/>
            <w:lang w:val="vi-VN"/>
          </w:rPr>
          <w:br/>
        </w:r>
        <w:r w:rsidRPr="00E5155D" w:rsidDel="000C7D10">
          <w:rPr>
            <w:rStyle w:val="fontstyle01"/>
            <w:rFonts w:ascii="Times New Roman" w:hAnsi="Times New Roman" w:cs="Times New Roman"/>
            <w:b w:val="0"/>
            <w:sz w:val="28"/>
            <w:szCs w:val="28"/>
            <w:highlight w:val="yellow"/>
            <w:lang w:val="vi-VN"/>
          </w:rPr>
          <w:delText>định;</w:delText>
        </w:r>
        <w:r w:rsidR="00E5155D" w:rsidDel="000C7D10">
          <w:rPr>
            <w:rStyle w:val="fontstyle01"/>
            <w:rFonts w:ascii="Times New Roman" w:hAnsi="Times New Roman" w:cs="Times New Roman"/>
            <w:b w:val="0"/>
            <w:sz w:val="28"/>
            <w:szCs w:val="28"/>
            <w:highlight w:val="yellow"/>
          </w:rPr>
          <w:delText xml:space="preserve"> </w:delText>
        </w:r>
        <w:r w:rsidR="00E5155D" w:rsidRPr="00E5155D" w:rsidDel="000C7D10">
          <w:rPr>
            <w:rStyle w:val="fontstyle01"/>
            <w:rFonts w:ascii="Times New Roman" w:hAnsi="Times New Roman" w:cs="Times New Roman"/>
            <w:b w:val="0"/>
            <w:color w:val="FF0000"/>
            <w:sz w:val="28"/>
            <w:szCs w:val="28"/>
            <w:highlight w:val="yellow"/>
          </w:rPr>
          <w:delText>(nên bỏ và ghép vào 25)</w:delText>
        </w:r>
      </w:del>
    </w:p>
    <w:p w14:paraId="182536C0" w14:textId="304BBA7C" w:rsidR="007476EF" w:rsidRPr="00E5155D" w:rsidDel="000C7D10" w:rsidRDefault="007476EF" w:rsidP="007476EF">
      <w:pPr>
        <w:spacing w:before="120" w:after="120" w:line="240" w:lineRule="auto"/>
        <w:ind w:firstLine="709"/>
        <w:jc w:val="both"/>
        <w:rPr>
          <w:del w:id="49" w:author="Nguyen Bjno" w:date="2020-08-05T06:43:00Z"/>
          <w:rFonts w:ascii="Times New Roman" w:hAnsi="Times New Roman" w:cs="Times New Roman"/>
          <w:sz w:val="28"/>
          <w:szCs w:val="28"/>
        </w:rPr>
      </w:pPr>
      <w:del w:id="50" w:author="Nguyen Bjno" w:date="2020-08-05T06:43:00Z">
        <w:r w:rsidRPr="00E5155D" w:rsidDel="000C7D10">
          <w:rPr>
            <w:rStyle w:val="fontstyle01"/>
            <w:rFonts w:ascii="Times New Roman" w:hAnsi="Times New Roman" w:cs="Times New Roman"/>
            <w:b w:val="0"/>
            <w:sz w:val="28"/>
            <w:szCs w:val="28"/>
            <w:highlight w:val="yellow"/>
            <w:lang w:val="vi-VN"/>
          </w:rPr>
          <w:delText>47. Hiệu chuẩn phương tiện đo: là hoạt động xác định, thiết lập mối quan hệ</w:delText>
        </w:r>
        <w:r w:rsidRPr="00E5155D" w:rsidDel="000C7D10">
          <w:rPr>
            <w:rFonts w:ascii="Times New Roman" w:hAnsi="Times New Roman" w:cs="Times New Roman"/>
            <w:color w:val="000000"/>
            <w:sz w:val="28"/>
            <w:szCs w:val="28"/>
            <w:highlight w:val="yellow"/>
            <w:lang w:val="vi-VN"/>
          </w:rPr>
          <w:br/>
        </w:r>
        <w:r w:rsidRPr="00E5155D" w:rsidDel="000C7D10">
          <w:rPr>
            <w:rStyle w:val="fontstyle01"/>
            <w:rFonts w:ascii="Times New Roman" w:hAnsi="Times New Roman" w:cs="Times New Roman"/>
            <w:b w:val="0"/>
            <w:sz w:val="28"/>
            <w:szCs w:val="28"/>
            <w:highlight w:val="yellow"/>
            <w:lang w:val="vi-VN"/>
          </w:rPr>
          <w:delText>giữa giá trị đo của chuẩn đo lường, phương tiện đo với giá trị đo của đại lượng</w:delText>
        </w:r>
        <w:r w:rsidRPr="00E5155D" w:rsidDel="000C7D10">
          <w:rPr>
            <w:rFonts w:ascii="Times New Roman" w:hAnsi="Times New Roman" w:cs="Times New Roman"/>
            <w:color w:val="000000"/>
            <w:sz w:val="28"/>
            <w:szCs w:val="28"/>
            <w:highlight w:val="yellow"/>
            <w:lang w:val="vi-VN"/>
          </w:rPr>
          <w:br/>
        </w:r>
        <w:r w:rsidRPr="00E5155D" w:rsidDel="000C7D10">
          <w:rPr>
            <w:rStyle w:val="fontstyle01"/>
            <w:rFonts w:ascii="Times New Roman" w:hAnsi="Times New Roman" w:cs="Times New Roman"/>
            <w:b w:val="0"/>
            <w:sz w:val="28"/>
            <w:szCs w:val="28"/>
            <w:highlight w:val="yellow"/>
            <w:lang w:val="vi-VN"/>
          </w:rPr>
          <w:delText>cần đo. Hoạt động hiệu chuẩn phải được thực hiện bởi các tổ chức có chức năng</w:delText>
        </w:r>
        <w:r w:rsidRPr="00E5155D" w:rsidDel="000C7D10">
          <w:rPr>
            <w:rFonts w:ascii="Times New Roman" w:hAnsi="Times New Roman" w:cs="Times New Roman"/>
            <w:color w:val="000000"/>
            <w:sz w:val="28"/>
            <w:szCs w:val="28"/>
            <w:highlight w:val="yellow"/>
            <w:lang w:val="vi-VN"/>
          </w:rPr>
          <w:br/>
        </w:r>
        <w:r w:rsidRPr="00E5155D" w:rsidDel="000C7D10">
          <w:rPr>
            <w:rStyle w:val="fontstyle01"/>
            <w:rFonts w:ascii="Times New Roman" w:hAnsi="Times New Roman" w:cs="Times New Roman"/>
            <w:b w:val="0"/>
            <w:sz w:val="28"/>
            <w:szCs w:val="28"/>
            <w:highlight w:val="yellow"/>
            <w:lang w:val="vi-VN"/>
          </w:rPr>
          <w:delText>và năng lực (có đủ cơ sở vật chất, kỹ thuật và nhân lực thực hiện);</w:delText>
        </w:r>
        <w:r w:rsidR="00E5155D" w:rsidDel="000C7D10">
          <w:rPr>
            <w:rStyle w:val="fontstyle01"/>
            <w:rFonts w:ascii="Times New Roman" w:hAnsi="Times New Roman" w:cs="Times New Roman"/>
            <w:b w:val="0"/>
            <w:sz w:val="28"/>
            <w:szCs w:val="28"/>
          </w:rPr>
          <w:delText xml:space="preserve"> </w:delText>
        </w:r>
        <w:r w:rsidR="00E5155D" w:rsidRPr="00E5155D" w:rsidDel="000C7D10">
          <w:rPr>
            <w:rStyle w:val="fontstyle01"/>
            <w:rFonts w:ascii="Times New Roman" w:hAnsi="Times New Roman" w:cs="Times New Roman"/>
            <w:b w:val="0"/>
            <w:color w:val="FF0000"/>
            <w:sz w:val="28"/>
            <w:szCs w:val="28"/>
            <w:highlight w:val="yellow"/>
          </w:rPr>
          <w:delText>(nên bỏ và ghép vào 2</w:delText>
        </w:r>
        <w:r w:rsidR="00E5155D" w:rsidDel="000C7D10">
          <w:rPr>
            <w:rStyle w:val="fontstyle01"/>
            <w:rFonts w:ascii="Times New Roman" w:hAnsi="Times New Roman" w:cs="Times New Roman"/>
            <w:b w:val="0"/>
            <w:color w:val="FF0000"/>
            <w:sz w:val="28"/>
            <w:szCs w:val="28"/>
            <w:highlight w:val="yellow"/>
          </w:rPr>
          <w:delText>6</w:delText>
        </w:r>
        <w:r w:rsidR="00E5155D" w:rsidRPr="00E5155D" w:rsidDel="000C7D10">
          <w:rPr>
            <w:rStyle w:val="fontstyle01"/>
            <w:rFonts w:ascii="Times New Roman" w:hAnsi="Times New Roman" w:cs="Times New Roman"/>
            <w:b w:val="0"/>
            <w:color w:val="FF0000"/>
            <w:sz w:val="28"/>
            <w:szCs w:val="28"/>
            <w:highlight w:val="yellow"/>
          </w:rPr>
          <w:delText>)</w:delText>
        </w:r>
      </w:del>
    </w:p>
    <w:p w14:paraId="66B216D9" w14:textId="73B6598D" w:rsidR="007476EF" w:rsidRPr="007476EF" w:rsidRDefault="007476EF" w:rsidP="007476EF">
      <w:pPr>
        <w:spacing w:before="120" w:after="120" w:line="240" w:lineRule="auto"/>
        <w:ind w:firstLine="709"/>
        <w:jc w:val="both"/>
        <w:rPr>
          <w:rStyle w:val="fontstyle01"/>
          <w:rFonts w:ascii="Times New Roman" w:hAnsi="Times New Roman" w:cs="Times New Roman"/>
          <w:b w:val="0"/>
          <w:sz w:val="28"/>
          <w:szCs w:val="28"/>
          <w:lang w:val="vi-VN"/>
        </w:rPr>
      </w:pPr>
      <w:r w:rsidRPr="007476EF">
        <w:rPr>
          <w:rStyle w:val="fontstyle01"/>
          <w:rFonts w:ascii="Times New Roman" w:hAnsi="Times New Roman" w:cs="Times New Roman"/>
          <w:b w:val="0"/>
          <w:sz w:val="28"/>
          <w:szCs w:val="28"/>
          <w:lang w:val="vi-VN"/>
        </w:rPr>
        <w:t>4</w:t>
      </w:r>
      <w:ins w:id="51" w:author="Nguyen Bjno" w:date="2020-08-05T06:56:00Z">
        <w:r w:rsidR="00860874">
          <w:rPr>
            <w:rStyle w:val="fontstyle01"/>
            <w:rFonts w:ascii="Times New Roman" w:hAnsi="Times New Roman" w:cs="Times New Roman"/>
            <w:b w:val="0"/>
            <w:sz w:val="28"/>
            <w:szCs w:val="28"/>
          </w:rPr>
          <w:t>6</w:t>
        </w:r>
      </w:ins>
      <w:del w:id="52" w:author="Nguyen Bjno" w:date="2020-08-05T06:56:00Z">
        <w:r w:rsidRPr="007476EF" w:rsidDel="00860874">
          <w:rPr>
            <w:rStyle w:val="fontstyle01"/>
            <w:rFonts w:ascii="Times New Roman" w:hAnsi="Times New Roman" w:cs="Times New Roman"/>
            <w:b w:val="0"/>
            <w:sz w:val="28"/>
            <w:szCs w:val="28"/>
            <w:lang w:val="vi-VN"/>
          </w:rPr>
          <w:delText>8</w:delText>
        </w:r>
      </w:del>
      <w:r w:rsidRPr="007476EF">
        <w:rPr>
          <w:rStyle w:val="fontstyle01"/>
          <w:rFonts w:ascii="Times New Roman" w:hAnsi="Times New Roman" w:cs="Times New Roman"/>
          <w:b w:val="0"/>
          <w:sz w:val="28"/>
          <w:szCs w:val="28"/>
          <w:lang w:val="vi-VN"/>
        </w:rPr>
        <w:t>. Độ chính xác: là mức độ gần nhau giữa giá trị đại lượng đo được và giá trị đại lượng thực của đại lượng đo;</w:t>
      </w:r>
    </w:p>
    <w:p w14:paraId="59237E63" w14:textId="35967C0C" w:rsidR="007476EF" w:rsidRPr="007476EF" w:rsidRDefault="007476EF" w:rsidP="007476EF">
      <w:pPr>
        <w:spacing w:before="120" w:after="120" w:line="240" w:lineRule="auto"/>
        <w:ind w:firstLine="709"/>
        <w:jc w:val="both"/>
        <w:rPr>
          <w:rStyle w:val="fontstyle01"/>
          <w:rFonts w:ascii="Times New Roman" w:hAnsi="Times New Roman" w:cs="Times New Roman"/>
          <w:b w:val="0"/>
          <w:sz w:val="28"/>
          <w:szCs w:val="28"/>
          <w:lang w:val="vi-VN"/>
        </w:rPr>
      </w:pPr>
      <w:r w:rsidRPr="009E2714">
        <w:rPr>
          <w:rStyle w:val="fontstyle01"/>
          <w:rFonts w:ascii="Times New Roman" w:hAnsi="Times New Roman" w:cs="Times New Roman"/>
          <w:b w:val="0"/>
          <w:sz w:val="28"/>
          <w:szCs w:val="28"/>
          <w:lang w:val="vi-VN"/>
          <w:rPrChange w:id="53" w:author="Nguyen Bjno" w:date="2020-08-05T06:50:00Z">
            <w:rPr>
              <w:rStyle w:val="fontstyle01"/>
              <w:rFonts w:ascii="Times New Roman" w:hAnsi="Times New Roman" w:cs="Times New Roman"/>
              <w:b w:val="0"/>
              <w:sz w:val="28"/>
              <w:szCs w:val="28"/>
              <w:highlight w:val="yellow"/>
              <w:lang w:val="vi-VN"/>
            </w:rPr>
          </w:rPrChange>
        </w:rPr>
        <w:t>4</w:t>
      </w:r>
      <w:ins w:id="54" w:author="Nguyen Bjno" w:date="2020-08-05T06:56:00Z">
        <w:r w:rsidR="00860874">
          <w:rPr>
            <w:rStyle w:val="fontstyle01"/>
            <w:rFonts w:ascii="Times New Roman" w:hAnsi="Times New Roman" w:cs="Times New Roman"/>
            <w:b w:val="0"/>
            <w:sz w:val="28"/>
            <w:szCs w:val="28"/>
          </w:rPr>
          <w:t>7</w:t>
        </w:r>
      </w:ins>
      <w:del w:id="55" w:author="Nguyen Bjno" w:date="2020-08-05T06:56:00Z">
        <w:r w:rsidRPr="009E2714" w:rsidDel="00860874">
          <w:rPr>
            <w:rStyle w:val="fontstyle01"/>
            <w:rFonts w:ascii="Times New Roman" w:hAnsi="Times New Roman" w:cs="Times New Roman"/>
            <w:b w:val="0"/>
            <w:sz w:val="28"/>
            <w:szCs w:val="28"/>
            <w:lang w:val="vi-VN"/>
            <w:rPrChange w:id="56" w:author="Nguyen Bjno" w:date="2020-08-05T06:50:00Z">
              <w:rPr>
                <w:rStyle w:val="fontstyle01"/>
                <w:rFonts w:ascii="Times New Roman" w:hAnsi="Times New Roman" w:cs="Times New Roman"/>
                <w:b w:val="0"/>
                <w:sz w:val="28"/>
                <w:szCs w:val="28"/>
                <w:highlight w:val="yellow"/>
                <w:lang w:val="vi-VN"/>
              </w:rPr>
            </w:rPrChange>
          </w:rPr>
          <w:delText>9</w:delText>
        </w:r>
      </w:del>
      <w:r w:rsidRPr="009E2714">
        <w:rPr>
          <w:rStyle w:val="fontstyle01"/>
          <w:rFonts w:ascii="Times New Roman" w:hAnsi="Times New Roman" w:cs="Times New Roman"/>
          <w:b w:val="0"/>
          <w:sz w:val="28"/>
          <w:szCs w:val="28"/>
          <w:lang w:val="vi-VN"/>
          <w:rPrChange w:id="57" w:author="Nguyen Bjno" w:date="2020-08-05T06:50:00Z">
            <w:rPr>
              <w:rStyle w:val="fontstyle01"/>
              <w:rFonts w:ascii="Times New Roman" w:hAnsi="Times New Roman" w:cs="Times New Roman"/>
              <w:b w:val="0"/>
              <w:sz w:val="28"/>
              <w:szCs w:val="28"/>
              <w:highlight w:val="yellow"/>
              <w:lang w:val="vi-VN"/>
            </w:rPr>
          </w:rPrChange>
        </w:rPr>
        <w:t>. Độ chụm</w:t>
      </w:r>
      <w:r w:rsidRPr="000C7D10">
        <w:rPr>
          <w:rStyle w:val="fontstyle01"/>
          <w:rFonts w:ascii="Times New Roman" w:hAnsi="Times New Roman" w:cs="Times New Roman"/>
          <w:b w:val="0"/>
          <w:sz w:val="28"/>
          <w:szCs w:val="28"/>
          <w:lang w:val="vi-VN"/>
          <w:rPrChange w:id="58" w:author="Nguyen Bjno" w:date="2020-08-05T06:43:00Z">
            <w:rPr>
              <w:rStyle w:val="fontstyle01"/>
              <w:rFonts w:ascii="Times New Roman" w:hAnsi="Times New Roman" w:cs="Times New Roman"/>
              <w:b w:val="0"/>
              <w:sz w:val="28"/>
              <w:szCs w:val="28"/>
              <w:highlight w:val="yellow"/>
              <w:lang w:val="vi-VN"/>
            </w:rPr>
          </w:rPrChange>
        </w:rPr>
        <w:t xml:space="preserve">: </w:t>
      </w:r>
      <w:ins w:id="59" w:author="Nguyen Bjno" w:date="2020-08-05T06:43:00Z">
        <w:r w:rsidR="000C7D10" w:rsidRPr="000C7D10">
          <w:rPr>
            <w:rStyle w:val="fontstyle01"/>
            <w:rFonts w:ascii="Times New Roman" w:hAnsi="Times New Roman" w:cs="Times New Roman"/>
            <w:b w:val="0"/>
            <w:sz w:val="28"/>
            <w:szCs w:val="28"/>
            <w:lang w:val="vi-VN"/>
            <w:rPrChange w:id="60" w:author="Nguyen Bjno" w:date="2020-08-05T06:43:00Z">
              <w:rPr>
                <w:rStyle w:val="fontstyle01"/>
                <w:rFonts w:ascii="Times New Roman" w:hAnsi="Times New Roman" w:cs="Times New Roman"/>
                <w:b w:val="0"/>
                <w:sz w:val="28"/>
                <w:szCs w:val="28"/>
              </w:rPr>
            </w:rPrChange>
          </w:rPr>
          <w:t xml:space="preserve">là </w:t>
        </w:r>
        <w:r w:rsidR="000C7D10" w:rsidRPr="009E2714">
          <w:rPr>
            <w:rStyle w:val="fontstyle01"/>
            <w:rFonts w:ascii="Times New Roman" w:hAnsi="Times New Roman" w:cs="Times New Roman"/>
            <w:b w:val="0"/>
            <w:sz w:val="28"/>
            <w:szCs w:val="28"/>
            <w:lang w:val="vi-VN"/>
            <w:rPrChange w:id="61" w:author="Nguyen Bjno" w:date="2020-08-05T06:50:00Z">
              <w:rPr>
                <w:rStyle w:val="fontstyle01"/>
                <w:rFonts w:ascii="Times New Roman" w:hAnsi="Times New Roman" w:cs="Times New Roman"/>
                <w:b w:val="0"/>
                <w:sz w:val="28"/>
                <w:szCs w:val="28"/>
              </w:rPr>
            </w:rPrChange>
          </w:rPr>
          <w:t>m</w:t>
        </w:r>
        <w:r w:rsidR="000C7D10" w:rsidRPr="000C7D10">
          <w:rPr>
            <w:rStyle w:val="fontstyle01"/>
            <w:rFonts w:ascii="Times New Roman" w:hAnsi="Times New Roman" w:cs="Times New Roman"/>
            <w:b w:val="0"/>
            <w:sz w:val="28"/>
            <w:szCs w:val="28"/>
            <w:lang w:val="vi-VN"/>
            <w:rPrChange w:id="62" w:author="Nguyen Bjno" w:date="2020-08-05T06:43:00Z">
              <w:rPr>
                <w:rFonts w:ascii="Times New Roman" w:hAnsi="Times New Roman"/>
                <w:i/>
                <w:iCs/>
                <w:sz w:val="24"/>
                <w:szCs w:val="24"/>
              </w:rPr>
            </w:rPrChange>
          </w:rPr>
          <w:t>ức độ gần nhau giữa các số chỉ hoặc các giá trị đại lượng đo được nhận được bởi phép đo lặp trên các đối tượng như nhau hoặc tương tự nhau trong điều kiện quy định</w:t>
        </w:r>
        <w:r w:rsidR="000C7D10" w:rsidRPr="000C7D10">
          <w:rPr>
            <w:rStyle w:val="fontstyle01"/>
            <w:rFonts w:ascii="Times New Roman" w:hAnsi="Times New Roman" w:cs="Times New Roman"/>
            <w:b w:val="0"/>
            <w:sz w:val="28"/>
            <w:szCs w:val="28"/>
            <w:lang w:val="vi-VN"/>
            <w:rPrChange w:id="63" w:author="Nguyen Bjno" w:date="2020-08-05T06:43:00Z">
              <w:rPr>
                <w:i/>
                <w:iCs/>
                <w:sz w:val="24"/>
                <w:szCs w:val="24"/>
              </w:rPr>
            </w:rPrChange>
          </w:rPr>
          <w:t>.</w:t>
        </w:r>
      </w:ins>
      <w:del w:id="64" w:author="Nguyen Bjno" w:date="2020-08-05T06:43:00Z">
        <w:r w:rsidRPr="000C7D10" w:rsidDel="000C7D10">
          <w:rPr>
            <w:rStyle w:val="fontstyle01"/>
            <w:rFonts w:ascii="Times New Roman" w:hAnsi="Times New Roman" w:cs="Times New Roman"/>
            <w:b w:val="0"/>
            <w:sz w:val="28"/>
            <w:szCs w:val="28"/>
            <w:lang w:val="vi-VN"/>
            <w:rPrChange w:id="65" w:author="Nguyen Bjno" w:date="2020-08-05T06:43:00Z">
              <w:rPr>
                <w:rStyle w:val="fontstyle01"/>
                <w:rFonts w:ascii="Times New Roman" w:hAnsi="Times New Roman" w:cs="Times New Roman"/>
                <w:b w:val="0"/>
                <w:sz w:val="28"/>
                <w:szCs w:val="28"/>
                <w:highlight w:val="yellow"/>
                <w:lang w:val="vi-VN"/>
              </w:rPr>
            </w:rPrChange>
          </w:rPr>
          <w:delText>là mức độ gần nhau giữa các kết quả thử nghiệm độc lập nhận</w:delText>
        </w:r>
        <w:r w:rsidRPr="000C7D10" w:rsidDel="000C7D10">
          <w:rPr>
            <w:rStyle w:val="fontstyle01"/>
            <w:rFonts w:ascii="Times New Roman" w:hAnsi="Times New Roman"/>
            <w:b w:val="0"/>
            <w:sz w:val="28"/>
            <w:szCs w:val="28"/>
            <w:rPrChange w:id="66" w:author="Nguyen Bjno" w:date="2020-08-05T06:43:00Z">
              <w:rPr>
                <w:rFonts w:ascii="Times New Roman" w:hAnsi="Times New Roman" w:cs="Times New Roman"/>
                <w:color w:val="000000"/>
                <w:sz w:val="28"/>
                <w:szCs w:val="28"/>
                <w:highlight w:val="yellow"/>
                <w:lang w:val="vi-VN"/>
              </w:rPr>
            </w:rPrChange>
          </w:rPr>
          <w:br/>
        </w:r>
        <w:r w:rsidRPr="000C7D10" w:rsidDel="000C7D10">
          <w:rPr>
            <w:rStyle w:val="fontstyle01"/>
            <w:rFonts w:ascii="Times New Roman" w:hAnsi="Times New Roman" w:cs="Times New Roman"/>
            <w:b w:val="0"/>
            <w:sz w:val="28"/>
            <w:szCs w:val="28"/>
            <w:lang w:val="vi-VN"/>
            <w:rPrChange w:id="67" w:author="Nguyen Bjno" w:date="2020-08-05T06:43:00Z">
              <w:rPr>
                <w:rStyle w:val="fontstyle01"/>
                <w:rFonts w:ascii="Times New Roman" w:hAnsi="Times New Roman" w:cs="Times New Roman"/>
                <w:b w:val="0"/>
                <w:sz w:val="28"/>
                <w:szCs w:val="28"/>
                <w:highlight w:val="yellow"/>
                <w:lang w:val="vi-VN"/>
              </w:rPr>
            </w:rPrChange>
          </w:rPr>
          <w:delText>được trong điều kiện quy định</w:delText>
        </w:r>
      </w:del>
      <w:r w:rsidRPr="007476EF">
        <w:rPr>
          <w:rStyle w:val="fontstyle01"/>
          <w:rFonts w:ascii="Times New Roman" w:hAnsi="Times New Roman" w:cs="Times New Roman"/>
          <w:b w:val="0"/>
          <w:sz w:val="28"/>
          <w:szCs w:val="28"/>
          <w:lang w:val="vi-VN"/>
        </w:rPr>
        <w:t>;</w:t>
      </w:r>
    </w:p>
    <w:p w14:paraId="41B489F6" w14:textId="66ECECA2" w:rsidR="007476EF" w:rsidRPr="007476EF" w:rsidRDefault="00860874" w:rsidP="007476EF">
      <w:pPr>
        <w:spacing w:before="120" w:after="120" w:line="240" w:lineRule="auto"/>
        <w:ind w:firstLine="709"/>
        <w:jc w:val="both"/>
        <w:rPr>
          <w:rStyle w:val="fontstyle01"/>
          <w:rFonts w:ascii="Times New Roman" w:hAnsi="Times New Roman" w:cs="Times New Roman"/>
          <w:b w:val="0"/>
          <w:sz w:val="28"/>
          <w:szCs w:val="28"/>
          <w:lang w:val="vi-VN"/>
        </w:rPr>
      </w:pPr>
      <w:ins w:id="68" w:author="Nguyen Bjno" w:date="2020-08-05T06:56:00Z">
        <w:r>
          <w:rPr>
            <w:rStyle w:val="fontstyle01"/>
            <w:rFonts w:ascii="Times New Roman" w:hAnsi="Times New Roman" w:cs="Times New Roman"/>
            <w:b w:val="0"/>
            <w:sz w:val="28"/>
            <w:szCs w:val="28"/>
          </w:rPr>
          <w:t>4</w:t>
        </w:r>
      </w:ins>
      <w:del w:id="69" w:author="Nguyen Bjno" w:date="2020-08-05T06:56:00Z">
        <w:r w:rsidR="007476EF" w:rsidRPr="007476EF" w:rsidDel="00860874">
          <w:rPr>
            <w:rStyle w:val="fontstyle01"/>
            <w:rFonts w:ascii="Times New Roman" w:hAnsi="Times New Roman" w:cs="Times New Roman"/>
            <w:b w:val="0"/>
            <w:sz w:val="28"/>
            <w:szCs w:val="28"/>
            <w:lang w:val="vi-VN"/>
          </w:rPr>
          <w:delText>5</w:delText>
        </w:r>
      </w:del>
      <w:ins w:id="70" w:author="Nguyen Bjno" w:date="2020-08-05T06:56:00Z">
        <w:r>
          <w:rPr>
            <w:rStyle w:val="fontstyle01"/>
            <w:rFonts w:ascii="Times New Roman" w:hAnsi="Times New Roman" w:cs="Times New Roman"/>
            <w:b w:val="0"/>
            <w:sz w:val="28"/>
            <w:szCs w:val="28"/>
          </w:rPr>
          <w:t>8</w:t>
        </w:r>
      </w:ins>
      <w:del w:id="71" w:author="Nguyen Bjno" w:date="2020-08-05T06:56:00Z">
        <w:r w:rsidR="007476EF" w:rsidRPr="007476EF" w:rsidDel="00860874">
          <w:rPr>
            <w:rStyle w:val="fontstyle01"/>
            <w:rFonts w:ascii="Times New Roman" w:hAnsi="Times New Roman" w:cs="Times New Roman"/>
            <w:b w:val="0"/>
            <w:sz w:val="28"/>
            <w:szCs w:val="28"/>
            <w:lang w:val="vi-VN"/>
          </w:rPr>
          <w:delText>0</w:delText>
        </w:r>
      </w:del>
      <w:r w:rsidR="007476EF" w:rsidRPr="007476EF">
        <w:rPr>
          <w:rStyle w:val="fontstyle01"/>
          <w:rFonts w:ascii="Times New Roman" w:hAnsi="Times New Roman" w:cs="Times New Roman"/>
          <w:b w:val="0"/>
          <w:sz w:val="28"/>
          <w:szCs w:val="28"/>
          <w:lang w:val="vi-VN"/>
        </w:rPr>
        <w:t>. Giá trị độ chia: là giá trị thể hiện bằng đơn vị đo, chênh lệch giữa hai giá</w:t>
      </w:r>
      <w:r w:rsidR="007476EF" w:rsidRPr="007476EF">
        <w:rPr>
          <w:rFonts w:ascii="Times New Roman" w:hAnsi="Times New Roman" w:cs="Times New Roman"/>
          <w:color w:val="000000"/>
          <w:sz w:val="28"/>
          <w:szCs w:val="28"/>
          <w:lang w:val="vi-VN"/>
        </w:rPr>
        <w:br/>
      </w:r>
      <w:r w:rsidR="007476EF" w:rsidRPr="007476EF">
        <w:rPr>
          <w:rStyle w:val="fontstyle01"/>
          <w:rFonts w:ascii="Times New Roman" w:hAnsi="Times New Roman" w:cs="Times New Roman"/>
          <w:b w:val="0"/>
          <w:sz w:val="28"/>
          <w:szCs w:val="28"/>
          <w:lang w:val="vi-VN"/>
        </w:rPr>
        <w:t>trị khắc vạch liền kề hoặc giữa hai giá trị chỉ liền kề;</w:t>
      </w:r>
    </w:p>
    <w:p w14:paraId="461D6EB8" w14:textId="2A3EFA4A" w:rsidR="007476EF" w:rsidRPr="007476EF" w:rsidRDefault="00860874" w:rsidP="007476EF">
      <w:pPr>
        <w:spacing w:before="120" w:after="120" w:line="240" w:lineRule="auto"/>
        <w:ind w:firstLine="709"/>
        <w:jc w:val="both"/>
        <w:rPr>
          <w:rStyle w:val="fontstyle01"/>
          <w:rFonts w:ascii="Times New Roman" w:hAnsi="Times New Roman" w:cs="Times New Roman"/>
          <w:b w:val="0"/>
          <w:sz w:val="28"/>
          <w:szCs w:val="28"/>
          <w:lang w:val="vi-VN"/>
        </w:rPr>
      </w:pPr>
      <w:ins w:id="72" w:author="Nguyen Bjno" w:date="2020-08-05T06:56:00Z">
        <w:r>
          <w:rPr>
            <w:rStyle w:val="fontstyle01"/>
            <w:rFonts w:ascii="Times New Roman" w:hAnsi="Times New Roman" w:cs="Times New Roman"/>
            <w:b w:val="0"/>
            <w:sz w:val="28"/>
            <w:szCs w:val="28"/>
          </w:rPr>
          <w:t>4</w:t>
        </w:r>
      </w:ins>
      <w:del w:id="73" w:author="Nguyen Bjno" w:date="2020-08-05T06:56:00Z">
        <w:r w:rsidR="007476EF" w:rsidRPr="00296FAE" w:rsidDel="00860874">
          <w:rPr>
            <w:rStyle w:val="fontstyle01"/>
            <w:rFonts w:ascii="Times New Roman" w:hAnsi="Times New Roman" w:cs="Times New Roman"/>
            <w:b w:val="0"/>
            <w:sz w:val="28"/>
            <w:szCs w:val="28"/>
            <w:lang w:val="vi-VN"/>
            <w:rPrChange w:id="74" w:author="Nguyen Bjno" w:date="2020-08-05T06:46:00Z">
              <w:rPr>
                <w:rStyle w:val="fontstyle01"/>
                <w:rFonts w:ascii="Times New Roman" w:hAnsi="Times New Roman" w:cs="Times New Roman"/>
                <w:b w:val="0"/>
                <w:sz w:val="28"/>
                <w:szCs w:val="28"/>
                <w:highlight w:val="yellow"/>
                <w:lang w:val="vi-VN"/>
              </w:rPr>
            </w:rPrChange>
          </w:rPr>
          <w:delText>5</w:delText>
        </w:r>
      </w:del>
      <w:ins w:id="75" w:author="Nguyen Bjno" w:date="2020-08-05T06:56:00Z">
        <w:r>
          <w:rPr>
            <w:rStyle w:val="fontstyle01"/>
            <w:rFonts w:ascii="Times New Roman" w:hAnsi="Times New Roman" w:cs="Times New Roman"/>
            <w:b w:val="0"/>
            <w:sz w:val="28"/>
            <w:szCs w:val="28"/>
          </w:rPr>
          <w:t>9</w:t>
        </w:r>
      </w:ins>
      <w:del w:id="76" w:author="Nguyen Bjno" w:date="2020-08-05T06:56:00Z">
        <w:r w:rsidR="007476EF" w:rsidRPr="00296FAE" w:rsidDel="00860874">
          <w:rPr>
            <w:rStyle w:val="fontstyle01"/>
            <w:rFonts w:ascii="Times New Roman" w:hAnsi="Times New Roman" w:cs="Times New Roman"/>
            <w:b w:val="0"/>
            <w:sz w:val="28"/>
            <w:szCs w:val="28"/>
            <w:lang w:val="vi-VN"/>
            <w:rPrChange w:id="77" w:author="Nguyen Bjno" w:date="2020-08-05T06:46:00Z">
              <w:rPr>
                <w:rStyle w:val="fontstyle01"/>
                <w:rFonts w:ascii="Times New Roman" w:hAnsi="Times New Roman" w:cs="Times New Roman"/>
                <w:b w:val="0"/>
                <w:sz w:val="28"/>
                <w:szCs w:val="28"/>
                <w:highlight w:val="yellow"/>
                <w:lang w:val="vi-VN"/>
              </w:rPr>
            </w:rPrChange>
          </w:rPr>
          <w:delText>1</w:delText>
        </w:r>
      </w:del>
      <w:r w:rsidR="007476EF" w:rsidRPr="00296FAE">
        <w:rPr>
          <w:rStyle w:val="fontstyle01"/>
          <w:rFonts w:ascii="Times New Roman" w:hAnsi="Times New Roman"/>
          <w:b w:val="0"/>
          <w:sz w:val="28"/>
          <w:szCs w:val="28"/>
          <w:rPrChange w:id="78" w:author="Nguyen Bjno" w:date="2020-08-05T06:46:00Z">
            <w:rPr>
              <w:rStyle w:val="fontstyle21"/>
              <w:b w:val="0"/>
              <w:highlight w:val="yellow"/>
              <w:lang w:val="vi-VN"/>
            </w:rPr>
          </w:rPrChange>
        </w:rPr>
        <w:t xml:space="preserve">. </w:t>
      </w:r>
      <w:r w:rsidR="007476EF" w:rsidRPr="00296FAE">
        <w:rPr>
          <w:rStyle w:val="fontstyle01"/>
          <w:rFonts w:ascii="Times New Roman" w:hAnsi="Times New Roman" w:cs="Times New Roman"/>
          <w:b w:val="0"/>
          <w:sz w:val="28"/>
          <w:szCs w:val="28"/>
          <w:lang w:val="vi-VN"/>
          <w:rPrChange w:id="79" w:author="Nguyen Bjno" w:date="2020-08-05T06:46:00Z">
            <w:rPr>
              <w:rStyle w:val="fontstyle01"/>
              <w:rFonts w:ascii="Times New Roman" w:hAnsi="Times New Roman" w:cs="Times New Roman"/>
              <w:b w:val="0"/>
              <w:sz w:val="28"/>
              <w:szCs w:val="28"/>
              <w:highlight w:val="yellow"/>
              <w:lang w:val="vi-VN"/>
            </w:rPr>
          </w:rPrChange>
        </w:rPr>
        <w:t>Giới hạn phát hiện</w:t>
      </w:r>
      <w:del w:id="80" w:author="Nguyen Bjno" w:date="2020-08-05T06:46:00Z">
        <w:r w:rsidR="007476EF" w:rsidRPr="00296FAE" w:rsidDel="00895E2C">
          <w:rPr>
            <w:rStyle w:val="fontstyle01"/>
            <w:rFonts w:ascii="Times New Roman" w:hAnsi="Times New Roman" w:cs="Times New Roman"/>
            <w:b w:val="0"/>
            <w:sz w:val="28"/>
            <w:szCs w:val="28"/>
            <w:lang w:val="vi-VN"/>
            <w:rPrChange w:id="81" w:author="Nguyen Bjno" w:date="2020-08-05T06:46:00Z">
              <w:rPr>
                <w:rStyle w:val="fontstyle01"/>
                <w:rFonts w:ascii="Times New Roman" w:hAnsi="Times New Roman" w:cs="Times New Roman"/>
                <w:b w:val="0"/>
                <w:sz w:val="28"/>
                <w:szCs w:val="28"/>
                <w:highlight w:val="yellow"/>
                <w:lang w:val="vi-VN"/>
              </w:rPr>
            </w:rPrChange>
          </w:rPr>
          <w:delText xml:space="preserve"> của thiết bị</w:delText>
        </w:r>
      </w:del>
      <w:r w:rsidR="007476EF" w:rsidRPr="00296FAE">
        <w:rPr>
          <w:rStyle w:val="fontstyle01"/>
          <w:rFonts w:ascii="Times New Roman" w:hAnsi="Times New Roman" w:cs="Times New Roman"/>
          <w:b w:val="0"/>
          <w:sz w:val="28"/>
          <w:szCs w:val="28"/>
          <w:lang w:val="vi-VN"/>
          <w:rPrChange w:id="82" w:author="Nguyen Bjno" w:date="2020-08-05T06:46:00Z">
            <w:rPr>
              <w:rStyle w:val="fontstyle01"/>
              <w:rFonts w:ascii="Times New Roman" w:hAnsi="Times New Roman" w:cs="Times New Roman"/>
              <w:b w:val="0"/>
              <w:sz w:val="28"/>
              <w:szCs w:val="28"/>
              <w:highlight w:val="yellow"/>
              <w:lang w:val="vi-VN"/>
            </w:rPr>
          </w:rPrChange>
        </w:rPr>
        <w:t xml:space="preserve">: </w:t>
      </w:r>
      <w:ins w:id="83" w:author="Nguyen Bjno" w:date="2020-08-05T06:46:00Z">
        <w:r w:rsidR="00895E2C" w:rsidRPr="00895E2C">
          <w:rPr>
            <w:rStyle w:val="fontstyle01"/>
            <w:rFonts w:ascii="Times New Roman" w:hAnsi="Times New Roman" w:cs="Times New Roman"/>
            <w:b w:val="0"/>
            <w:sz w:val="28"/>
            <w:szCs w:val="28"/>
            <w:lang w:val="vi-VN"/>
            <w:rPrChange w:id="84" w:author="Nguyen Bjno" w:date="2020-08-05T06:46:00Z">
              <w:rPr>
                <w:rFonts w:ascii="Arial-BoldMT" w:hAnsi="Arial-BoldMT"/>
                <w:color w:val="000000"/>
                <w:sz w:val="20"/>
                <w:szCs w:val="20"/>
              </w:rPr>
            </w:rPrChange>
          </w:rPr>
          <w:t>Gi</w:t>
        </w:r>
        <w:r w:rsidR="00895E2C" w:rsidRPr="00895E2C">
          <w:rPr>
            <w:rStyle w:val="fontstyle01"/>
            <w:rFonts w:ascii="Times New Roman" w:hAnsi="Times New Roman" w:cs="Times New Roman" w:hint="eastAsia"/>
            <w:b w:val="0"/>
            <w:sz w:val="28"/>
            <w:szCs w:val="28"/>
            <w:lang w:val="vi-VN"/>
            <w:rPrChange w:id="85" w:author="Nguyen Bjno" w:date="2020-08-05T06:46:00Z">
              <w:rPr>
                <w:rFonts w:ascii="Arial-BoldMT" w:hAnsi="Arial-BoldMT" w:hint="eastAsia"/>
                <w:color w:val="000000"/>
                <w:sz w:val="20"/>
                <w:szCs w:val="20"/>
              </w:rPr>
            </w:rPrChange>
          </w:rPr>
          <w:t>á</w:t>
        </w:r>
        <w:r w:rsidR="00895E2C" w:rsidRPr="00895E2C">
          <w:rPr>
            <w:rStyle w:val="fontstyle01"/>
            <w:rFonts w:ascii="Times New Roman" w:hAnsi="Times New Roman" w:cs="Times New Roman"/>
            <w:b w:val="0"/>
            <w:sz w:val="28"/>
            <w:szCs w:val="28"/>
            <w:lang w:val="vi-VN"/>
            <w:rPrChange w:id="86" w:author="Nguyen Bjno" w:date="2020-08-05T06:46:00Z">
              <w:rPr>
                <w:rFonts w:ascii="Arial-BoldMT" w:hAnsi="Arial-BoldMT"/>
                <w:color w:val="000000"/>
                <w:sz w:val="20"/>
                <w:szCs w:val="20"/>
              </w:rPr>
            </w:rPrChange>
          </w:rPr>
          <w:t xml:space="preserve"> tr</w:t>
        </w:r>
        <w:r w:rsidR="00895E2C" w:rsidRPr="00895E2C">
          <w:rPr>
            <w:rStyle w:val="fontstyle01"/>
            <w:rFonts w:ascii="Times New Roman" w:hAnsi="Times New Roman" w:cs="Times New Roman"/>
            <w:sz w:val="28"/>
            <w:szCs w:val="28"/>
            <w:lang w:val="vi-VN"/>
            <w:rPrChange w:id="87" w:author="Nguyen Bjno" w:date="2020-08-05T06:46:00Z">
              <w:rPr>
                <w:rFonts w:ascii="Arial-BoldMT" w:hAnsi="Arial-BoldMT"/>
                <w:b/>
                <w:bCs/>
                <w:color w:val="000000"/>
                <w:sz w:val="20"/>
                <w:szCs w:val="20"/>
              </w:rPr>
            </w:rPrChange>
          </w:rPr>
          <w:t xml:space="preserve">ị </w:t>
        </w:r>
        <w:r w:rsidR="00895E2C" w:rsidRPr="00895E2C">
          <w:rPr>
            <w:rStyle w:val="fontstyle01"/>
            <w:rFonts w:ascii="Times New Roman" w:hAnsi="Times New Roman" w:cs="Times New Roman" w:hint="eastAsia"/>
            <w:sz w:val="28"/>
            <w:szCs w:val="28"/>
            <w:lang w:val="vi-VN"/>
            <w:rPrChange w:id="88" w:author="Nguyen Bjno" w:date="2020-08-05T06:46:00Z">
              <w:rPr>
                <w:rFonts w:ascii="Arial-BoldMT" w:hAnsi="Arial-BoldMT" w:hint="eastAsia"/>
                <w:b/>
                <w:bCs/>
                <w:color w:val="000000"/>
                <w:sz w:val="20"/>
                <w:szCs w:val="20"/>
              </w:rPr>
            </w:rPrChange>
          </w:rPr>
          <w:t>đ</w:t>
        </w:r>
        <w:r w:rsidR="00895E2C" w:rsidRPr="00895E2C">
          <w:rPr>
            <w:rStyle w:val="fontstyle01"/>
            <w:rFonts w:ascii="Times New Roman" w:hAnsi="Times New Roman" w:cs="Times New Roman"/>
            <w:sz w:val="28"/>
            <w:szCs w:val="28"/>
            <w:lang w:val="vi-VN"/>
            <w:rPrChange w:id="89" w:author="Nguyen Bjno" w:date="2020-08-05T06:46:00Z">
              <w:rPr>
                <w:rFonts w:ascii="Arial-BoldMT" w:hAnsi="Arial-BoldMT"/>
                <w:b/>
                <w:bCs/>
                <w:color w:val="000000"/>
                <w:sz w:val="20"/>
                <w:szCs w:val="20"/>
              </w:rPr>
            </w:rPrChange>
          </w:rPr>
          <w:t>ạ</w:t>
        </w:r>
        <w:r w:rsidR="00895E2C" w:rsidRPr="00895E2C">
          <w:rPr>
            <w:rStyle w:val="fontstyle01"/>
            <w:rFonts w:ascii="Times New Roman" w:hAnsi="Times New Roman" w:cs="Times New Roman"/>
            <w:b w:val="0"/>
            <w:sz w:val="28"/>
            <w:szCs w:val="28"/>
            <w:lang w:val="vi-VN"/>
            <w:rPrChange w:id="90" w:author="Nguyen Bjno" w:date="2020-08-05T06:46:00Z">
              <w:rPr>
                <w:rFonts w:ascii="Arial-BoldMT" w:hAnsi="Arial-BoldMT"/>
                <w:color w:val="000000"/>
                <w:sz w:val="20"/>
                <w:szCs w:val="20"/>
              </w:rPr>
            </w:rPrChange>
          </w:rPr>
          <w:t>i l</w:t>
        </w:r>
        <w:r w:rsidR="00895E2C" w:rsidRPr="00895E2C">
          <w:rPr>
            <w:rStyle w:val="fontstyle01"/>
            <w:rFonts w:ascii="Times New Roman" w:hAnsi="Times New Roman" w:cs="Times New Roman" w:hint="eastAsia"/>
            <w:sz w:val="28"/>
            <w:szCs w:val="28"/>
            <w:lang w:val="vi-VN"/>
            <w:rPrChange w:id="91" w:author="Nguyen Bjno" w:date="2020-08-05T06:46:00Z">
              <w:rPr>
                <w:rFonts w:ascii="Arial-BoldMT" w:hAnsi="Arial-BoldMT" w:hint="eastAsia"/>
                <w:b/>
                <w:bCs/>
                <w:color w:val="000000"/>
                <w:sz w:val="20"/>
                <w:szCs w:val="20"/>
              </w:rPr>
            </w:rPrChange>
          </w:rPr>
          <w:t>ư</w:t>
        </w:r>
        <w:r w:rsidR="00895E2C" w:rsidRPr="00895E2C">
          <w:rPr>
            <w:rStyle w:val="fontstyle01"/>
            <w:rFonts w:ascii="Times New Roman" w:hAnsi="Times New Roman" w:cs="Times New Roman"/>
            <w:sz w:val="28"/>
            <w:szCs w:val="28"/>
            <w:lang w:val="vi-VN"/>
            <w:rPrChange w:id="92" w:author="Nguyen Bjno" w:date="2020-08-05T06:46:00Z">
              <w:rPr>
                <w:rFonts w:ascii="Arial-BoldMT" w:hAnsi="Arial-BoldMT"/>
                <w:b/>
                <w:bCs/>
                <w:color w:val="000000"/>
                <w:sz w:val="20"/>
                <w:szCs w:val="20"/>
              </w:rPr>
            </w:rPrChange>
          </w:rPr>
          <w:t>ợ</w:t>
        </w:r>
        <w:r w:rsidR="00895E2C" w:rsidRPr="00895E2C">
          <w:rPr>
            <w:rStyle w:val="fontstyle01"/>
            <w:rFonts w:ascii="Times New Roman" w:hAnsi="Times New Roman" w:cs="Times New Roman"/>
            <w:b w:val="0"/>
            <w:sz w:val="28"/>
            <w:szCs w:val="28"/>
            <w:lang w:val="vi-VN"/>
            <w:rPrChange w:id="93" w:author="Nguyen Bjno" w:date="2020-08-05T06:46:00Z">
              <w:rPr>
                <w:rFonts w:ascii="Arial-BoldMT" w:hAnsi="Arial-BoldMT"/>
                <w:color w:val="000000"/>
                <w:sz w:val="20"/>
                <w:szCs w:val="20"/>
              </w:rPr>
            </w:rPrChange>
          </w:rPr>
          <w:t xml:space="preserve">ng </w:t>
        </w:r>
        <w:r w:rsidR="00895E2C" w:rsidRPr="00895E2C">
          <w:rPr>
            <w:rStyle w:val="fontstyle01"/>
            <w:rFonts w:ascii="Times New Roman" w:hAnsi="Times New Roman" w:cs="Times New Roman" w:hint="eastAsia"/>
            <w:sz w:val="28"/>
            <w:szCs w:val="28"/>
            <w:lang w:val="vi-VN"/>
            <w:rPrChange w:id="94" w:author="Nguyen Bjno" w:date="2020-08-05T06:46:00Z">
              <w:rPr>
                <w:rFonts w:ascii="Arial-BoldMT" w:hAnsi="Arial-BoldMT" w:hint="eastAsia"/>
                <w:b/>
                <w:bCs/>
                <w:color w:val="000000"/>
                <w:sz w:val="20"/>
                <w:szCs w:val="20"/>
              </w:rPr>
            </w:rPrChange>
          </w:rPr>
          <w:t>đ</w:t>
        </w:r>
        <w:r w:rsidR="00895E2C" w:rsidRPr="00895E2C">
          <w:rPr>
            <w:rStyle w:val="fontstyle01"/>
            <w:rFonts w:ascii="Times New Roman" w:hAnsi="Times New Roman" w:cs="Times New Roman"/>
            <w:b w:val="0"/>
            <w:sz w:val="28"/>
            <w:szCs w:val="28"/>
            <w:lang w:val="vi-VN"/>
            <w:rPrChange w:id="95" w:author="Nguyen Bjno" w:date="2020-08-05T06:46:00Z">
              <w:rPr>
                <w:rFonts w:ascii="Arial-BoldMT" w:hAnsi="Arial-BoldMT"/>
                <w:color w:val="000000"/>
                <w:sz w:val="20"/>
                <w:szCs w:val="20"/>
              </w:rPr>
            </w:rPrChange>
          </w:rPr>
          <w:t xml:space="preserve">o </w:t>
        </w:r>
        <w:r w:rsidR="00895E2C" w:rsidRPr="00895E2C">
          <w:rPr>
            <w:rStyle w:val="fontstyle01"/>
            <w:rFonts w:ascii="Times New Roman" w:hAnsi="Times New Roman" w:cs="Times New Roman" w:hint="eastAsia"/>
            <w:sz w:val="28"/>
            <w:szCs w:val="28"/>
            <w:lang w:val="vi-VN"/>
            <w:rPrChange w:id="96" w:author="Nguyen Bjno" w:date="2020-08-05T06:46:00Z">
              <w:rPr>
                <w:rFonts w:ascii="Arial-BoldMT" w:hAnsi="Arial-BoldMT" w:hint="eastAsia"/>
                <w:b/>
                <w:bCs/>
                <w:color w:val="000000"/>
                <w:sz w:val="20"/>
                <w:szCs w:val="20"/>
              </w:rPr>
            </w:rPrChange>
          </w:rPr>
          <w:t>đư</w:t>
        </w:r>
        <w:r w:rsidR="00895E2C" w:rsidRPr="00895E2C">
          <w:rPr>
            <w:rStyle w:val="fontstyle01"/>
            <w:rFonts w:ascii="Times New Roman" w:hAnsi="Times New Roman" w:cs="Times New Roman"/>
            <w:sz w:val="28"/>
            <w:szCs w:val="28"/>
            <w:lang w:val="vi-VN"/>
            <w:rPrChange w:id="97" w:author="Nguyen Bjno" w:date="2020-08-05T06:46:00Z">
              <w:rPr>
                <w:rFonts w:ascii="Arial-BoldMT" w:hAnsi="Arial-BoldMT"/>
                <w:b/>
                <w:bCs/>
                <w:color w:val="000000"/>
                <w:sz w:val="20"/>
                <w:szCs w:val="20"/>
              </w:rPr>
            </w:rPrChange>
          </w:rPr>
          <w:t>ợ</w:t>
        </w:r>
        <w:r w:rsidR="00895E2C" w:rsidRPr="00895E2C">
          <w:rPr>
            <w:rStyle w:val="fontstyle01"/>
            <w:rFonts w:ascii="Times New Roman" w:hAnsi="Times New Roman" w:cs="Times New Roman"/>
            <w:b w:val="0"/>
            <w:sz w:val="28"/>
            <w:szCs w:val="28"/>
            <w:lang w:val="vi-VN"/>
            <w:rPrChange w:id="98" w:author="Nguyen Bjno" w:date="2020-08-05T06:46:00Z">
              <w:rPr>
                <w:rFonts w:ascii="Arial-BoldMT" w:hAnsi="Arial-BoldMT"/>
                <w:color w:val="000000"/>
                <w:sz w:val="20"/>
                <w:szCs w:val="20"/>
              </w:rPr>
            </w:rPrChange>
          </w:rPr>
          <w:t>c</w:t>
        </w:r>
        <w:r w:rsidR="00895E2C" w:rsidRPr="00895E2C">
          <w:rPr>
            <w:rStyle w:val="fontstyle01"/>
            <w:rFonts w:ascii="Times New Roman" w:hAnsi="Times New Roman" w:cs="Times New Roman"/>
            <w:b w:val="0"/>
            <w:sz w:val="28"/>
            <w:szCs w:val="28"/>
            <w:lang w:val="vi-VN"/>
            <w:rPrChange w:id="99" w:author="Nguyen Bjno" w:date="2020-08-05T06:46:00Z">
              <w:rPr>
                <w:rFonts w:ascii="ArialMT" w:hAnsi="ArialMT"/>
                <w:color w:val="000000"/>
                <w:sz w:val="20"/>
                <w:szCs w:val="20"/>
              </w:rPr>
            </w:rPrChange>
          </w:rPr>
          <w:t xml:space="preserve">, nhận </w:t>
        </w:r>
        <w:r w:rsidR="00895E2C" w:rsidRPr="00895E2C">
          <w:rPr>
            <w:rStyle w:val="fontstyle01"/>
            <w:rFonts w:ascii="Times New Roman" w:hAnsi="Times New Roman" w:cs="Times New Roman" w:hint="eastAsia"/>
            <w:b w:val="0"/>
            <w:sz w:val="28"/>
            <w:szCs w:val="28"/>
            <w:lang w:val="vi-VN"/>
            <w:rPrChange w:id="100" w:author="Nguyen Bjno" w:date="2020-08-05T06:46:00Z">
              <w:rPr>
                <w:rFonts w:ascii="ArialMT" w:hAnsi="ArialMT" w:hint="eastAsia"/>
                <w:color w:val="000000"/>
                <w:sz w:val="20"/>
                <w:szCs w:val="20"/>
              </w:rPr>
            </w:rPrChange>
          </w:rPr>
          <w:t>đư</w:t>
        </w:r>
        <w:r w:rsidR="00895E2C" w:rsidRPr="00895E2C">
          <w:rPr>
            <w:rStyle w:val="fontstyle01"/>
            <w:rFonts w:ascii="Times New Roman" w:hAnsi="Times New Roman" w:cs="Times New Roman"/>
            <w:b w:val="0"/>
            <w:sz w:val="28"/>
            <w:szCs w:val="28"/>
            <w:lang w:val="vi-VN"/>
            <w:rPrChange w:id="101" w:author="Nguyen Bjno" w:date="2020-08-05T06:46:00Z">
              <w:rPr>
                <w:rFonts w:ascii="ArialMT" w:hAnsi="ArialMT"/>
                <w:color w:val="000000"/>
                <w:sz w:val="20"/>
                <w:szCs w:val="20"/>
              </w:rPr>
            </w:rPrChange>
          </w:rPr>
          <w:t>ợc bằng một</w:t>
        </w:r>
        <w:r w:rsidR="00895E2C">
          <w:rPr>
            <w:rStyle w:val="fontstyle01"/>
            <w:rFonts w:ascii="Times New Roman" w:hAnsi="Times New Roman" w:cs="Times New Roman"/>
            <w:b w:val="0"/>
            <w:sz w:val="28"/>
            <w:szCs w:val="28"/>
          </w:rPr>
          <w:t xml:space="preserve"> </w:t>
        </w:r>
        <w:r w:rsidR="00895E2C" w:rsidRPr="00895E2C">
          <w:rPr>
            <w:rStyle w:val="fontstyle01"/>
            <w:rFonts w:ascii="Times New Roman" w:hAnsi="Times New Roman" w:cs="Times New Roman"/>
            <w:b w:val="0"/>
            <w:sz w:val="28"/>
            <w:szCs w:val="28"/>
            <w:lang w:val="vi-VN"/>
            <w:rPrChange w:id="102" w:author="Nguyen Bjno" w:date="2020-08-05T06:46:00Z">
              <w:rPr>
                <w:rFonts w:ascii="Arial-BoldMT" w:hAnsi="Arial-BoldMT"/>
                <w:color w:val="000000"/>
                <w:sz w:val="20"/>
                <w:szCs w:val="20"/>
              </w:rPr>
            </w:rPrChange>
          </w:rPr>
          <w:t>th</w:t>
        </w:r>
        <w:r w:rsidR="00895E2C" w:rsidRPr="00895E2C">
          <w:rPr>
            <w:rStyle w:val="fontstyle01"/>
            <w:rFonts w:ascii="Times New Roman" w:hAnsi="Times New Roman" w:cs="Times New Roman"/>
            <w:sz w:val="28"/>
            <w:szCs w:val="28"/>
            <w:lang w:val="vi-VN"/>
            <w:rPrChange w:id="103" w:author="Nguyen Bjno" w:date="2020-08-05T06:46:00Z">
              <w:rPr>
                <w:rFonts w:ascii="Arial-BoldMT" w:hAnsi="Arial-BoldMT"/>
                <w:b/>
                <w:bCs/>
                <w:color w:val="000000"/>
                <w:sz w:val="20"/>
                <w:szCs w:val="20"/>
              </w:rPr>
            </w:rPrChange>
          </w:rPr>
          <w:t xml:space="preserve">ủ </w:t>
        </w:r>
        <w:r w:rsidR="00895E2C" w:rsidRPr="00895E2C">
          <w:rPr>
            <w:rStyle w:val="fontstyle01"/>
            <w:rFonts w:ascii="Times New Roman" w:hAnsi="Times New Roman" w:cs="Times New Roman"/>
            <w:b w:val="0"/>
            <w:sz w:val="28"/>
            <w:szCs w:val="28"/>
            <w:lang w:val="vi-VN"/>
            <w:rPrChange w:id="104" w:author="Nguyen Bjno" w:date="2020-08-05T06:46:00Z">
              <w:rPr>
                <w:rFonts w:ascii="Arial-BoldMT" w:hAnsi="Arial-BoldMT"/>
                <w:color w:val="000000"/>
                <w:sz w:val="20"/>
                <w:szCs w:val="20"/>
              </w:rPr>
            </w:rPrChange>
          </w:rPr>
          <w:t>t</w:t>
        </w:r>
        <w:r w:rsidR="00895E2C" w:rsidRPr="00895E2C">
          <w:rPr>
            <w:rStyle w:val="fontstyle01"/>
            <w:rFonts w:ascii="Times New Roman" w:hAnsi="Times New Roman" w:cs="Times New Roman"/>
            <w:sz w:val="28"/>
            <w:szCs w:val="28"/>
            <w:lang w:val="vi-VN"/>
            <w:rPrChange w:id="105" w:author="Nguyen Bjno" w:date="2020-08-05T06:46:00Z">
              <w:rPr>
                <w:rFonts w:ascii="Arial-BoldMT" w:hAnsi="Arial-BoldMT"/>
                <w:b/>
                <w:bCs/>
                <w:color w:val="000000"/>
                <w:sz w:val="20"/>
                <w:szCs w:val="20"/>
              </w:rPr>
            </w:rPrChange>
          </w:rPr>
          <w:t>ụ</w:t>
        </w:r>
        <w:r w:rsidR="00895E2C" w:rsidRPr="00895E2C">
          <w:rPr>
            <w:rStyle w:val="fontstyle01"/>
            <w:rFonts w:ascii="Times New Roman" w:hAnsi="Times New Roman" w:cs="Times New Roman"/>
            <w:b w:val="0"/>
            <w:sz w:val="28"/>
            <w:szCs w:val="28"/>
            <w:lang w:val="vi-VN"/>
            <w:rPrChange w:id="106" w:author="Nguyen Bjno" w:date="2020-08-05T06:46:00Z">
              <w:rPr>
                <w:rFonts w:ascii="Arial-BoldMT" w:hAnsi="Arial-BoldMT"/>
                <w:color w:val="000000"/>
                <w:sz w:val="20"/>
                <w:szCs w:val="20"/>
              </w:rPr>
            </w:rPrChange>
          </w:rPr>
          <w:t xml:space="preserve">c </w:t>
        </w:r>
        <w:r w:rsidR="00895E2C" w:rsidRPr="00895E2C">
          <w:rPr>
            <w:rStyle w:val="fontstyle01"/>
            <w:rFonts w:ascii="Times New Roman" w:hAnsi="Times New Roman" w:cs="Times New Roman" w:hint="eastAsia"/>
            <w:sz w:val="28"/>
            <w:szCs w:val="28"/>
            <w:lang w:val="vi-VN"/>
            <w:rPrChange w:id="107" w:author="Nguyen Bjno" w:date="2020-08-05T06:46:00Z">
              <w:rPr>
                <w:rFonts w:ascii="Arial-BoldMT" w:hAnsi="Arial-BoldMT" w:hint="eastAsia"/>
                <w:b/>
                <w:bCs/>
                <w:color w:val="000000"/>
                <w:sz w:val="20"/>
                <w:szCs w:val="20"/>
              </w:rPr>
            </w:rPrChange>
          </w:rPr>
          <w:t>đ</w:t>
        </w:r>
        <w:r w:rsidR="00895E2C" w:rsidRPr="00895E2C">
          <w:rPr>
            <w:rStyle w:val="fontstyle01"/>
            <w:rFonts w:ascii="Times New Roman" w:hAnsi="Times New Roman" w:cs="Times New Roman"/>
            <w:b w:val="0"/>
            <w:sz w:val="28"/>
            <w:szCs w:val="28"/>
            <w:lang w:val="vi-VN"/>
            <w:rPrChange w:id="108" w:author="Nguyen Bjno" w:date="2020-08-05T06:46:00Z">
              <w:rPr>
                <w:rFonts w:ascii="Arial-BoldMT" w:hAnsi="Arial-BoldMT"/>
                <w:color w:val="000000"/>
                <w:sz w:val="20"/>
                <w:szCs w:val="20"/>
              </w:rPr>
            </w:rPrChange>
          </w:rPr>
          <w:t xml:space="preserve">o </w:t>
        </w:r>
        <w:r w:rsidR="00895E2C" w:rsidRPr="00895E2C">
          <w:rPr>
            <w:rStyle w:val="fontstyle01"/>
            <w:rFonts w:ascii="Times New Roman" w:hAnsi="Times New Roman" w:cs="Times New Roman"/>
            <w:b w:val="0"/>
            <w:sz w:val="28"/>
            <w:szCs w:val="28"/>
            <w:lang w:val="vi-VN"/>
            <w:rPrChange w:id="109" w:author="Nguyen Bjno" w:date="2020-08-05T06:46:00Z">
              <w:rPr>
                <w:rFonts w:ascii="ArialMT" w:hAnsi="ArialMT"/>
                <w:color w:val="000000"/>
                <w:sz w:val="20"/>
                <w:szCs w:val="20"/>
              </w:rPr>
            </w:rPrChange>
          </w:rPr>
          <w:t>x</w:t>
        </w:r>
        <w:r w:rsidR="00895E2C" w:rsidRPr="00895E2C">
          <w:rPr>
            <w:rStyle w:val="fontstyle01"/>
            <w:rFonts w:ascii="Times New Roman" w:hAnsi="Times New Roman" w:cs="Times New Roman" w:hint="eastAsia"/>
            <w:b w:val="0"/>
            <w:sz w:val="28"/>
            <w:szCs w:val="28"/>
            <w:lang w:val="vi-VN"/>
            <w:rPrChange w:id="110" w:author="Nguyen Bjno" w:date="2020-08-05T06:46:00Z">
              <w:rPr>
                <w:rFonts w:ascii="ArialMT" w:hAnsi="ArialMT" w:hint="eastAsia"/>
                <w:color w:val="000000"/>
                <w:sz w:val="20"/>
                <w:szCs w:val="20"/>
              </w:rPr>
            </w:rPrChange>
          </w:rPr>
          <w:t>á</w:t>
        </w:r>
        <w:r w:rsidR="00895E2C" w:rsidRPr="00895E2C">
          <w:rPr>
            <w:rStyle w:val="fontstyle01"/>
            <w:rFonts w:ascii="Times New Roman" w:hAnsi="Times New Roman" w:cs="Times New Roman"/>
            <w:b w:val="0"/>
            <w:sz w:val="28"/>
            <w:szCs w:val="28"/>
            <w:lang w:val="vi-VN"/>
            <w:rPrChange w:id="111" w:author="Nguyen Bjno" w:date="2020-08-05T06:46:00Z">
              <w:rPr>
                <w:rFonts w:ascii="ArialMT" w:hAnsi="ArialMT"/>
                <w:color w:val="000000"/>
                <w:sz w:val="20"/>
                <w:szCs w:val="20"/>
              </w:rPr>
            </w:rPrChange>
          </w:rPr>
          <w:t xml:space="preserve">c </w:t>
        </w:r>
        <w:r w:rsidR="00895E2C" w:rsidRPr="00895E2C">
          <w:rPr>
            <w:rStyle w:val="fontstyle01"/>
            <w:rFonts w:ascii="Times New Roman" w:hAnsi="Times New Roman" w:cs="Times New Roman" w:hint="eastAsia"/>
            <w:b w:val="0"/>
            <w:sz w:val="28"/>
            <w:szCs w:val="28"/>
            <w:lang w:val="vi-VN"/>
            <w:rPrChange w:id="112" w:author="Nguyen Bjno" w:date="2020-08-05T06:46:00Z">
              <w:rPr>
                <w:rFonts w:ascii="ArialMT" w:hAnsi="ArialMT" w:hint="eastAsia"/>
                <w:color w:val="000000"/>
                <w:sz w:val="20"/>
                <w:szCs w:val="20"/>
              </w:rPr>
            </w:rPrChange>
          </w:rPr>
          <w:t>đ</w:t>
        </w:r>
        <w:r w:rsidR="00895E2C" w:rsidRPr="00895E2C">
          <w:rPr>
            <w:rStyle w:val="fontstyle01"/>
            <w:rFonts w:ascii="Times New Roman" w:hAnsi="Times New Roman" w:cs="Times New Roman"/>
            <w:b w:val="0"/>
            <w:sz w:val="28"/>
            <w:szCs w:val="28"/>
            <w:lang w:val="vi-VN"/>
            <w:rPrChange w:id="113" w:author="Nguyen Bjno" w:date="2020-08-05T06:46:00Z">
              <w:rPr>
                <w:rFonts w:ascii="ArialMT" w:hAnsi="ArialMT"/>
                <w:color w:val="000000"/>
                <w:sz w:val="20"/>
                <w:szCs w:val="20"/>
              </w:rPr>
            </w:rPrChange>
          </w:rPr>
          <w:t xml:space="preserve">ịnh, theo </w:t>
        </w:r>
        <w:r w:rsidR="00895E2C" w:rsidRPr="00895E2C">
          <w:rPr>
            <w:rStyle w:val="fontstyle01"/>
            <w:rFonts w:ascii="Times New Roman" w:hAnsi="Times New Roman" w:cs="Times New Roman" w:hint="eastAsia"/>
            <w:b w:val="0"/>
            <w:sz w:val="28"/>
            <w:szCs w:val="28"/>
            <w:lang w:val="vi-VN"/>
            <w:rPrChange w:id="114" w:author="Nguyen Bjno" w:date="2020-08-05T06:46:00Z">
              <w:rPr>
                <w:rFonts w:ascii="ArialMT" w:hAnsi="ArialMT" w:hint="eastAsia"/>
                <w:color w:val="000000"/>
                <w:sz w:val="20"/>
                <w:szCs w:val="20"/>
              </w:rPr>
            </w:rPrChange>
          </w:rPr>
          <w:t>đó</w:t>
        </w:r>
        <w:r w:rsidR="00895E2C" w:rsidRPr="00895E2C">
          <w:rPr>
            <w:rStyle w:val="fontstyle01"/>
            <w:rFonts w:ascii="Times New Roman" w:hAnsi="Times New Roman" w:cs="Times New Roman"/>
            <w:b w:val="0"/>
            <w:sz w:val="28"/>
            <w:szCs w:val="28"/>
            <w:lang w:val="vi-VN"/>
            <w:rPrChange w:id="115" w:author="Nguyen Bjno" w:date="2020-08-05T06:46:00Z">
              <w:rPr>
                <w:rFonts w:ascii="ArialMT" w:hAnsi="ArialMT"/>
                <w:color w:val="000000"/>
                <w:sz w:val="20"/>
                <w:szCs w:val="20"/>
              </w:rPr>
            </w:rPrChange>
          </w:rPr>
          <w:t xml:space="preserve"> x</w:t>
        </w:r>
        <w:r w:rsidR="00895E2C" w:rsidRPr="00895E2C">
          <w:rPr>
            <w:rStyle w:val="fontstyle01"/>
            <w:rFonts w:ascii="Times New Roman" w:hAnsi="Times New Roman" w:cs="Times New Roman" w:hint="eastAsia"/>
            <w:b w:val="0"/>
            <w:sz w:val="28"/>
            <w:szCs w:val="28"/>
            <w:lang w:val="vi-VN"/>
            <w:rPrChange w:id="116" w:author="Nguyen Bjno" w:date="2020-08-05T06:46:00Z">
              <w:rPr>
                <w:rFonts w:ascii="ArialMT" w:hAnsi="ArialMT" w:hint="eastAsia"/>
                <w:color w:val="000000"/>
                <w:sz w:val="20"/>
                <w:szCs w:val="20"/>
              </w:rPr>
            </w:rPrChange>
          </w:rPr>
          <w:t>á</w:t>
        </w:r>
        <w:r w:rsidR="00895E2C" w:rsidRPr="00895E2C">
          <w:rPr>
            <w:rStyle w:val="fontstyle01"/>
            <w:rFonts w:ascii="Times New Roman" w:hAnsi="Times New Roman" w:cs="Times New Roman"/>
            <w:b w:val="0"/>
            <w:sz w:val="28"/>
            <w:szCs w:val="28"/>
            <w:lang w:val="vi-VN"/>
            <w:rPrChange w:id="117" w:author="Nguyen Bjno" w:date="2020-08-05T06:46:00Z">
              <w:rPr>
                <w:rFonts w:ascii="ArialMT" w:hAnsi="ArialMT"/>
                <w:color w:val="000000"/>
                <w:sz w:val="20"/>
                <w:szCs w:val="20"/>
              </w:rPr>
            </w:rPrChange>
          </w:rPr>
          <w:t xml:space="preserve">c suất khẳng </w:t>
        </w:r>
        <w:r w:rsidR="00895E2C" w:rsidRPr="00895E2C">
          <w:rPr>
            <w:rStyle w:val="fontstyle01"/>
            <w:rFonts w:ascii="Times New Roman" w:hAnsi="Times New Roman" w:cs="Times New Roman" w:hint="eastAsia"/>
            <w:b w:val="0"/>
            <w:sz w:val="28"/>
            <w:szCs w:val="28"/>
            <w:lang w:val="vi-VN"/>
            <w:rPrChange w:id="118" w:author="Nguyen Bjno" w:date="2020-08-05T06:46:00Z">
              <w:rPr>
                <w:rFonts w:ascii="ArialMT" w:hAnsi="ArialMT" w:hint="eastAsia"/>
                <w:color w:val="000000"/>
                <w:sz w:val="20"/>
                <w:szCs w:val="20"/>
              </w:rPr>
            </w:rPrChange>
          </w:rPr>
          <w:t>đ</w:t>
        </w:r>
        <w:r w:rsidR="00895E2C" w:rsidRPr="00895E2C">
          <w:rPr>
            <w:rStyle w:val="fontstyle01"/>
            <w:rFonts w:ascii="Times New Roman" w:hAnsi="Times New Roman" w:cs="Times New Roman"/>
            <w:b w:val="0"/>
            <w:sz w:val="28"/>
            <w:szCs w:val="28"/>
            <w:lang w:val="vi-VN"/>
            <w:rPrChange w:id="119" w:author="Nguyen Bjno" w:date="2020-08-05T06:46:00Z">
              <w:rPr>
                <w:rFonts w:ascii="ArialMT" w:hAnsi="ArialMT"/>
                <w:color w:val="000000"/>
                <w:sz w:val="20"/>
                <w:szCs w:val="20"/>
              </w:rPr>
            </w:rPrChange>
          </w:rPr>
          <w:t>ịnh</w:t>
        </w:r>
        <w:r w:rsidR="00895E2C">
          <w:rPr>
            <w:rStyle w:val="fontstyle01"/>
            <w:rFonts w:ascii="Times New Roman" w:hAnsi="Times New Roman" w:cs="Times New Roman"/>
            <w:b w:val="0"/>
            <w:sz w:val="28"/>
            <w:szCs w:val="28"/>
          </w:rPr>
          <w:t xml:space="preserve"> </w:t>
        </w:r>
        <w:r w:rsidR="00895E2C" w:rsidRPr="00895E2C">
          <w:rPr>
            <w:rStyle w:val="fontstyle01"/>
            <w:rFonts w:ascii="Times New Roman" w:hAnsi="Times New Roman" w:cs="Times New Roman"/>
            <w:b w:val="0"/>
            <w:sz w:val="28"/>
            <w:szCs w:val="28"/>
            <w:lang w:val="vi-VN"/>
            <w:rPrChange w:id="120" w:author="Nguyen Bjno" w:date="2020-08-05T06:46:00Z">
              <w:rPr>
                <w:rFonts w:ascii="ArialMT" w:hAnsi="ArialMT"/>
                <w:color w:val="000000"/>
                <w:sz w:val="20"/>
                <w:szCs w:val="20"/>
              </w:rPr>
            </w:rPrChange>
          </w:rPr>
          <w:t>sai sự kh</w:t>
        </w:r>
        <w:r w:rsidR="00895E2C" w:rsidRPr="00895E2C">
          <w:rPr>
            <w:rStyle w:val="fontstyle01"/>
            <w:rFonts w:ascii="Times New Roman" w:hAnsi="Times New Roman" w:cs="Times New Roman" w:hint="eastAsia"/>
            <w:b w:val="0"/>
            <w:sz w:val="28"/>
            <w:szCs w:val="28"/>
            <w:lang w:val="vi-VN"/>
            <w:rPrChange w:id="121" w:author="Nguyen Bjno" w:date="2020-08-05T06:46:00Z">
              <w:rPr>
                <w:rFonts w:ascii="ArialMT" w:hAnsi="ArialMT" w:hint="eastAsia"/>
                <w:color w:val="000000"/>
                <w:sz w:val="20"/>
                <w:szCs w:val="20"/>
              </w:rPr>
            </w:rPrChange>
          </w:rPr>
          <w:t>ô</w:t>
        </w:r>
        <w:r w:rsidR="00895E2C" w:rsidRPr="00895E2C">
          <w:rPr>
            <w:rStyle w:val="fontstyle01"/>
            <w:rFonts w:ascii="Times New Roman" w:hAnsi="Times New Roman" w:cs="Times New Roman"/>
            <w:b w:val="0"/>
            <w:sz w:val="28"/>
            <w:szCs w:val="28"/>
            <w:lang w:val="vi-VN"/>
            <w:rPrChange w:id="122" w:author="Nguyen Bjno" w:date="2020-08-05T06:46:00Z">
              <w:rPr>
                <w:rFonts w:ascii="ArialMT" w:hAnsi="ArialMT"/>
                <w:color w:val="000000"/>
                <w:sz w:val="20"/>
                <w:szCs w:val="20"/>
              </w:rPr>
            </w:rPrChange>
          </w:rPr>
          <w:t>ng c</w:t>
        </w:r>
        <w:r w:rsidR="00895E2C" w:rsidRPr="00895E2C">
          <w:rPr>
            <w:rStyle w:val="fontstyle01"/>
            <w:rFonts w:ascii="Times New Roman" w:hAnsi="Times New Roman" w:cs="Times New Roman" w:hint="eastAsia"/>
            <w:b w:val="0"/>
            <w:sz w:val="28"/>
            <w:szCs w:val="28"/>
            <w:lang w:val="vi-VN"/>
            <w:rPrChange w:id="123" w:author="Nguyen Bjno" w:date="2020-08-05T06:46:00Z">
              <w:rPr>
                <w:rFonts w:ascii="ArialMT" w:hAnsi="ArialMT" w:hint="eastAsia"/>
                <w:color w:val="000000"/>
                <w:sz w:val="20"/>
                <w:szCs w:val="20"/>
              </w:rPr>
            </w:rPrChange>
          </w:rPr>
          <w:t>ó</w:t>
        </w:r>
        <w:r w:rsidR="00895E2C" w:rsidRPr="00895E2C">
          <w:rPr>
            <w:rStyle w:val="fontstyle01"/>
            <w:rFonts w:ascii="Times New Roman" w:hAnsi="Times New Roman" w:cs="Times New Roman"/>
            <w:b w:val="0"/>
            <w:sz w:val="28"/>
            <w:szCs w:val="28"/>
            <w:lang w:val="vi-VN"/>
            <w:rPrChange w:id="124" w:author="Nguyen Bjno" w:date="2020-08-05T06:46:00Z">
              <w:rPr>
                <w:rFonts w:ascii="ArialMT" w:hAnsi="ArialMT"/>
                <w:color w:val="000000"/>
                <w:sz w:val="20"/>
                <w:szCs w:val="20"/>
              </w:rPr>
            </w:rPrChange>
          </w:rPr>
          <w:t xml:space="preserve"> mặt của th</w:t>
        </w:r>
        <w:r w:rsidR="00895E2C" w:rsidRPr="00895E2C">
          <w:rPr>
            <w:rStyle w:val="fontstyle01"/>
            <w:rFonts w:ascii="Times New Roman" w:hAnsi="Times New Roman" w:cs="Times New Roman" w:hint="eastAsia"/>
            <w:b w:val="0"/>
            <w:sz w:val="28"/>
            <w:szCs w:val="28"/>
            <w:lang w:val="vi-VN"/>
            <w:rPrChange w:id="125" w:author="Nguyen Bjno" w:date="2020-08-05T06:46:00Z">
              <w:rPr>
                <w:rFonts w:ascii="ArialMT" w:hAnsi="ArialMT" w:hint="eastAsia"/>
                <w:color w:val="000000"/>
                <w:sz w:val="20"/>
                <w:szCs w:val="20"/>
              </w:rPr>
            </w:rPrChange>
          </w:rPr>
          <w:t>à</w:t>
        </w:r>
        <w:r w:rsidR="00895E2C" w:rsidRPr="00895E2C">
          <w:rPr>
            <w:rStyle w:val="fontstyle01"/>
            <w:rFonts w:ascii="Times New Roman" w:hAnsi="Times New Roman" w:cs="Times New Roman"/>
            <w:b w:val="0"/>
            <w:sz w:val="28"/>
            <w:szCs w:val="28"/>
            <w:lang w:val="vi-VN"/>
            <w:rPrChange w:id="126" w:author="Nguyen Bjno" w:date="2020-08-05T06:46:00Z">
              <w:rPr>
                <w:rFonts w:ascii="ArialMT" w:hAnsi="ArialMT"/>
                <w:color w:val="000000"/>
                <w:sz w:val="20"/>
                <w:szCs w:val="20"/>
              </w:rPr>
            </w:rPrChange>
          </w:rPr>
          <w:t>nh phần trong vật liệu</w:t>
        </w:r>
        <w:r w:rsidR="00895E2C">
          <w:rPr>
            <w:rStyle w:val="fontstyle01"/>
            <w:rFonts w:ascii="Times New Roman" w:hAnsi="Times New Roman" w:cs="Times New Roman"/>
            <w:b w:val="0"/>
            <w:sz w:val="28"/>
            <w:szCs w:val="28"/>
          </w:rPr>
          <w:t xml:space="preserve"> </w:t>
        </w:r>
        <w:r w:rsidR="00895E2C" w:rsidRPr="00895E2C">
          <w:rPr>
            <w:rStyle w:val="fontstyle01"/>
            <w:rFonts w:ascii="Times New Roman" w:hAnsi="Times New Roman" w:cs="Times New Roman"/>
            <w:b w:val="0"/>
            <w:sz w:val="28"/>
            <w:szCs w:val="28"/>
            <w:lang w:val="vi-VN"/>
            <w:rPrChange w:id="127" w:author="Nguyen Bjno" w:date="2020-08-05T06:46:00Z">
              <w:rPr>
                <w:rFonts w:ascii="ArialMT" w:hAnsi="ArialMT"/>
                <w:color w:val="000000"/>
                <w:sz w:val="20"/>
                <w:szCs w:val="20"/>
              </w:rPr>
            </w:rPrChange>
          </w:rPr>
          <w:t>l</w:t>
        </w:r>
        <w:r w:rsidR="00895E2C" w:rsidRPr="00895E2C">
          <w:rPr>
            <w:rStyle w:val="fontstyle01"/>
            <w:rFonts w:ascii="Times New Roman" w:hAnsi="Times New Roman" w:cs="Times New Roman" w:hint="eastAsia"/>
            <w:b w:val="0"/>
            <w:sz w:val="28"/>
            <w:szCs w:val="28"/>
            <w:lang w:val="vi-VN"/>
            <w:rPrChange w:id="128" w:author="Nguyen Bjno" w:date="2020-08-05T06:46:00Z">
              <w:rPr>
                <w:rFonts w:ascii="ArialMT" w:hAnsi="ArialMT" w:hint="eastAsia"/>
                <w:color w:val="000000"/>
                <w:sz w:val="20"/>
                <w:szCs w:val="20"/>
              </w:rPr>
            </w:rPrChange>
          </w:rPr>
          <w:t>à</w:t>
        </w:r>
        <w:r w:rsidR="00895E2C" w:rsidRPr="00895E2C">
          <w:rPr>
            <w:rStyle w:val="fontstyle01"/>
            <w:rFonts w:ascii="Times New Roman" w:hAnsi="Times New Roman" w:cs="Times New Roman"/>
            <w:b w:val="0"/>
            <w:sz w:val="28"/>
            <w:szCs w:val="28"/>
            <w:lang w:val="vi-VN"/>
            <w:rPrChange w:id="129" w:author="Nguyen Bjno" w:date="2020-08-05T06:46:00Z">
              <w:rPr>
                <w:rFonts w:ascii="ArialMT" w:hAnsi="ArialMT"/>
                <w:color w:val="000000"/>
                <w:sz w:val="20"/>
                <w:szCs w:val="20"/>
              </w:rPr>
            </w:rPrChange>
          </w:rPr>
          <w:t xml:space="preserve"> </w:t>
        </w:r>
        <w:r w:rsidR="00895E2C" w:rsidRPr="00895E2C">
          <w:rPr>
            <w:rStyle w:val="fontstyle01"/>
            <w:rFonts w:ascii="Times New Roman" w:hAnsi="Times New Roman" w:cs="Times New Roman" w:hint="eastAsia"/>
            <w:b w:val="0"/>
            <w:sz w:val="28"/>
            <w:szCs w:val="28"/>
            <w:lang w:val="vi-VN"/>
            <w:rPrChange w:id="130" w:author="Nguyen Bjno" w:date="2020-08-05T06:46:00Z">
              <w:rPr>
                <w:rFonts w:ascii="ArialMT" w:hAnsi="ArialMT" w:hint="eastAsia"/>
                <w:color w:val="000000"/>
                <w:sz w:val="20"/>
                <w:szCs w:val="20"/>
              </w:rPr>
            </w:rPrChange>
          </w:rPr>
          <w:t>β</w:t>
        </w:r>
        <w:r w:rsidR="00895E2C" w:rsidRPr="00895E2C">
          <w:rPr>
            <w:rStyle w:val="fontstyle01"/>
            <w:rFonts w:ascii="Times New Roman" w:hAnsi="Times New Roman" w:cs="Times New Roman"/>
            <w:b w:val="0"/>
            <w:sz w:val="28"/>
            <w:szCs w:val="28"/>
            <w:lang w:val="vi-VN"/>
            <w:rPrChange w:id="131" w:author="Nguyen Bjno" w:date="2020-08-05T06:46:00Z">
              <w:rPr>
                <w:rFonts w:ascii="ArialMT" w:hAnsi="ArialMT"/>
                <w:color w:val="000000"/>
                <w:sz w:val="20"/>
                <w:szCs w:val="20"/>
              </w:rPr>
            </w:rPrChange>
          </w:rPr>
          <w:t>, ứng với x</w:t>
        </w:r>
        <w:r w:rsidR="00895E2C" w:rsidRPr="00895E2C">
          <w:rPr>
            <w:rStyle w:val="fontstyle01"/>
            <w:rFonts w:ascii="Times New Roman" w:hAnsi="Times New Roman" w:cs="Times New Roman" w:hint="eastAsia"/>
            <w:b w:val="0"/>
            <w:sz w:val="28"/>
            <w:szCs w:val="28"/>
            <w:lang w:val="vi-VN"/>
            <w:rPrChange w:id="132" w:author="Nguyen Bjno" w:date="2020-08-05T06:46:00Z">
              <w:rPr>
                <w:rFonts w:ascii="ArialMT" w:hAnsi="ArialMT" w:hint="eastAsia"/>
                <w:color w:val="000000"/>
                <w:sz w:val="20"/>
                <w:szCs w:val="20"/>
              </w:rPr>
            </w:rPrChange>
          </w:rPr>
          <w:t>á</w:t>
        </w:r>
        <w:r w:rsidR="00895E2C" w:rsidRPr="00895E2C">
          <w:rPr>
            <w:rStyle w:val="fontstyle01"/>
            <w:rFonts w:ascii="Times New Roman" w:hAnsi="Times New Roman" w:cs="Times New Roman"/>
            <w:b w:val="0"/>
            <w:sz w:val="28"/>
            <w:szCs w:val="28"/>
            <w:lang w:val="vi-VN"/>
            <w:rPrChange w:id="133" w:author="Nguyen Bjno" w:date="2020-08-05T06:46:00Z">
              <w:rPr>
                <w:rFonts w:ascii="ArialMT" w:hAnsi="ArialMT"/>
                <w:color w:val="000000"/>
                <w:sz w:val="20"/>
                <w:szCs w:val="20"/>
              </w:rPr>
            </w:rPrChange>
          </w:rPr>
          <w:t xml:space="preserve">c suất khẳng </w:t>
        </w:r>
        <w:r w:rsidR="00895E2C" w:rsidRPr="00895E2C">
          <w:rPr>
            <w:rStyle w:val="fontstyle01"/>
            <w:rFonts w:ascii="Times New Roman" w:hAnsi="Times New Roman" w:cs="Times New Roman" w:hint="eastAsia"/>
            <w:b w:val="0"/>
            <w:sz w:val="28"/>
            <w:szCs w:val="28"/>
            <w:lang w:val="vi-VN"/>
            <w:rPrChange w:id="134" w:author="Nguyen Bjno" w:date="2020-08-05T06:46:00Z">
              <w:rPr>
                <w:rFonts w:ascii="ArialMT" w:hAnsi="ArialMT" w:hint="eastAsia"/>
                <w:color w:val="000000"/>
                <w:sz w:val="20"/>
                <w:szCs w:val="20"/>
              </w:rPr>
            </w:rPrChange>
          </w:rPr>
          <w:t>đ</w:t>
        </w:r>
        <w:r w:rsidR="00895E2C" w:rsidRPr="00895E2C">
          <w:rPr>
            <w:rStyle w:val="fontstyle01"/>
            <w:rFonts w:ascii="Times New Roman" w:hAnsi="Times New Roman" w:cs="Times New Roman"/>
            <w:b w:val="0"/>
            <w:sz w:val="28"/>
            <w:szCs w:val="28"/>
            <w:lang w:val="vi-VN"/>
            <w:rPrChange w:id="135" w:author="Nguyen Bjno" w:date="2020-08-05T06:46:00Z">
              <w:rPr>
                <w:rFonts w:ascii="ArialMT" w:hAnsi="ArialMT"/>
                <w:color w:val="000000"/>
                <w:sz w:val="20"/>
                <w:szCs w:val="20"/>
              </w:rPr>
            </w:rPrChange>
          </w:rPr>
          <w:t>ịnh sai sự c</w:t>
        </w:r>
        <w:r w:rsidR="00895E2C" w:rsidRPr="00895E2C">
          <w:rPr>
            <w:rStyle w:val="fontstyle01"/>
            <w:rFonts w:ascii="Times New Roman" w:hAnsi="Times New Roman" w:cs="Times New Roman" w:hint="eastAsia"/>
            <w:b w:val="0"/>
            <w:sz w:val="28"/>
            <w:szCs w:val="28"/>
            <w:lang w:val="vi-VN"/>
            <w:rPrChange w:id="136" w:author="Nguyen Bjno" w:date="2020-08-05T06:46:00Z">
              <w:rPr>
                <w:rFonts w:ascii="ArialMT" w:hAnsi="ArialMT" w:hint="eastAsia"/>
                <w:color w:val="000000"/>
                <w:sz w:val="20"/>
                <w:szCs w:val="20"/>
              </w:rPr>
            </w:rPrChange>
          </w:rPr>
          <w:t>ó</w:t>
        </w:r>
        <w:r w:rsidR="00895E2C" w:rsidRPr="00895E2C">
          <w:rPr>
            <w:rStyle w:val="fontstyle01"/>
            <w:rFonts w:ascii="Times New Roman" w:hAnsi="Times New Roman" w:cs="Times New Roman"/>
            <w:b w:val="0"/>
            <w:sz w:val="28"/>
            <w:szCs w:val="28"/>
            <w:lang w:val="vi-VN"/>
            <w:rPrChange w:id="137" w:author="Nguyen Bjno" w:date="2020-08-05T06:46:00Z">
              <w:rPr>
                <w:rFonts w:ascii="ArialMT" w:hAnsi="ArialMT"/>
                <w:color w:val="000000"/>
                <w:sz w:val="20"/>
                <w:szCs w:val="20"/>
              </w:rPr>
            </w:rPrChange>
          </w:rPr>
          <w:t xml:space="preserve"> mặt</w:t>
        </w:r>
        <w:r w:rsidR="00895E2C">
          <w:rPr>
            <w:rStyle w:val="fontstyle01"/>
            <w:rFonts w:ascii="Times New Roman" w:hAnsi="Times New Roman" w:cs="Times New Roman"/>
            <w:b w:val="0"/>
            <w:sz w:val="28"/>
            <w:szCs w:val="28"/>
          </w:rPr>
          <w:t xml:space="preserve"> </w:t>
        </w:r>
        <w:r w:rsidR="00895E2C" w:rsidRPr="00895E2C">
          <w:rPr>
            <w:rStyle w:val="fontstyle01"/>
            <w:rFonts w:ascii="Times New Roman" w:hAnsi="Times New Roman" w:cs="Times New Roman"/>
            <w:b w:val="0"/>
            <w:sz w:val="28"/>
            <w:szCs w:val="28"/>
            <w:lang w:val="vi-VN"/>
            <w:rPrChange w:id="138" w:author="Nguyen Bjno" w:date="2020-08-05T06:46:00Z">
              <w:rPr>
                <w:rFonts w:ascii="ArialMT" w:hAnsi="ArialMT"/>
                <w:color w:val="000000"/>
                <w:sz w:val="20"/>
                <w:szCs w:val="20"/>
              </w:rPr>
            </w:rPrChange>
          </w:rPr>
          <w:t>của n</w:t>
        </w:r>
        <w:r w:rsidR="00895E2C" w:rsidRPr="00895E2C">
          <w:rPr>
            <w:rStyle w:val="fontstyle01"/>
            <w:rFonts w:ascii="Times New Roman" w:hAnsi="Times New Roman" w:cs="Times New Roman" w:hint="eastAsia"/>
            <w:b w:val="0"/>
            <w:sz w:val="28"/>
            <w:szCs w:val="28"/>
            <w:lang w:val="vi-VN"/>
            <w:rPrChange w:id="139" w:author="Nguyen Bjno" w:date="2020-08-05T06:46:00Z">
              <w:rPr>
                <w:rFonts w:ascii="ArialMT" w:hAnsi="ArialMT" w:hint="eastAsia"/>
                <w:color w:val="000000"/>
                <w:sz w:val="20"/>
                <w:szCs w:val="20"/>
              </w:rPr>
            </w:rPrChange>
          </w:rPr>
          <w:t>ó</w:t>
        </w:r>
        <w:r w:rsidR="00895E2C" w:rsidRPr="00895E2C">
          <w:rPr>
            <w:rStyle w:val="fontstyle01"/>
            <w:rFonts w:ascii="Times New Roman" w:hAnsi="Times New Roman" w:cs="Times New Roman"/>
            <w:b w:val="0"/>
            <w:sz w:val="28"/>
            <w:szCs w:val="28"/>
            <w:lang w:val="vi-VN"/>
            <w:rPrChange w:id="140" w:author="Nguyen Bjno" w:date="2020-08-05T06:46:00Z">
              <w:rPr>
                <w:rFonts w:ascii="ArialMT" w:hAnsi="ArialMT"/>
                <w:color w:val="000000"/>
                <w:sz w:val="20"/>
                <w:szCs w:val="20"/>
              </w:rPr>
            </w:rPrChange>
          </w:rPr>
          <w:t xml:space="preserve"> l</w:t>
        </w:r>
        <w:r w:rsidR="00895E2C" w:rsidRPr="00895E2C">
          <w:rPr>
            <w:rStyle w:val="fontstyle01"/>
            <w:rFonts w:ascii="Times New Roman" w:hAnsi="Times New Roman" w:cs="Times New Roman" w:hint="eastAsia"/>
            <w:b w:val="0"/>
            <w:sz w:val="28"/>
            <w:szCs w:val="28"/>
            <w:lang w:val="vi-VN"/>
            <w:rPrChange w:id="141" w:author="Nguyen Bjno" w:date="2020-08-05T06:46:00Z">
              <w:rPr>
                <w:rFonts w:ascii="ArialMT" w:hAnsi="ArialMT" w:hint="eastAsia"/>
                <w:color w:val="000000"/>
                <w:sz w:val="20"/>
                <w:szCs w:val="20"/>
              </w:rPr>
            </w:rPrChange>
          </w:rPr>
          <w:t>à</w:t>
        </w:r>
        <w:r w:rsidR="00895E2C" w:rsidRPr="00895E2C">
          <w:rPr>
            <w:rStyle w:val="fontstyle01"/>
            <w:rFonts w:ascii="Times New Roman" w:hAnsi="Times New Roman" w:cs="Times New Roman"/>
            <w:b w:val="0"/>
            <w:sz w:val="28"/>
            <w:szCs w:val="28"/>
            <w:lang w:val="vi-VN"/>
            <w:rPrChange w:id="142" w:author="Nguyen Bjno" w:date="2020-08-05T06:46:00Z">
              <w:rPr>
                <w:rFonts w:ascii="ArialMT" w:hAnsi="ArialMT"/>
                <w:color w:val="000000"/>
                <w:sz w:val="20"/>
                <w:szCs w:val="20"/>
              </w:rPr>
            </w:rPrChange>
          </w:rPr>
          <w:t xml:space="preserve"> </w:t>
        </w:r>
        <w:r w:rsidR="00895E2C" w:rsidRPr="00895E2C">
          <w:rPr>
            <w:rStyle w:val="fontstyle01"/>
            <w:rFonts w:ascii="Times New Roman" w:hAnsi="Times New Roman" w:cs="Times New Roman" w:hint="eastAsia"/>
            <w:b w:val="0"/>
            <w:sz w:val="28"/>
            <w:szCs w:val="28"/>
            <w:lang w:val="vi-VN"/>
            <w:rPrChange w:id="143" w:author="Nguyen Bjno" w:date="2020-08-05T06:46:00Z">
              <w:rPr>
                <w:rFonts w:ascii="SymbolMT" w:hAnsi="SymbolMT" w:hint="eastAsia"/>
                <w:color w:val="000000"/>
                <w:sz w:val="20"/>
                <w:szCs w:val="20"/>
              </w:rPr>
            </w:rPrChange>
          </w:rPr>
          <w:t>α</w:t>
        </w:r>
      </w:ins>
      <w:del w:id="144" w:author="Nguyen Bjno" w:date="2020-08-05T06:46:00Z">
        <w:r w:rsidR="007476EF" w:rsidRPr="00895E2C" w:rsidDel="00895E2C">
          <w:rPr>
            <w:rStyle w:val="fontstyle01"/>
            <w:rFonts w:ascii="Times New Roman" w:hAnsi="Times New Roman" w:cs="Times New Roman"/>
            <w:b w:val="0"/>
            <w:sz w:val="28"/>
            <w:szCs w:val="28"/>
            <w:lang w:val="vi-VN"/>
            <w:rPrChange w:id="145" w:author="Nguyen Bjno" w:date="2020-08-05T06:46:00Z">
              <w:rPr>
                <w:rStyle w:val="fontstyle01"/>
                <w:rFonts w:ascii="Times New Roman" w:hAnsi="Times New Roman" w:cs="Times New Roman"/>
                <w:b w:val="0"/>
                <w:sz w:val="28"/>
                <w:szCs w:val="28"/>
                <w:highlight w:val="yellow"/>
                <w:lang w:val="vi-VN"/>
              </w:rPr>
            </w:rPrChange>
          </w:rPr>
          <w:delText>là giá trị thấp nhất của một chất cần phân</w:delText>
        </w:r>
        <w:r w:rsidR="007476EF" w:rsidRPr="00895E2C" w:rsidDel="00895E2C">
          <w:rPr>
            <w:rStyle w:val="fontstyle01"/>
            <w:rFonts w:ascii="Times New Roman" w:hAnsi="Times New Roman"/>
            <w:b w:val="0"/>
            <w:sz w:val="28"/>
            <w:szCs w:val="28"/>
            <w:rPrChange w:id="146" w:author="Nguyen Bjno" w:date="2020-08-05T06:46:00Z">
              <w:rPr>
                <w:rFonts w:ascii="Times New Roman" w:hAnsi="Times New Roman" w:cs="Times New Roman"/>
                <w:color w:val="000000"/>
                <w:sz w:val="28"/>
                <w:szCs w:val="28"/>
                <w:highlight w:val="yellow"/>
                <w:lang w:val="vi-VN"/>
              </w:rPr>
            </w:rPrChange>
          </w:rPr>
          <w:br/>
        </w:r>
        <w:r w:rsidR="007476EF" w:rsidRPr="00895E2C" w:rsidDel="00895E2C">
          <w:rPr>
            <w:rStyle w:val="fontstyle01"/>
            <w:rFonts w:ascii="Times New Roman" w:hAnsi="Times New Roman" w:cs="Times New Roman"/>
            <w:b w:val="0"/>
            <w:sz w:val="28"/>
            <w:szCs w:val="28"/>
            <w:lang w:val="vi-VN"/>
            <w:rPrChange w:id="147" w:author="Nguyen Bjno" w:date="2020-08-05T06:46:00Z">
              <w:rPr>
                <w:rStyle w:val="fontstyle01"/>
                <w:rFonts w:ascii="Times New Roman" w:hAnsi="Times New Roman" w:cs="Times New Roman"/>
                <w:b w:val="0"/>
                <w:sz w:val="28"/>
                <w:szCs w:val="28"/>
                <w:highlight w:val="yellow"/>
                <w:lang w:val="vi-VN"/>
              </w:rPr>
            </w:rPrChange>
          </w:rPr>
          <w:delText>tích được phát hiện lớn hơn 5 lần tín hiệu của thiết bị.</w:delText>
        </w:r>
      </w:del>
    </w:p>
    <w:p w14:paraId="722D6634" w14:textId="4D14B0E3" w:rsidR="007476EF" w:rsidRPr="004A16AB" w:rsidRDefault="007476EF" w:rsidP="007476EF">
      <w:pPr>
        <w:spacing w:before="120" w:after="120" w:line="240" w:lineRule="auto"/>
        <w:ind w:firstLine="709"/>
        <w:jc w:val="both"/>
        <w:rPr>
          <w:rStyle w:val="fontstyle01"/>
          <w:rFonts w:ascii="Times New Roman" w:hAnsi="Times New Roman"/>
          <w:b w:val="0"/>
          <w:sz w:val="28"/>
          <w:szCs w:val="28"/>
          <w:rPrChange w:id="148" w:author="Nguyen Bjno" w:date="2020-08-05T06:44:00Z">
            <w:rPr>
              <w:rFonts w:ascii="Times New Roman" w:hAnsi="Times New Roman" w:cs="Times New Roman"/>
              <w:sz w:val="28"/>
              <w:szCs w:val="28"/>
              <w:highlight w:val="yellow"/>
              <w:lang w:val="vi-VN"/>
            </w:rPr>
          </w:rPrChange>
        </w:rPr>
      </w:pPr>
      <w:r w:rsidRPr="004A16AB">
        <w:rPr>
          <w:rStyle w:val="fontstyle01"/>
          <w:rFonts w:ascii="Times New Roman" w:hAnsi="Times New Roman" w:cs="Times New Roman"/>
          <w:b w:val="0"/>
          <w:sz w:val="28"/>
          <w:szCs w:val="28"/>
          <w:lang w:val="vi-VN"/>
          <w:rPrChange w:id="149" w:author="Nguyen Bjno" w:date="2020-08-05T06:44:00Z">
            <w:rPr>
              <w:rStyle w:val="fontstyle01"/>
              <w:rFonts w:ascii="Times New Roman" w:hAnsi="Times New Roman" w:cs="Times New Roman"/>
              <w:b w:val="0"/>
              <w:sz w:val="28"/>
              <w:szCs w:val="28"/>
              <w:highlight w:val="yellow"/>
              <w:lang w:val="vi-VN"/>
            </w:rPr>
          </w:rPrChange>
        </w:rPr>
        <w:lastRenderedPageBreak/>
        <w:t>5</w:t>
      </w:r>
      <w:ins w:id="150" w:author="Nguyen Bjno" w:date="2020-08-05T06:56:00Z">
        <w:r w:rsidR="00860874">
          <w:rPr>
            <w:rStyle w:val="fontstyle01"/>
            <w:rFonts w:ascii="Times New Roman" w:hAnsi="Times New Roman" w:cs="Times New Roman"/>
            <w:b w:val="0"/>
            <w:sz w:val="28"/>
            <w:szCs w:val="28"/>
          </w:rPr>
          <w:t>0</w:t>
        </w:r>
      </w:ins>
      <w:del w:id="151" w:author="Nguyen Bjno" w:date="2020-08-05T06:56:00Z">
        <w:r w:rsidRPr="004A16AB" w:rsidDel="00860874">
          <w:rPr>
            <w:rStyle w:val="fontstyle01"/>
            <w:rFonts w:ascii="Times New Roman" w:hAnsi="Times New Roman" w:cs="Times New Roman"/>
            <w:b w:val="0"/>
            <w:sz w:val="28"/>
            <w:szCs w:val="28"/>
            <w:lang w:val="vi-VN"/>
            <w:rPrChange w:id="152" w:author="Nguyen Bjno" w:date="2020-08-05T06:44:00Z">
              <w:rPr>
                <w:rStyle w:val="fontstyle01"/>
                <w:rFonts w:ascii="Times New Roman" w:hAnsi="Times New Roman" w:cs="Times New Roman"/>
                <w:b w:val="0"/>
                <w:sz w:val="28"/>
                <w:szCs w:val="28"/>
                <w:highlight w:val="yellow"/>
                <w:lang w:val="vi-VN"/>
              </w:rPr>
            </w:rPrChange>
          </w:rPr>
          <w:delText>3</w:delText>
        </w:r>
      </w:del>
      <w:r w:rsidRPr="004A16AB">
        <w:rPr>
          <w:rStyle w:val="fontstyle01"/>
          <w:rFonts w:ascii="Times New Roman" w:hAnsi="Times New Roman" w:cs="Times New Roman"/>
          <w:b w:val="0"/>
          <w:sz w:val="28"/>
          <w:szCs w:val="28"/>
          <w:lang w:val="vi-VN"/>
          <w:rPrChange w:id="153" w:author="Nguyen Bjno" w:date="2020-08-05T06:44:00Z">
            <w:rPr>
              <w:rStyle w:val="fontstyle01"/>
              <w:rFonts w:ascii="Times New Roman" w:hAnsi="Times New Roman" w:cs="Times New Roman"/>
              <w:b w:val="0"/>
              <w:sz w:val="28"/>
              <w:szCs w:val="28"/>
              <w:highlight w:val="yellow"/>
              <w:lang w:val="vi-VN"/>
            </w:rPr>
          </w:rPrChange>
        </w:rPr>
        <w:t>. Độ phân giải của thiết bị</w:t>
      </w:r>
      <w:del w:id="154" w:author="Nguyen Bjno" w:date="2020-08-05T06:44:00Z">
        <w:r w:rsidRPr="004A16AB" w:rsidDel="004A16AB">
          <w:rPr>
            <w:rStyle w:val="fontstyle01"/>
            <w:rFonts w:ascii="Times New Roman" w:hAnsi="Times New Roman" w:cs="Times New Roman"/>
            <w:b w:val="0"/>
            <w:sz w:val="28"/>
            <w:szCs w:val="28"/>
            <w:lang w:val="vi-VN"/>
            <w:rPrChange w:id="155" w:author="Nguyen Bjno" w:date="2020-08-05T06:44:00Z">
              <w:rPr>
                <w:rStyle w:val="fontstyle01"/>
                <w:rFonts w:ascii="Times New Roman" w:hAnsi="Times New Roman" w:cs="Times New Roman"/>
                <w:b w:val="0"/>
                <w:sz w:val="28"/>
                <w:szCs w:val="28"/>
                <w:highlight w:val="yellow"/>
                <w:lang w:val="vi-VN"/>
              </w:rPr>
            </w:rPrChange>
          </w:rPr>
          <w:delText xml:space="preserve"> đo</w:delText>
        </w:r>
      </w:del>
      <w:ins w:id="156" w:author="Nguyen Bjno" w:date="2020-08-05T06:44:00Z">
        <w:r w:rsidR="004A16AB" w:rsidRPr="004A16AB">
          <w:rPr>
            <w:rStyle w:val="fontstyle01"/>
            <w:rFonts w:ascii="Times New Roman" w:hAnsi="Times New Roman" w:cs="Times New Roman"/>
            <w:b w:val="0"/>
            <w:sz w:val="28"/>
            <w:szCs w:val="28"/>
            <w:lang w:val="vi-VN"/>
            <w:rPrChange w:id="157" w:author="Nguyen Bjno" w:date="2020-08-05T06:44:00Z">
              <w:rPr>
                <w:rStyle w:val="fontstyle01"/>
                <w:rFonts w:ascii="Times New Roman" w:hAnsi="Times New Roman" w:cs="Times New Roman"/>
                <w:b w:val="0"/>
                <w:sz w:val="28"/>
                <w:szCs w:val="28"/>
                <w:highlight w:val="yellow"/>
              </w:rPr>
            </w:rPrChange>
          </w:rPr>
          <w:t>: là</w:t>
        </w:r>
      </w:ins>
      <w:r w:rsidRPr="004A16AB">
        <w:rPr>
          <w:rStyle w:val="fontstyle01"/>
          <w:rFonts w:ascii="Times New Roman" w:hAnsi="Times New Roman" w:cs="Times New Roman"/>
          <w:b w:val="0"/>
          <w:sz w:val="28"/>
          <w:szCs w:val="28"/>
          <w:lang w:val="vi-VN"/>
          <w:rPrChange w:id="158" w:author="Nguyen Bjno" w:date="2020-08-05T06:44:00Z">
            <w:rPr>
              <w:rStyle w:val="fontstyle01"/>
              <w:rFonts w:ascii="Times New Roman" w:hAnsi="Times New Roman" w:cs="Times New Roman"/>
              <w:b w:val="0"/>
              <w:sz w:val="28"/>
              <w:szCs w:val="28"/>
              <w:highlight w:val="yellow"/>
              <w:lang w:val="vi-VN"/>
            </w:rPr>
          </w:rPrChange>
        </w:rPr>
        <w:t xml:space="preserve"> </w:t>
      </w:r>
      <w:ins w:id="159" w:author="Nguyen Bjno" w:date="2020-08-05T06:45:00Z">
        <w:r w:rsidR="00895E2C" w:rsidRPr="00296FAE">
          <w:rPr>
            <w:rStyle w:val="fontstyle01"/>
            <w:rFonts w:ascii="Times New Roman" w:hAnsi="Times New Roman" w:cs="Times New Roman"/>
            <w:b w:val="0"/>
            <w:sz w:val="28"/>
            <w:szCs w:val="28"/>
            <w:lang w:val="vi-VN"/>
            <w:rPrChange w:id="160" w:author="Nguyen Bjno" w:date="2020-08-05T06:47:00Z">
              <w:rPr>
                <w:rStyle w:val="fontstyle01"/>
                <w:rFonts w:ascii="Times New Roman" w:hAnsi="Times New Roman" w:cs="Times New Roman"/>
                <w:b w:val="0"/>
                <w:sz w:val="28"/>
                <w:szCs w:val="28"/>
              </w:rPr>
            </w:rPrChange>
          </w:rPr>
          <w:t>s</w:t>
        </w:r>
      </w:ins>
      <w:ins w:id="161" w:author="Nguyen Bjno" w:date="2020-08-05T06:44:00Z">
        <w:r w:rsidR="004A16AB" w:rsidRPr="004A16AB">
          <w:rPr>
            <w:rStyle w:val="fontstyle01"/>
            <w:rFonts w:ascii="Times New Roman" w:hAnsi="Times New Roman" w:cs="Times New Roman"/>
            <w:b w:val="0"/>
            <w:sz w:val="28"/>
            <w:szCs w:val="28"/>
            <w:lang w:val="vi-VN"/>
            <w:rPrChange w:id="162" w:author="Nguyen Bjno" w:date="2020-08-05T06:44:00Z">
              <w:rPr>
                <w:rFonts w:ascii="ArialMT" w:hAnsi="ArialMT"/>
                <w:color w:val="000000"/>
                <w:sz w:val="20"/>
                <w:szCs w:val="20"/>
              </w:rPr>
            </w:rPrChange>
          </w:rPr>
          <w:t>ự kh</w:t>
        </w:r>
        <w:r w:rsidR="004A16AB" w:rsidRPr="004A16AB">
          <w:rPr>
            <w:rStyle w:val="fontstyle01"/>
            <w:rFonts w:ascii="Times New Roman" w:hAnsi="Times New Roman" w:cs="Times New Roman" w:hint="eastAsia"/>
            <w:b w:val="0"/>
            <w:sz w:val="28"/>
            <w:szCs w:val="28"/>
            <w:lang w:val="vi-VN"/>
            <w:rPrChange w:id="163" w:author="Nguyen Bjno" w:date="2020-08-05T06:44:00Z">
              <w:rPr>
                <w:rFonts w:ascii="ArialMT" w:hAnsi="ArialMT" w:hint="eastAsia"/>
                <w:color w:val="000000"/>
                <w:sz w:val="20"/>
                <w:szCs w:val="20"/>
              </w:rPr>
            </w:rPrChange>
          </w:rPr>
          <w:t>á</w:t>
        </w:r>
        <w:r w:rsidR="004A16AB" w:rsidRPr="004A16AB">
          <w:rPr>
            <w:rStyle w:val="fontstyle01"/>
            <w:rFonts w:ascii="Times New Roman" w:hAnsi="Times New Roman" w:cs="Times New Roman"/>
            <w:b w:val="0"/>
            <w:sz w:val="28"/>
            <w:szCs w:val="28"/>
            <w:lang w:val="vi-VN"/>
            <w:rPrChange w:id="164" w:author="Nguyen Bjno" w:date="2020-08-05T06:44:00Z">
              <w:rPr>
                <w:rFonts w:ascii="ArialMT" w:hAnsi="ArialMT"/>
                <w:color w:val="000000"/>
                <w:sz w:val="20"/>
                <w:szCs w:val="20"/>
              </w:rPr>
            </w:rPrChange>
          </w:rPr>
          <w:t>c nhau nhỏ nhất giữa c</w:t>
        </w:r>
        <w:r w:rsidR="004A16AB" w:rsidRPr="004A16AB">
          <w:rPr>
            <w:rStyle w:val="fontstyle01"/>
            <w:rFonts w:ascii="Times New Roman" w:hAnsi="Times New Roman" w:cs="Times New Roman" w:hint="eastAsia"/>
            <w:b w:val="0"/>
            <w:sz w:val="28"/>
            <w:szCs w:val="28"/>
            <w:lang w:val="vi-VN"/>
            <w:rPrChange w:id="165" w:author="Nguyen Bjno" w:date="2020-08-05T06:44:00Z">
              <w:rPr>
                <w:rFonts w:ascii="ArialMT" w:hAnsi="ArialMT" w:hint="eastAsia"/>
                <w:color w:val="000000"/>
                <w:sz w:val="20"/>
                <w:szCs w:val="20"/>
              </w:rPr>
            </w:rPrChange>
          </w:rPr>
          <w:t>á</w:t>
        </w:r>
        <w:r w:rsidR="004A16AB" w:rsidRPr="004A16AB">
          <w:rPr>
            <w:rStyle w:val="fontstyle01"/>
            <w:rFonts w:ascii="Times New Roman" w:hAnsi="Times New Roman" w:cs="Times New Roman"/>
            <w:b w:val="0"/>
            <w:sz w:val="28"/>
            <w:szCs w:val="28"/>
            <w:lang w:val="vi-VN"/>
            <w:rPrChange w:id="166" w:author="Nguyen Bjno" w:date="2020-08-05T06:44:00Z">
              <w:rPr>
                <w:rFonts w:ascii="ArialMT" w:hAnsi="ArialMT"/>
                <w:color w:val="000000"/>
                <w:sz w:val="20"/>
                <w:szCs w:val="20"/>
              </w:rPr>
            </w:rPrChange>
          </w:rPr>
          <w:t xml:space="preserve">c </w:t>
        </w:r>
        <w:r w:rsidR="004A16AB" w:rsidRPr="004A16AB">
          <w:rPr>
            <w:rStyle w:val="fontstyle01"/>
            <w:rFonts w:ascii="Times New Roman" w:hAnsi="Times New Roman" w:cs="Times New Roman"/>
            <w:b w:val="0"/>
            <w:sz w:val="28"/>
            <w:szCs w:val="28"/>
            <w:lang w:val="vi-VN"/>
            <w:rPrChange w:id="167" w:author="Nguyen Bjno" w:date="2020-08-05T06:44:00Z">
              <w:rPr>
                <w:rFonts w:ascii="Arial-BoldMT" w:hAnsi="Arial-BoldMT"/>
                <w:color w:val="000000"/>
                <w:sz w:val="20"/>
                <w:szCs w:val="20"/>
              </w:rPr>
            </w:rPrChange>
          </w:rPr>
          <w:t>s</w:t>
        </w:r>
        <w:r w:rsidR="004A16AB" w:rsidRPr="004A16AB">
          <w:rPr>
            <w:rStyle w:val="fontstyle01"/>
            <w:rFonts w:ascii="Times New Roman" w:hAnsi="Times New Roman" w:cs="Times New Roman"/>
            <w:sz w:val="28"/>
            <w:szCs w:val="28"/>
            <w:lang w:val="vi-VN"/>
            <w:rPrChange w:id="168" w:author="Nguyen Bjno" w:date="2020-08-05T06:44:00Z">
              <w:rPr>
                <w:rFonts w:ascii="Arial-BoldMT" w:hAnsi="Arial-BoldMT"/>
                <w:b/>
                <w:bCs/>
                <w:color w:val="000000"/>
                <w:sz w:val="20"/>
                <w:szCs w:val="20"/>
              </w:rPr>
            </w:rPrChange>
          </w:rPr>
          <w:t xml:space="preserve">ố </w:t>
        </w:r>
        <w:r w:rsidR="004A16AB" w:rsidRPr="004A16AB">
          <w:rPr>
            <w:rStyle w:val="fontstyle01"/>
            <w:rFonts w:ascii="Times New Roman" w:hAnsi="Times New Roman" w:cs="Times New Roman"/>
            <w:b w:val="0"/>
            <w:sz w:val="28"/>
            <w:szCs w:val="28"/>
            <w:lang w:val="vi-VN"/>
            <w:rPrChange w:id="169" w:author="Nguyen Bjno" w:date="2020-08-05T06:44:00Z">
              <w:rPr>
                <w:rFonts w:ascii="Arial-BoldMT" w:hAnsi="Arial-BoldMT"/>
                <w:color w:val="000000"/>
                <w:sz w:val="20"/>
                <w:szCs w:val="20"/>
              </w:rPr>
            </w:rPrChange>
          </w:rPr>
          <w:t>ch</w:t>
        </w:r>
        <w:r w:rsidR="004A16AB" w:rsidRPr="004A16AB">
          <w:rPr>
            <w:rStyle w:val="fontstyle01"/>
            <w:rFonts w:ascii="Times New Roman" w:hAnsi="Times New Roman" w:cs="Times New Roman"/>
            <w:sz w:val="28"/>
            <w:szCs w:val="28"/>
            <w:lang w:val="vi-VN"/>
            <w:rPrChange w:id="170" w:author="Nguyen Bjno" w:date="2020-08-05T06:44:00Z">
              <w:rPr>
                <w:rFonts w:ascii="Arial-BoldMT" w:hAnsi="Arial-BoldMT"/>
                <w:b/>
                <w:bCs/>
                <w:color w:val="000000"/>
                <w:sz w:val="20"/>
                <w:szCs w:val="20"/>
              </w:rPr>
            </w:rPrChange>
          </w:rPr>
          <w:t xml:space="preserve">ỉ </w:t>
        </w:r>
        <w:r w:rsidR="004A16AB" w:rsidRPr="004A16AB">
          <w:rPr>
            <w:rStyle w:val="fontstyle01"/>
            <w:rFonts w:ascii="Times New Roman" w:hAnsi="Times New Roman" w:cs="Times New Roman"/>
            <w:b w:val="0"/>
            <w:sz w:val="28"/>
            <w:szCs w:val="28"/>
            <w:lang w:val="vi-VN"/>
            <w:rPrChange w:id="171" w:author="Nguyen Bjno" w:date="2020-08-05T06:44:00Z">
              <w:rPr>
                <w:rFonts w:ascii="ArialMT" w:hAnsi="ArialMT"/>
                <w:color w:val="000000"/>
                <w:sz w:val="20"/>
                <w:szCs w:val="20"/>
              </w:rPr>
            </w:rPrChange>
          </w:rPr>
          <w:t>hiển thị c</w:t>
        </w:r>
        <w:r w:rsidR="004A16AB" w:rsidRPr="004A16AB">
          <w:rPr>
            <w:rStyle w:val="fontstyle01"/>
            <w:rFonts w:ascii="Times New Roman" w:hAnsi="Times New Roman" w:cs="Times New Roman" w:hint="eastAsia"/>
            <w:b w:val="0"/>
            <w:sz w:val="28"/>
            <w:szCs w:val="28"/>
            <w:lang w:val="vi-VN"/>
            <w:rPrChange w:id="172" w:author="Nguyen Bjno" w:date="2020-08-05T06:44:00Z">
              <w:rPr>
                <w:rFonts w:ascii="ArialMT" w:hAnsi="ArialMT" w:hint="eastAsia"/>
                <w:color w:val="000000"/>
                <w:sz w:val="20"/>
                <w:szCs w:val="20"/>
              </w:rPr>
            </w:rPrChange>
          </w:rPr>
          <w:t>ó</w:t>
        </w:r>
        <w:r w:rsidR="004A16AB" w:rsidRPr="00296FAE">
          <w:rPr>
            <w:rStyle w:val="fontstyle01"/>
            <w:rFonts w:ascii="Times New Roman" w:hAnsi="Times New Roman" w:cs="Times New Roman"/>
            <w:b w:val="0"/>
            <w:sz w:val="28"/>
            <w:szCs w:val="28"/>
            <w:lang w:val="vi-VN"/>
            <w:rPrChange w:id="173" w:author="Nguyen Bjno" w:date="2020-08-05T06:47:00Z">
              <w:rPr>
                <w:rStyle w:val="fontstyle01"/>
                <w:rFonts w:ascii="Times New Roman" w:hAnsi="Times New Roman" w:cs="Times New Roman"/>
                <w:b w:val="0"/>
                <w:sz w:val="28"/>
                <w:szCs w:val="28"/>
              </w:rPr>
            </w:rPrChange>
          </w:rPr>
          <w:t xml:space="preserve"> </w:t>
        </w:r>
        <w:r w:rsidR="004A16AB" w:rsidRPr="004A16AB">
          <w:rPr>
            <w:rStyle w:val="fontstyle01"/>
            <w:rFonts w:ascii="Times New Roman" w:hAnsi="Times New Roman" w:cs="Times New Roman"/>
            <w:b w:val="0"/>
            <w:sz w:val="28"/>
            <w:szCs w:val="28"/>
            <w:lang w:val="vi-VN"/>
            <w:rPrChange w:id="174" w:author="Nguyen Bjno" w:date="2020-08-05T06:44:00Z">
              <w:rPr>
                <w:rFonts w:ascii="ArialMT" w:hAnsi="ArialMT"/>
                <w:color w:val="000000"/>
                <w:sz w:val="20"/>
                <w:szCs w:val="20"/>
              </w:rPr>
            </w:rPrChange>
          </w:rPr>
          <w:t>thể ph</w:t>
        </w:r>
        <w:r w:rsidR="004A16AB" w:rsidRPr="004A16AB">
          <w:rPr>
            <w:rStyle w:val="fontstyle01"/>
            <w:rFonts w:ascii="Times New Roman" w:hAnsi="Times New Roman" w:cs="Times New Roman" w:hint="eastAsia"/>
            <w:b w:val="0"/>
            <w:sz w:val="28"/>
            <w:szCs w:val="28"/>
            <w:lang w:val="vi-VN"/>
            <w:rPrChange w:id="175" w:author="Nguyen Bjno" w:date="2020-08-05T06:44:00Z">
              <w:rPr>
                <w:rFonts w:ascii="ArialMT" w:hAnsi="ArialMT" w:hint="eastAsia"/>
                <w:color w:val="000000"/>
                <w:sz w:val="20"/>
                <w:szCs w:val="20"/>
              </w:rPr>
            </w:rPrChange>
          </w:rPr>
          <w:t>â</w:t>
        </w:r>
        <w:r w:rsidR="004A16AB" w:rsidRPr="004A16AB">
          <w:rPr>
            <w:rStyle w:val="fontstyle01"/>
            <w:rFonts w:ascii="Times New Roman" w:hAnsi="Times New Roman" w:cs="Times New Roman"/>
            <w:b w:val="0"/>
            <w:sz w:val="28"/>
            <w:szCs w:val="28"/>
            <w:lang w:val="vi-VN"/>
            <w:rPrChange w:id="176" w:author="Nguyen Bjno" w:date="2020-08-05T06:44:00Z">
              <w:rPr>
                <w:rFonts w:ascii="ArialMT" w:hAnsi="ArialMT"/>
                <w:color w:val="000000"/>
                <w:sz w:val="20"/>
                <w:szCs w:val="20"/>
              </w:rPr>
            </w:rPrChange>
          </w:rPr>
          <w:t xml:space="preserve">n biệt </w:t>
        </w:r>
        <w:r w:rsidR="004A16AB" w:rsidRPr="004A16AB">
          <w:rPr>
            <w:rStyle w:val="fontstyle01"/>
            <w:rFonts w:ascii="Times New Roman" w:hAnsi="Times New Roman" w:cs="Times New Roman" w:hint="eastAsia"/>
            <w:b w:val="0"/>
            <w:sz w:val="28"/>
            <w:szCs w:val="28"/>
            <w:lang w:val="vi-VN"/>
            <w:rPrChange w:id="177" w:author="Nguyen Bjno" w:date="2020-08-05T06:44:00Z">
              <w:rPr>
                <w:rFonts w:ascii="ArialMT" w:hAnsi="ArialMT" w:hint="eastAsia"/>
                <w:color w:val="000000"/>
                <w:sz w:val="20"/>
                <w:szCs w:val="20"/>
              </w:rPr>
            </w:rPrChange>
          </w:rPr>
          <w:t>đư</w:t>
        </w:r>
        <w:r w:rsidR="004A16AB" w:rsidRPr="004A16AB">
          <w:rPr>
            <w:rStyle w:val="fontstyle01"/>
            <w:rFonts w:ascii="Times New Roman" w:hAnsi="Times New Roman" w:cs="Times New Roman"/>
            <w:b w:val="0"/>
            <w:sz w:val="28"/>
            <w:szCs w:val="28"/>
            <w:lang w:val="vi-VN"/>
            <w:rPrChange w:id="178" w:author="Nguyen Bjno" w:date="2020-08-05T06:44:00Z">
              <w:rPr>
                <w:rFonts w:ascii="ArialMT" w:hAnsi="ArialMT"/>
                <w:color w:val="000000"/>
                <w:sz w:val="20"/>
                <w:szCs w:val="20"/>
              </w:rPr>
            </w:rPrChange>
          </w:rPr>
          <w:t>ợc r</w:t>
        </w:r>
        <w:r w:rsidR="004A16AB" w:rsidRPr="004A16AB">
          <w:rPr>
            <w:rStyle w:val="fontstyle01"/>
            <w:rFonts w:ascii="Times New Roman" w:hAnsi="Times New Roman" w:cs="Times New Roman" w:hint="eastAsia"/>
            <w:b w:val="0"/>
            <w:sz w:val="28"/>
            <w:szCs w:val="28"/>
            <w:lang w:val="vi-VN"/>
            <w:rPrChange w:id="179" w:author="Nguyen Bjno" w:date="2020-08-05T06:44:00Z">
              <w:rPr>
                <w:rFonts w:ascii="ArialMT" w:hAnsi="ArialMT" w:hint="eastAsia"/>
                <w:color w:val="000000"/>
                <w:sz w:val="20"/>
                <w:szCs w:val="20"/>
              </w:rPr>
            </w:rPrChange>
          </w:rPr>
          <w:t>õ</w:t>
        </w:r>
        <w:r w:rsidR="004A16AB" w:rsidRPr="004A16AB">
          <w:rPr>
            <w:rStyle w:val="fontstyle01"/>
            <w:rFonts w:ascii="Times New Roman" w:hAnsi="Times New Roman" w:cs="Times New Roman"/>
            <w:b w:val="0"/>
            <w:sz w:val="28"/>
            <w:szCs w:val="28"/>
            <w:lang w:val="vi-VN"/>
            <w:rPrChange w:id="180" w:author="Nguyen Bjno" w:date="2020-08-05T06:44:00Z">
              <w:rPr>
                <w:rFonts w:ascii="ArialMT" w:hAnsi="ArialMT"/>
                <w:color w:val="000000"/>
                <w:sz w:val="20"/>
                <w:szCs w:val="20"/>
              </w:rPr>
            </w:rPrChange>
          </w:rPr>
          <w:t xml:space="preserve"> r</w:t>
        </w:r>
        <w:r w:rsidR="004A16AB" w:rsidRPr="004A16AB">
          <w:rPr>
            <w:rStyle w:val="fontstyle01"/>
            <w:rFonts w:ascii="Times New Roman" w:hAnsi="Times New Roman" w:cs="Times New Roman" w:hint="eastAsia"/>
            <w:b w:val="0"/>
            <w:sz w:val="28"/>
            <w:szCs w:val="28"/>
            <w:lang w:val="vi-VN"/>
            <w:rPrChange w:id="181" w:author="Nguyen Bjno" w:date="2020-08-05T06:44:00Z">
              <w:rPr>
                <w:rFonts w:ascii="ArialMT" w:hAnsi="ArialMT" w:hint="eastAsia"/>
                <w:color w:val="000000"/>
                <w:sz w:val="20"/>
                <w:szCs w:val="20"/>
              </w:rPr>
            </w:rPrChange>
          </w:rPr>
          <w:t>à</w:t>
        </w:r>
        <w:r w:rsidR="004A16AB" w:rsidRPr="004A16AB">
          <w:rPr>
            <w:rStyle w:val="fontstyle01"/>
            <w:rFonts w:ascii="Times New Roman" w:hAnsi="Times New Roman" w:cs="Times New Roman"/>
            <w:b w:val="0"/>
            <w:sz w:val="28"/>
            <w:szCs w:val="28"/>
            <w:lang w:val="vi-VN"/>
            <w:rPrChange w:id="182" w:author="Nguyen Bjno" w:date="2020-08-05T06:44:00Z">
              <w:rPr>
                <w:rFonts w:ascii="ArialMT" w:hAnsi="ArialMT"/>
                <w:color w:val="000000"/>
                <w:sz w:val="20"/>
                <w:szCs w:val="20"/>
              </w:rPr>
            </w:rPrChange>
          </w:rPr>
          <w:t>ng</w:t>
        </w:r>
      </w:ins>
      <w:del w:id="183" w:author="Nguyen Bjno" w:date="2020-08-05T06:44:00Z">
        <w:r w:rsidRPr="004A16AB" w:rsidDel="004A16AB">
          <w:rPr>
            <w:rStyle w:val="fontstyle01"/>
            <w:rFonts w:ascii="Times New Roman" w:hAnsi="Times New Roman" w:cs="Times New Roman"/>
            <w:b w:val="0"/>
            <w:sz w:val="28"/>
            <w:szCs w:val="28"/>
            <w:lang w:val="vi-VN"/>
            <w:rPrChange w:id="184" w:author="Nguyen Bjno" w:date="2020-08-05T06:44:00Z">
              <w:rPr>
                <w:rStyle w:val="fontstyle01"/>
                <w:rFonts w:ascii="Times New Roman" w:hAnsi="Times New Roman" w:cs="Times New Roman"/>
                <w:b w:val="0"/>
                <w:sz w:val="28"/>
                <w:szCs w:val="28"/>
                <w:highlight w:val="yellow"/>
                <w:lang w:val="vi-VN"/>
              </w:rPr>
            </w:rPrChange>
          </w:rPr>
          <w:delText xml:space="preserve">là </w:delText>
        </w:r>
        <w:r w:rsidRPr="004A16AB" w:rsidDel="004A16AB">
          <w:rPr>
            <w:rStyle w:val="fontstyle01"/>
            <w:rFonts w:ascii="Times New Roman" w:hAnsi="Times New Roman"/>
            <w:b w:val="0"/>
            <w:sz w:val="28"/>
            <w:szCs w:val="28"/>
            <w:rPrChange w:id="185" w:author="Nguyen Bjno" w:date="2020-08-05T06:44:00Z">
              <w:rPr>
                <w:rFonts w:ascii="Times New Roman" w:hAnsi="Times New Roman" w:cs="Times New Roman"/>
                <w:sz w:val="28"/>
                <w:szCs w:val="28"/>
                <w:highlight w:val="yellow"/>
                <w:lang w:val="vi-VN"/>
              </w:rPr>
            </w:rPrChange>
          </w:rPr>
          <w:delText>là sự thay đổi nhỏ nhất ở các giá trị đo được (không phải là giá trị 0) mà một thiết bị đo có thể đáp ứng để cho một số đo xác định</w:delText>
        </w:r>
      </w:del>
      <w:r w:rsidRPr="004A16AB">
        <w:rPr>
          <w:rStyle w:val="fontstyle01"/>
          <w:rFonts w:ascii="Times New Roman" w:hAnsi="Times New Roman"/>
          <w:b w:val="0"/>
          <w:sz w:val="28"/>
          <w:szCs w:val="28"/>
          <w:rPrChange w:id="186" w:author="Nguyen Bjno" w:date="2020-08-05T06:44:00Z">
            <w:rPr>
              <w:rFonts w:ascii="Times New Roman" w:hAnsi="Times New Roman" w:cs="Times New Roman"/>
              <w:sz w:val="28"/>
              <w:szCs w:val="28"/>
              <w:highlight w:val="yellow"/>
              <w:lang w:val="vi-VN"/>
            </w:rPr>
          </w:rPrChange>
        </w:rPr>
        <w:t>.</w:t>
      </w:r>
    </w:p>
    <w:p w14:paraId="52B6BF2B" w14:textId="0B18087A" w:rsidR="007476EF" w:rsidRPr="00A403FB" w:rsidRDefault="007476EF" w:rsidP="007476EF">
      <w:pPr>
        <w:spacing w:before="120" w:after="120" w:line="240" w:lineRule="auto"/>
        <w:ind w:firstLine="709"/>
        <w:jc w:val="both"/>
        <w:rPr>
          <w:rStyle w:val="fontstyle01"/>
          <w:rFonts w:ascii="Times New Roman" w:hAnsi="Times New Roman" w:cs="Times New Roman"/>
          <w:b w:val="0"/>
          <w:sz w:val="28"/>
          <w:szCs w:val="28"/>
          <w:highlight w:val="yellow"/>
          <w:lang w:val="vi-VN"/>
        </w:rPr>
      </w:pPr>
      <w:r w:rsidRPr="00296FAE">
        <w:rPr>
          <w:rStyle w:val="fontstyle01"/>
          <w:rFonts w:ascii="Times New Roman" w:hAnsi="Times New Roman" w:cs="Times New Roman"/>
          <w:b w:val="0"/>
          <w:sz w:val="28"/>
          <w:szCs w:val="28"/>
          <w:lang w:val="vi-VN"/>
          <w:rPrChange w:id="187" w:author="Nguyen Bjno" w:date="2020-08-05T06:47:00Z">
            <w:rPr>
              <w:rStyle w:val="fontstyle01"/>
              <w:rFonts w:ascii="Times New Roman" w:hAnsi="Times New Roman" w:cs="Times New Roman"/>
              <w:b w:val="0"/>
              <w:sz w:val="28"/>
              <w:szCs w:val="28"/>
              <w:highlight w:val="yellow"/>
              <w:lang w:val="vi-VN"/>
            </w:rPr>
          </w:rPrChange>
        </w:rPr>
        <w:t>5</w:t>
      </w:r>
      <w:ins w:id="188" w:author="Nguyen Bjno" w:date="2020-08-05T06:56:00Z">
        <w:r w:rsidR="00860874">
          <w:rPr>
            <w:rStyle w:val="fontstyle01"/>
            <w:rFonts w:ascii="Times New Roman" w:hAnsi="Times New Roman" w:cs="Times New Roman"/>
            <w:b w:val="0"/>
            <w:sz w:val="28"/>
            <w:szCs w:val="28"/>
          </w:rPr>
          <w:t>1</w:t>
        </w:r>
      </w:ins>
      <w:del w:id="189" w:author="Nguyen Bjno" w:date="2020-08-05T06:56:00Z">
        <w:r w:rsidRPr="00296FAE" w:rsidDel="00860874">
          <w:rPr>
            <w:rStyle w:val="fontstyle01"/>
            <w:rFonts w:ascii="Times New Roman" w:hAnsi="Times New Roman" w:cs="Times New Roman"/>
            <w:b w:val="0"/>
            <w:sz w:val="28"/>
            <w:szCs w:val="28"/>
            <w:lang w:val="vi-VN"/>
            <w:rPrChange w:id="190" w:author="Nguyen Bjno" w:date="2020-08-05T06:47:00Z">
              <w:rPr>
                <w:rStyle w:val="fontstyle01"/>
                <w:rFonts w:ascii="Times New Roman" w:hAnsi="Times New Roman" w:cs="Times New Roman"/>
                <w:b w:val="0"/>
                <w:sz w:val="28"/>
                <w:szCs w:val="28"/>
                <w:highlight w:val="yellow"/>
                <w:lang w:val="vi-VN"/>
              </w:rPr>
            </w:rPrChange>
          </w:rPr>
          <w:delText>4</w:delText>
        </w:r>
      </w:del>
      <w:r w:rsidRPr="00296FAE">
        <w:rPr>
          <w:rStyle w:val="fontstyle01"/>
          <w:rFonts w:ascii="Times New Roman" w:hAnsi="Times New Roman" w:cs="Times New Roman"/>
          <w:b w:val="0"/>
          <w:sz w:val="28"/>
          <w:szCs w:val="28"/>
          <w:lang w:val="vi-VN"/>
          <w:rPrChange w:id="191" w:author="Nguyen Bjno" w:date="2020-08-05T06:47:00Z">
            <w:rPr>
              <w:rStyle w:val="fontstyle01"/>
              <w:rFonts w:ascii="Times New Roman" w:hAnsi="Times New Roman" w:cs="Times New Roman"/>
              <w:b w:val="0"/>
              <w:sz w:val="28"/>
              <w:szCs w:val="28"/>
              <w:highlight w:val="yellow"/>
              <w:lang w:val="vi-VN"/>
            </w:rPr>
          </w:rPrChange>
        </w:rPr>
        <w:t>. Độ trôi của thiết bị</w:t>
      </w:r>
      <w:ins w:id="192" w:author="Nguyen Bjno" w:date="2020-08-05T06:47:00Z">
        <w:r w:rsidR="00296FAE" w:rsidRPr="00296FAE">
          <w:rPr>
            <w:rStyle w:val="fontstyle01"/>
            <w:rFonts w:ascii="Times New Roman" w:hAnsi="Times New Roman" w:cs="Times New Roman"/>
            <w:b w:val="0"/>
            <w:sz w:val="28"/>
            <w:szCs w:val="28"/>
            <w:lang w:val="vi-VN"/>
            <w:rPrChange w:id="193" w:author="Nguyen Bjno" w:date="2020-08-05T06:47:00Z">
              <w:rPr>
                <w:rStyle w:val="fontstyle01"/>
                <w:rFonts w:ascii="Times New Roman" w:hAnsi="Times New Roman" w:cs="Times New Roman"/>
                <w:b w:val="0"/>
                <w:sz w:val="28"/>
                <w:szCs w:val="28"/>
                <w:highlight w:val="yellow"/>
              </w:rPr>
            </w:rPrChange>
          </w:rPr>
          <w:t>:</w:t>
        </w:r>
      </w:ins>
      <w:r w:rsidRPr="00296FAE">
        <w:rPr>
          <w:rStyle w:val="fontstyle01"/>
          <w:rFonts w:ascii="Times New Roman" w:hAnsi="Times New Roman" w:cs="Times New Roman"/>
          <w:b w:val="0"/>
          <w:sz w:val="28"/>
          <w:szCs w:val="28"/>
          <w:lang w:val="vi-VN"/>
          <w:rPrChange w:id="194" w:author="Nguyen Bjno" w:date="2020-08-05T06:47:00Z">
            <w:rPr>
              <w:rStyle w:val="fontstyle01"/>
              <w:rFonts w:ascii="Times New Roman" w:hAnsi="Times New Roman" w:cs="Times New Roman"/>
              <w:b w:val="0"/>
              <w:sz w:val="28"/>
              <w:szCs w:val="28"/>
              <w:highlight w:val="yellow"/>
              <w:lang w:val="vi-VN"/>
            </w:rPr>
          </w:rPrChange>
        </w:rPr>
        <w:t xml:space="preserve"> </w:t>
      </w:r>
      <w:del w:id="195" w:author="Nguyen Bjno" w:date="2020-08-05T06:47:00Z">
        <w:r w:rsidRPr="00296FAE" w:rsidDel="00296FAE">
          <w:rPr>
            <w:rStyle w:val="fontstyle01"/>
            <w:rFonts w:ascii="Times New Roman" w:hAnsi="Times New Roman" w:cs="Times New Roman"/>
            <w:b w:val="0"/>
            <w:sz w:val="28"/>
            <w:szCs w:val="28"/>
            <w:lang w:val="vi-VN"/>
            <w:rPrChange w:id="196" w:author="Nguyen Bjno" w:date="2020-08-05T06:47:00Z">
              <w:rPr>
                <w:rStyle w:val="fontstyle01"/>
                <w:rFonts w:ascii="Times New Roman" w:hAnsi="Times New Roman" w:cs="Times New Roman"/>
                <w:b w:val="0"/>
                <w:sz w:val="28"/>
                <w:szCs w:val="28"/>
                <w:highlight w:val="yellow"/>
                <w:lang w:val="vi-VN"/>
              </w:rPr>
            </w:rPrChange>
          </w:rPr>
          <w:delText xml:space="preserve">đo </w:delText>
        </w:r>
      </w:del>
      <w:r w:rsidRPr="00296FAE">
        <w:rPr>
          <w:rStyle w:val="fontstyle01"/>
          <w:rFonts w:ascii="Times New Roman" w:hAnsi="Times New Roman" w:cs="Times New Roman"/>
          <w:b w:val="0"/>
          <w:sz w:val="28"/>
          <w:szCs w:val="28"/>
          <w:lang w:val="vi-VN"/>
          <w:rPrChange w:id="197" w:author="Nguyen Bjno" w:date="2020-08-05T06:47:00Z">
            <w:rPr>
              <w:rStyle w:val="fontstyle01"/>
              <w:rFonts w:ascii="Times New Roman" w:hAnsi="Times New Roman" w:cs="Times New Roman"/>
              <w:b w:val="0"/>
              <w:sz w:val="28"/>
              <w:szCs w:val="28"/>
              <w:highlight w:val="yellow"/>
              <w:lang w:val="vi-VN"/>
            </w:rPr>
          </w:rPrChange>
        </w:rPr>
        <w:t xml:space="preserve">là </w:t>
      </w:r>
      <w:ins w:id="198" w:author="Microsoft Office User" w:date="2020-08-18T20:43:00Z">
        <w:r w:rsidR="00C203E7">
          <w:rPr>
            <w:rStyle w:val="fontstyle01"/>
            <w:rFonts w:ascii="Times New Roman" w:hAnsi="Times New Roman" w:cs="Times New Roman"/>
            <w:b w:val="0"/>
            <w:sz w:val="28"/>
            <w:szCs w:val="28"/>
            <w:lang w:val="vi-VN"/>
          </w:rPr>
          <w:t>s</w:t>
        </w:r>
      </w:ins>
      <w:ins w:id="199" w:author="Nguyen Bjno" w:date="2020-08-05T06:47:00Z">
        <w:del w:id="200" w:author="Microsoft Office User" w:date="2020-08-18T20:43:00Z">
          <w:r w:rsidR="00296FAE" w:rsidRPr="00296FAE" w:rsidDel="00C203E7">
            <w:rPr>
              <w:rStyle w:val="fontstyle01"/>
              <w:rFonts w:ascii="Times New Roman" w:hAnsi="Times New Roman" w:cs="Times New Roman"/>
              <w:b w:val="0"/>
              <w:sz w:val="28"/>
              <w:szCs w:val="28"/>
              <w:lang w:val="vi-VN"/>
              <w:rPrChange w:id="201" w:author="Nguyen Bjno" w:date="2020-08-05T06:47:00Z">
                <w:rPr>
                  <w:rFonts w:ascii="ArialMT" w:hAnsi="ArialMT"/>
                  <w:color w:val="000000"/>
                  <w:sz w:val="20"/>
                  <w:szCs w:val="20"/>
                </w:rPr>
              </w:rPrChange>
            </w:rPr>
            <w:delText>S</w:delText>
          </w:r>
        </w:del>
        <w:r w:rsidR="00296FAE" w:rsidRPr="00296FAE">
          <w:rPr>
            <w:rStyle w:val="fontstyle01"/>
            <w:rFonts w:ascii="Times New Roman" w:hAnsi="Times New Roman" w:cs="Times New Roman"/>
            <w:b w:val="0"/>
            <w:sz w:val="28"/>
            <w:szCs w:val="28"/>
            <w:lang w:val="vi-VN"/>
            <w:rPrChange w:id="202" w:author="Nguyen Bjno" w:date="2020-08-05T06:47:00Z">
              <w:rPr>
                <w:rFonts w:ascii="ArialMT" w:hAnsi="ArialMT"/>
                <w:color w:val="000000"/>
                <w:sz w:val="20"/>
                <w:szCs w:val="20"/>
              </w:rPr>
            </w:rPrChange>
          </w:rPr>
          <w:t xml:space="preserve">ự thay </w:t>
        </w:r>
        <w:r w:rsidR="00296FAE" w:rsidRPr="00296FAE">
          <w:rPr>
            <w:rStyle w:val="fontstyle01"/>
            <w:rFonts w:ascii="Times New Roman" w:hAnsi="Times New Roman" w:cs="Times New Roman" w:hint="eastAsia"/>
            <w:b w:val="0"/>
            <w:sz w:val="28"/>
            <w:szCs w:val="28"/>
            <w:lang w:val="vi-VN"/>
            <w:rPrChange w:id="203" w:author="Nguyen Bjno" w:date="2020-08-05T06:47:00Z">
              <w:rPr>
                <w:rFonts w:ascii="ArialMT" w:hAnsi="ArialMT" w:hint="eastAsia"/>
                <w:color w:val="000000"/>
                <w:sz w:val="20"/>
                <w:szCs w:val="20"/>
              </w:rPr>
            </w:rPrChange>
          </w:rPr>
          <w:t>đ</w:t>
        </w:r>
        <w:r w:rsidR="00296FAE" w:rsidRPr="00296FAE">
          <w:rPr>
            <w:rStyle w:val="fontstyle01"/>
            <w:rFonts w:ascii="Times New Roman" w:hAnsi="Times New Roman" w:cs="Times New Roman"/>
            <w:b w:val="0"/>
            <w:sz w:val="28"/>
            <w:szCs w:val="28"/>
            <w:lang w:val="vi-VN"/>
            <w:rPrChange w:id="204" w:author="Nguyen Bjno" w:date="2020-08-05T06:47:00Z">
              <w:rPr>
                <w:rFonts w:ascii="ArialMT" w:hAnsi="ArialMT"/>
                <w:color w:val="000000"/>
                <w:sz w:val="20"/>
                <w:szCs w:val="20"/>
              </w:rPr>
            </w:rPrChange>
          </w:rPr>
          <w:t>ổi li</w:t>
        </w:r>
        <w:r w:rsidR="00296FAE" w:rsidRPr="00296FAE">
          <w:rPr>
            <w:rStyle w:val="fontstyle01"/>
            <w:rFonts w:ascii="Times New Roman" w:hAnsi="Times New Roman" w:cs="Times New Roman" w:hint="eastAsia"/>
            <w:b w:val="0"/>
            <w:sz w:val="28"/>
            <w:szCs w:val="28"/>
            <w:lang w:val="vi-VN"/>
            <w:rPrChange w:id="205" w:author="Nguyen Bjno" w:date="2020-08-05T06:47:00Z">
              <w:rPr>
                <w:rFonts w:ascii="ArialMT" w:hAnsi="ArialMT" w:hint="eastAsia"/>
                <w:color w:val="000000"/>
                <w:sz w:val="20"/>
                <w:szCs w:val="20"/>
              </w:rPr>
            </w:rPrChange>
          </w:rPr>
          <w:t>ê</w:t>
        </w:r>
        <w:r w:rsidR="00296FAE" w:rsidRPr="00296FAE">
          <w:rPr>
            <w:rStyle w:val="fontstyle01"/>
            <w:rFonts w:ascii="Times New Roman" w:hAnsi="Times New Roman" w:cs="Times New Roman"/>
            <w:b w:val="0"/>
            <w:sz w:val="28"/>
            <w:szCs w:val="28"/>
            <w:lang w:val="vi-VN"/>
            <w:rPrChange w:id="206" w:author="Nguyen Bjno" w:date="2020-08-05T06:47:00Z">
              <w:rPr>
                <w:rFonts w:ascii="ArialMT" w:hAnsi="ArialMT"/>
                <w:color w:val="000000"/>
                <w:sz w:val="20"/>
                <w:szCs w:val="20"/>
              </w:rPr>
            </w:rPrChange>
          </w:rPr>
          <w:t>n tục hoặc t</w:t>
        </w:r>
        <w:r w:rsidR="00296FAE" w:rsidRPr="00296FAE">
          <w:rPr>
            <w:rStyle w:val="fontstyle01"/>
            <w:rFonts w:ascii="Times New Roman" w:hAnsi="Times New Roman" w:cs="Times New Roman" w:hint="eastAsia"/>
            <w:b w:val="0"/>
            <w:sz w:val="28"/>
            <w:szCs w:val="28"/>
            <w:lang w:val="vi-VN"/>
            <w:rPrChange w:id="207" w:author="Nguyen Bjno" w:date="2020-08-05T06:47:00Z">
              <w:rPr>
                <w:rFonts w:ascii="ArialMT" w:hAnsi="ArialMT" w:hint="eastAsia"/>
                <w:color w:val="000000"/>
                <w:sz w:val="20"/>
                <w:szCs w:val="20"/>
              </w:rPr>
            </w:rPrChange>
          </w:rPr>
          <w:t>ă</w:t>
        </w:r>
        <w:r w:rsidR="00296FAE" w:rsidRPr="00296FAE">
          <w:rPr>
            <w:rStyle w:val="fontstyle01"/>
            <w:rFonts w:ascii="Times New Roman" w:hAnsi="Times New Roman" w:cs="Times New Roman"/>
            <w:b w:val="0"/>
            <w:sz w:val="28"/>
            <w:szCs w:val="28"/>
            <w:lang w:val="vi-VN"/>
            <w:rPrChange w:id="208" w:author="Nguyen Bjno" w:date="2020-08-05T06:47:00Z">
              <w:rPr>
                <w:rFonts w:ascii="ArialMT" w:hAnsi="ArialMT"/>
                <w:color w:val="000000"/>
                <w:sz w:val="20"/>
                <w:szCs w:val="20"/>
              </w:rPr>
            </w:rPrChange>
          </w:rPr>
          <w:t>ng</w:t>
        </w:r>
      </w:ins>
      <w:ins w:id="209" w:author="Microsoft Office User" w:date="2020-08-18T20:43:00Z">
        <w:r w:rsidR="00963E86">
          <w:rPr>
            <w:rStyle w:val="fontstyle01"/>
            <w:rFonts w:ascii="Times New Roman" w:hAnsi="Times New Roman" w:cs="Times New Roman"/>
            <w:b w:val="0"/>
            <w:sz w:val="28"/>
            <w:szCs w:val="28"/>
            <w:lang w:val="vi-VN"/>
          </w:rPr>
          <w:t xml:space="preserve">/ giảm </w:t>
        </w:r>
      </w:ins>
      <w:ins w:id="210" w:author="Nguyen Bjno" w:date="2020-08-05T06:47:00Z">
        <w:del w:id="211" w:author="Microsoft Office User" w:date="2020-08-18T20:43:00Z">
          <w:r w:rsidR="00296FAE" w:rsidRPr="00296FAE" w:rsidDel="00963E86">
            <w:rPr>
              <w:rStyle w:val="fontstyle01"/>
              <w:rFonts w:ascii="Times New Roman" w:hAnsi="Times New Roman" w:cs="Times New Roman"/>
              <w:b w:val="0"/>
              <w:sz w:val="28"/>
              <w:szCs w:val="28"/>
              <w:lang w:val="vi-VN"/>
              <w:rPrChange w:id="212" w:author="Nguyen Bjno" w:date="2020-08-05T06:47:00Z">
                <w:rPr>
                  <w:rFonts w:ascii="ArialMT" w:hAnsi="ArialMT"/>
                  <w:color w:val="000000"/>
                  <w:sz w:val="20"/>
                  <w:szCs w:val="20"/>
                </w:rPr>
              </w:rPrChange>
            </w:rPr>
            <w:delText xml:space="preserve"> l</w:delText>
          </w:r>
          <w:r w:rsidR="00296FAE" w:rsidRPr="00296FAE" w:rsidDel="00963E86">
            <w:rPr>
              <w:rStyle w:val="fontstyle01"/>
              <w:rFonts w:ascii="Times New Roman" w:hAnsi="Times New Roman" w:cs="Times New Roman" w:hint="eastAsia"/>
              <w:b w:val="0"/>
              <w:sz w:val="28"/>
              <w:szCs w:val="28"/>
              <w:lang w:val="vi-VN"/>
              <w:rPrChange w:id="213" w:author="Nguyen Bjno" w:date="2020-08-05T06:47:00Z">
                <w:rPr>
                  <w:rFonts w:ascii="ArialMT" w:hAnsi="ArialMT" w:hint="eastAsia"/>
                  <w:color w:val="000000"/>
                  <w:sz w:val="20"/>
                  <w:szCs w:val="20"/>
                </w:rPr>
              </w:rPrChange>
            </w:rPr>
            <w:delText>ê</w:delText>
          </w:r>
          <w:r w:rsidR="00296FAE" w:rsidRPr="00296FAE" w:rsidDel="00963E86">
            <w:rPr>
              <w:rStyle w:val="fontstyle01"/>
              <w:rFonts w:ascii="Times New Roman" w:hAnsi="Times New Roman" w:cs="Times New Roman"/>
              <w:b w:val="0"/>
              <w:sz w:val="28"/>
              <w:szCs w:val="28"/>
              <w:lang w:val="vi-VN"/>
              <w:rPrChange w:id="214" w:author="Nguyen Bjno" w:date="2020-08-05T06:47:00Z">
                <w:rPr>
                  <w:rFonts w:ascii="ArialMT" w:hAnsi="ArialMT"/>
                  <w:color w:val="000000"/>
                  <w:sz w:val="20"/>
                  <w:szCs w:val="20"/>
                </w:rPr>
              </w:rPrChange>
            </w:rPr>
            <w:delText xml:space="preserve">n </w:delText>
          </w:r>
        </w:del>
        <w:r w:rsidR="00296FAE" w:rsidRPr="00296FAE">
          <w:rPr>
            <w:rStyle w:val="fontstyle01"/>
            <w:rFonts w:ascii="Times New Roman" w:hAnsi="Times New Roman" w:cs="Times New Roman"/>
            <w:b w:val="0"/>
            <w:sz w:val="28"/>
            <w:szCs w:val="28"/>
            <w:lang w:val="vi-VN"/>
            <w:rPrChange w:id="215" w:author="Nguyen Bjno" w:date="2020-08-05T06:47:00Z">
              <w:rPr>
                <w:rFonts w:ascii="ArialMT" w:hAnsi="ArialMT"/>
                <w:color w:val="000000"/>
                <w:sz w:val="20"/>
                <w:szCs w:val="20"/>
              </w:rPr>
            </w:rPrChange>
          </w:rPr>
          <w:t>theo thời gian</w:t>
        </w:r>
        <w:r w:rsidR="00296FAE">
          <w:rPr>
            <w:rStyle w:val="fontstyle01"/>
            <w:rFonts w:ascii="Times New Roman" w:hAnsi="Times New Roman" w:cs="Times New Roman"/>
            <w:b w:val="0"/>
            <w:sz w:val="28"/>
            <w:szCs w:val="28"/>
          </w:rPr>
          <w:t xml:space="preserve"> </w:t>
        </w:r>
        <w:r w:rsidR="00296FAE" w:rsidRPr="00296FAE">
          <w:rPr>
            <w:rStyle w:val="fontstyle01"/>
            <w:rFonts w:ascii="Times New Roman" w:hAnsi="Times New Roman" w:cs="Times New Roman"/>
            <w:b w:val="0"/>
            <w:sz w:val="28"/>
            <w:szCs w:val="28"/>
            <w:lang w:val="vi-VN"/>
            <w:rPrChange w:id="216" w:author="Nguyen Bjno" w:date="2020-08-05T06:47:00Z">
              <w:rPr>
                <w:rFonts w:ascii="ArialMT" w:hAnsi="ArialMT"/>
                <w:color w:val="000000"/>
                <w:sz w:val="20"/>
                <w:szCs w:val="20"/>
              </w:rPr>
            </w:rPrChange>
          </w:rPr>
          <w:t xml:space="preserve">của </w:t>
        </w:r>
        <w:r w:rsidR="00296FAE" w:rsidRPr="00296FAE">
          <w:rPr>
            <w:rStyle w:val="fontstyle01"/>
            <w:rFonts w:ascii="Times New Roman" w:hAnsi="Times New Roman" w:cs="Times New Roman"/>
            <w:b w:val="0"/>
            <w:sz w:val="28"/>
            <w:szCs w:val="28"/>
            <w:lang w:val="vi-VN"/>
            <w:rPrChange w:id="217" w:author="Nguyen Bjno" w:date="2020-08-05T06:47:00Z">
              <w:rPr>
                <w:rFonts w:ascii="Arial-BoldMT" w:hAnsi="Arial-BoldMT"/>
                <w:color w:val="000000"/>
                <w:sz w:val="20"/>
                <w:szCs w:val="20"/>
              </w:rPr>
            </w:rPrChange>
          </w:rPr>
          <w:t>s</w:t>
        </w:r>
        <w:r w:rsidR="00296FAE" w:rsidRPr="00296FAE">
          <w:rPr>
            <w:rStyle w:val="fontstyle01"/>
            <w:rFonts w:ascii="Times New Roman" w:hAnsi="Times New Roman" w:cs="Times New Roman"/>
            <w:sz w:val="28"/>
            <w:szCs w:val="28"/>
            <w:lang w:val="vi-VN"/>
            <w:rPrChange w:id="218" w:author="Nguyen Bjno" w:date="2020-08-05T06:47:00Z">
              <w:rPr>
                <w:rFonts w:ascii="Arial-BoldMT" w:hAnsi="Arial-BoldMT"/>
                <w:b/>
                <w:bCs/>
                <w:color w:val="000000"/>
                <w:sz w:val="20"/>
                <w:szCs w:val="20"/>
              </w:rPr>
            </w:rPrChange>
          </w:rPr>
          <w:t xml:space="preserve">ố </w:t>
        </w:r>
        <w:r w:rsidR="00296FAE" w:rsidRPr="00296FAE">
          <w:rPr>
            <w:rStyle w:val="fontstyle01"/>
            <w:rFonts w:ascii="Times New Roman" w:hAnsi="Times New Roman" w:cs="Times New Roman"/>
            <w:b w:val="0"/>
            <w:sz w:val="28"/>
            <w:szCs w:val="28"/>
            <w:lang w:val="vi-VN"/>
            <w:rPrChange w:id="219" w:author="Nguyen Bjno" w:date="2020-08-05T06:47:00Z">
              <w:rPr>
                <w:rFonts w:ascii="Arial-BoldMT" w:hAnsi="Arial-BoldMT"/>
                <w:color w:val="000000"/>
                <w:sz w:val="20"/>
                <w:szCs w:val="20"/>
              </w:rPr>
            </w:rPrChange>
          </w:rPr>
          <w:t>ch</w:t>
        </w:r>
        <w:r w:rsidR="00296FAE" w:rsidRPr="00296FAE">
          <w:rPr>
            <w:rStyle w:val="fontstyle01"/>
            <w:rFonts w:ascii="Times New Roman" w:hAnsi="Times New Roman" w:cs="Times New Roman"/>
            <w:sz w:val="28"/>
            <w:szCs w:val="28"/>
            <w:lang w:val="vi-VN"/>
            <w:rPrChange w:id="220" w:author="Nguyen Bjno" w:date="2020-08-05T06:47:00Z">
              <w:rPr>
                <w:rFonts w:ascii="Arial-BoldMT" w:hAnsi="Arial-BoldMT"/>
                <w:b/>
                <w:bCs/>
                <w:color w:val="000000"/>
                <w:sz w:val="20"/>
                <w:szCs w:val="20"/>
              </w:rPr>
            </w:rPrChange>
          </w:rPr>
          <w:t>ỉ</w:t>
        </w:r>
        <w:r w:rsidR="00296FAE" w:rsidRPr="00296FAE">
          <w:rPr>
            <w:rStyle w:val="fontstyle01"/>
            <w:rFonts w:ascii="Times New Roman" w:hAnsi="Times New Roman" w:cs="Times New Roman"/>
            <w:b w:val="0"/>
            <w:sz w:val="28"/>
            <w:szCs w:val="28"/>
            <w:lang w:val="vi-VN"/>
            <w:rPrChange w:id="221" w:author="Nguyen Bjno" w:date="2020-08-05T06:47:00Z">
              <w:rPr>
                <w:rFonts w:ascii="ArialMT" w:hAnsi="ArialMT"/>
                <w:color w:val="000000"/>
                <w:sz w:val="20"/>
                <w:szCs w:val="20"/>
              </w:rPr>
            </w:rPrChange>
          </w:rPr>
          <w:t>, g</w:t>
        </w:r>
        <w:r w:rsidR="00296FAE" w:rsidRPr="00296FAE">
          <w:rPr>
            <w:rStyle w:val="fontstyle01"/>
            <w:rFonts w:ascii="Times New Roman" w:hAnsi="Times New Roman" w:cs="Times New Roman" w:hint="eastAsia"/>
            <w:b w:val="0"/>
            <w:sz w:val="28"/>
            <w:szCs w:val="28"/>
            <w:lang w:val="vi-VN"/>
            <w:rPrChange w:id="222" w:author="Nguyen Bjno" w:date="2020-08-05T06:47:00Z">
              <w:rPr>
                <w:rFonts w:ascii="ArialMT" w:hAnsi="ArialMT" w:hint="eastAsia"/>
                <w:color w:val="000000"/>
                <w:sz w:val="20"/>
                <w:szCs w:val="20"/>
              </w:rPr>
            </w:rPrChange>
          </w:rPr>
          <w:t>â</w:t>
        </w:r>
        <w:r w:rsidR="00296FAE" w:rsidRPr="00296FAE">
          <w:rPr>
            <w:rStyle w:val="fontstyle01"/>
            <w:rFonts w:ascii="Times New Roman" w:hAnsi="Times New Roman" w:cs="Times New Roman"/>
            <w:b w:val="0"/>
            <w:sz w:val="28"/>
            <w:szCs w:val="28"/>
            <w:lang w:val="vi-VN"/>
            <w:rPrChange w:id="223" w:author="Nguyen Bjno" w:date="2020-08-05T06:47:00Z">
              <w:rPr>
                <w:rFonts w:ascii="ArialMT" w:hAnsi="ArialMT"/>
                <w:color w:val="000000"/>
                <w:sz w:val="20"/>
                <w:szCs w:val="20"/>
              </w:rPr>
            </w:rPrChange>
          </w:rPr>
          <w:t xml:space="preserve">y ra do những thay </w:t>
        </w:r>
        <w:r w:rsidR="00296FAE" w:rsidRPr="00296FAE">
          <w:rPr>
            <w:rStyle w:val="fontstyle01"/>
            <w:rFonts w:ascii="Times New Roman" w:hAnsi="Times New Roman" w:cs="Times New Roman" w:hint="eastAsia"/>
            <w:b w:val="0"/>
            <w:sz w:val="28"/>
            <w:szCs w:val="28"/>
            <w:lang w:val="vi-VN"/>
            <w:rPrChange w:id="224" w:author="Nguyen Bjno" w:date="2020-08-05T06:47:00Z">
              <w:rPr>
                <w:rFonts w:ascii="ArialMT" w:hAnsi="ArialMT" w:hint="eastAsia"/>
                <w:color w:val="000000"/>
                <w:sz w:val="20"/>
                <w:szCs w:val="20"/>
              </w:rPr>
            </w:rPrChange>
          </w:rPr>
          <w:t>đ</w:t>
        </w:r>
        <w:r w:rsidR="00296FAE" w:rsidRPr="00296FAE">
          <w:rPr>
            <w:rStyle w:val="fontstyle01"/>
            <w:rFonts w:ascii="Times New Roman" w:hAnsi="Times New Roman" w:cs="Times New Roman"/>
            <w:b w:val="0"/>
            <w:sz w:val="28"/>
            <w:szCs w:val="28"/>
            <w:lang w:val="vi-VN"/>
            <w:rPrChange w:id="225" w:author="Nguyen Bjno" w:date="2020-08-05T06:47:00Z">
              <w:rPr>
                <w:rFonts w:ascii="ArialMT" w:hAnsi="ArialMT"/>
                <w:color w:val="000000"/>
                <w:sz w:val="20"/>
                <w:szCs w:val="20"/>
              </w:rPr>
            </w:rPrChange>
          </w:rPr>
          <w:t>ổi trong t</w:t>
        </w:r>
        <w:r w:rsidR="00296FAE" w:rsidRPr="00296FAE">
          <w:rPr>
            <w:rStyle w:val="fontstyle01"/>
            <w:rFonts w:ascii="Times New Roman" w:hAnsi="Times New Roman" w:cs="Times New Roman" w:hint="eastAsia"/>
            <w:b w:val="0"/>
            <w:sz w:val="28"/>
            <w:szCs w:val="28"/>
            <w:lang w:val="vi-VN"/>
            <w:rPrChange w:id="226" w:author="Nguyen Bjno" w:date="2020-08-05T06:47:00Z">
              <w:rPr>
                <w:rFonts w:ascii="ArialMT" w:hAnsi="ArialMT" w:hint="eastAsia"/>
                <w:color w:val="000000"/>
                <w:sz w:val="20"/>
                <w:szCs w:val="20"/>
              </w:rPr>
            </w:rPrChange>
          </w:rPr>
          <w:t>í</w:t>
        </w:r>
        <w:r w:rsidR="00296FAE" w:rsidRPr="00296FAE">
          <w:rPr>
            <w:rStyle w:val="fontstyle01"/>
            <w:rFonts w:ascii="Times New Roman" w:hAnsi="Times New Roman" w:cs="Times New Roman"/>
            <w:b w:val="0"/>
            <w:sz w:val="28"/>
            <w:szCs w:val="28"/>
            <w:lang w:val="vi-VN"/>
            <w:rPrChange w:id="227" w:author="Nguyen Bjno" w:date="2020-08-05T06:47:00Z">
              <w:rPr>
                <w:rFonts w:ascii="ArialMT" w:hAnsi="ArialMT"/>
                <w:color w:val="000000"/>
                <w:sz w:val="20"/>
                <w:szCs w:val="20"/>
              </w:rPr>
            </w:rPrChange>
          </w:rPr>
          <w:t>nh</w:t>
        </w:r>
        <w:r w:rsidR="00296FAE">
          <w:rPr>
            <w:rStyle w:val="fontstyle01"/>
            <w:rFonts w:ascii="Times New Roman" w:hAnsi="Times New Roman" w:cs="Times New Roman"/>
            <w:b w:val="0"/>
            <w:sz w:val="28"/>
            <w:szCs w:val="28"/>
          </w:rPr>
          <w:t xml:space="preserve"> </w:t>
        </w:r>
        <w:r w:rsidR="00296FAE" w:rsidRPr="00296FAE">
          <w:rPr>
            <w:rStyle w:val="fontstyle01"/>
            <w:rFonts w:ascii="Times New Roman" w:hAnsi="Times New Roman" w:cs="Times New Roman"/>
            <w:b w:val="0"/>
            <w:sz w:val="28"/>
            <w:szCs w:val="28"/>
            <w:lang w:val="vi-VN"/>
            <w:rPrChange w:id="228" w:author="Nguyen Bjno" w:date="2020-08-05T06:47:00Z">
              <w:rPr>
                <w:rFonts w:ascii="ArialMT" w:hAnsi="ArialMT"/>
                <w:color w:val="000000"/>
                <w:sz w:val="20"/>
                <w:szCs w:val="20"/>
              </w:rPr>
            </w:rPrChange>
          </w:rPr>
          <w:t xml:space="preserve">chất </w:t>
        </w:r>
        <w:r w:rsidR="00296FAE" w:rsidRPr="00296FAE">
          <w:rPr>
            <w:rStyle w:val="fontstyle01"/>
            <w:rFonts w:ascii="Times New Roman" w:hAnsi="Times New Roman" w:cs="Times New Roman" w:hint="eastAsia"/>
            <w:b w:val="0"/>
            <w:sz w:val="28"/>
            <w:szCs w:val="28"/>
            <w:lang w:val="vi-VN"/>
            <w:rPrChange w:id="229" w:author="Nguyen Bjno" w:date="2020-08-05T06:47:00Z">
              <w:rPr>
                <w:rFonts w:ascii="ArialMT" w:hAnsi="ArialMT" w:hint="eastAsia"/>
                <w:color w:val="000000"/>
                <w:sz w:val="20"/>
                <w:szCs w:val="20"/>
              </w:rPr>
            </w:rPrChange>
          </w:rPr>
          <w:t>đ</w:t>
        </w:r>
        <w:r w:rsidR="00296FAE" w:rsidRPr="00296FAE">
          <w:rPr>
            <w:rStyle w:val="fontstyle01"/>
            <w:rFonts w:ascii="Times New Roman" w:hAnsi="Times New Roman" w:cs="Times New Roman"/>
            <w:b w:val="0"/>
            <w:sz w:val="28"/>
            <w:szCs w:val="28"/>
            <w:lang w:val="vi-VN"/>
            <w:rPrChange w:id="230" w:author="Nguyen Bjno" w:date="2020-08-05T06:47:00Z">
              <w:rPr>
                <w:rFonts w:ascii="ArialMT" w:hAnsi="ArialMT"/>
                <w:color w:val="000000"/>
                <w:sz w:val="20"/>
                <w:szCs w:val="20"/>
              </w:rPr>
            </w:rPrChange>
          </w:rPr>
          <w:t>o l</w:t>
        </w:r>
        <w:r w:rsidR="00296FAE" w:rsidRPr="00296FAE">
          <w:rPr>
            <w:rStyle w:val="fontstyle01"/>
            <w:rFonts w:ascii="Times New Roman" w:hAnsi="Times New Roman" w:cs="Times New Roman" w:hint="eastAsia"/>
            <w:b w:val="0"/>
            <w:sz w:val="28"/>
            <w:szCs w:val="28"/>
            <w:lang w:val="vi-VN"/>
            <w:rPrChange w:id="231" w:author="Nguyen Bjno" w:date="2020-08-05T06:47:00Z">
              <w:rPr>
                <w:rFonts w:ascii="ArialMT" w:hAnsi="ArialMT" w:hint="eastAsia"/>
                <w:color w:val="000000"/>
                <w:sz w:val="20"/>
                <w:szCs w:val="20"/>
              </w:rPr>
            </w:rPrChange>
          </w:rPr>
          <w:t>ư</w:t>
        </w:r>
        <w:r w:rsidR="00296FAE" w:rsidRPr="00296FAE">
          <w:rPr>
            <w:rStyle w:val="fontstyle01"/>
            <w:rFonts w:ascii="Times New Roman" w:hAnsi="Times New Roman" w:cs="Times New Roman"/>
            <w:b w:val="0"/>
            <w:sz w:val="28"/>
            <w:szCs w:val="28"/>
            <w:lang w:val="vi-VN"/>
            <w:rPrChange w:id="232" w:author="Nguyen Bjno" w:date="2020-08-05T06:47:00Z">
              <w:rPr>
                <w:rFonts w:ascii="ArialMT" w:hAnsi="ArialMT"/>
                <w:color w:val="000000"/>
                <w:sz w:val="20"/>
                <w:szCs w:val="20"/>
              </w:rPr>
            </w:rPrChange>
          </w:rPr>
          <w:t xml:space="preserve">ờng của </w:t>
        </w:r>
        <w:r w:rsidR="00296FAE" w:rsidRPr="00296FAE">
          <w:rPr>
            <w:rStyle w:val="fontstyle01"/>
            <w:rFonts w:ascii="Times New Roman" w:hAnsi="Times New Roman" w:cs="Times New Roman"/>
            <w:b w:val="0"/>
            <w:sz w:val="28"/>
            <w:szCs w:val="28"/>
            <w:lang w:val="vi-VN"/>
            <w:rPrChange w:id="233" w:author="Nguyen Bjno" w:date="2020-08-05T06:47:00Z">
              <w:rPr>
                <w:rFonts w:ascii="Arial-BoldMT" w:hAnsi="Arial-BoldMT"/>
                <w:color w:val="000000"/>
                <w:sz w:val="20"/>
                <w:szCs w:val="20"/>
              </w:rPr>
            </w:rPrChange>
          </w:rPr>
          <w:t>ph</w:t>
        </w:r>
        <w:r w:rsidR="00296FAE" w:rsidRPr="00296FAE">
          <w:rPr>
            <w:rStyle w:val="fontstyle01"/>
            <w:rFonts w:ascii="Times New Roman" w:hAnsi="Times New Roman" w:cs="Times New Roman" w:hint="eastAsia"/>
            <w:sz w:val="28"/>
            <w:szCs w:val="28"/>
            <w:lang w:val="vi-VN"/>
            <w:rPrChange w:id="234" w:author="Nguyen Bjno" w:date="2020-08-05T06:47:00Z">
              <w:rPr>
                <w:rFonts w:ascii="Arial-BoldMT" w:hAnsi="Arial-BoldMT" w:hint="eastAsia"/>
                <w:b/>
                <w:bCs/>
                <w:color w:val="000000"/>
                <w:sz w:val="20"/>
                <w:szCs w:val="20"/>
              </w:rPr>
            </w:rPrChange>
          </w:rPr>
          <w:t>ươ</w:t>
        </w:r>
        <w:r w:rsidR="00296FAE" w:rsidRPr="00296FAE">
          <w:rPr>
            <w:rStyle w:val="fontstyle01"/>
            <w:rFonts w:ascii="Times New Roman" w:hAnsi="Times New Roman" w:cs="Times New Roman"/>
            <w:b w:val="0"/>
            <w:sz w:val="28"/>
            <w:szCs w:val="28"/>
            <w:lang w:val="vi-VN"/>
            <w:rPrChange w:id="235" w:author="Nguyen Bjno" w:date="2020-08-05T06:47:00Z">
              <w:rPr>
                <w:rFonts w:ascii="Arial-BoldMT" w:hAnsi="Arial-BoldMT"/>
                <w:color w:val="000000"/>
                <w:sz w:val="20"/>
                <w:szCs w:val="20"/>
              </w:rPr>
            </w:rPrChange>
          </w:rPr>
          <w:t>ng ti</w:t>
        </w:r>
        <w:r w:rsidR="00296FAE" w:rsidRPr="00296FAE">
          <w:rPr>
            <w:rStyle w:val="fontstyle01"/>
            <w:rFonts w:ascii="Times New Roman" w:hAnsi="Times New Roman" w:cs="Times New Roman"/>
            <w:sz w:val="28"/>
            <w:szCs w:val="28"/>
            <w:lang w:val="vi-VN"/>
            <w:rPrChange w:id="236" w:author="Nguyen Bjno" w:date="2020-08-05T06:47:00Z">
              <w:rPr>
                <w:rFonts w:ascii="Arial-BoldMT" w:hAnsi="Arial-BoldMT"/>
                <w:b/>
                <w:bCs/>
                <w:color w:val="000000"/>
                <w:sz w:val="20"/>
                <w:szCs w:val="20"/>
              </w:rPr>
            </w:rPrChange>
          </w:rPr>
          <w:t>ệ</w:t>
        </w:r>
        <w:r w:rsidR="00296FAE" w:rsidRPr="00296FAE">
          <w:rPr>
            <w:rStyle w:val="fontstyle01"/>
            <w:rFonts w:ascii="Times New Roman" w:hAnsi="Times New Roman" w:cs="Times New Roman"/>
            <w:b w:val="0"/>
            <w:sz w:val="28"/>
            <w:szCs w:val="28"/>
            <w:lang w:val="vi-VN"/>
            <w:rPrChange w:id="237" w:author="Nguyen Bjno" w:date="2020-08-05T06:47:00Z">
              <w:rPr>
                <w:rFonts w:ascii="Arial-BoldMT" w:hAnsi="Arial-BoldMT"/>
                <w:color w:val="000000"/>
                <w:sz w:val="20"/>
                <w:szCs w:val="20"/>
              </w:rPr>
            </w:rPrChange>
          </w:rPr>
          <w:t xml:space="preserve">n </w:t>
        </w:r>
        <w:r w:rsidR="00296FAE" w:rsidRPr="00296FAE">
          <w:rPr>
            <w:rStyle w:val="fontstyle01"/>
            <w:rFonts w:ascii="Times New Roman" w:hAnsi="Times New Roman" w:cs="Times New Roman" w:hint="eastAsia"/>
            <w:sz w:val="28"/>
            <w:szCs w:val="28"/>
            <w:lang w:val="vi-VN"/>
            <w:rPrChange w:id="238" w:author="Nguyen Bjno" w:date="2020-08-05T06:47:00Z">
              <w:rPr>
                <w:rFonts w:ascii="Arial-BoldMT" w:hAnsi="Arial-BoldMT" w:hint="eastAsia"/>
                <w:b/>
                <w:bCs/>
                <w:color w:val="000000"/>
                <w:sz w:val="20"/>
                <w:szCs w:val="20"/>
              </w:rPr>
            </w:rPrChange>
          </w:rPr>
          <w:t>đ</w:t>
        </w:r>
        <w:r w:rsidR="00296FAE" w:rsidRPr="00296FAE">
          <w:rPr>
            <w:rStyle w:val="fontstyle01"/>
            <w:rFonts w:ascii="Times New Roman" w:hAnsi="Times New Roman" w:cs="Times New Roman"/>
            <w:b w:val="0"/>
            <w:sz w:val="28"/>
            <w:szCs w:val="28"/>
            <w:lang w:val="vi-VN"/>
            <w:rPrChange w:id="239" w:author="Nguyen Bjno" w:date="2020-08-05T06:47:00Z">
              <w:rPr>
                <w:rFonts w:ascii="Arial-BoldMT" w:hAnsi="Arial-BoldMT"/>
                <w:color w:val="000000"/>
                <w:sz w:val="20"/>
                <w:szCs w:val="20"/>
              </w:rPr>
            </w:rPrChange>
          </w:rPr>
          <w:t>o</w:t>
        </w:r>
      </w:ins>
      <w:del w:id="240" w:author="Nguyen Bjno" w:date="2020-08-05T06:47:00Z">
        <w:r w:rsidRPr="00A403FB" w:rsidDel="00296FAE">
          <w:rPr>
            <w:rFonts w:ascii="Times New Roman" w:hAnsi="Times New Roman" w:cs="Times New Roman"/>
            <w:sz w:val="28"/>
            <w:szCs w:val="28"/>
            <w:highlight w:val="yellow"/>
            <w:shd w:val="clear" w:color="auto" w:fill="FFFFFF"/>
            <w:lang w:val="vi-VN"/>
          </w:rPr>
          <w:delText>sự thay đổi liên tục hoặc tăng lên theo thời gian của </w:delText>
        </w:r>
        <w:r w:rsidRPr="00A403FB" w:rsidDel="00296FAE">
          <w:rPr>
            <w:rFonts w:ascii="Times New Roman" w:hAnsi="Times New Roman" w:cs="Times New Roman"/>
            <w:bCs/>
            <w:sz w:val="28"/>
            <w:szCs w:val="28"/>
            <w:highlight w:val="yellow"/>
            <w:shd w:val="clear" w:color="auto" w:fill="FFFFFF"/>
            <w:lang w:val="vi-VN"/>
          </w:rPr>
          <w:delText>số chỉ</w:delText>
        </w:r>
        <w:r w:rsidRPr="00A403FB" w:rsidDel="00296FAE">
          <w:rPr>
            <w:rFonts w:ascii="Times New Roman" w:hAnsi="Times New Roman" w:cs="Times New Roman"/>
            <w:sz w:val="28"/>
            <w:szCs w:val="28"/>
            <w:highlight w:val="yellow"/>
            <w:shd w:val="clear" w:color="auto" w:fill="FFFFFF"/>
            <w:lang w:val="vi-VN"/>
          </w:rPr>
          <w:delText>, gây ra do những thay đổi trong tính chất đo lường của </w:delText>
        </w:r>
        <w:r w:rsidRPr="00A403FB" w:rsidDel="00296FAE">
          <w:rPr>
            <w:rFonts w:ascii="Times New Roman" w:hAnsi="Times New Roman" w:cs="Times New Roman"/>
            <w:bCs/>
            <w:sz w:val="28"/>
            <w:szCs w:val="28"/>
            <w:highlight w:val="yellow"/>
            <w:shd w:val="clear" w:color="auto" w:fill="FFFFFF"/>
            <w:lang w:val="vi-VN"/>
          </w:rPr>
          <w:delText>phương tiện đo.</w:delText>
        </w:r>
      </w:del>
    </w:p>
    <w:p w14:paraId="47D0AC36" w14:textId="0E749327" w:rsidR="007476EF" w:rsidRPr="0028634E" w:rsidRDefault="007476EF" w:rsidP="007476EF">
      <w:pPr>
        <w:spacing w:before="120" w:after="120" w:line="240" w:lineRule="auto"/>
        <w:ind w:firstLine="709"/>
        <w:jc w:val="both"/>
        <w:rPr>
          <w:rStyle w:val="fontstyle01"/>
          <w:lang w:val="vi-VN"/>
          <w:rPrChange w:id="241" w:author="Nguyen Bjno" w:date="2020-08-05T06:49:00Z">
            <w:rPr>
              <w:rStyle w:val="fontstyle01"/>
              <w:highlight w:val="yellow"/>
              <w:lang w:val="vi-VN"/>
            </w:rPr>
          </w:rPrChange>
        </w:rPr>
      </w:pPr>
      <w:r w:rsidRPr="0028634E">
        <w:rPr>
          <w:rStyle w:val="fontstyle01"/>
          <w:rFonts w:ascii="Times New Roman" w:hAnsi="Times New Roman" w:cs="Times New Roman"/>
          <w:b w:val="0"/>
          <w:sz w:val="28"/>
          <w:szCs w:val="28"/>
          <w:lang w:val="vi-VN"/>
          <w:rPrChange w:id="242" w:author="Nguyen Bjno" w:date="2020-08-05T06:49:00Z">
            <w:rPr>
              <w:rStyle w:val="fontstyle01"/>
              <w:rFonts w:ascii="Times New Roman" w:hAnsi="Times New Roman" w:cs="Times New Roman"/>
              <w:b w:val="0"/>
              <w:sz w:val="28"/>
              <w:szCs w:val="28"/>
              <w:highlight w:val="yellow"/>
              <w:lang w:val="vi-VN"/>
            </w:rPr>
          </w:rPrChange>
        </w:rPr>
        <w:t>5</w:t>
      </w:r>
      <w:ins w:id="243" w:author="Nguyen Bjno" w:date="2020-08-05T06:56:00Z">
        <w:r w:rsidR="00860874">
          <w:rPr>
            <w:rStyle w:val="fontstyle01"/>
            <w:rFonts w:ascii="Times New Roman" w:hAnsi="Times New Roman" w:cs="Times New Roman"/>
            <w:b w:val="0"/>
            <w:sz w:val="28"/>
            <w:szCs w:val="28"/>
          </w:rPr>
          <w:t>2</w:t>
        </w:r>
      </w:ins>
      <w:del w:id="244" w:author="Nguyen Bjno" w:date="2020-08-05T06:56:00Z">
        <w:r w:rsidRPr="0028634E" w:rsidDel="00860874">
          <w:rPr>
            <w:rStyle w:val="fontstyle01"/>
            <w:rFonts w:ascii="Times New Roman" w:hAnsi="Times New Roman" w:cs="Times New Roman"/>
            <w:b w:val="0"/>
            <w:sz w:val="28"/>
            <w:szCs w:val="28"/>
            <w:lang w:val="vi-VN"/>
            <w:rPrChange w:id="245" w:author="Nguyen Bjno" w:date="2020-08-05T06:49:00Z">
              <w:rPr>
                <w:rStyle w:val="fontstyle01"/>
                <w:rFonts w:ascii="Times New Roman" w:hAnsi="Times New Roman" w:cs="Times New Roman"/>
                <w:b w:val="0"/>
                <w:sz w:val="28"/>
                <w:szCs w:val="28"/>
                <w:highlight w:val="yellow"/>
                <w:lang w:val="vi-VN"/>
              </w:rPr>
            </w:rPrChange>
          </w:rPr>
          <w:delText>5</w:delText>
        </w:r>
      </w:del>
      <w:r w:rsidRPr="0028634E">
        <w:rPr>
          <w:rStyle w:val="fontstyle01"/>
          <w:rFonts w:ascii="Times New Roman" w:hAnsi="Times New Roman" w:cs="Times New Roman"/>
          <w:b w:val="0"/>
          <w:sz w:val="28"/>
          <w:szCs w:val="28"/>
          <w:lang w:val="vi-VN"/>
          <w:rPrChange w:id="246" w:author="Nguyen Bjno" w:date="2020-08-05T06:49:00Z">
            <w:rPr>
              <w:rStyle w:val="fontstyle01"/>
              <w:rFonts w:ascii="Times New Roman" w:hAnsi="Times New Roman" w:cs="Times New Roman"/>
              <w:b w:val="0"/>
              <w:sz w:val="28"/>
              <w:szCs w:val="28"/>
              <w:highlight w:val="yellow"/>
              <w:lang w:val="vi-VN"/>
            </w:rPr>
          </w:rPrChange>
        </w:rPr>
        <w:t xml:space="preserve">. Thời gian đáp ứng </w:t>
      </w:r>
      <w:r w:rsidRPr="0028634E">
        <w:rPr>
          <w:rFonts w:ascii="Times New Roman" w:hAnsi="Times New Roman" w:cs="Times New Roman"/>
          <w:sz w:val="28"/>
          <w:szCs w:val="28"/>
          <w:lang w:val="vi-VN"/>
          <w:rPrChange w:id="247" w:author="Nguyen Bjno" w:date="2020-08-05T06:49:00Z">
            <w:rPr>
              <w:rFonts w:ascii="Times New Roman" w:hAnsi="Times New Roman" w:cs="Times New Roman"/>
              <w:sz w:val="28"/>
              <w:szCs w:val="28"/>
              <w:highlight w:val="yellow"/>
              <w:lang w:val="vi-VN"/>
            </w:rPr>
          </w:rPrChange>
        </w:rPr>
        <w:t>là khoảng thời gian giữa thời điểm khi giá trị đại lượng đầu vào của phương tiện đo hoặc hệ thống đo chịu sự thay đổi đột ngột giữa hai giá trị đại lượng không đổi đã quy định và thời điểm khi số chỉ tương ứng nằm trong giới hạn quy định quanh giá trị ổn định cuối cùng của nó.</w:t>
      </w:r>
    </w:p>
    <w:p w14:paraId="62E6B87D" w14:textId="77777777" w:rsidR="00665360" w:rsidRPr="007476EF" w:rsidRDefault="00665360" w:rsidP="003957E0">
      <w:pPr>
        <w:spacing w:before="60" w:after="60" w:line="295" w:lineRule="auto"/>
        <w:ind w:firstLine="720"/>
        <w:jc w:val="both"/>
        <w:rPr>
          <w:rFonts w:ascii="Times New Roman" w:hAnsi="Times New Roman" w:cs="Times New Roman"/>
          <w:sz w:val="28"/>
          <w:szCs w:val="28"/>
          <w:lang w:val="vi-VN"/>
        </w:rPr>
      </w:pPr>
    </w:p>
    <w:p w14:paraId="7BD36D22" w14:textId="77777777" w:rsidR="007476EF" w:rsidRPr="00ED3618" w:rsidRDefault="007476EF">
      <w:pPr>
        <w:rPr>
          <w:rFonts w:ascii="Times New Roman" w:hAnsi="Times New Roman" w:cs="Times New Roman"/>
          <w:b/>
          <w:sz w:val="28"/>
          <w:szCs w:val="28"/>
          <w:lang w:val="vi-VN"/>
        </w:rPr>
      </w:pPr>
      <w:r w:rsidRPr="00ED3618">
        <w:rPr>
          <w:rFonts w:ascii="Times New Roman" w:hAnsi="Times New Roman" w:cs="Times New Roman"/>
          <w:b/>
          <w:sz w:val="28"/>
          <w:szCs w:val="28"/>
          <w:lang w:val="vi-VN"/>
        </w:rPr>
        <w:br w:type="page"/>
      </w:r>
    </w:p>
    <w:p w14:paraId="5B907319" w14:textId="27E4490E" w:rsidR="00CA7239" w:rsidRPr="00ED3618" w:rsidRDefault="00A47380" w:rsidP="00CA7239">
      <w:pPr>
        <w:spacing w:before="480" w:after="60" w:line="295" w:lineRule="auto"/>
        <w:jc w:val="center"/>
        <w:rPr>
          <w:rFonts w:ascii="Times New Roman" w:hAnsi="Times New Roman" w:cs="Times New Roman"/>
          <w:b/>
          <w:sz w:val="28"/>
          <w:szCs w:val="28"/>
          <w:lang w:val="vi-VN"/>
        </w:rPr>
      </w:pPr>
      <w:r w:rsidRPr="00ED3618">
        <w:rPr>
          <w:rFonts w:ascii="Times New Roman" w:hAnsi="Times New Roman" w:cs="Times New Roman"/>
          <w:b/>
          <w:sz w:val="28"/>
          <w:szCs w:val="28"/>
          <w:lang w:val="vi-VN"/>
        </w:rPr>
        <w:lastRenderedPageBreak/>
        <w:t xml:space="preserve">Chương </w:t>
      </w:r>
      <w:r w:rsidR="00CA7239" w:rsidRPr="00ED3618">
        <w:rPr>
          <w:rFonts w:ascii="Times New Roman" w:hAnsi="Times New Roman" w:cs="Times New Roman"/>
          <w:b/>
          <w:sz w:val="28"/>
          <w:szCs w:val="28"/>
          <w:lang w:val="vi-VN"/>
        </w:rPr>
        <w:t>II</w:t>
      </w:r>
      <w:r w:rsidRPr="00ED3618">
        <w:rPr>
          <w:rFonts w:ascii="Times New Roman" w:hAnsi="Times New Roman" w:cs="Times New Roman"/>
          <w:b/>
          <w:sz w:val="28"/>
          <w:szCs w:val="28"/>
          <w:lang w:val="vi-VN"/>
        </w:rPr>
        <w:t xml:space="preserve"> </w:t>
      </w:r>
    </w:p>
    <w:p w14:paraId="4F9C7D4B" w14:textId="77777777" w:rsidR="00A47380" w:rsidRPr="00ED3618" w:rsidRDefault="00CA7239" w:rsidP="00CA7239">
      <w:pPr>
        <w:spacing w:before="60" w:after="480" w:line="295" w:lineRule="auto"/>
        <w:jc w:val="center"/>
        <w:rPr>
          <w:rFonts w:ascii="Times New Roman" w:hAnsi="Times New Roman" w:cs="Times New Roman"/>
          <w:b/>
          <w:sz w:val="28"/>
          <w:szCs w:val="28"/>
          <w:lang w:val="vi-VN"/>
        </w:rPr>
      </w:pPr>
      <w:r w:rsidRPr="00ED3618">
        <w:rPr>
          <w:rFonts w:ascii="Times New Roman" w:hAnsi="Times New Roman" w:cs="Times New Roman"/>
          <w:b/>
          <w:sz w:val="28"/>
          <w:szCs w:val="28"/>
          <w:lang w:val="vi-VN"/>
        </w:rPr>
        <w:t>QUAN TRẮC CHẤT LƯỢNG MÔI TRƯỜNG</w:t>
      </w:r>
    </w:p>
    <w:p w14:paraId="417F7FB6" w14:textId="77777777" w:rsidR="00531825" w:rsidRPr="00ED3618" w:rsidRDefault="004F540E" w:rsidP="00CA7239">
      <w:pPr>
        <w:spacing w:before="60" w:after="60" w:line="295" w:lineRule="auto"/>
        <w:ind w:firstLine="720"/>
        <w:jc w:val="both"/>
        <w:rPr>
          <w:rFonts w:ascii="Times New Roman" w:hAnsi="Times New Roman" w:cs="Times New Roman"/>
          <w:b/>
          <w:sz w:val="28"/>
          <w:szCs w:val="28"/>
          <w:lang w:val="vi-VN"/>
        </w:rPr>
      </w:pPr>
      <w:r w:rsidRPr="00ED3618">
        <w:rPr>
          <w:rFonts w:ascii="Times New Roman" w:hAnsi="Times New Roman" w:cs="Times New Roman"/>
          <w:b/>
          <w:sz w:val="28"/>
          <w:szCs w:val="28"/>
          <w:lang w:val="vi-VN"/>
        </w:rPr>
        <w:t>Điều 5</w:t>
      </w:r>
      <w:r w:rsidR="004D03E9" w:rsidRPr="00ED3618">
        <w:rPr>
          <w:rFonts w:ascii="Times New Roman" w:hAnsi="Times New Roman" w:cs="Times New Roman"/>
          <w:b/>
          <w:sz w:val="28"/>
          <w:szCs w:val="28"/>
          <w:lang w:val="vi-VN"/>
        </w:rPr>
        <w:t xml:space="preserve">. </w:t>
      </w:r>
      <w:r w:rsidRPr="00ED3618">
        <w:rPr>
          <w:rFonts w:ascii="Times New Roman" w:hAnsi="Times New Roman" w:cs="Times New Roman"/>
          <w:b/>
          <w:sz w:val="28"/>
          <w:szCs w:val="28"/>
          <w:lang w:val="vi-VN"/>
        </w:rPr>
        <w:t xml:space="preserve">Xây dựng chương trình quan trắc </w:t>
      </w:r>
      <w:r w:rsidR="00D24A68" w:rsidRPr="00ED3618">
        <w:rPr>
          <w:rFonts w:ascii="Times New Roman" w:hAnsi="Times New Roman" w:cs="Times New Roman"/>
          <w:b/>
          <w:sz w:val="28"/>
          <w:szCs w:val="28"/>
          <w:lang w:val="vi-VN"/>
        </w:rPr>
        <w:t>môi trường</w:t>
      </w:r>
    </w:p>
    <w:p w14:paraId="53533E4F" w14:textId="77777777" w:rsidR="00D24A68" w:rsidRPr="00ED3618" w:rsidRDefault="00D24A68" w:rsidP="003957E0">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ab/>
      </w:r>
      <w:r w:rsidR="00834BE4" w:rsidRPr="00ED3618">
        <w:rPr>
          <w:rFonts w:ascii="Times New Roman" w:hAnsi="Times New Roman" w:cs="Times New Roman"/>
          <w:sz w:val="28"/>
          <w:szCs w:val="28"/>
          <w:lang w:val="vi-VN"/>
        </w:rPr>
        <w:t xml:space="preserve">1. </w:t>
      </w:r>
      <w:r w:rsidR="00AA71D3" w:rsidRPr="00ED3618">
        <w:rPr>
          <w:rFonts w:ascii="Times New Roman" w:hAnsi="Times New Roman" w:cs="Times New Roman"/>
          <w:sz w:val="28"/>
          <w:szCs w:val="28"/>
          <w:lang w:val="vi-VN"/>
        </w:rPr>
        <w:t>Chương trình</w:t>
      </w:r>
      <w:r w:rsidRPr="00ED3618">
        <w:rPr>
          <w:rFonts w:ascii="Times New Roman" w:hAnsi="Times New Roman" w:cs="Times New Roman"/>
          <w:sz w:val="28"/>
          <w:szCs w:val="28"/>
          <w:lang w:val="vi-VN"/>
        </w:rPr>
        <w:t xml:space="preserve"> quan trắc </w:t>
      </w:r>
      <w:r w:rsidR="002F0834" w:rsidRPr="00ED3618">
        <w:rPr>
          <w:rFonts w:ascii="Times New Roman" w:hAnsi="Times New Roman" w:cs="Times New Roman"/>
          <w:sz w:val="28"/>
          <w:szCs w:val="28"/>
          <w:lang w:val="vi-VN"/>
        </w:rPr>
        <w:t>chất lượng</w:t>
      </w:r>
      <w:r w:rsidR="00AA71D3" w:rsidRPr="00ED3618">
        <w:rPr>
          <w:rFonts w:ascii="Times New Roman" w:hAnsi="Times New Roman" w:cs="Times New Roman"/>
          <w:sz w:val="28"/>
          <w:szCs w:val="28"/>
          <w:lang w:val="vi-VN"/>
        </w:rPr>
        <w:t xml:space="preserve"> môi trường được </w:t>
      </w:r>
      <w:r w:rsidRPr="00ED3618">
        <w:rPr>
          <w:rFonts w:ascii="Times New Roman" w:hAnsi="Times New Roman" w:cs="Times New Roman"/>
          <w:sz w:val="28"/>
          <w:szCs w:val="28"/>
          <w:lang w:val="vi-VN"/>
        </w:rPr>
        <w:t xml:space="preserve">thiết kế xây dựng </w:t>
      </w:r>
      <w:r w:rsidR="007545E8" w:rsidRPr="00ED3618">
        <w:rPr>
          <w:rFonts w:ascii="Times New Roman" w:hAnsi="Times New Roman" w:cs="Times New Roman"/>
          <w:sz w:val="28"/>
          <w:szCs w:val="28"/>
          <w:lang w:val="vi-VN"/>
        </w:rPr>
        <w:t>phù hợp với mục tiêu quan trắc môi trườ</w:t>
      </w:r>
      <w:r w:rsidR="00342EC1" w:rsidRPr="00ED3618">
        <w:rPr>
          <w:rFonts w:ascii="Times New Roman" w:hAnsi="Times New Roman" w:cs="Times New Roman"/>
          <w:sz w:val="28"/>
          <w:szCs w:val="28"/>
          <w:lang w:val="vi-VN"/>
        </w:rPr>
        <w:t xml:space="preserve">ng. Việc xác định mục tiêu quan trắc môi trường phải căn cứ vào </w:t>
      </w:r>
      <w:r w:rsidR="0061411E" w:rsidRPr="00ED3618">
        <w:rPr>
          <w:rFonts w:ascii="Times New Roman" w:hAnsi="Times New Roman" w:cs="Times New Roman"/>
          <w:sz w:val="28"/>
          <w:szCs w:val="28"/>
          <w:lang w:val="vi-VN"/>
        </w:rPr>
        <w:t xml:space="preserve">chính sách, pháp luật về bảo vệ môi trường hiện hành, </w:t>
      </w:r>
      <w:r w:rsidR="00342EC1" w:rsidRPr="00ED3618">
        <w:rPr>
          <w:rFonts w:ascii="Times New Roman" w:hAnsi="Times New Roman" w:cs="Times New Roman"/>
          <w:sz w:val="28"/>
          <w:szCs w:val="28"/>
          <w:lang w:val="vi-VN"/>
        </w:rPr>
        <w:t xml:space="preserve">chiến lược, quy hoạch, kế hoạch quản lý và bảo vệ môi trường, quy hoạch mạng lưới quan trắc môi trường, </w:t>
      </w:r>
      <w:r w:rsidR="0061411E" w:rsidRPr="00ED3618">
        <w:rPr>
          <w:rFonts w:ascii="Times New Roman" w:hAnsi="Times New Roman" w:cs="Times New Roman"/>
          <w:sz w:val="28"/>
          <w:szCs w:val="28"/>
          <w:lang w:val="vi-VN"/>
        </w:rPr>
        <w:t xml:space="preserve">thông tin cần thu thập </w:t>
      </w:r>
      <w:r w:rsidR="00342EC1" w:rsidRPr="00ED3618">
        <w:rPr>
          <w:rFonts w:ascii="Times New Roman" w:hAnsi="Times New Roman" w:cs="Times New Roman"/>
          <w:sz w:val="28"/>
          <w:szCs w:val="28"/>
          <w:lang w:val="vi-VN"/>
        </w:rPr>
        <w:t>theo</w:t>
      </w:r>
      <w:r w:rsidR="0061411E" w:rsidRPr="00ED3618">
        <w:rPr>
          <w:rFonts w:ascii="Times New Roman" w:hAnsi="Times New Roman" w:cs="Times New Roman"/>
          <w:sz w:val="28"/>
          <w:szCs w:val="28"/>
          <w:lang w:val="vi-VN"/>
        </w:rPr>
        <w:t xml:space="preserve"> yêu cầu của cơ quan nhà nước về môi trường. </w:t>
      </w:r>
    </w:p>
    <w:p w14:paraId="3B8A4AB2" w14:textId="77777777" w:rsidR="00B85579" w:rsidRPr="00ED3618" w:rsidRDefault="00834BE4" w:rsidP="003957E0">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2. </w:t>
      </w:r>
      <w:r w:rsidR="00B85579" w:rsidRPr="00ED3618">
        <w:rPr>
          <w:rFonts w:ascii="Times New Roman" w:hAnsi="Times New Roman" w:cs="Times New Roman"/>
          <w:sz w:val="28"/>
          <w:szCs w:val="28"/>
          <w:lang w:val="vi-VN"/>
        </w:rPr>
        <w:t>Căn cứ vào mục tiêu quan trắc môi trường, các quy chuẩn kỹ thuật quốc gia hiện hành và yêu cầu của cơ quan có thẩm quyền để xác định các thông số cần quan trắc đưa vào chương trình quan trắc với tần suất phù hợ</w:t>
      </w:r>
      <w:r w:rsidR="002F0834" w:rsidRPr="00ED3618">
        <w:rPr>
          <w:rFonts w:ascii="Times New Roman" w:hAnsi="Times New Roman" w:cs="Times New Roman"/>
          <w:sz w:val="28"/>
          <w:szCs w:val="28"/>
          <w:lang w:val="vi-VN"/>
        </w:rPr>
        <w:t>p, đáp ứng mục tiêu quan quan trắc, thời gian, tần suất, thành phần và thông số quan trắc hợp lý, tối ưu.</w:t>
      </w:r>
    </w:p>
    <w:p w14:paraId="43605B04" w14:textId="77777777" w:rsidR="0061411E" w:rsidRPr="00ED3618" w:rsidRDefault="00834BE4" w:rsidP="003957E0">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3. </w:t>
      </w:r>
      <w:r w:rsidR="007545E8" w:rsidRPr="00ED3618">
        <w:rPr>
          <w:rFonts w:ascii="Times New Roman" w:hAnsi="Times New Roman" w:cs="Times New Roman"/>
          <w:sz w:val="28"/>
          <w:szCs w:val="28"/>
          <w:lang w:val="vi-VN"/>
        </w:rPr>
        <w:t xml:space="preserve">Chương trình quan trắc chất lượng môi trường </w:t>
      </w:r>
      <w:r w:rsidR="00BE3547" w:rsidRPr="00ED3618">
        <w:rPr>
          <w:rFonts w:ascii="Times New Roman" w:hAnsi="Times New Roman" w:cs="Times New Roman"/>
          <w:sz w:val="28"/>
          <w:szCs w:val="28"/>
          <w:lang w:val="vi-VN"/>
        </w:rPr>
        <w:t xml:space="preserve">cấp quốc gia và cấp tỉnh </w:t>
      </w:r>
      <w:r w:rsidR="007545E8" w:rsidRPr="00ED3618">
        <w:rPr>
          <w:rFonts w:ascii="Times New Roman" w:hAnsi="Times New Roman" w:cs="Times New Roman"/>
          <w:sz w:val="28"/>
          <w:szCs w:val="28"/>
          <w:lang w:val="vi-VN"/>
        </w:rPr>
        <w:t xml:space="preserve">phục vụ công tác quản lý nhà nước về môi trường phải </w:t>
      </w:r>
      <w:r w:rsidR="002F0834" w:rsidRPr="00ED3618">
        <w:rPr>
          <w:rFonts w:ascii="Times New Roman" w:hAnsi="Times New Roman" w:cs="Times New Roman"/>
          <w:sz w:val="28"/>
          <w:szCs w:val="28"/>
          <w:lang w:val="vi-VN"/>
        </w:rPr>
        <w:t>t</w:t>
      </w:r>
      <w:r w:rsidR="0061411E" w:rsidRPr="00ED3618">
        <w:rPr>
          <w:rFonts w:ascii="Times New Roman" w:hAnsi="Times New Roman" w:cs="Times New Roman"/>
          <w:sz w:val="28"/>
          <w:szCs w:val="28"/>
          <w:lang w:val="vi-VN"/>
        </w:rPr>
        <w:t>hường xuyên được rà soát, điều chỉnh, bổ sung</w:t>
      </w:r>
      <w:r w:rsidR="002F0834" w:rsidRPr="00ED3618">
        <w:rPr>
          <w:rFonts w:ascii="Times New Roman" w:hAnsi="Times New Roman" w:cs="Times New Roman"/>
          <w:sz w:val="28"/>
          <w:szCs w:val="28"/>
          <w:lang w:val="vi-VN"/>
        </w:rPr>
        <w:t xml:space="preserve"> trên nguyên tắc duy trì, mở rộng điểm quan trắc </w:t>
      </w:r>
      <w:r w:rsidR="00314F7C" w:rsidRPr="00ED3618">
        <w:rPr>
          <w:rFonts w:ascii="Times New Roman" w:hAnsi="Times New Roman" w:cs="Times New Roman"/>
          <w:sz w:val="28"/>
          <w:szCs w:val="28"/>
          <w:lang w:val="vi-VN"/>
        </w:rPr>
        <w:t>phù hợp với quy hoạch mạng lưới quan trắc môi trường</w:t>
      </w:r>
      <w:r w:rsidR="0061411E" w:rsidRPr="00ED3618">
        <w:rPr>
          <w:rFonts w:ascii="Times New Roman" w:hAnsi="Times New Roman" w:cs="Times New Roman"/>
          <w:sz w:val="28"/>
          <w:szCs w:val="28"/>
          <w:lang w:val="vi-VN"/>
        </w:rPr>
        <w:t xml:space="preserve">. </w:t>
      </w:r>
    </w:p>
    <w:p w14:paraId="629085D0" w14:textId="77777777" w:rsidR="0061411E" w:rsidRPr="00ED3618" w:rsidRDefault="00834BE4" w:rsidP="003957E0">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4. </w:t>
      </w:r>
      <w:r w:rsidR="00314F7C" w:rsidRPr="00ED3618">
        <w:rPr>
          <w:rFonts w:ascii="Times New Roman" w:hAnsi="Times New Roman" w:cs="Times New Roman"/>
          <w:sz w:val="28"/>
          <w:szCs w:val="28"/>
          <w:lang w:val="vi-VN"/>
        </w:rPr>
        <w:t xml:space="preserve">Thiết kế chương trình quan trắc môi trường </w:t>
      </w:r>
      <w:r w:rsidR="00B93CFE" w:rsidRPr="00ED3618">
        <w:rPr>
          <w:rFonts w:ascii="Times New Roman" w:hAnsi="Times New Roman" w:cs="Times New Roman"/>
          <w:sz w:val="28"/>
          <w:szCs w:val="28"/>
          <w:lang w:val="vi-VN"/>
        </w:rPr>
        <w:t xml:space="preserve">phải bao gồm việc lập kế hoạch thực hiện bảo đảm chất lượng và kiểm soát chất lượng </w:t>
      </w:r>
      <w:r w:rsidR="00314F7C" w:rsidRPr="00ED3618">
        <w:rPr>
          <w:rFonts w:ascii="Times New Roman" w:hAnsi="Times New Roman" w:cs="Times New Roman"/>
          <w:sz w:val="28"/>
          <w:szCs w:val="28"/>
          <w:lang w:val="vi-VN"/>
        </w:rPr>
        <w:t>quy định tại Phụ lục 1 Thông tư này.</w:t>
      </w:r>
    </w:p>
    <w:p w14:paraId="5D6A62D7" w14:textId="77777777" w:rsidR="00981B24" w:rsidRPr="00ED3618" w:rsidRDefault="00981B24" w:rsidP="005368E7">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 xml:space="preserve">Điều </w:t>
      </w:r>
      <w:r w:rsidR="00310AAC" w:rsidRPr="00ED3618">
        <w:rPr>
          <w:rFonts w:ascii="Times New Roman" w:hAnsi="Times New Roman" w:cs="Times New Roman"/>
          <w:b/>
          <w:sz w:val="28"/>
          <w:szCs w:val="28"/>
          <w:lang w:val="vi-VN"/>
        </w:rPr>
        <w:t>6</w:t>
      </w:r>
      <w:r w:rsidRPr="00ED3618">
        <w:rPr>
          <w:rFonts w:ascii="Times New Roman" w:hAnsi="Times New Roman" w:cs="Times New Roman"/>
          <w:b/>
          <w:sz w:val="28"/>
          <w:szCs w:val="28"/>
          <w:lang w:val="vi-VN"/>
        </w:rPr>
        <w:t xml:space="preserve">. Quan trắc không khí </w:t>
      </w:r>
      <w:r w:rsidR="00310AAC" w:rsidRPr="00ED3618">
        <w:rPr>
          <w:rFonts w:ascii="Times New Roman" w:hAnsi="Times New Roman" w:cs="Times New Roman"/>
          <w:b/>
          <w:sz w:val="28"/>
          <w:szCs w:val="28"/>
          <w:lang w:val="vi-VN"/>
        </w:rPr>
        <w:t>xung quanh</w:t>
      </w:r>
    </w:p>
    <w:p w14:paraId="555EA99F" w14:textId="77777777" w:rsidR="00465FD3" w:rsidRPr="00ED3618" w:rsidRDefault="000C609B" w:rsidP="003957E0">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1. Thông số quan trắc môi trường không khí xung quanh bao gồm: các thông số khí tượng (hướng gió, tốc độ gió, nhiệt độ, độ ẩm tương đối, áp suất), SO</w:t>
      </w:r>
      <w:r w:rsidRPr="00ED3618">
        <w:rPr>
          <w:rFonts w:ascii="Times New Roman" w:hAnsi="Times New Roman" w:cs="Times New Roman"/>
          <w:sz w:val="28"/>
          <w:szCs w:val="28"/>
          <w:vertAlign w:val="subscript"/>
          <w:lang w:val="vi-VN"/>
        </w:rPr>
        <w:t>2</w:t>
      </w:r>
      <w:r w:rsidRPr="00ED3618">
        <w:rPr>
          <w:rFonts w:ascii="Times New Roman" w:hAnsi="Times New Roman" w:cs="Times New Roman"/>
          <w:sz w:val="28"/>
          <w:szCs w:val="28"/>
          <w:lang w:val="vi-VN"/>
        </w:rPr>
        <w:t>, CO, NO</w:t>
      </w:r>
      <w:r w:rsidRPr="00ED3618">
        <w:rPr>
          <w:rFonts w:ascii="Times New Roman" w:hAnsi="Times New Roman" w:cs="Times New Roman"/>
          <w:sz w:val="28"/>
          <w:szCs w:val="28"/>
          <w:vertAlign w:val="subscript"/>
          <w:lang w:val="vi-VN"/>
        </w:rPr>
        <w:t>2</w:t>
      </w:r>
      <w:r w:rsidRPr="00ED3618">
        <w:rPr>
          <w:rFonts w:ascii="Times New Roman" w:hAnsi="Times New Roman" w:cs="Times New Roman"/>
          <w:sz w:val="28"/>
          <w:szCs w:val="28"/>
          <w:lang w:val="vi-VN"/>
        </w:rPr>
        <w:t>, O</w:t>
      </w:r>
      <w:r w:rsidRPr="00ED3618">
        <w:rPr>
          <w:rFonts w:ascii="Times New Roman" w:hAnsi="Times New Roman" w:cs="Times New Roman"/>
          <w:sz w:val="28"/>
          <w:szCs w:val="28"/>
          <w:vertAlign w:val="subscript"/>
          <w:lang w:val="vi-VN"/>
        </w:rPr>
        <w:t>3</w:t>
      </w:r>
      <w:r w:rsidRPr="00ED3618">
        <w:rPr>
          <w:rFonts w:ascii="Times New Roman" w:hAnsi="Times New Roman" w:cs="Times New Roman"/>
          <w:sz w:val="28"/>
          <w:szCs w:val="28"/>
          <w:lang w:val="vi-VN"/>
        </w:rPr>
        <w:t>, H</w:t>
      </w:r>
      <w:r w:rsidRPr="00ED3618">
        <w:rPr>
          <w:rFonts w:ascii="Times New Roman" w:hAnsi="Times New Roman" w:cs="Times New Roman"/>
          <w:sz w:val="28"/>
          <w:szCs w:val="28"/>
          <w:vertAlign w:val="subscript"/>
          <w:lang w:val="vi-VN"/>
        </w:rPr>
        <w:t>2</w:t>
      </w:r>
      <w:r w:rsidRPr="00ED3618">
        <w:rPr>
          <w:rFonts w:ascii="Times New Roman" w:hAnsi="Times New Roman" w:cs="Times New Roman"/>
          <w:sz w:val="28"/>
          <w:szCs w:val="28"/>
          <w:lang w:val="vi-VN"/>
        </w:rPr>
        <w:t>S, NH</w:t>
      </w:r>
      <w:r w:rsidRPr="00ED3618">
        <w:rPr>
          <w:rFonts w:ascii="Times New Roman" w:hAnsi="Times New Roman" w:cs="Times New Roman"/>
          <w:sz w:val="28"/>
          <w:szCs w:val="28"/>
          <w:vertAlign w:val="subscript"/>
          <w:lang w:val="vi-VN"/>
        </w:rPr>
        <w:t>3</w:t>
      </w:r>
      <w:r w:rsidRPr="00ED3618">
        <w:rPr>
          <w:rFonts w:ascii="Times New Roman" w:hAnsi="Times New Roman" w:cs="Times New Roman"/>
          <w:sz w:val="28"/>
          <w:szCs w:val="28"/>
          <w:lang w:val="vi-VN"/>
        </w:rPr>
        <w:t>, benzen, toluen, xylen, styren, acetonitril, benzidin, naphtalen, acetaldehyde, anilin, cloroform, formaldehyt</w:t>
      </w:r>
      <w:r w:rsidR="00D01C54" w:rsidRPr="00ED3618">
        <w:rPr>
          <w:rFonts w:ascii="Times New Roman" w:hAnsi="Times New Roman" w:cs="Times New Roman"/>
          <w:sz w:val="28"/>
          <w:szCs w:val="28"/>
          <w:lang w:val="vi-VN"/>
        </w:rPr>
        <w:t>, tetracloetylen, vinyl clorua,</w:t>
      </w:r>
      <w:r w:rsidR="003D5A7F" w:rsidRPr="00ED3618">
        <w:rPr>
          <w:rFonts w:ascii="Times New Roman" w:hAnsi="Times New Roman" w:cs="Times New Roman"/>
          <w:sz w:val="28"/>
          <w:szCs w:val="28"/>
          <w:lang w:val="vi-VN"/>
        </w:rPr>
        <w:t xml:space="preserve"> </w:t>
      </w:r>
      <w:r w:rsidRPr="00ED3618">
        <w:rPr>
          <w:rFonts w:ascii="Times New Roman" w:hAnsi="Times New Roman" w:cs="Times New Roman"/>
          <w:sz w:val="28"/>
          <w:szCs w:val="28"/>
          <w:lang w:val="vi-VN"/>
        </w:rPr>
        <w:t>phenol, CH</w:t>
      </w:r>
      <w:r w:rsidRPr="00ED3618">
        <w:rPr>
          <w:rFonts w:ascii="Times New Roman" w:hAnsi="Times New Roman" w:cs="Times New Roman"/>
          <w:sz w:val="28"/>
          <w:szCs w:val="28"/>
          <w:vertAlign w:val="subscript"/>
          <w:lang w:val="vi-VN"/>
        </w:rPr>
        <w:t>4</w:t>
      </w:r>
      <w:r w:rsidRPr="00ED3618">
        <w:rPr>
          <w:rFonts w:ascii="Times New Roman" w:hAnsi="Times New Roman" w:cs="Times New Roman"/>
          <w:sz w:val="28"/>
          <w:szCs w:val="28"/>
          <w:lang w:val="vi-VN"/>
        </w:rPr>
        <w:t>, methyl mercaptan, acrylonitril, acrolein, hydrocacbin,</w:t>
      </w:r>
      <w:r w:rsidR="00AC4DB3" w:rsidRPr="00ED3618">
        <w:rPr>
          <w:rFonts w:ascii="Times New Roman" w:hAnsi="Times New Roman" w:cs="Times New Roman"/>
          <w:sz w:val="28"/>
          <w:szCs w:val="28"/>
          <w:lang w:val="vi-VN"/>
        </w:rPr>
        <w:t xml:space="preserve"> </w:t>
      </w:r>
      <w:r w:rsidRPr="00ED3618">
        <w:rPr>
          <w:rFonts w:ascii="Times New Roman" w:hAnsi="Times New Roman" w:cs="Times New Roman"/>
          <w:sz w:val="28"/>
          <w:szCs w:val="28"/>
          <w:lang w:val="vi-VN"/>
        </w:rPr>
        <w:t>n-octan, xyanua, PAHs, cylohexan, n-heptan, Cl</w:t>
      </w:r>
      <w:r w:rsidRPr="00ED3618">
        <w:rPr>
          <w:rFonts w:ascii="Times New Roman" w:hAnsi="Times New Roman" w:cs="Times New Roman"/>
          <w:sz w:val="28"/>
          <w:szCs w:val="28"/>
          <w:vertAlign w:val="subscript"/>
          <w:lang w:val="vi-VN"/>
        </w:rPr>
        <w:t>2</w:t>
      </w:r>
      <w:r w:rsidRPr="00ED3618">
        <w:rPr>
          <w:rFonts w:ascii="Times New Roman" w:hAnsi="Times New Roman" w:cs="Times New Roman"/>
          <w:sz w:val="28"/>
          <w:szCs w:val="28"/>
          <w:lang w:val="vi-VN"/>
        </w:rPr>
        <w:t>, HF, HCN, H</w:t>
      </w:r>
      <w:r w:rsidRPr="00ED3618">
        <w:rPr>
          <w:rFonts w:ascii="Times New Roman" w:hAnsi="Times New Roman" w:cs="Times New Roman"/>
          <w:sz w:val="28"/>
          <w:szCs w:val="28"/>
          <w:vertAlign w:val="subscript"/>
          <w:lang w:val="vi-VN"/>
        </w:rPr>
        <w:t>3</w:t>
      </w:r>
      <w:r w:rsidRPr="00ED3618">
        <w:rPr>
          <w:rFonts w:ascii="Times New Roman" w:hAnsi="Times New Roman" w:cs="Times New Roman"/>
          <w:sz w:val="28"/>
          <w:szCs w:val="28"/>
          <w:lang w:val="vi-VN"/>
        </w:rPr>
        <w:t>PO</w:t>
      </w:r>
      <w:r w:rsidRPr="00ED3618">
        <w:rPr>
          <w:rFonts w:ascii="Times New Roman" w:hAnsi="Times New Roman" w:cs="Times New Roman"/>
          <w:sz w:val="28"/>
          <w:szCs w:val="28"/>
          <w:vertAlign w:val="subscript"/>
          <w:lang w:val="vi-VN"/>
        </w:rPr>
        <w:t>4</w:t>
      </w:r>
      <w:r w:rsidRPr="00ED3618">
        <w:rPr>
          <w:rFonts w:ascii="Times New Roman" w:hAnsi="Times New Roman" w:cs="Times New Roman"/>
          <w:sz w:val="28"/>
          <w:szCs w:val="28"/>
          <w:lang w:val="vi-VN"/>
        </w:rPr>
        <w:t>, H</w:t>
      </w:r>
      <w:r w:rsidRPr="00ED3618">
        <w:rPr>
          <w:rFonts w:ascii="Times New Roman" w:hAnsi="Times New Roman" w:cs="Times New Roman"/>
          <w:sz w:val="28"/>
          <w:szCs w:val="28"/>
          <w:vertAlign w:val="subscript"/>
          <w:lang w:val="vi-VN"/>
        </w:rPr>
        <w:t>2</w:t>
      </w:r>
      <w:r w:rsidRPr="00ED3618">
        <w:rPr>
          <w:rFonts w:ascii="Times New Roman" w:hAnsi="Times New Roman" w:cs="Times New Roman"/>
          <w:sz w:val="28"/>
          <w:szCs w:val="28"/>
          <w:lang w:val="vi-VN"/>
        </w:rPr>
        <w:t>SO</w:t>
      </w:r>
      <w:r w:rsidRPr="00ED3618">
        <w:rPr>
          <w:rFonts w:ascii="Times New Roman" w:hAnsi="Times New Roman" w:cs="Times New Roman"/>
          <w:sz w:val="28"/>
          <w:szCs w:val="28"/>
          <w:vertAlign w:val="subscript"/>
          <w:lang w:val="vi-VN"/>
        </w:rPr>
        <w:t>4</w:t>
      </w:r>
      <w:r w:rsidRPr="00ED3618">
        <w:rPr>
          <w:rFonts w:ascii="Times New Roman" w:hAnsi="Times New Roman" w:cs="Times New Roman"/>
          <w:sz w:val="28"/>
          <w:szCs w:val="28"/>
          <w:lang w:val="vi-VN"/>
        </w:rPr>
        <w:t>, HBr, HNO</w:t>
      </w:r>
      <w:r w:rsidRPr="00ED3618">
        <w:rPr>
          <w:rFonts w:ascii="Times New Roman" w:hAnsi="Times New Roman" w:cs="Times New Roman"/>
          <w:sz w:val="28"/>
          <w:szCs w:val="28"/>
          <w:vertAlign w:val="subscript"/>
          <w:lang w:val="vi-VN"/>
        </w:rPr>
        <w:t>3</w:t>
      </w:r>
      <w:r w:rsidRPr="00ED3618">
        <w:rPr>
          <w:rFonts w:ascii="Times New Roman" w:hAnsi="Times New Roman" w:cs="Times New Roman"/>
          <w:sz w:val="28"/>
          <w:szCs w:val="28"/>
          <w:lang w:val="vi-VN"/>
        </w:rPr>
        <w:t xml:space="preserve">, HCl, Ni, Hg, Mn, As, Cd, </w:t>
      </w:r>
      <w:r w:rsidR="00470624" w:rsidRPr="00ED3618">
        <w:rPr>
          <w:rFonts w:ascii="Times New Roman" w:hAnsi="Times New Roman" w:cs="Times New Roman"/>
          <w:sz w:val="28"/>
          <w:szCs w:val="28"/>
          <w:lang w:val="vi-VN"/>
        </w:rPr>
        <w:t>Cr</w:t>
      </w:r>
      <w:r w:rsidR="00470624" w:rsidRPr="00ED3618">
        <w:rPr>
          <w:rFonts w:ascii="Times New Roman" w:hAnsi="Times New Roman" w:cs="Times New Roman"/>
          <w:sz w:val="28"/>
          <w:szCs w:val="28"/>
          <w:vertAlign w:val="superscript"/>
          <w:lang w:val="vi-VN"/>
        </w:rPr>
        <w:t>6+</w:t>
      </w:r>
      <w:r w:rsidRPr="00ED3618">
        <w:rPr>
          <w:rFonts w:ascii="Times New Roman" w:hAnsi="Times New Roman" w:cs="Times New Roman"/>
          <w:sz w:val="28"/>
          <w:szCs w:val="28"/>
          <w:lang w:val="vi-VN"/>
        </w:rPr>
        <w:t>, asin (AsH</w:t>
      </w:r>
      <w:r w:rsidRPr="00ED3618">
        <w:rPr>
          <w:rFonts w:ascii="Times New Roman" w:hAnsi="Times New Roman" w:cs="Times New Roman"/>
          <w:sz w:val="28"/>
          <w:szCs w:val="28"/>
          <w:vertAlign w:val="subscript"/>
          <w:lang w:val="vi-VN"/>
        </w:rPr>
        <w:t>3</w:t>
      </w:r>
      <w:r w:rsidRPr="00ED3618">
        <w:rPr>
          <w:rFonts w:ascii="Times New Roman" w:hAnsi="Times New Roman" w:cs="Times New Roman"/>
          <w:sz w:val="28"/>
          <w:szCs w:val="28"/>
          <w:lang w:val="vi-VN"/>
        </w:rPr>
        <w:t>), tổng bụi lơ lửng (TSP), PM</w:t>
      </w:r>
      <w:r w:rsidRPr="00ED3618">
        <w:rPr>
          <w:rFonts w:ascii="Times New Roman" w:hAnsi="Times New Roman" w:cs="Times New Roman"/>
          <w:sz w:val="28"/>
          <w:szCs w:val="28"/>
          <w:vertAlign w:val="subscript"/>
          <w:lang w:val="vi-VN"/>
        </w:rPr>
        <w:t>10</w:t>
      </w:r>
      <w:r w:rsidRPr="00ED3618">
        <w:rPr>
          <w:rFonts w:ascii="Times New Roman" w:hAnsi="Times New Roman" w:cs="Times New Roman"/>
          <w:sz w:val="28"/>
          <w:szCs w:val="28"/>
          <w:lang w:val="vi-VN"/>
        </w:rPr>
        <w:t>, PM</w:t>
      </w:r>
      <w:r w:rsidRPr="00ED3618">
        <w:rPr>
          <w:rFonts w:ascii="Times New Roman" w:hAnsi="Times New Roman" w:cs="Times New Roman"/>
          <w:sz w:val="28"/>
          <w:szCs w:val="28"/>
          <w:vertAlign w:val="subscript"/>
          <w:lang w:val="vi-VN"/>
        </w:rPr>
        <w:t>2</w:t>
      </w:r>
      <w:r w:rsidR="00FE1B42" w:rsidRPr="00ED3618">
        <w:rPr>
          <w:rFonts w:ascii="Times New Roman" w:hAnsi="Times New Roman" w:cs="Times New Roman"/>
          <w:sz w:val="28"/>
          <w:szCs w:val="28"/>
          <w:vertAlign w:val="subscript"/>
          <w:lang w:val="vi-VN"/>
        </w:rPr>
        <w:t>.</w:t>
      </w:r>
      <w:r w:rsidRPr="00ED3618">
        <w:rPr>
          <w:rFonts w:ascii="Times New Roman" w:hAnsi="Times New Roman" w:cs="Times New Roman"/>
          <w:sz w:val="28"/>
          <w:szCs w:val="28"/>
          <w:vertAlign w:val="subscript"/>
          <w:lang w:val="vi-VN"/>
        </w:rPr>
        <w:t>5</w:t>
      </w:r>
      <w:r w:rsidRPr="00ED3618">
        <w:rPr>
          <w:rFonts w:ascii="Times New Roman" w:hAnsi="Times New Roman" w:cs="Times New Roman"/>
          <w:sz w:val="28"/>
          <w:szCs w:val="28"/>
          <w:lang w:val="vi-VN"/>
        </w:rPr>
        <w:t>, Pb, tổng polyclobiphenyl (PCB</w:t>
      </w:r>
      <w:r w:rsidR="00FA7414" w:rsidRPr="00ED3618">
        <w:rPr>
          <w:rFonts w:ascii="Times New Roman" w:hAnsi="Times New Roman" w:cs="Times New Roman"/>
          <w:sz w:val="28"/>
          <w:szCs w:val="28"/>
          <w:lang w:val="vi-VN"/>
        </w:rPr>
        <w:t>s</w:t>
      </w:r>
      <w:r w:rsidRPr="00ED3618">
        <w:rPr>
          <w:rFonts w:ascii="Times New Roman" w:hAnsi="Times New Roman" w:cs="Times New Roman"/>
          <w:sz w:val="28"/>
          <w:szCs w:val="28"/>
          <w:lang w:val="vi-VN"/>
        </w:rPr>
        <w:t>), tổng dioxin/furan (PCDD/PCDF), các hợp chất polyclobiphenyl tương tự dioxin (dl-PCB</w:t>
      </w:r>
      <w:r w:rsidR="00FA7414" w:rsidRPr="00ED3618">
        <w:rPr>
          <w:rFonts w:ascii="Times New Roman" w:hAnsi="Times New Roman" w:cs="Times New Roman"/>
          <w:sz w:val="28"/>
          <w:szCs w:val="28"/>
          <w:lang w:val="vi-VN"/>
        </w:rPr>
        <w:t>s</w:t>
      </w:r>
      <w:r w:rsidRPr="00ED3618">
        <w:rPr>
          <w:rFonts w:ascii="Times New Roman" w:hAnsi="Times New Roman" w:cs="Times New Roman"/>
          <w:sz w:val="28"/>
          <w:szCs w:val="28"/>
          <w:lang w:val="vi-VN"/>
        </w:rPr>
        <w:t>)</w:t>
      </w:r>
      <w:r w:rsidR="00C926AA" w:rsidRPr="00ED3618">
        <w:rPr>
          <w:rFonts w:ascii="Times New Roman" w:hAnsi="Times New Roman" w:cs="Times New Roman"/>
          <w:sz w:val="28"/>
          <w:szCs w:val="28"/>
          <w:lang w:val="vi-VN"/>
        </w:rPr>
        <w:t xml:space="preserve"> </w:t>
      </w:r>
      <w:r w:rsidR="00C926AA" w:rsidRPr="00ED3618">
        <w:rPr>
          <w:rFonts w:ascii="Times New Roman" w:hAnsi="Times New Roman" w:cs="Times New Roman"/>
          <w:color w:val="548DD4" w:themeColor="text2" w:themeTint="99"/>
          <w:sz w:val="28"/>
          <w:szCs w:val="28"/>
          <w:lang w:val="vi-VN"/>
        </w:rPr>
        <w:t xml:space="preserve">và các thông số khác theo yêu cầu của </w:t>
      </w:r>
      <w:r w:rsidR="00C926AA" w:rsidRPr="00ED3618">
        <w:rPr>
          <w:rFonts w:ascii="Times New Roman" w:hAnsi="Times New Roman" w:cs="Times New Roman"/>
          <w:color w:val="548DD4" w:themeColor="text2" w:themeTint="99"/>
          <w:sz w:val="28"/>
          <w:szCs w:val="28"/>
          <w:lang w:val="vi-VN"/>
        </w:rPr>
        <w:lastRenderedPageBreak/>
        <w:t>chương trình quan trắc</w:t>
      </w:r>
      <w:r w:rsidR="0029596B" w:rsidRPr="00ED3618">
        <w:rPr>
          <w:rFonts w:ascii="Times New Roman" w:hAnsi="Times New Roman" w:cs="Times New Roman"/>
          <w:color w:val="548DD4" w:themeColor="text2" w:themeTint="99"/>
          <w:sz w:val="28"/>
          <w:szCs w:val="28"/>
          <w:lang w:val="vi-VN"/>
        </w:rPr>
        <w:t xml:space="preserve"> môi</w:t>
      </w:r>
      <w:r w:rsidR="00C926AA" w:rsidRPr="00ED3618">
        <w:rPr>
          <w:rFonts w:ascii="Times New Roman" w:hAnsi="Times New Roman" w:cs="Times New Roman"/>
          <w:color w:val="548DD4" w:themeColor="text2" w:themeTint="99"/>
          <w:sz w:val="28"/>
          <w:szCs w:val="28"/>
          <w:lang w:val="vi-VN"/>
        </w:rPr>
        <w:t xml:space="preserve"> trường</w:t>
      </w:r>
      <w:r w:rsidRPr="00ED3618">
        <w:rPr>
          <w:rFonts w:ascii="Times New Roman" w:hAnsi="Times New Roman" w:cs="Times New Roman"/>
          <w:sz w:val="28"/>
          <w:szCs w:val="28"/>
          <w:lang w:val="vi-VN"/>
        </w:rPr>
        <w:t xml:space="preserve">. </w:t>
      </w:r>
      <w:r w:rsidR="0010226C" w:rsidRPr="00ED3618">
        <w:rPr>
          <w:rFonts w:ascii="Times New Roman" w:hAnsi="Times New Roman" w:cs="Times New Roman"/>
          <w:sz w:val="28"/>
          <w:szCs w:val="28"/>
          <w:lang w:val="vi-VN"/>
        </w:rPr>
        <w:t xml:space="preserve">Thông số quan trắc và phương pháp quan trắc không khí </w:t>
      </w:r>
      <w:r w:rsidRPr="00ED3618">
        <w:rPr>
          <w:rFonts w:ascii="Times New Roman" w:hAnsi="Times New Roman" w:cs="Times New Roman"/>
          <w:sz w:val="28"/>
          <w:szCs w:val="28"/>
          <w:lang w:val="vi-VN"/>
        </w:rPr>
        <w:t xml:space="preserve">xung quanh </w:t>
      </w:r>
      <w:r w:rsidR="0010226C" w:rsidRPr="00ED3618">
        <w:rPr>
          <w:rFonts w:ascii="Times New Roman" w:hAnsi="Times New Roman" w:cs="Times New Roman"/>
          <w:sz w:val="28"/>
          <w:szCs w:val="28"/>
          <w:lang w:val="vi-VN"/>
        </w:rPr>
        <w:t>quy định tạ</w:t>
      </w:r>
      <w:r w:rsidR="00981B24" w:rsidRPr="00ED3618">
        <w:rPr>
          <w:rFonts w:ascii="Times New Roman" w:hAnsi="Times New Roman" w:cs="Times New Roman"/>
          <w:sz w:val="28"/>
          <w:szCs w:val="28"/>
          <w:lang w:val="vi-VN"/>
        </w:rPr>
        <w:t>i P</w:t>
      </w:r>
      <w:r w:rsidR="0010226C" w:rsidRPr="00ED3618">
        <w:rPr>
          <w:rFonts w:ascii="Times New Roman" w:hAnsi="Times New Roman" w:cs="Times New Roman"/>
          <w:sz w:val="28"/>
          <w:szCs w:val="28"/>
          <w:lang w:val="vi-VN"/>
        </w:rPr>
        <w:t>hụ lụ</w:t>
      </w:r>
      <w:r w:rsidR="00834BE4" w:rsidRPr="00ED3618">
        <w:rPr>
          <w:rFonts w:ascii="Times New Roman" w:hAnsi="Times New Roman" w:cs="Times New Roman"/>
          <w:sz w:val="28"/>
          <w:szCs w:val="28"/>
          <w:lang w:val="vi-VN"/>
        </w:rPr>
        <w:t>c 2</w:t>
      </w:r>
      <w:r w:rsidR="00981B24" w:rsidRPr="00ED3618">
        <w:rPr>
          <w:rFonts w:ascii="Times New Roman" w:hAnsi="Times New Roman" w:cs="Times New Roman"/>
          <w:sz w:val="28"/>
          <w:szCs w:val="28"/>
          <w:lang w:val="vi-VN"/>
        </w:rPr>
        <w:t>.1</w:t>
      </w:r>
      <w:r w:rsidR="00D87C9F" w:rsidRPr="00ED3618">
        <w:rPr>
          <w:rFonts w:ascii="Times New Roman" w:hAnsi="Times New Roman" w:cs="Times New Roman"/>
          <w:sz w:val="28"/>
          <w:szCs w:val="28"/>
          <w:lang w:val="vi-VN"/>
        </w:rPr>
        <w:t xml:space="preserve"> Thông tư này</w:t>
      </w:r>
      <w:r w:rsidR="0010226C" w:rsidRPr="00ED3618">
        <w:rPr>
          <w:rFonts w:ascii="Times New Roman" w:hAnsi="Times New Roman" w:cs="Times New Roman"/>
          <w:sz w:val="28"/>
          <w:szCs w:val="28"/>
          <w:lang w:val="vi-VN"/>
        </w:rPr>
        <w:t>.</w:t>
      </w:r>
    </w:p>
    <w:p w14:paraId="2B9E1899" w14:textId="77777777" w:rsidR="0010226C" w:rsidRPr="00ED3618" w:rsidRDefault="006A7FEC" w:rsidP="003957E0">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ab/>
      </w:r>
      <w:r w:rsidR="000C609B" w:rsidRPr="00ED3618">
        <w:rPr>
          <w:rFonts w:ascii="Times New Roman" w:hAnsi="Times New Roman" w:cs="Times New Roman"/>
          <w:sz w:val="28"/>
          <w:szCs w:val="28"/>
          <w:lang w:val="vi-VN"/>
        </w:rPr>
        <w:t xml:space="preserve">2. </w:t>
      </w:r>
      <w:r w:rsidR="0010226C" w:rsidRPr="00ED3618">
        <w:rPr>
          <w:rFonts w:ascii="Times New Roman" w:hAnsi="Times New Roman" w:cs="Times New Roman"/>
          <w:sz w:val="28"/>
          <w:szCs w:val="28"/>
          <w:lang w:val="vi-VN"/>
        </w:rPr>
        <w:t xml:space="preserve">Đối với chương trình quan trắc </w:t>
      </w:r>
      <w:r w:rsidRPr="00ED3618">
        <w:rPr>
          <w:rFonts w:ascii="Times New Roman" w:hAnsi="Times New Roman" w:cs="Times New Roman"/>
          <w:sz w:val="28"/>
          <w:szCs w:val="28"/>
          <w:lang w:val="vi-VN"/>
        </w:rPr>
        <w:t>môi trường cấp quốc gia và cấp tỉnh</w:t>
      </w:r>
      <w:r w:rsidR="00D87C9F" w:rsidRPr="00ED3618">
        <w:rPr>
          <w:rFonts w:ascii="Times New Roman" w:hAnsi="Times New Roman" w:cs="Times New Roman"/>
          <w:sz w:val="28"/>
          <w:szCs w:val="28"/>
          <w:lang w:val="vi-VN"/>
        </w:rPr>
        <w:t>,</w:t>
      </w:r>
      <w:r w:rsidR="0010226C" w:rsidRPr="00ED3618">
        <w:rPr>
          <w:rFonts w:ascii="Times New Roman" w:hAnsi="Times New Roman" w:cs="Times New Roman"/>
          <w:sz w:val="28"/>
          <w:szCs w:val="28"/>
          <w:lang w:val="vi-VN"/>
        </w:rPr>
        <w:t xml:space="preserve"> </w:t>
      </w:r>
      <w:r w:rsidR="000C609B" w:rsidRPr="00ED3618">
        <w:rPr>
          <w:rFonts w:ascii="Times New Roman" w:hAnsi="Times New Roman" w:cs="Times New Roman"/>
          <w:sz w:val="28"/>
          <w:szCs w:val="28"/>
          <w:lang w:val="vi-VN"/>
        </w:rPr>
        <w:t xml:space="preserve">tối thiểu </w:t>
      </w:r>
      <w:r w:rsidR="00D87C9F" w:rsidRPr="00ED3618">
        <w:rPr>
          <w:rFonts w:ascii="Times New Roman" w:hAnsi="Times New Roman" w:cs="Times New Roman"/>
          <w:sz w:val="28"/>
          <w:szCs w:val="28"/>
          <w:lang w:val="vi-VN"/>
        </w:rPr>
        <w:t>phải lựa chọn các thông số: khí tư</w:t>
      </w:r>
      <w:r w:rsidRPr="00ED3618">
        <w:rPr>
          <w:rFonts w:ascii="Times New Roman" w:hAnsi="Times New Roman" w:cs="Times New Roman"/>
          <w:sz w:val="28"/>
          <w:szCs w:val="28"/>
          <w:lang w:val="vi-VN"/>
        </w:rPr>
        <w:t>ợ</w:t>
      </w:r>
      <w:r w:rsidR="00D87C9F" w:rsidRPr="00ED3618">
        <w:rPr>
          <w:rFonts w:ascii="Times New Roman" w:hAnsi="Times New Roman" w:cs="Times New Roman"/>
          <w:sz w:val="28"/>
          <w:szCs w:val="28"/>
          <w:lang w:val="vi-VN"/>
        </w:rPr>
        <w:t>ng, SO</w:t>
      </w:r>
      <w:r w:rsidR="00D87C9F" w:rsidRPr="00ED3618">
        <w:rPr>
          <w:rFonts w:ascii="Times New Roman" w:hAnsi="Times New Roman" w:cs="Times New Roman"/>
          <w:sz w:val="28"/>
          <w:szCs w:val="28"/>
          <w:vertAlign w:val="subscript"/>
          <w:lang w:val="vi-VN"/>
        </w:rPr>
        <w:t>2</w:t>
      </w:r>
      <w:r w:rsidR="00D87C9F" w:rsidRPr="00ED3618">
        <w:rPr>
          <w:rFonts w:ascii="Times New Roman" w:hAnsi="Times New Roman" w:cs="Times New Roman"/>
          <w:sz w:val="28"/>
          <w:szCs w:val="28"/>
          <w:lang w:val="vi-VN"/>
        </w:rPr>
        <w:t>, CO, NO</w:t>
      </w:r>
      <w:r w:rsidR="00D87C9F" w:rsidRPr="00ED3618">
        <w:rPr>
          <w:rFonts w:ascii="Times New Roman" w:hAnsi="Times New Roman" w:cs="Times New Roman"/>
          <w:sz w:val="28"/>
          <w:szCs w:val="28"/>
          <w:vertAlign w:val="subscript"/>
          <w:lang w:val="vi-VN"/>
        </w:rPr>
        <w:t>2</w:t>
      </w:r>
      <w:r w:rsidR="00D87C9F" w:rsidRPr="00ED3618">
        <w:rPr>
          <w:rFonts w:ascii="Times New Roman" w:hAnsi="Times New Roman" w:cs="Times New Roman"/>
          <w:sz w:val="28"/>
          <w:szCs w:val="28"/>
          <w:lang w:val="vi-VN"/>
        </w:rPr>
        <w:t xml:space="preserve">, </w:t>
      </w:r>
      <w:r w:rsidR="00D87C9F" w:rsidRPr="00CE7ABA">
        <w:rPr>
          <w:rFonts w:ascii="Times New Roman" w:hAnsi="Times New Roman" w:cs="Times New Roman"/>
          <w:sz w:val="28"/>
          <w:szCs w:val="28"/>
          <w:highlight w:val="yellow"/>
          <w:lang w:val="vi-VN"/>
          <w:rPrChange w:id="248" w:author="Nguyen Bjno" w:date="2020-08-05T06:57:00Z">
            <w:rPr>
              <w:rFonts w:ascii="Times New Roman" w:hAnsi="Times New Roman" w:cs="Times New Roman"/>
              <w:sz w:val="28"/>
              <w:szCs w:val="28"/>
              <w:lang w:val="vi-VN"/>
            </w:rPr>
          </w:rPrChange>
        </w:rPr>
        <w:t>O</w:t>
      </w:r>
      <w:r w:rsidR="00D87C9F" w:rsidRPr="00CE7ABA">
        <w:rPr>
          <w:rFonts w:ascii="Times New Roman" w:hAnsi="Times New Roman" w:cs="Times New Roman"/>
          <w:sz w:val="28"/>
          <w:szCs w:val="28"/>
          <w:highlight w:val="yellow"/>
          <w:vertAlign w:val="subscript"/>
          <w:lang w:val="vi-VN"/>
          <w:rPrChange w:id="249" w:author="Nguyen Bjno" w:date="2020-08-05T06:57:00Z">
            <w:rPr>
              <w:rFonts w:ascii="Times New Roman" w:hAnsi="Times New Roman" w:cs="Times New Roman"/>
              <w:sz w:val="28"/>
              <w:szCs w:val="28"/>
              <w:vertAlign w:val="subscript"/>
              <w:lang w:val="vi-VN"/>
            </w:rPr>
          </w:rPrChange>
        </w:rPr>
        <w:t>3</w:t>
      </w:r>
      <w:r w:rsidR="00D87C9F" w:rsidRPr="00ED3618">
        <w:rPr>
          <w:rFonts w:ascii="Times New Roman" w:hAnsi="Times New Roman" w:cs="Times New Roman"/>
          <w:sz w:val="28"/>
          <w:szCs w:val="28"/>
          <w:lang w:val="vi-VN"/>
        </w:rPr>
        <w:t>, Tổng bụi lơ lửng TSP, Pb với tần suất 02 tháng/lần (06 lần/năm)</w:t>
      </w:r>
      <w:r w:rsidRPr="00ED3618">
        <w:rPr>
          <w:rFonts w:ascii="Times New Roman" w:hAnsi="Times New Roman" w:cs="Times New Roman"/>
          <w:sz w:val="28"/>
          <w:szCs w:val="28"/>
          <w:lang w:val="vi-VN"/>
        </w:rPr>
        <w:t xml:space="preserve"> cho mọi vị trí quan trắc. Tùy thuộc vào mục tiêu</w:t>
      </w:r>
      <w:r w:rsidR="00AE68D2" w:rsidRPr="00ED3618">
        <w:rPr>
          <w:rFonts w:ascii="Times New Roman" w:hAnsi="Times New Roman" w:cs="Times New Roman"/>
          <w:sz w:val="28"/>
          <w:szCs w:val="28"/>
          <w:lang w:val="vi-VN"/>
        </w:rPr>
        <w:t xml:space="preserve"> chương trình quan trắc</w:t>
      </w:r>
      <w:r w:rsidRPr="00ED3618">
        <w:rPr>
          <w:rFonts w:ascii="Times New Roman" w:hAnsi="Times New Roman" w:cs="Times New Roman"/>
          <w:sz w:val="28"/>
          <w:szCs w:val="28"/>
          <w:lang w:val="vi-VN"/>
        </w:rPr>
        <w:t xml:space="preserve">, </w:t>
      </w:r>
      <w:r w:rsidR="00AE68D2" w:rsidRPr="00ED3618">
        <w:rPr>
          <w:rFonts w:ascii="Times New Roman" w:hAnsi="Times New Roman" w:cs="Times New Roman"/>
          <w:sz w:val="28"/>
          <w:szCs w:val="28"/>
          <w:lang w:val="vi-VN"/>
        </w:rPr>
        <w:t xml:space="preserve">đặc </w:t>
      </w:r>
      <w:r w:rsidRPr="00ED3618">
        <w:rPr>
          <w:rFonts w:ascii="Times New Roman" w:hAnsi="Times New Roman" w:cs="Times New Roman"/>
          <w:sz w:val="28"/>
          <w:szCs w:val="28"/>
          <w:lang w:val="vi-VN"/>
        </w:rPr>
        <w:t xml:space="preserve">điểm </w:t>
      </w:r>
      <w:r w:rsidR="00AE68D2" w:rsidRPr="00ED3618">
        <w:rPr>
          <w:rFonts w:ascii="Times New Roman" w:hAnsi="Times New Roman" w:cs="Times New Roman"/>
          <w:sz w:val="28"/>
          <w:szCs w:val="28"/>
          <w:lang w:val="vi-VN"/>
        </w:rPr>
        <w:t xml:space="preserve">của vị trí </w:t>
      </w:r>
      <w:r w:rsidRPr="00ED3618">
        <w:rPr>
          <w:rFonts w:ascii="Times New Roman" w:hAnsi="Times New Roman" w:cs="Times New Roman"/>
          <w:sz w:val="28"/>
          <w:szCs w:val="28"/>
          <w:lang w:val="vi-VN"/>
        </w:rPr>
        <w:t xml:space="preserve">quan trắc </w:t>
      </w:r>
      <w:r w:rsidR="00AE68D2" w:rsidRPr="00ED3618">
        <w:rPr>
          <w:rFonts w:ascii="Times New Roman" w:hAnsi="Times New Roman" w:cs="Times New Roman"/>
          <w:sz w:val="28"/>
          <w:szCs w:val="28"/>
          <w:lang w:val="vi-VN"/>
        </w:rPr>
        <w:t>để bổ sung các thông số khác với tần suất phù hợp.</w:t>
      </w:r>
    </w:p>
    <w:p w14:paraId="6B226545" w14:textId="77777777" w:rsidR="00465FD3" w:rsidRPr="00ED3618" w:rsidRDefault="00D87C9F" w:rsidP="00C05E9C">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Điề</w:t>
      </w:r>
      <w:r w:rsidR="00981B24" w:rsidRPr="00ED3618">
        <w:rPr>
          <w:rFonts w:ascii="Times New Roman" w:hAnsi="Times New Roman" w:cs="Times New Roman"/>
          <w:b/>
          <w:sz w:val="28"/>
          <w:szCs w:val="28"/>
          <w:lang w:val="vi-VN"/>
        </w:rPr>
        <w:t xml:space="preserve">u </w:t>
      </w:r>
      <w:r w:rsidR="004D03E9" w:rsidRPr="00ED3618">
        <w:rPr>
          <w:rFonts w:ascii="Times New Roman" w:hAnsi="Times New Roman" w:cs="Times New Roman"/>
          <w:b/>
          <w:sz w:val="28"/>
          <w:szCs w:val="28"/>
          <w:lang w:val="vi-VN"/>
        </w:rPr>
        <w:t>7</w:t>
      </w:r>
      <w:r w:rsidR="00981B24" w:rsidRPr="00ED3618">
        <w:rPr>
          <w:rFonts w:ascii="Times New Roman" w:hAnsi="Times New Roman" w:cs="Times New Roman"/>
          <w:b/>
          <w:sz w:val="28"/>
          <w:szCs w:val="28"/>
          <w:lang w:val="vi-VN"/>
        </w:rPr>
        <w:t>.</w:t>
      </w:r>
      <w:r w:rsidR="00465FD3" w:rsidRPr="00ED3618">
        <w:rPr>
          <w:rFonts w:ascii="Times New Roman" w:hAnsi="Times New Roman" w:cs="Times New Roman"/>
          <w:sz w:val="28"/>
          <w:szCs w:val="28"/>
          <w:lang w:val="vi-VN"/>
        </w:rPr>
        <w:t xml:space="preserve"> </w:t>
      </w:r>
      <w:r w:rsidR="00465FD3" w:rsidRPr="00ED3618">
        <w:rPr>
          <w:rFonts w:ascii="Times New Roman" w:hAnsi="Times New Roman" w:cs="Times New Roman"/>
          <w:b/>
          <w:sz w:val="28"/>
          <w:szCs w:val="28"/>
          <w:lang w:val="vi-VN"/>
        </w:rPr>
        <w:t>Quan trắc tiếng ồn, độ rung</w:t>
      </w:r>
    </w:p>
    <w:p w14:paraId="2193F10B" w14:textId="77777777" w:rsidR="00566599" w:rsidRPr="00ED3618" w:rsidRDefault="00BE3547" w:rsidP="003957E0">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566599" w:rsidRPr="00ED3618">
        <w:rPr>
          <w:rFonts w:ascii="Times New Roman" w:hAnsi="Times New Roman" w:cs="Times New Roman"/>
          <w:sz w:val="28"/>
          <w:szCs w:val="28"/>
          <w:lang w:val="vi-VN"/>
        </w:rPr>
        <w:t xml:space="preserve">Thông số quan trắc tiếng ồn, bao gồm: mức âm tương đương (Leq), mức âm tương đương cực đại (Lmax) và cường độ dòng xe (đối với tiếng ồn giao thông đường bộ). </w:t>
      </w:r>
    </w:p>
    <w:p w14:paraId="4392F8E8" w14:textId="77777777" w:rsidR="00566599" w:rsidRPr="00ED3618" w:rsidRDefault="00BE3547" w:rsidP="003957E0">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2. </w:t>
      </w:r>
      <w:r w:rsidR="00566599" w:rsidRPr="00ED3618">
        <w:rPr>
          <w:rFonts w:ascii="Times New Roman" w:hAnsi="Times New Roman" w:cs="Times New Roman"/>
          <w:sz w:val="28"/>
          <w:szCs w:val="28"/>
          <w:lang w:val="vi-VN"/>
        </w:rPr>
        <w:t xml:space="preserve">Thông số quan trắc độ rung: mức gia tốc rung (dB) hoặc gia tốc rung (m/s2). </w:t>
      </w:r>
    </w:p>
    <w:p w14:paraId="7863A1D0" w14:textId="77777777" w:rsidR="00BE3547" w:rsidRPr="00ED3618" w:rsidRDefault="00BE3547"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3</w:t>
      </w:r>
      <w:r w:rsidR="006C0BA4" w:rsidRPr="00ED3618">
        <w:rPr>
          <w:rFonts w:ascii="Times New Roman" w:hAnsi="Times New Roman" w:cs="Times New Roman"/>
          <w:sz w:val="28"/>
          <w:szCs w:val="28"/>
          <w:lang w:val="vi-VN"/>
        </w:rPr>
        <w:t>. Phương pháp quan trắc tiếng ồn</w:t>
      </w:r>
      <w:r w:rsidRPr="00ED3618">
        <w:rPr>
          <w:rFonts w:ascii="Times New Roman" w:hAnsi="Times New Roman" w:cs="Times New Roman"/>
          <w:sz w:val="28"/>
          <w:szCs w:val="28"/>
          <w:lang w:val="vi-VN"/>
        </w:rPr>
        <w:t xml:space="preserve"> </w:t>
      </w:r>
      <w:r w:rsidR="006C0BA4" w:rsidRPr="00ED3618">
        <w:rPr>
          <w:rFonts w:ascii="Times New Roman" w:hAnsi="Times New Roman" w:cs="Times New Roman"/>
          <w:sz w:val="28"/>
          <w:szCs w:val="28"/>
          <w:lang w:val="vi-VN"/>
        </w:rPr>
        <w:t>tuân theo TCVN 7878</w:t>
      </w:r>
      <w:r w:rsidRPr="00ED3618">
        <w:rPr>
          <w:rFonts w:ascii="Times New Roman" w:hAnsi="Times New Roman" w:cs="Times New Roman"/>
          <w:sz w:val="28"/>
          <w:szCs w:val="28"/>
          <w:lang w:val="vi-VN"/>
        </w:rPr>
        <w:t xml:space="preserve"> (gồm 2 phần TCVN 7878-1:2008 và TCVN  7878-2:2010) </w:t>
      </w:r>
      <w:r w:rsidR="006C0BA4" w:rsidRPr="00ED3618">
        <w:rPr>
          <w:rFonts w:ascii="Times New Roman" w:hAnsi="Times New Roman" w:cs="Times New Roman"/>
          <w:sz w:val="28"/>
          <w:szCs w:val="28"/>
          <w:lang w:val="vi-VN"/>
        </w:rPr>
        <w:t>- Âm học - Mô tả, đo và đánh giá tiếng ồn môi trườ</w:t>
      </w:r>
      <w:r w:rsidRPr="00ED3618">
        <w:rPr>
          <w:rFonts w:ascii="Times New Roman" w:hAnsi="Times New Roman" w:cs="Times New Roman"/>
          <w:sz w:val="28"/>
          <w:szCs w:val="28"/>
          <w:lang w:val="vi-VN"/>
        </w:rPr>
        <w:t>ng.</w:t>
      </w:r>
    </w:p>
    <w:p w14:paraId="214397FC" w14:textId="77777777" w:rsidR="006C0BA4" w:rsidRPr="00ED3618" w:rsidRDefault="006C0BA4"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Đối với tiếng ồn giao thông đường bộ, ngoài việc đo tiếng ồn thì </w:t>
      </w:r>
      <w:r w:rsidR="00687B0E" w:rsidRPr="00ED3618">
        <w:rPr>
          <w:rFonts w:ascii="Times New Roman" w:hAnsi="Times New Roman" w:cs="Times New Roman"/>
          <w:sz w:val="28"/>
          <w:szCs w:val="28"/>
          <w:lang w:val="vi-VN"/>
        </w:rPr>
        <w:t xml:space="preserve">cần </w:t>
      </w:r>
      <w:r w:rsidRPr="00ED3618">
        <w:rPr>
          <w:rFonts w:ascii="Times New Roman" w:hAnsi="Times New Roman" w:cs="Times New Roman"/>
          <w:sz w:val="28"/>
          <w:szCs w:val="28"/>
          <w:lang w:val="vi-VN"/>
        </w:rPr>
        <w:t xml:space="preserve">phải xác định cường độ dòng xe (số xe/giờ) bằng phương pháp đếm thủ công hoặc thiết bị tự động. Phải tiến hành phân loại các loại xe trong dòng xe khi xác định cường độ dòng xe, gồm: </w:t>
      </w:r>
      <w:r w:rsidR="00687B0E" w:rsidRPr="00ED3618">
        <w:rPr>
          <w:rFonts w:ascii="Times New Roman" w:hAnsi="Times New Roman" w:cs="Times New Roman"/>
          <w:sz w:val="28"/>
          <w:szCs w:val="28"/>
          <w:lang w:val="vi-VN"/>
        </w:rPr>
        <w:t>m</w:t>
      </w:r>
      <w:r w:rsidRPr="00ED3618">
        <w:rPr>
          <w:rFonts w:ascii="Times New Roman" w:hAnsi="Times New Roman" w:cs="Times New Roman"/>
          <w:sz w:val="28"/>
          <w:szCs w:val="28"/>
          <w:lang w:val="vi-VN"/>
        </w:rPr>
        <w:t xml:space="preserve">ô tô, xe máy; </w:t>
      </w:r>
      <w:r w:rsidR="00687B0E" w:rsidRPr="00ED3618">
        <w:rPr>
          <w:rFonts w:ascii="Times New Roman" w:hAnsi="Times New Roman" w:cs="Times New Roman"/>
          <w:sz w:val="28"/>
          <w:szCs w:val="28"/>
          <w:lang w:val="vi-VN"/>
        </w:rPr>
        <w:t>ô</w:t>
      </w:r>
      <w:r w:rsidRPr="00ED3618">
        <w:rPr>
          <w:rFonts w:ascii="Times New Roman" w:hAnsi="Times New Roman" w:cs="Times New Roman"/>
          <w:sz w:val="28"/>
          <w:szCs w:val="28"/>
          <w:lang w:val="vi-VN"/>
        </w:rPr>
        <w:t xml:space="preserve"> tô con; </w:t>
      </w:r>
      <w:r w:rsidR="00687B0E" w:rsidRPr="00ED3618">
        <w:rPr>
          <w:rFonts w:ascii="Times New Roman" w:hAnsi="Times New Roman" w:cs="Times New Roman"/>
          <w:sz w:val="28"/>
          <w:szCs w:val="28"/>
          <w:lang w:val="vi-VN"/>
        </w:rPr>
        <w:t>x</w:t>
      </w:r>
      <w:r w:rsidRPr="00ED3618">
        <w:rPr>
          <w:rFonts w:ascii="Times New Roman" w:hAnsi="Times New Roman" w:cs="Times New Roman"/>
          <w:sz w:val="28"/>
          <w:szCs w:val="28"/>
          <w:lang w:val="vi-VN"/>
        </w:rPr>
        <w:t xml:space="preserve">e tải hạng nhẹ và xe khách; </w:t>
      </w:r>
      <w:r w:rsidR="00687B0E" w:rsidRPr="00ED3618">
        <w:rPr>
          <w:rFonts w:ascii="Times New Roman" w:hAnsi="Times New Roman" w:cs="Times New Roman"/>
          <w:sz w:val="28"/>
          <w:szCs w:val="28"/>
          <w:lang w:val="vi-VN"/>
        </w:rPr>
        <w:t>x</w:t>
      </w:r>
      <w:r w:rsidRPr="00ED3618">
        <w:rPr>
          <w:rFonts w:ascii="Times New Roman" w:hAnsi="Times New Roman" w:cs="Times New Roman"/>
          <w:sz w:val="28"/>
          <w:szCs w:val="28"/>
          <w:lang w:val="vi-VN"/>
        </w:rPr>
        <w:t xml:space="preserve">e tải hạng nặng và xe buýt. </w:t>
      </w:r>
    </w:p>
    <w:p w14:paraId="392A55EB" w14:textId="77777777" w:rsidR="006C0BA4" w:rsidRPr="00ED3618" w:rsidRDefault="00BE3547"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4</w:t>
      </w:r>
      <w:r w:rsidR="006C0BA4" w:rsidRPr="00ED3618">
        <w:rPr>
          <w:rFonts w:ascii="Times New Roman" w:hAnsi="Times New Roman" w:cs="Times New Roman"/>
          <w:sz w:val="28"/>
          <w:szCs w:val="28"/>
          <w:lang w:val="vi-VN"/>
        </w:rPr>
        <w:t xml:space="preserve">. Phương pháp quan trắc độ rung: tuân theo TCVN 6963:2001 - Rung và chấn động - Rung động do các hoạt động xây dựng và sản xuất công nghiệp - Phương pháp đo. </w:t>
      </w:r>
    </w:p>
    <w:p w14:paraId="282EFB21" w14:textId="77777777" w:rsidR="00981B24" w:rsidRPr="00ED3618" w:rsidRDefault="00BE3547"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5.</w:t>
      </w:r>
      <w:r w:rsidR="00981B24" w:rsidRPr="00ED3618">
        <w:rPr>
          <w:rFonts w:ascii="Times New Roman" w:hAnsi="Times New Roman" w:cs="Times New Roman"/>
          <w:sz w:val="28"/>
          <w:szCs w:val="28"/>
          <w:lang w:val="vi-VN"/>
        </w:rPr>
        <w:t xml:space="preserve"> </w:t>
      </w:r>
      <w:r w:rsidR="007976D2" w:rsidRPr="00ED3618">
        <w:rPr>
          <w:rFonts w:ascii="Times New Roman" w:hAnsi="Times New Roman" w:cs="Times New Roman"/>
          <w:sz w:val="28"/>
          <w:szCs w:val="28"/>
          <w:lang w:val="vi-VN"/>
        </w:rPr>
        <w:t>Đối với chương trình quan trắc môi trường cấp quốc gia và cấp tỉnh, t</w:t>
      </w:r>
      <w:r w:rsidR="00981B24" w:rsidRPr="00ED3618">
        <w:rPr>
          <w:rFonts w:ascii="Times New Roman" w:hAnsi="Times New Roman" w:cs="Times New Roman"/>
          <w:sz w:val="28"/>
          <w:szCs w:val="28"/>
          <w:lang w:val="vi-VN"/>
        </w:rPr>
        <w:t xml:space="preserve">ần suất quan trắc </w:t>
      </w:r>
      <w:r w:rsidRPr="00ED3618">
        <w:rPr>
          <w:rFonts w:ascii="Times New Roman" w:hAnsi="Times New Roman" w:cs="Times New Roman"/>
          <w:sz w:val="28"/>
          <w:szCs w:val="28"/>
          <w:lang w:val="vi-VN"/>
        </w:rPr>
        <w:t>tiếng ồn, độ rung t</w:t>
      </w:r>
      <w:r w:rsidR="007976D2" w:rsidRPr="00ED3618">
        <w:rPr>
          <w:rFonts w:ascii="Times New Roman" w:hAnsi="Times New Roman" w:cs="Times New Roman"/>
          <w:sz w:val="28"/>
          <w:szCs w:val="28"/>
          <w:lang w:val="vi-VN"/>
        </w:rPr>
        <w:t>ối thiểu</w:t>
      </w:r>
      <w:r w:rsidR="00981B24" w:rsidRPr="00ED3618">
        <w:rPr>
          <w:rFonts w:ascii="Times New Roman" w:hAnsi="Times New Roman" w:cs="Times New Roman"/>
          <w:sz w:val="28"/>
          <w:szCs w:val="28"/>
          <w:lang w:val="vi-VN"/>
        </w:rPr>
        <w:t xml:space="preserve"> 0</w:t>
      </w:r>
      <w:r w:rsidR="007976D2" w:rsidRPr="00ED3618">
        <w:rPr>
          <w:rFonts w:ascii="Times New Roman" w:hAnsi="Times New Roman" w:cs="Times New Roman"/>
          <w:sz w:val="28"/>
          <w:szCs w:val="28"/>
          <w:lang w:val="vi-VN"/>
        </w:rPr>
        <w:t>2</w:t>
      </w:r>
      <w:r w:rsidR="00981B24" w:rsidRPr="00ED3618">
        <w:rPr>
          <w:rFonts w:ascii="Times New Roman" w:hAnsi="Times New Roman" w:cs="Times New Roman"/>
          <w:sz w:val="28"/>
          <w:szCs w:val="28"/>
          <w:lang w:val="vi-VN"/>
        </w:rPr>
        <w:t xml:space="preserve"> lần/năm.</w:t>
      </w:r>
    </w:p>
    <w:p w14:paraId="2D64E3E7" w14:textId="77777777" w:rsidR="00465FD3" w:rsidRPr="00ED3618" w:rsidRDefault="00B26FB6" w:rsidP="00514FA7">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 xml:space="preserve">Điều </w:t>
      </w:r>
      <w:r w:rsidR="004D03E9" w:rsidRPr="00ED3618">
        <w:rPr>
          <w:rFonts w:ascii="Times New Roman" w:hAnsi="Times New Roman" w:cs="Times New Roman"/>
          <w:b/>
          <w:sz w:val="28"/>
          <w:szCs w:val="28"/>
          <w:lang w:val="vi-VN"/>
        </w:rPr>
        <w:t>8</w:t>
      </w:r>
      <w:r w:rsidR="00465FD3" w:rsidRPr="00ED3618">
        <w:rPr>
          <w:rFonts w:ascii="Times New Roman" w:hAnsi="Times New Roman" w:cs="Times New Roman"/>
          <w:b/>
          <w:sz w:val="28"/>
          <w:szCs w:val="28"/>
          <w:lang w:val="vi-VN"/>
        </w:rPr>
        <w:t>.</w:t>
      </w:r>
      <w:r w:rsidR="00465FD3" w:rsidRPr="00ED3618">
        <w:rPr>
          <w:rFonts w:ascii="Times New Roman" w:hAnsi="Times New Roman" w:cs="Times New Roman"/>
          <w:sz w:val="28"/>
          <w:szCs w:val="28"/>
          <w:lang w:val="vi-VN"/>
        </w:rPr>
        <w:t xml:space="preserve"> </w:t>
      </w:r>
      <w:r w:rsidR="00465FD3" w:rsidRPr="00ED3618">
        <w:rPr>
          <w:rFonts w:ascii="Times New Roman" w:hAnsi="Times New Roman" w:cs="Times New Roman"/>
          <w:b/>
          <w:sz w:val="28"/>
          <w:szCs w:val="28"/>
          <w:lang w:val="vi-VN"/>
        </w:rPr>
        <w:t>Quan trắc nước mặt</w:t>
      </w:r>
    </w:p>
    <w:p w14:paraId="1287D044" w14:textId="77777777" w:rsidR="00981B24" w:rsidRPr="00ED3618" w:rsidRDefault="00C85D56"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DE6E40" w:rsidRPr="00ED3618">
        <w:rPr>
          <w:rFonts w:ascii="Times New Roman" w:hAnsi="Times New Roman" w:cs="Times New Roman"/>
          <w:sz w:val="28"/>
          <w:szCs w:val="28"/>
          <w:lang w:val="vi-VN"/>
        </w:rPr>
        <w:t>Thông số quan trắc môi trường nước mặt lục địa bao gồm: nhiệt độ, pH, DO, EC, TDS, ORP, độ đục, độ muối, độ màu, độ kiềm, độ cứng tổng số, TSS, BOD</w:t>
      </w:r>
      <w:r w:rsidR="00DE6E40" w:rsidRPr="00ED3618">
        <w:rPr>
          <w:rFonts w:ascii="Times New Roman" w:hAnsi="Times New Roman" w:cs="Times New Roman"/>
          <w:sz w:val="28"/>
          <w:szCs w:val="28"/>
          <w:vertAlign w:val="subscript"/>
          <w:lang w:val="vi-VN"/>
        </w:rPr>
        <w:t>5</w:t>
      </w:r>
      <w:r w:rsidR="00DE6E40" w:rsidRPr="00ED3618">
        <w:rPr>
          <w:rFonts w:ascii="Times New Roman" w:hAnsi="Times New Roman" w:cs="Times New Roman"/>
          <w:sz w:val="28"/>
          <w:szCs w:val="28"/>
          <w:lang w:val="vi-VN"/>
        </w:rPr>
        <w:t>, COD, TOC, NH</w:t>
      </w:r>
      <w:r w:rsidR="00DE6E40" w:rsidRPr="00ED3618">
        <w:rPr>
          <w:rFonts w:ascii="Times New Roman" w:hAnsi="Times New Roman" w:cs="Times New Roman"/>
          <w:sz w:val="28"/>
          <w:szCs w:val="28"/>
          <w:vertAlign w:val="subscript"/>
          <w:lang w:val="vi-VN"/>
        </w:rPr>
        <w:t>4</w:t>
      </w:r>
      <w:r w:rsidR="00DE6E40" w:rsidRPr="00ED3618">
        <w:rPr>
          <w:rFonts w:ascii="Times New Roman" w:hAnsi="Times New Roman" w:cs="Times New Roman"/>
          <w:sz w:val="28"/>
          <w:szCs w:val="28"/>
          <w:vertAlign w:val="superscript"/>
          <w:lang w:val="vi-VN"/>
        </w:rPr>
        <w:t>+</w:t>
      </w:r>
      <w:r w:rsidR="00DE6E40" w:rsidRPr="00ED3618">
        <w:rPr>
          <w:rFonts w:ascii="Times New Roman" w:hAnsi="Times New Roman" w:cs="Times New Roman"/>
          <w:sz w:val="28"/>
          <w:szCs w:val="28"/>
          <w:lang w:val="vi-VN"/>
        </w:rPr>
        <w:t>, NO</w:t>
      </w:r>
      <w:r w:rsidR="00DE6E40" w:rsidRPr="00ED3618">
        <w:rPr>
          <w:rFonts w:ascii="Times New Roman" w:hAnsi="Times New Roman" w:cs="Times New Roman"/>
          <w:sz w:val="28"/>
          <w:szCs w:val="28"/>
          <w:vertAlign w:val="subscript"/>
          <w:lang w:val="vi-VN"/>
        </w:rPr>
        <w:t>2</w:t>
      </w:r>
      <w:r w:rsidR="00DE6E40" w:rsidRPr="00ED3618">
        <w:rPr>
          <w:rFonts w:ascii="Times New Roman" w:hAnsi="Times New Roman" w:cs="Times New Roman"/>
          <w:sz w:val="28"/>
          <w:szCs w:val="28"/>
          <w:vertAlign w:val="superscript"/>
          <w:lang w:val="vi-VN"/>
        </w:rPr>
        <w:t>-</w:t>
      </w:r>
      <w:r w:rsidR="00DE6E40" w:rsidRPr="00ED3618">
        <w:rPr>
          <w:rFonts w:ascii="Times New Roman" w:hAnsi="Times New Roman" w:cs="Times New Roman"/>
          <w:sz w:val="28"/>
          <w:szCs w:val="28"/>
          <w:lang w:val="vi-VN"/>
        </w:rPr>
        <w:t>, NO</w:t>
      </w:r>
      <w:r w:rsidR="00DE6E40" w:rsidRPr="00ED3618">
        <w:rPr>
          <w:rFonts w:ascii="Times New Roman" w:hAnsi="Times New Roman" w:cs="Times New Roman"/>
          <w:sz w:val="28"/>
          <w:szCs w:val="28"/>
          <w:vertAlign w:val="subscript"/>
          <w:lang w:val="vi-VN"/>
        </w:rPr>
        <w:t>3</w:t>
      </w:r>
      <w:r w:rsidR="00DE6E40" w:rsidRPr="00ED3618">
        <w:rPr>
          <w:rFonts w:ascii="Times New Roman" w:hAnsi="Times New Roman" w:cs="Times New Roman"/>
          <w:sz w:val="28"/>
          <w:szCs w:val="28"/>
          <w:vertAlign w:val="superscript"/>
          <w:lang w:val="vi-VN"/>
        </w:rPr>
        <w:t>-</w:t>
      </w:r>
      <w:r w:rsidR="00DE6E40" w:rsidRPr="00ED3618">
        <w:rPr>
          <w:rFonts w:ascii="Times New Roman" w:hAnsi="Times New Roman" w:cs="Times New Roman"/>
          <w:sz w:val="28"/>
          <w:szCs w:val="28"/>
          <w:lang w:val="vi-VN"/>
        </w:rPr>
        <w:t>, SO</w:t>
      </w:r>
      <w:r w:rsidR="00DE6E40" w:rsidRPr="00ED3618">
        <w:rPr>
          <w:rFonts w:ascii="Times New Roman" w:hAnsi="Times New Roman" w:cs="Times New Roman"/>
          <w:sz w:val="28"/>
          <w:szCs w:val="28"/>
          <w:vertAlign w:val="subscript"/>
          <w:lang w:val="vi-VN"/>
        </w:rPr>
        <w:t>4</w:t>
      </w:r>
      <w:r w:rsidR="00DE6E40" w:rsidRPr="00ED3618">
        <w:rPr>
          <w:rFonts w:ascii="Times New Roman" w:hAnsi="Times New Roman" w:cs="Times New Roman"/>
          <w:sz w:val="28"/>
          <w:szCs w:val="28"/>
          <w:vertAlign w:val="superscript"/>
          <w:lang w:val="vi-VN"/>
        </w:rPr>
        <w:t>2-</w:t>
      </w:r>
      <w:r w:rsidR="00DE6E40" w:rsidRPr="00ED3618">
        <w:rPr>
          <w:rFonts w:ascii="Times New Roman" w:hAnsi="Times New Roman" w:cs="Times New Roman"/>
          <w:sz w:val="28"/>
          <w:szCs w:val="28"/>
          <w:lang w:val="vi-VN"/>
        </w:rPr>
        <w:t>, PO</w:t>
      </w:r>
      <w:r w:rsidR="00DE6E40" w:rsidRPr="00ED3618">
        <w:rPr>
          <w:rFonts w:ascii="Times New Roman" w:hAnsi="Times New Roman" w:cs="Times New Roman"/>
          <w:sz w:val="28"/>
          <w:szCs w:val="28"/>
          <w:vertAlign w:val="subscript"/>
          <w:lang w:val="vi-VN"/>
        </w:rPr>
        <w:t>4</w:t>
      </w:r>
      <w:r w:rsidR="00DE6E40" w:rsidRPr="00ED3618">
        <w:rPr>
          <w:rFonts w:ascii="Times New Roman" w:hAnsi="Times New Roman" w:cs="Times New Roman"/>
          <w:sz w:val="28"/>
          <w:szCs w:val="28"/>
          <w:vertAlign w:val="superscript"/>
          <w:lang w:val="vi-VN"/>
        </w:rPr>
        <w:t>3-</w:t>
      </w:r>
      <w:r w:rsidR="00DE6E40" w:rsidRPr="00ED3618">
        <w:rPr>
          <w:rFonts w:ascii="Times New Roman" w:hAnsi="Times New Roman" w:cs="Times New Roman"/>
          <w:sz w:val="28"/>
          <w:szCs w:val="28"/>
          <w:lang w:val="vi-VN"/>
        </w:rPr>
        <w:t>, CN</w:t>
      </w:r>
      <w:r w:rsidR="00DE6E40" w:rsidRPr="00ED3618">
        <w:rPr>
          <w:rFonts w:ascii="Times New Roman" w:hAnsi="Times New Roman" w:cs="Times New Roman"/>
          <w:sz w:val="28"/>
          <w:szCs w:val="28"/>
          <w:vertAlign w:val="superscript"/>
          <w:lang w:val="vi-VN"/>
        </w:rPr>
        <w:t>-</w:t>
      </w:r>
      <w:r w:rsidR="00DE6E40" w:rsidRPr="00ED3618">
        <w:rPr>
          <w:rFonts w:ascii="Times New Roman" w:hAnsi="Times New Roman" w:cs="Times New Roman"/>
          <w:sz w:val="28"/>
          <w:szCs w:val="28"/>
          <w:lang w:val="vi-VN"/>
        </w:rPr>
        <w:t>, Cl</w:t>
      </w:r>
      <w:r w:rsidR="00DE6E40" w:rsidRPr="00ED3618">
        <w:rPr>
          <w:rFonts w:ascii="Times New Roman" w:hAnsi="Times New Roman" w:cs="Times New Roman"/>
          <w:sz w:val="28"/>
          <w:szCs w:val="28"/>
          <w:vertAlign w:val="superscript"/>
          <w:lang w:val="vi-VN"/>
        </w:rPr>
        <w:t>-</w:t>
      </w:r>
      <w:r w:rsidR="00DE6E40" w:rsidRPr="00ED3618">
        <w:rPr>
          <w:rFonts w:ascii="Times New Roman" w:hAnsi="Times New Roman" w:cs="Times New Roman"/>
          <w:sz w:val="28"/>
          <w:szCs w:val="28"/>
          <w:lang w:val="vi-VN"/>
        </w:rPr>
        <w:t>, F</w:t>
      </w:r>
      <w:r w:rsidR="00DE6E40" w:rsidRPr="00ED3618">
        <w:rPr>
          <w:rFonts w:ascii="Times New Roman" w:hAnsi="Times New Roman" w:cs="Times New Roman"/>
          <w:sz w:val="28"/>
          <w:szCs w:val="28"/>
          <w:vertAlign w:val="superscript"/>
          <w:lang w:val="vi-VN"/>
        </w:rPr>
        <w:t>-</w:t>
      </w:r>
      <w:r w:rsidR="00DE6E40" w:rsidRPr="00ED3618">
        <w:rPr>
          <w:rFonts w:ascii="Times New Roman" w:hAnsi="Times New Roman" w:cs="Times New Roman"/>
          <w:sz w:val="28"/>
          <w:szCs w:val="28"/>
          <w:lang w:val="vi-VN"/>
        </w:rPr>
        <w:t>, S</w:t>
      </w:r>
      <w:r w:rsidR="00DE6E40" w:rsidRPr="00ED3618">
        <w:rPr>
          <w:rFonts w:ascii="Times New Roman" w:hAnsi="Times New Roman" w:cs="Times New Roman"/>
          <w:sz w:val="28"/>
          <w:szCs w:val="28"/>
          <w:vertAlign w:val="superscript"/>
          <w:lang w:val="vi-VN"/>
        </w:rPr>
        <w:t>2-</w:t>
      </w:r>
      <w:r w:rsidR="00DE6E40" w:rsidRPr="00ED3618">
        <w:rPr>
          <w:rFonts w:ascii="Times New Roman" w:hAnsi="Times New Roman" w:cs="Times New Roman"/>
          <w:sz w:val="28"/>
          <w:szCs w:val="28"/>
          <w:lang w:val="vi-VN"/>
        </w:rPr>
        <w:t xml:space="preserve">, tổng N, tổng P, Na, K, Ca, Mg, Fe, Mn, Cu, Zn, Ni, Pb, Cd, As, Hg, tổng crôm (Cr), </w:t>
      </w:r>
      <w:r w:rsidR="00BC375F" w:rsidRPr="00ED3618">
        <w:rPr>
          <w:rFonts w:ascii="Times New Roman" w:hAnsi="Times New Roman" w:cs="Times New Roman"/>
          <w:sz w:val="28"/>
          <w:szCs w:val="28"/>
          <w:lang w:val="vi-VN"/>
        </w:rPr>
        <w:t>Cr</w:t>
      </w:r>
      <w:r w:rsidR="00BC375F" w:rsidRPr="00ED3618">
        <w:rPr>
          <w:rFonts w:ascii="Times New Roman" w:hAnsi="Times New Roman" w:cs="Times New Roman"/>
          <w:sz w:val="28"/>
          <w:szCs w:val="28"/>
          <w:vertAlign w:val="superscript"/>
          <w:lang w:val="vi-VN"/>
        </w:rPr>
        <w:t>6+</w:t>
      </w:r>
      <w:r w:rsidR="00DE6E40" w:rsidRPr="00ED3618">
        <w:rPr>
          <w:rFonts w:ascii="Times New Roman" w:hAnsi="Times New Roman" w:cs="Times New Roman"/>
          <w:sz w:val="28"/>
          <w:szCs w:val="28"/>
          <w:lang w:val="vi-VN"/>
        </w:rPr>
        <w:t xml:space="preserve">, </w:t>
      </w:r>
      <w:r w:rsidR="00A068D8" w:rsidRPr="00ED3618">
        <w:rPr>
          <w:rFonts w:ascii="Times New Roman" w:hAnsi="Times New Roman" w:cs="Times New Roman"/>
          <w:sz w:val="28"/>
          <w:szCs w:val="28"/>
          <w:lang w:val="vi-VN"/>
        </w:rPr>
        <w:t xml:space="preserve">tổng </w:t>
      </w:r>
      <w:r w:rsidR="00DE6E40" w:rsidRPr="00ED3618">
        <w:rPr>
          <w:rFonts w:ascii="Times New Roman" w:hAnsi="Times New Roman" w:cs="Times New Roman"/>
          <w:sz w:val="28"/>
          <w:szCs w:val="28"/>
          <w:lang w:val="vi-VN"/>
        </w:rPr>
        <w:t>coliform</w:t>
      </w:r>
      <w:r w:rsidR="00C94694" w:rsidRPr="00ED3618">
        <w:rPr>
          <w:rFonts w:ascii="Times New Roman" w:hAnsi="Times New Roman" w:cs="Times New Roman"/>
          <w:sz w:val="28"/>
          <w:szCs w:val="28"/>
          <w:lang w:val="vi-VN"/>
        </w:rPr>
        <w:t>s</w:t>
      </w:r>
      <w:r w:rsidR="00DE6E40" w:rsidRPr="00ED3618">
        <w:rPr>
          <w:rFonts w:ascii="Times New Roman" w:hAnsi="Times New Roman" w:cs="Times New Roman"/>
          <w:sz w:val="28"/>
          <w:szCs w:val="28"/>
          <w:lang w:val="vi-VN"/>
        </w:rPr>
        <w:t>, E.Coli, tổng dầu, mỡ; tổng phenol</w:t>
      </w:r>
      <w:r w:rsidR="002C7911" w:rsidRPr="00ED3618">
        <w:rPr>
          <w:rFonts w:ascii="Times New Roman" w:hAnsi="Times New Roman" w:cs="Times New Roman"/>
          <w:sz w:val="28"/>
          <w:szCs w:val="28"/>
          <w:lang w:val="vi-VN"/>
        </w:rPr>
        <w:t>s</w:t>
      </w:r>
      <w:r w:rsidR="00DE6E40" w:rsidRPr="00ED3618">
        <w:rPr>
          <w:rFonts w:ascii="Times New Roman" w:hAnsi="Times New Roman" w:cs="Times New Roman"/>
          <w:sz w:val="28"/>
          <w:szCs w:val="28"/>
          <w:lang w:val="vi-VN"/>
        </w:rPr>
        <w:t xml:space="preserve">, hoá chất bảo vệ thực vật clo hữu cơ, </w:t>
      </w:r>
      <w:r w:rsidR="00DE6E40" w:rsidRPr="00ED3618">
        <w:rPr>
          <w:rFonts w:ascii="Times New Roman" w:hAnsi="Times New Roman" w:cs="Times New Roman"/>
          <w:sz w:val="28"/>
          <w:szCs w:val="28"/>
          <w:lang w:val="vi-VN"/>
        </w:rPr>
        <w:lastRenderedPageBreak/>
        <w:t>hóa  chất  bảo vệ thực vật photpho hữu cơ, tổng hoạt độ phóng xạ</w:t>
      </w:r>
      <w:r w:rsidR="004C4D83" w:rsidRPr="00ED3618">
        <w:rPr>
          <w:rFonts w:ascii="Times New Roman" w:hAnsi="Times New Roman" w:cs="Times New Roman"/>
          <w:sz w:val="28"/>
          <w:szCs w:val="28"/>
          <w:lang w:val="vi-VN"/>
        </w:rPr>
        <w:t xml:space="preserve"> </w:t>
      </w:r>
      <w:r w:rsidR="004C4D83">
        <w:rPr>
          <w:rFonts w:ascii="Times New Roman" w:hAnsi="Times New Roman" w:cs="Times New Roman"/>
          <w:sz w:val="28"/>
          <w:szCs w:val="28"/>
        </w:rPr>
        <w:t>α</w:t>
      </w:r>
      <w:r w:rsidR="00DE6E40" w:rsidRPr="00ED3618">
        <w:rPr>
          <w:rFonts w:ascii="Times New Roman" w:hAnsi="Times New Roman" w:cs="Times New Roman"/>
          <w:sz w:val="28"/>
          <w:szCs w:val="28"/>
          <w:lang w:val="vi-VN"/>
        </w:rPr>
        <w:t>, tổng hoạt độ phóng xạ</w:t>
      </w:r>
      <w:r w:rsidR="004C4D83" w:rsidRPr="00ED3618">
        <w:rPr>
          <w:rFonts w:ascii="Times New Roman" w:hAnsi="Times New Roman" w:cs="Times New Roman"/>
          <w:sz w:val="28"/>
          <w:szCs w:val="28"/>
          <w:lang w:val="vi-VN"/>
        </w:rPr>
        <w:t xml:space="preserve"> </w:t>
      </w:r>
      <w:r w:rsidR="004C4D83">
        <w:rPr>
          <w:rFonts w:ascii="Times New Roman" w:hAnsi="Times New Roman" w:cs="Times New Roman"/>
          <w:sz w:val="28"/>
          <w:szCs w:val="28"/>
        </w:rPr>
        <w:t>β</w:t>
      </w:r>
      <w:r w:rsidR="00DE6E40" w:rsidRPr="00ED3618">
        <w:rPr>
          <w:rFonts w:ascii="Times New Roman" w:hAnsi="Times New Roman" w:cs="Times New Roman"/>
          <w:sz w:val="28"/>
          <w:szCs w:val="28"/>
          <w:lang w:val="vi-VN"/>
        </w:rPr>
        <w:t>, tổng polyclobiphenyl (PCB</w:t>
      </w:r>
      <w:r w:rsidR="00AF5560" w:rsidRPr="00ED3618">
        <w:rPr>
          <w:rFonts w:ascii="Times New Roman" w:hAnsi="Times New Roman" w:cs="Times New Roman"/>
          <w:sz w:val="28"/>
          <w:szCs w:val="28"/>
          <w:lang w:val="vi-VN"/>
        </w:rPr>
        <w:t>s</w:t>
      </w:r>
      <w:r w:rsidR="00DE6E40" w:rsidRPr="00ED3618">
        <w:rPr>
          <w:rFonts w:ascii="Times New Roman" w:hAnsi="Times New Roman" w:cs="Times New Roman"/>
          <w:sz w:val="28"/>
          <w:szCs w:val="28"/>
          <w:lang w:val="vi-VN"/>
        </w:rPr>
        <w:t>), tổng dioxin/furan (PCDD/PCDF), các hợp chất polyclobiphenyl tương tự dioxin (dl-PCB</w:t>
      </w:r>
      <w:r w:rsidR="00AF5560" w:rsidRPr="00ED3618">
        <w:rPr>
          <w:rFonts w:ascii="Times New Roman" w:hAnsi="Times New Roman" w:cs="Times New Roman"/>
          <w:sz w:val="28"/>
          <w:szCs w:val="28"/>
          <w:lang w:val="vi-VN"/>
        </w:rPr>
        <w:t>s</w:t>
      </w:r>
      <w:r w:rsidR="00DE6E40" w:rsidRPr="00ED3618">
        <w:rPr>
          <w:rFonts w:ascii="Times New Roman" w:hAnsi="Times New Roman" w:cs="Times New Roman"/>
          <w:sz w:val="28"/>
          <w:szCs w:val="28"/>
          <w:lang w:val="vi-VN"/>
        </w:rPr>
        <w:t>), thực vật nổi, động vật nổi, động vật đáy, chất hoạt động bề mặt</w:t>
      </w:r>
      <w:r w:rsidR="00C926AA"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trắc môi trường</w:t>
      </w:r>
      <w:r w:rsidR="00DE6E40" w:rsidRPr="00ED3618">
        <w:rPr>
          <w:rFonts w:ascii="Times New Roman" w:hAnsi="Times New Roman" w:cs="Times New Roman"/>
          <w:sz w:val="28"/>
          <w:szCs w:val="28"/>
          <w:lang w:val="vi-VN"/>
        </w:rPr>
        <w:t xml:space="preserve">. </w:t>
      </w:r>
      <w:r w:rsidR="00981B24" w:rsidRPr="00ED3618">
        <w:rPr>
          <w:rFonts w:ascii="Times New Roman" w:hAnsi="Times New Roman" w:cs="Times New Roman"/>
          <w:sz w:val="28"/>
          <w:szCs w:val="28"/>
          <w:lang w:val="vi-VN"/>
        </w:rPr>
        <w:t xml:space="preserve">Thông số quan trắc và phương pháp quan trắc chất lượng nước mặt quy định tại Phụ lục </w:t>
      </w:r>
      <w:r w:rsidR="00AF62D5" w:rsidRPr="00ED3618">
        <w:rPr>
          <w:rFonts w:ascii="Times New Roman" w:hAnsi="Times New Roman" w:cs="Times New Roman"/>
          <w:sz w:val="28"/>
          <w:szCs w:val="28"/>
          <w:lang w:val="vi-VN"/>
        </w:rPr>
        <w:t>2</w:t>
      </w:r>
      <w:r w:rsidR="00981B24" w:rsidRPr="00ED3618">
        <w:rPr>
          <w:rFonts w:ascii="Times New Roman" w:hAnsi="Times New Roman" w:cs="Times New Roman"/>
          <w:sz w:val="28"/>
          <w:szCs w:val="28"/>
          <w:lang w:val="vi-VN"/>
        </w:rPr>
        <w:t>.</w:t>
      </w:r>
      <w:r w:rsidR="00DE6E40" w:rsidRPr="00ED3618">
        <w:rPr>
          <w:rFonts w:ascii="Times New Roman" w:hAnsi="Times New Roman" w:cs="Times New Roman"/>
          <w:sz w:val="28"/>
          <w:szCs w:val="28"/>
          <w:lang w:val="vi-VN"/>
        </w:rPr>
        <w:t>2</w:t>
      </w:r>
      <w:r w:rsidR="00981B24" w:rsidRPr="00ED3618">
        <w:rPr>
          <w:rFonts w:ascii="Times New Roman" w:hAnsi="Times New Roman" w:cs="Times New Roman"/>
          <w:sz w:val="28"/>
          <w:szCs w:val="28"/>
          <w:lang w:val="vi-VN"/>
        </w:rPr>
        <w:t xml:space="preserve"> Thông tư này.</w:t>
      </w:r>
    </w:p>
    <w:p w14:paraId="7F4D6EC8" w14:textId="77777777" w:rsidR="00981B24" w:rsidRPr="00ED3618" w:rsidRDefault="00981B24"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ab/>
      </w:r>
      <w:r w:rsidR="00C85D56" w:rsidRPr="00ED3618">
        <w:rPr>
          <w:rFonts w:ascii="Times New Roman" w:hAnsi="Times New Roman" w:cs="Times New Roman"/>
          <w:sz w:val="28"/>
          <w:szCs w:val="28"/>
          <w:lang w:val="vi-VN"/>
        </w:rPr>
        <w:t xml:space="preserve">2. </w:t>
      </w:r>
      <w:r w:rsidRPr="00ED3618">
        <w:rPr>
          <w:rFonts w:ascii="Times New Roman" w:hAnsi="Times New Roman" w:cs="Times New Roman"/>
          <w:sz w:val="28"/>
          <w:szCs w:val="28"/>
          <w:lang w:val="vi-VN"/>
        </w:rPr>
        <w:t xml:space="preserve">Đối với chương trình quan trắc môi trường cấp quốc gia và cấp tỉnh, </w:t>
      </w:r>
      <w:r w:rsidR="00916564" w:rsidRPr="00ED3618">
        <w:rPr>
          <w:rFonts w:ascii="Times New Roman" w:hAnsi="Times New Roman" w:cs="Times New Roman"/>
          <w:sz w:val="28"/>
          <w:szCs w:val="28"/>
          <w:lang w:val="vi-VN"/>
        </w:rPr>
        <w:t>tối thiểu</w:t>
      </w:r>
      <w:r w:rsidRPr="00ED3618">
        <w:rPr>
          <w:rFonts w:ascii="Times New Roman" w:hAnsi="Times New Roman" w:cs="Times New Roman"/>
          <w:sz w:val="28"/>
          <w:szCs w:val="28"/>
          <w:lang w:val="vi-VN"/>
        </w:rPr>
        <w:t xml:space="preserve"> phải lựa chọn các thông số: </w:t>
      </w:r>
      <w:r w:rsidR="000338D9" w:rsidRPr="00ED3618">
        <w:rPr>
          <w:rFonts w:ascii="Times New Roman" w:hAnsi="Times New Roman" w:cs="Times New Roman"/>
          <w:sz w:val="28"/>
          <w:szCs w:val="28"/>
          <w:lang w:val="vi-VN"/>
        </w:rPr>
        <w:t>pH</w:t>
      </w:r>
      <w:r w:rsidRPr="00ED3618">
        <w:rPr>
          <w:rFonts w:ascii="Times New Roman" w:hAnsi="Times New Roman" w:cs="Times New Roman"/>
          <w:sz w:val="28"/>
          <w:szCs w:val="28"/>
          <w:lang w:val="vi-VN"/>
        </w:rPr>
        <w:t xml:space="preserve">, </w:t>
      </w:r>
      <w:r w:rsidR="000338D9" w:rsidRPr="00ED3618">
        <w:rPr>
          <w:rFonts w:ascii="Times New Roman" w:hAnsi="Times New Roman" w:cs="Times New Roman"/>
          <w:sz w:val="28"/>
          <w:szCs w:val="28"/>
          <w:lang w:val="vi-VN"/>
        </w:rPr>
        <w:t>TSS</w:t>
      </w:r>
      <w:r w:rsidRPr="00ED3618">
        <w:rPr>
          <w:rFonts w:ascii="Times New Roman" w:hAnsi="Times New Roman" w:cs="Times New Roman"/>
          <w:sz w:val="28"/>
          <w:szCs w:val="28"/>
          <w:lang w:val="vi-VN"/>
        </w:rPr>
        <w:t xml:space="preserve">, </w:t>
      </w:r>
      <w:r w:rsidR="000338D9" w:rsidRPr="00ED3618">
        <w:rPr>
          <w:rFonts w:ascii="Times New Roman" w:hAnsi="Times New Roman" w:cs="Times New Roman"/>
          <w:sz w:val="28"/>
          <w:szCs w:val="28"/>
          <w:lang w:val="vi-VN"/>
        </w:rPr>
        <w:t xml:space="preserve">DO, </w:t>
      </w:r>
      <w:r w:rsidRPr="00ED3618">
        <w:rPr>
          <w:rFonts w:ascii="Times New Roman" w:hAnsi="Times New Roman" w:cs="Times New Roman"/>
          <w:sz w:val="28"/>
          <w:szCs w:val="28"/>
          <w:lang w:val="vi-VN"/>
        </w:rPr>
        <w:t>CO</w:t>
      </w:r>
      <w:r w:rsidR="000338D9" w:rsidRPr="00ED3618">
        <w:rPr>
          <w:rFonts w:ascii="Times New Roman" w:hAnsi="Times New Roman" w:cs="Times New Roman"/>
          <w:sz w:val="28"/>
          <w:szCs w:val="28"/>
          <w:lang w:val="vi-VN"/>
        </w:rPr>
        <w:t>D</w:t>
      </w:r>
      <w:r w:rsidRPr="00ED3618">
        <w:rPr>
          <w:rFonts w:ascii="Times New Roman" w:hAnsi="Times New Roman" w:cs="Times New Roman"/>
          <w:sz w:val="28"/>
          <w:szCs w:val="28"/>
          <w:lang w:val="vi-VN"/>
        </w:rPr>
        <w:t xml:space="preserve">, </w:t>
      </w:r>
      <w:r w:rsidR="00716B34" w:rsidRPr="00ED3618">
        <w:rPr>
          <w:rFonts w:ascii="Times New Roman" w:hAnsi="Times New Roman" w:cs="Times New Roman"/>
          <w:sz w:val="28"/>
          <w:szCs w:val="28"/>
          <w:lang w:val="vi-VN"/>
        </w:rPr>
        <w:t>BOD</w:t>
      </w:r>
      <w:r w:rsidR="00716B34" w:rsidRPr="00ED3618">
        <w:rPr>
          <w:rFonts w:ascii="Times New Roman" w:hAnsi="Times New Roman" w:cs="Times New Roman"/>
          <w:sz w:val="28"/>
          <w:szCs w:val="28"/>
          <w:vertAlign w:val="subscript"/>
          <w:lang w:val="vi-VN"/>
        </w:rPr>
        <w:t>5</w:t>
      </w:r>
      <w:r w:rsidRPr="00ED3618">
        <w:rPr>
          <w:rFonts w:ascii="Times New Roman" w:hAnsi="Times New Roman" w:cs="Times New Roman"/>
          <w:sz w:val="28"/>
          <w:szCs w:val="28"/>
          <w:lang w:val="vi-VN"/>
        </w:rPr>
        <w:t xml:space="preserve">, </w:t>
      </w:r>
      <w:r w:rsidR="00716B34" w:rsidRPr="00ED3618">
        <w:rPr>
          <w:rFonts w:ascii="Times New Roman" w:hAnsi="Times New Roman" w:cs="Times New Roman"/>
          <w:sz w:val="28"/>
          <w:szCs w:val="28"/>
          <w:lang w:val="vi-VN"/>
        </w:rPr>
        <w:t>NH</w:t>
      </w:r>
      <w:r w:rsidR="00716B34" w:rsidRPr="00ED3618">
        <w:rPr>
          <w:rFonts w:ascii="Times New Roman" w:hAnsi="Times New Roman" w:cs="Times New Roman"/>
          <w:sz w:val="28"/>
          <w:szCs w:val="28"/>
          <w:vertAlign w:val="subscript"/>
          <w:lang w:val="vi-VN"/>
        </w:rPr>
        <w:t>4</w:t>
      </w:r>
      <w:r w:rsidR="00716B34" w:rsidRPr="00ED3618">
        <w:rPr>
          <w:rFonts w:ascii="Times New Roman" w:hAnsi="Times New Roman" w:cs="Times New Roman"/>
          <w:sz w:val="28"/>
          <w:szCs w:val="28"/>
          <w:vertAlign w:val="superscript"/>
          <w:lang w:val="vi-VN"/>
        </w:rPr>
        <w:t>+</w:t>
      </w:r>
      <w:r w:rsidRPr="00ED3618">
        <w:rPr>
          <w:rFonts w:ascii="Times New Roman" w:hAnsi="Times New Roman" w:cs="Times New Roman"/>
          <w:sz w:val="28"/>
          <w:szCs w:val="28"/>
          <w:lang w:val="vi-VN"/>
        </w:rPr>
        <w:t xml:space="preserve">, </w:t>
      </w:r>
      <w:r w:rsidR="00716B34" w:rsidRPr="00ED3618">
        <w:rPr>
          <w:rFonts w:ascii="Times New Roman" w:hAnsi="Times New Roman" w:cs="Times New Roman"/>
          <w:sz w:val="28"/>
          <w:szCs w:val="28"/>
          <w:lang w:val="vi-VN"/>
        </w:rPr>
        <w:t>PO</w:t>
      </w:r>
      <w:r w:rsidR="00716B34" w:rsidRPr="00ED3618">
        <w:rPr>
          <w:rFonts w:ascii="Times New Roman" w:hAnsi="Times New Roman" w:cs="Times New Roman"/>
          <w:sz w:val="28"/>
          <w:szCs w:val="28"/>
          <w:vertAlign w:val="subscript"/>
          <w:lang w:val="vi-VN"/>
        </w:rPr>
        <w:t>4</w:t>
      </w:r>
      <w:r w:rsidR="00716B34" w:rsidRPr="00ED3618">
        <w:rPr>
          <w:rFonts w:ascii="Times New Roman" w:hAnsi="Times New Roman" w:cs="Times New Roman"/>
          <w:sz w:val="28"/>
          <w:szCs w:val="28"/>
          <w:vertAlign w:val="superscript"/>
          <w:lang w:val="vi-VN"/>
        </w:rPr>
        <w:t>3-</w:t>
      </w:r>
      <w:r w:rsidR="000338D9" w:rsidRPr="00ED3618">
        <w:rPr>
          <w:rFonts w:ascii="Times New Roman" w:hAnsi="Times New Roman" w:cs="Times New Roman"/>
          <w:sz w:val="28"/>
          <w:szCs w:val="28"/>
          <w:lang w:val="vi-VN"/>
        </w:rPr>
        <w:t xml:space="preserve">, </w:t>
      </w:r>
      <w:r w:rsidR="00F51B2A" w:rsidRPr="00ED3618">
        <w:rPr>
          <w:rFonts w:ascii="Times New Roman" w:hAnsi="Times New Roman" w:cs="Times New Roman"/>
          <w:sz w:val="28"/>
          <w:szCs w:val="28"/>
          <w:lang w:val="vi-VN"/>
        </w:rPr>
        <w:t>t</w:t>
      </w:r>
      <w:r w:rsidRPr="00ED3618">
        <w:rPr>
          <w:rFonts w:ascii="Times New Roman" w:hAnsi="Times New Roman" w:cs="Times New Roman"/>
          <w:sz w:val="28"/>
          <w:szCs w:val="28"/>
          <w:lang w:val="vi-VN"/>
        </w:rPr>
        <w:t xml:space="preserve">ổng </w:t>
      </w:r>
      <w:r w:rsidR="000338D9" w:rsidRPr="00ED3618">
        <w:rPr>
          <w:rFonts w:ascii="Times New Roman" w:hAnsi="Times New Roman" w:cs="Times New Roman"/>
          <w:sz w:val="28"/>
          <w:szCs w:val="28"/>
          <w:lang w:val="vi-VN"/>
        </w:rPr>
        <w:t>coliforms</w:t>
      </w:r>
      <w:r w:rsidRPr="00ED3618">
        <w:rPr>
          <w:rFonts w:ascii="Times New Roman" w:hAnsi="Times New Roman" w:cs="Times New Roman"/>
          <w:sz w:val="28"/>
          <w:szCs w:val="28"/>
          <w:lang w:val="vi-VN"/>
        </w:rPr>
        <w:t xml:space="preserve"> với tần suất 02 tháng/lần (06 lần/năm) cho mọi vị trí quan trắc. Tùy thuộc vào mục tiêu chương trình quan trắc, đặc điểm của vị trí quan trắc để bổ sung các thông số khác với tần suất phù hợp.</w:t>
      </w:r>
    </w:p>
    <w:p w14:paraId="589FE3B1" w14:textId="77777777" w:rsidR="00465FD3" w:rsidRPr="00ED3618" w:rsidRDefault="00B26FB6"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 xml:space="preserve">Điều </w:t>
      </w:r>
      <w:r w:rsidR="004D03E9" w:rsidRPr="00ED3618">
        <w:rPr>
          <w:rFonts w:ascii="Times New Roman" w:hAnsi="Times New Roman" w:cs="Times New Roman"/>
          <w:b/>
          <w:sz w:val="28"/>
          <w:szCs w:val="28"/>
          <w:lang w:val="vi-VN"/>
        </w:rPr>
        <w:t>9</w:t>
      </w:r>
      <w:r w:rsidR="000338D9" w:rsidRPr="00ED3618">
        <w:rPr>
          <w:rFonts w:ascii="Times New Roman" w:hAnsi="Times New Roman" w:cs="Times New Roman"/>
          <w:sz w:val="28"/>
          <w:szCs w:val="28"/>
          <w:lang w:val="vi-VN"/>
        </w:rPr>
        <w:t>.</w:t>
      </w:r>
      <w:r w:rsidR="00465FD3" w:rsidRPr="00ED3618">
        <w:rPr>
          <w:rFonts w:ascii="Times New Roman" w:hAnsi="Times New Roman" w:cs="Times New Roman"/>
          <w:sz w:val="28"/>
          <w:szCs w:val="28"/>
          <w:lang w:val="vi-VN"/>
        </w:rPr>
        <w:t xml:space="preserve"> </w:t>
      </w:r>
      <w:r w:rsidR="00465FD3" w:rsidRPr="00ED3618">
        <w:rPr>
          <w:rFonts w:ascii="Times New Roman" w:hAnsi="Times New Roman" w:cs="Times New Roman"/>
          <w:b/>
          <w:sz w:val="28"/>
          <w:szCs w:val="28"/>
          <w:lang w:val="vi-VN"/>
        </w:rPr>
        <w:t>Quan trắc nước dưới đất</w:t>
      </w:r>
    </w:p>
    <w:p w14:paraId="08EEF304" w14:textId="77777777" w:rsidR="00C911DE" w:rsidRPr="00ED3618" w:rsidRDefault="00C85D56"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180A79" w:rsidRPr="00ED3618">
        <w:rPr>
          <w:rFonts w:ascii="Times New Roman" w:hAnsi="Times New Roman" w:cs="Times New Roman"/>
          <w:sz w:val="28"/>
          <w:szCs w:val="28"/>
          <w:lang w:val="vi-VN"/>
        </w:rPr>
        <w:t>Thông số quan trắc môi trường nước dưới đất bao gồm: nhiệt độ, pH, DO, EC, TDS, ORP, độ đục, độ muối, độ kiềm, độ cứng tổng số, TSS, BOD</w:t>
      </w:r>
      <w:r w:rsidR="00180A79" w:rsidRPr="00ED3618">
        <w:rPr>
          <w:rFonts w:ascii="Times New Roman" w:hAnsi="Times New Roman" w:cs="Times New Roman"/>
          <w:sz w:val="28"/>
          <w:szCs w:val="28"/>
          <w:vertAlign w:val="subscript"/>
          <w:lang w:val="vi-VN"/>
        </w:rPr>
        <w:t>5</w:t>
      </w:r>
      <w:r w:rsidR="00180A79" w:rsidRPr="00ED3618">
        <w:rPr>
          <w:rFonts w:ascii="Times New Roman" w:hAnsi="Times New Roman" w:cs="Times New Roman"/>
          <w:sz w:val="28"/>
          <w:szCs w:val="28"/>
          <w:lang w:val="vi-VN"/>
        </w:rPr>
        <w:t>, COD, chỉ số pecmanganat, NH</w:t>
      </w:r>
      <w:r w:rsidR="00180A79" w:rsidRPr="00ED3618">
        <w:rPr>
          <w:rFonts w:ascii="Times New Roman" w:hAnsi="Times New Roman" w:cs="Times New Roman"/>
          <w:sz w:val="28"/>
          <w:szCs w:val="28"/>
          <w:vertAlign w:val="subscript"/>
          <w:lang w:val="vi-VN"/>
        </w:rPr>
        <w:t>4</w:t>
      </w:r>
      <w:r w:rsidR="00180A79" w:rsidRPr="00ED3618">
        <w:rPr>
          <w:rFonts w:ascii="Times New Roman" w:hAnsi="Times New Roman" w:cs="Times New Roman"/>
          <w:sz w:val="28"/>
          <w:szCs w:val="28"/>
          <w:vertAlign w:val="superscript"/>
          <w:lang w:val="vi-VN"/>
        </w:rPr>
        <w:t>+</w:t>
      </w:r>
      <w:r w:rsidR="00180A79" w:rsidRPr="00ED3618">
        <w:rPr>
          <w:rFonts w:ascii="Times New Roman" w:hAnsi="Times New Roman" w:cs="Times New Roman"/>
          <w:sz w:val="28"/>
          <w:szCs w:val="28"/>
          <w:lang w:val="vi-VN"/>
        </w:rPr>
        <w:t>, PO</w:t>
      </w:r>
      <w:r w:rsidR="00180A79" w:rsidRPr="00ED3618">
        <w:rPr>
          <w:rFonts w:ascii="Times New Roman" w:hAnsi="Times New Roman" w:cs="Times New Roman"/>
          <w:sz w:val="28"/>
          <w:szCs w:val="28"/>
          <w:vertAlign w:val="subscript"/>
          <w:lang w:val="vi-VN"/>
        </w:rPr>
        <w:t>4</w:t>
      </w:r>
      <w:r w:rsidR="00180A79" w:rsidRPr="00ED3618">
        <w:rPr>
          <w:rFonts w:ascii="Times New Roman" w:hAnsi="Times New Roman" w:cs="Times New Roman"/>
          <w:sz w:val="28"/>
          <w:szCs w:val="28"/>
          <w:vertAlign w:val="superscript"/>
          <w:lang w:val="vi-VN"/>
        </w:rPr>
        <w:t>3-</w:t>
      </w:r>
      <w:r w:rsidR="00180A79" w:rsidRPr="00ED3618">
        <w:rPr>
          <w:rFonts w:ascii="Times New Roman" w:hAnsi="Times New Roman" w:cs="Times New Roman"/>
          <w:sz w:val="28"/>
          <w:szCs w:val="28"/>
          <w:lang w:val="vi-VN"/>
        </w:rPr>
        <w:t>, NO</w:t>
      </w:r>
      <w:r w:rsidR="00180A79" w:rsidRPr="00ED3618">
        <w:rPr>
          <w:rFonts w:ascii="Times New Roman" w:hAnsi="Times New Roman" w:cs="Times New Roman"/>
          <w:sz w:val="28"/>
          <w:szCs w:val="28"/>
          <w:vertAlign w:val="subscript"/>
          <w:lang w:val="vi-VN"/>
        </w:rPr>
        <w:t>2</w:t>
      </w:r>
      <w:r w:rsidR="00180A79" w:rsidRPr="00ED3618">
        <w:rPr>
          <w:rFonts w:ascii="Times New Roman" w:hAnsi="Times New Roman" w:cs="Times New Roman"/>
          <w:sz w:val="28"/>
          <w:szCs w:val="28"/>
          <w:vertAlign w:val="superscript"/>
          <w:lang w:val="vi-VN"/>
        </w:rPr>
        <w:t>-</w:t>
      </w:r>
      <w:r w:rsidR="00180A79" w:rsidRPr="00ED3618">
        <w:rPr>
          <w:rFonts w:ascii="Times New Roman" w:hAnsi="Times New Roman" w:cs="Times New Roman"/>
          <w:sz w:val="28"/>
          <w:szCs w:val="28"/>
          <w:lang w:val="vi-VN"/>
        </w:rPr>
        <w:t>, NO</w:t>
      </w:r>
      <w:r w:rsidR="00180A79" w:rsidRPr="00ED3618">
        <w:rPr>
          <w:rFonts w:ascii="Times New Roman" w:hAnsi="Times New Roman" w:cs="Times New Roman"/>
          <w:sz w:val="28"/>
          <w:szCs w:val="28"/>
          <w:vertAlign w:val="subscript"/>
          <w:lang w:val="vi-VN"/>
        </w:rPr>
        <w:t>3</w:t>
      </w:r>
      <w:r w:rsidR="00180A79" w:rsidRPr="00ED3618">
        <w:rPr>
          <w:rFonts w:ascii="Times New Roman" w:hAnsi="Times New Roman" w:cs="Times New Roman"/>
          <w:sz w:val="28"/>
          <w:szCs w:val="28"/>
          <w:vertAlign w:val="superscript"/>
          <w:lang w:val="vi-VN"/>
        </w:rPr>
        <w:t>-</w:t>
      </w:r>
      <w:r w:rsidR="00180A79" w:rsidRPr="00ED3618">
        <w:rPr>
          <w:rFonts w:ascii="Times New Roman" w:hAnsi="Times New Roman" w:cs="Times New Roman"/>
          <w:sz w:val="28"/>
          <w:szCs w:val="28"/>
          <w:lang w:val="vi-VN"/>
        </w:rPr>
        <w:t>, H</w:t>
      </w:r>
      <w:r w:rsidR="00EB006C" w:rsidRPr="00ED3618">
        <w:rPr>
          <w:rFonts w:ascii="Times New Roman" w:hAnsi="Times New Roman" w:cs="Times New Roman"/>
          <w:sz w:val="28"/>
          <w:szCs w:val="28"/>
          <w:vertAlign w:val="subscript"/>
          <w:lang w:val="vi-VN"/>
        </w:rPr>
        <w:t>2</w:t>
      </w:r>
      <w:r w:rsidR="00180A79" w:rsidRPr="00ED3618">
        <w:rPr>
          <w:rFonts w:ascii="Times New Roman" w:hAnsi="Times New Roman" w:cs="Times New Roman"/>
          <w:sz w:val="28"/>
          <w:szCs w:val="28"/>
          <w:lang w:val="vi-VN"/>
        </w:rPr>
        <w:t>CO</w:t>
      </w:r>
      <w:r w:rsidR="00180A79" w:rsidRPr="00ED3618">
        <w:rPr>
          <w:rFonts w:ascii="Times New Roman" w:hAnsi="Times New Roman" w:cs="Times New Roman"/>
          <w:sz w:val="28"/>
          <w:szCs w:val="28"/>
          <w:vertAlign w:val="subscript"/>
          <w:lang w:val="vi-VN"/>
        </w:rPr>
        <w:t>3</w:t>
      </w:r>
      <w:r w:rsidR="00180A79" w:rsidRPr="00ED3618">
        <w:rPr>
          <w:rFonts w:ascii="Times New Roman" w:hAnsi="Times New Roman" w:cs="Times New Roman"/>
          <w:sz w:val="28"/>
          <w:szCs w:val="28"/>
          <w:vertAlign w:val="superscript"/>
          <w:lang w:val="vi-VN"/>
        </w:rPr>
        <w:t>-</w:t>
      </w:r>
      <w:r w:rsidR="00180A79" w:rsidRPr="00ED3618">
        <w:rPr>
          <w:rFonts w:ascii="Times New Roman" w:hAnsi="Times New Roman" w:cs="Times New Roman"/>
          <w:sz w:val="28"/>
          <w:szCs w:val="28"/>
          <w:lang w:val="vi-VN"/>
        </w:rPr>
        <w:t>, SO</w:t>
      </w:r>
      <w:r w:rsidR="00180A79" w:rsidRPr="00ED3618">
        <w:rPr>
          <w:rFonts w:ascii="Times New Roman" w:hAnsi="Times New Roman" w:cs="Times New Roman"/>
          <w:sz w:val="28"/>
          <w:szCs w:val="28"/>
          <w:vertAlign w:val="subscript"/>
          <w:lang w:val="vi-VN"/>
        </w:rPr>
        <w:t>4</w:t>
      </w:r>
      <w:r w:rsidR="00180A79" w:rsidRPr="00ED3618">
        <w:rPr>
          <w:rFonts w:ascii="Times New Roman" w:hAnsi="Times New Roman" w:cs="Times New Roman"/>
          <w:sz w:val="28"/>
          <w:szCs w:val="28"/>
          <w:vertAlign w:val="superscript"/>
          <w:lang w:val="vi-VN"/>
        </w:rPr>
        <w:t>2-</w:t>
      </w:r>
      <w:r w:rsidR="00180A79" w:rsidRPr="00ED3618">
        <w:rPr>
          <w:rFonts w:ascii="Times New Roman" w:hAnsi="Times New Roman" w:cs="Times New Roman"/>
          <w:sz w:val="28"/>
          <w:szCs w:val="28"/>
          <w:lang w:val="vi-VN"/>
        </w:rPr>
        <w:t>, CO</w:t>
      </w:r>
      <w:r w:rsidR="00180A79" w:rsidRPr="00ED3618">
        <w:rPr>
          <w:rFonts w:ascii="Times New Roman" w:hAnsi="Times New Roman" w:cs="Times New Roman"/>
          <w:sz w:val="28"/>
          <w:szCs w:val="28"/>
          <w:vertAlign w:val="subscript"/>
          <w:lang w:val="vi-VN"/>
        </w:rPr>
        <w:t>3</w:t>
      </w:r>
      <w:r w:rsidR="00180A79" w:rsidRPr="00ED3618">
        <w:rPr>
          <w:rFonts w:ascii="Times New Roman" w:hAnsi="Times New Roman" w:cs="Times New Roman"/>
          <w:sz w:val="28"/>
          <w:szCs w:val="28"/>
          <w:vertAlign w:val="superscript"/>
          <w:lang w:val="vi-VN"/>
        </w:rPr>
        <w:t>2-</w:t>
      </w:r>
      <w:r w:rsidR="00180A79" w:rsidRPr="00ED3618">
        <w:rPr>
          <w:rFonts w:ascii="Times New Roman" w:hAnsi="Times New Roman" w:cs="Times New Roman"/>
          <w:sz w:val="28"/>
          <w:szCs w:val="28"/>
          <w:lang w:val="vi-VN"/>
        </w:rPr>
        <w:t>, CN</w:t>
      </w:r>
      <w:r w:rsidR="00180A79" w:rsidRPr="00ED3618">
        <w:rPr>
          <w:rFonts w:ascii="Times New Roman" w:hAnsi="Times New Roman" w:cs="Times New Roman"/>
          <w:sz w:val="28"/>
          <w:szCs w:val="28"/>
          <w:vertAlign w:val="superscript"/>
          <w:lang w:val="vi-VN"/>
        </w:rPr>
        <w:t>-</w:t>
      </w:r>
      <w:r w:rsidR="00180A79" w:rsidRPr="00ED3618">
        <w:rPr>
          <w:rFonts w:ascii="Times New Roman" w:hAnsi="Times New Roman" w:cs="Times New Roman"/>
          <w:sz w:val="28"/>
          <w:szCs w:val="28"/>
          <w:lang w:val="vi-VN"/>
        </w:rPr>
        <w:t xml:space="preserve">, </w:t>
      </w:r>
      <w:r w:rsidR="00C26289" w:rsidRPr="00ED3618">
        <w:rPr>
          <w:rFonts w:ascii="Times New Roman" w:hAnsi="Times New Roman" w:cs="Times New Roman"/>
          <w:sz w:val="28"/>
          <w:szCs w:val="28"/>
          <w:lang w:val="vi-VN"/>
        </w:rPr>
        <w:t xml:space="preserve">  </w:t>
      </w:r>
      <w:r w:rsidR="00180A79" w:rsidRPr="00ED3618">
        <w:rPr>
          <w:rFonts w:ascii="Times New Roman" w:hAnsi="Times New Roman" w:cs="Times New Roman"/>
          <w:sz w:val="28"/>
          <w:szCs w:val="28"/>
          <w:lang w:val="vi-VN"/>
        </w:rPr>
        <w:t>Cl</w:t>
      </w:r>
      <w:r w:rsidR="00180A79" w:rsidRPr="00ED3618">
        <w:rPr>
          <w:rFonts w:ascii="Times New Roman" w:hAnsi="Times New Roman" w:cs="Times New Roman"/>
          <w:sz w:val="28"/>
          <w:szCs w:val="28"/>
          <w:vertAlign w:val="superscript"/>
          <w:lang w:val="vi-VN"/>
        </w:rPr>
        <w:t>-</w:t>
      </w:r>
      <w:r w:rsidR="00180A79" w:rsidRPr="00ED3618">
        <w:rPr>
          <w:rFonts w:ascii="Times New Roman" w:hAnsi="Times New Roman" w:cs="Times New Roman"/>
          <w:sz w:val="28"/>
          <w:szCs w:val="28"/>
          <w:lang w:val="vi-VN"/>
        </w:rPr>
        <w:t>, F</w:t>
      </w:r>
      <w:r w:rsidR="00180A79" w:rsidRPr="00ED3618">
        <w:rPr>
          <w:rFonts w:ascii="Times New Roman" w:hAnsi="Times New Roman" w:cs="Times New Roman"/>
          <w:sz w:val="28"/>
          <w:szCs w:val="28"/>
          <w:vertAlign w:val="superscript"/>
          <w:lang w:val="vi-VN"/>
        </w:rPr>
        <w:t>-</w:t>
      </w:r>
      <w:r w:rsidR="00180A79" w:rsidRPr="00ED3618">
        <w:rPr>
          <w:rFonts w:ascii="Times New Roman" w:hAnsi="Times New Roman" w:cs="Times New Roman"/>
          <w:sz w:val="28"/>
          <w:szCs w:val="28"/>
          <w:lang w:val="vi-VN"/>
        </w:rPr>
        <w:t>, S</w:t>
      </w:r>
      <w:r w:rsidR="00180A79" w:rsidRPr="00ED3618">
        <w:rPr>
          <w:rFonts w:ascii="Times New Roman" w:hAnsi="Times New Roman" w:cs="Times New Roman"/>
          <w:sz w:val="28"/>
          <w:szCs w:val="28"/>
          <w:vertAlign w:val="superscript"/>
          <w:lang w:val="vi-VN"/>
        </w:rPr>
        <w:t>2-</w:t>
      </w:r>
      <w:r w:rsidR="00180A79" w:rsidRPr="00ED3618">
        <w:rPr>
          <w:rFonts w:ascii="Times New Roman" w:hAnsi="Times New Roman" w:cs="Times New Roman"/>
          <w:sz w:val="28"/>
          <w:szCs w:val="28"/>
          <w:lang w:val="vi-VN"/>
        </w:rPr>
        <w:t xml:space="preserve">, tổng N, tổng P, Fe, Mn, Pb, Cu, Zn, Ni, Cd, As, Hg, Se, Al, tổng crôm (Cr), </w:t>
      </w:r>
      <w:r w:rsidR="00EB006C" w:rsidRPr="00ED3618">
        <w:rPr>
          <w:rFonts w:ascii="Times New Roman" w:hAnsi="Times New Roman" w:cs="Times New Roman"/>
          <w:sz w:val="28"/>
          <w:szCs w:val="28"/>
          <w:lang w:val="vi-VN"/>
        </w:rPr>
        <w:t xml:space="preserve">        </w:t>
      </w:r>
      <w:r w:rsidR="00BC25FA" w:rsidRPr="00ED3618">
        <w:rPr>
          <w:rFonts w:ascii="Times New Roman" w:hAnsi="Times New Roman" w:cs="Times New Roman"/>
          <w:sz w:val="28"/>
          <w:szCs w:val="28"/>
          <w:lang w:val="vi-VN"/>
        </w:rPr>
        <w:t>Cr</w:t>
      </w:r>
      <w:r w:rsidR="00BC25FA" w:rsidRPr="00ED3618">
        <w:rPr>
          <w:rFonts w:ascii="Times New Roman" w:hAnsi="Times New Roman" w:cs="Times New Roman"/>
          <w:sz w:val="28"/>
          <w:szCs w:val="28"/>
          <w:vertAlign w:val="superscript"/>
          <w:lang w:val="vi-VN"/>
        </w:rPr>
        <w:t>6+</w:t>
      </w:r>
      <w:r w:rsidR="00180A79" w:rsidRPr="00ED3618">
        <w:rPr>
          <w:rFonts w:ascii="Times New Roman" w:hAnsi="Times New Roman" w:cs="Times New Roman"/>
          <w:sz w:val="28"/>
          <w:szCs w:val="28"/>
          <w:lang w:val="vi-VN"/>
        </w:rPr>
        <w:t xml:space="preserve">, Co, </w:t>
      </w:r>
      <w:r w:rsidR="00A068D8" w:rsidRPr="00ED3618">
        <w:rPr>
          <w:rFonts w:ascii="Times New Roman" w:hAnsi="Times New Roman" w:cs="Times New Roman"/>
          <w:sz w:val="28"/>
          <w:szCs w:val="28"/>
          <w:lang w:val="vi-VN"/>
        </w:rPr>
        <w:t xml:space="preserve">tổng </w:t>
      </w:r>
      <w:r w:rsidR="00180A79" w:rsidRPr="00ED3618">
        <w:rPr>
          <w:rFonts w:ascii="Times New Roman" w:hAnsi="Times New Roman" w:cs="Times New Roman"/>
          <w:sz w:val="28"/>
          <w:szCs w:val="28"/>
          <w:lang w:val="vi-VN"/>
        </w:rPr>
        <w:t>coliform</w:t>
      </w:r>
      <w:r w:rsidR="00EB006C" w:rsidRPr="00ED3618">
        <w:rPr>
          <w:rFonts w:ascii="Times New Roman" w:hAnsi="Times New Roman" w:cs="Times New Roman"/>
          <w:sz w:val="28"/>
          <w:szCs w:val="28"/>
          <w:lang w:val="vi-VN"/>
        </w:rPr>
        <w:t>s</w:t>
      </w:r>
      <w:r w:rsidR="00180A79" w:rsidRPr="00ED3618">
        <w:rPr>
          <w:rFonts w:ascii="Times New Roman" w:hAnsi="Times New Roman" w:cs="Times New Roman"/>
          <w:sz w:val="28"/>
          <w:szCs w:val="28"/>
          <w:lang w:val="vi-VN"/>
        </w:rPr>
        <w:t>, E.coli; tổng dầu, mỡ; tổng phenol</w:t>
      </w:r>
      <w:r w:rsidR="00584EC3" w:rsidRPr="00ED3618">
        <w:rPr>
          <w:rFonts w:ascii="Times New Roman" w:hAnsi="Times New Roman" w:cs="Times New Roman"/>
          <w:sz w:val="28"/>
          <w:szCs w:val="28"/>
          <w:lang w:val="vi-VN"/>
        </w:rPr>
        <w:t>s</w:t>
      </w:r>
      <w:r w:rsidR="00180A79" w:rsidRPr="00ED3618">
        <w:rPr>
          <w:rFonts w:ascii="Times New Roman" w:hAnsi="Times New Roman" w:cs="Times New Roman"/>
          <w:sz w:val="28"/>
          <w:szCs w:val="28"/>
          <w:lang w:val="vi-VN"/>
        </w:rPr>
        <w:t>, tổng hoạt độ phóng xạ</w:t>
      </w:r>
      <w:r w:rsidR="004C4D83" w:rsidRPr="00ED3618">
        <w:rPr>
          <w:rFonts w:ascii="Times New Roman" w:hAnsi="Times New Roman" w:cs="Times New Roman"/>
          <w:sz w:val="28"/>
          <w:szCs w:val="28"/>
          <w:lang w:val="vi-VN"/>
        </w:rPr>
        <w:t xml:space="preserve"> </w:t>
      </w:r>
      <w:r w:rsidR="004C4D83">
        <w:rPr>
          <w:rFonts w:ascii="Times New Roman" w:hAnsi="Times New Roman" w:cs="Times New Roman"/>
          <w:sz w:val="28"/>
          <w:szCs w:val="28"/>
        </w:rPr>
        <w:t>α</w:t>
      </w:r>
      <w:r w:rsidR="00180A79" w:rsidRPr="00ED3618">
        <w:rPr>
          <w:rFonts w:ascii="Times New Roman" w:hAnsi="Times New Roman" w:cs="Times New Roman"/>
          <w:sz w:val="28"/>
          <w:szCs w:val="28"/>
          <w:lang w:val="vi-VN"/>
        </w:rPr>
        <w:t>, tổng hoạt độ phóng xạ</w:t>
      </w:r>
      <w:r w:rsidR="004C4D83" w:rsidRPr="00ED3618">
        <w:rPr>
          <w:rFonts w:ascii="Times New Roman" w:hAnsi="Times New Roman" w:cs="Times New Roman"/>
          <w:sz w:val="28"/>
          <w:szCs w:val="28"/>
          <w:lang w:val="vi-VN"/>
        </w:rPr>
        <w:t xml:space="preserve"> </w:t>
      </w:r>
      <w:r w:rsidR="004C4D83">
        <w:rPr>
          <w:rFonts w:ascii="Times New Roman" w:hAnsi="Times New Roman" w:cs="Times New Roman"/>
          <w:sz w:val="28"/>
          <w:szCs w:val="28"/>
        </w:rPr>
        <w:t>β</w:t>
      </w:r>
      <w:r w:rsidR="00180A79" w:rsidRPr="00ED3618">
        <w:rPr>
          <w:rFonts w:ascii="Times New Roman" w:hAnsi="Times New Roman" w:cs="Times New Roman"/>
          <w:sz w:val="28"/>
          <w:szCs w:val="28"/>
          <w:lang w:val="vi-VN"/>
        </w:rPr>
        <w:t>, PAHs, hoá chất bảo vệ thực vật clo hữu cơ, hóa  chất  bảo vệ thực vật photpho hữu cơ, tổng polyclobiphenyl (PCB</w:t>
      </w:r>
      <w:r w:rsidR="00510346" w:rsidRPr="00ED3618">
        <w:rPr>
          <w:rFonts w:ascii="Times New Roman" w:hAnsi="Times New Roman" w:cs="Times New Roman"/>
          <w:sz w:val="28"/>
          <w:szCs w:val="28"/>
          <w:lang w:val="vi-VN"/>
        </w:rPr>
        <w:t>s</w:t>
      </w:r>
      <w:r w:rsidR="00180A79" w:rsidRPr="00ED3618">
        <w:rPr>
          <w:rFonts w:ascii="Times New Roman" w:hAnsi="Times New Roman" w:cs="Times New Roman"/>
          <w:sz w:val="28"/>
          <w:szCs w:val="28"/>
          <w:lang w:val="vi-VN"/>
        </w:rPr>
        <w:t>), tổng dioxin/furan (PCDD/PCDF), các hợp chất polyclobiphenyl tương tự dioxin (dl-PCB</w:t>
      </w:r>
      <w:r w:rsidR="00510346" w:rsidRPr="00ED3618">
        <w:rPr>
          <w:rFonts w:ascii="Times New Roman" w:hAnsi="Times New Roman" w:cs="Times New Roman"/>
          <w:sz w:val="28"/>
          <w:szCs w:val="28"/>
          <w:lang w:val="vi-VN"/>
        </w:rPr>
        <w:t>s</w:t>
      </w:r>
      <w:r w:rsidR="00180A79" w:rsidRPr="00ED3618">
        <w:rPr>
          <w:rFonts w:ascii="Times New Roman" w:hAnsi="Times New Roman" w:cs="Times New Roman"/>
          <w:sz w:val="28"/>
          <w:szCs w:val="28"/>
          <w:lang w:val="vi-VN"/>
        </w:rPr>
        <w:t>), chất hoạt động bề mặt</w:t>
      </w:r>
      <w:r w:rsidR="00C926AA"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trắc môi  trường</w:t>
      </w:r>
      <w:r w:rsidR="00180A79" w:rsidRPr="00ED3618">
        <w:rPr>
          <w:rFonts w:ascii="Times New Roman" w:hAnsi="Times New Roman" w:cs="Times New Roman"/>
          <w:sz w:val="28"/>
          <w:szCs w:val="28"/>
          <w:lang w:val="vi-VN"/>
        </w:rPr>
        <w:t xml:space="preserve">. </w:t>
      </w:r>
      <w:r w:rsidR="00C911DE" w:rsidRPr="00ED3618">
        <w:rPr>
          <w:rFonts w:ascii="Times New Roman" w:hAnsi="Times New Roman" w:cs="Times New Roman"/>
          <w:sz w:val="28"/>
          <w:szCs w:val="28"/>
          <w:lang w:val="vi-VN"/>
        </w:rPr>
        <w:t>Thông số quan trắc và phương pháp quan trắc chất lượng nước dưới đất quy định tại Phụ lụ</w:t>
      </w:r>
      <w:r w:rsidR="00AF62D5" w:rsidRPr="00ED3618">
        <w:rPr>
          <w:rFonts w:ascii="Times New Roman" w:hAnsi="Times New Roman" w:cs="Times New Roman"/>
          <w:sz w:val="28"/>
          <w:szCs w:val="28"/>
          <w:lang w:val="vi-VN"/>
        </w:rPr>
        <w:t>c 2</w:t>
      </w:r>
      <w:r w:rsidR="00180A79" w:rsidRPr="00ED3618">
        <w:rPr>
          <w:rFonts w:ascii="Times New Roman" w:hAnsi="Times New Roman" w:cs="Times New Roman"/>
          <w:sz w:val="28"/>
          <w:szCs w:val="28"/>
          <w:lang w:val="vi-VN"/>
        </w:rPr>
        <w:t>.3</w:t>
      </w:r>
      <w:r w:rsidR="00C911DE" w:rsidRPr="00ED3618">
        <w:rPr>
          <w:rFonts w:ascii="Times New Roman" w:hAnsi="Times New Roman" w:cs="Times New Roman"/>
          <w:sz w:val="28"/>
          <w:szCs w:val="28"/>
          <w:lang w:val="vi-VN"/>
        </w:rPr>
        <w:t xml:space="preserve"> Thông tư này.</w:t>
      </w:r>
    </w:p>
    <w:p w14:paraId="51EDA1A4" w14:textId="77777777" w:rsidR="00C911DE" w:rsidRPr="00ED3618" w:rsidRDefault="00C911DE"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ab/>
      </w:r>
      <w:r w:rsidR="00C85D56" w:rsidRPr="00ED3618">
        <w:rPr>
          <w:rFonts w:ascii="Times New Roman" w:hAnsi="Times New Roman" w:cs="Times New Roman"/>
          <w:sz w:val="28"/>
          <w:szCs w:val="28"/>
          <w:lang w:val="vi-VN"/>
        </w:rPr>
        <w:t xml:space="preserve">2. </w:t>
      </w:r>
      <w:r w:rsidRPr="00ED3618">
        <w:rPr>
          <w:rFonts w:ascii="Times New Roman" w:hAnsi="Times New Roman" w:cs="Times New Roman"/>
          <w:sz w:val="28"/>
          <w:szCs w:val="28"/>
          <w:lang w:val="vi-VN"/>
        </w:rPr>
        <w:t xml:space="preserve">Đối với chương trình quan trắc môi trường cấp quốc gia và cấp tỉnh, </w:t>
      </w:r>
      <w:r w:rsidR="00180A79" w:rsidRPr="00ED3618">
        <w:rPr>
          <w:rFonts w:ascii="Times New Roman" w:hAnsi="Times New Roman" w:cs="Times New Roman"/>
          <w:sz w:val="28"/>
          <w:szCs w:val="28"/>
          <w:lang w:val="vi-VN"/>
        </w:rPr>
        <w:t xml:space="preserve">tối thiểu </w:t>
      </w:r>
      <w:r w:rsidRPr="00ED3618">
        <w:rPr>
          <w:rFonts w:ascii="Times New Roman" w:hAnsi="Times New Roman" w:cs="Times New Roman"/>
          <w:sz w:val="28"/>
          <w:szCs w:val="28"/>
          <w:lang w:val="vi-VN"/>
        </w:rPr>
        <w:t xml:space="preserve">phải lựa chọn các thông số: pH, TSS, TDS, </w:t>
      </w:r>
      <w:r w:rsidR="00664E7C" w:rsidRPr="00ED3618">
        <w:rPr>
          <w:rFonts w:ascii="Times New Roman" w:hAnsi="Times New Roman" w:cs="Times New Roman"/>
          <w:sz w:val="28"/>
          <w:szCs w:val="28"/>
          <w:lang w:val="vi-VN"/>
        </w:rPr>
        <w:t>chỉ số pecmanganat</w:t>
      </w:r>
      <w:r w:rsidRPr="00ED3618">
        <w:rPr>
          <w:rFonts w:ascii="Times New Roman" w:hAnsi="Times New Roman" w:cs="Times New Roman"/>
          <w:sz w:val="28"/>
          <w:szCs w:val="28"/>
          <w:lang w:val="vi-VN"/>
        </w:rPr>
        <w:t>, BOD</w:t>
      </w:r>
      <w:r w:rsidR="00493EB0" w:rsidRPr="00ED3618">
        <w:rPr>
          <w:rFonts w:ascii="Times New Roman" w:hAnsi="Times New Roman" w:cs="Times New Roman"/>
          <w:sz w:val="28"/>
          <w:szCs w:val="28"/>
          <w:vertAlign w:val="subscript"/>
          <w:lang w:val="vi-VN"/>
        </w:rPr>
        <w:t>5</w:t>
      </w:r>
      <w:r w:rsidRPr="00ED3618">
        <w:rPr>
          <w:rFonts w:ascii="Times New Roman" w:hAnsi="Times New Roman" w:cs="Times New Roman"/>
          <w:sz w:val="28"/>
          <w:szCs w:val="28"/>
          <w:lang w:val="vi-VN"/>
        </w:rPr>
        <w:t>, NH</w:t>
      </w:r>
      <w:r w:rsidRPr="00ED3618">
        <w:rPr>
          <w:rFonts w:ascii="Times New Roman" w:hAnsi="Times New Roman" w:cs="Times New Roman"/>
          <w:sz w:val="28"/>
          <w:szCs w:val="28"/>
          <w:vertAlign w:val="subscript"/>
          <w:lang w:val="vi-VN"/>
        </w:rPr>
        <w:t>4</w:t>
      </w:r>
      <w:r w:rsidR="000C1178" w:rsidRPr="00ED3618">
        <w:rPr>
          <w:rFonts w:ascii="Times New Roman" w:hAnsi="Times New Roman" w:cs="Times New Roman"/>
          <w:sz w:val="28"/>
          <w:szCs w:val="28"/>
          <w:vertAlign w:val="superscript"/>
          <w:lang w:val="vi-VN"/>
        </w:rPr>
        <w:t>+</w:t>
      </w:r>
      <w:r w:rsidRPr="00ED3618">
        <w:rPr>
          <w:rFonts w:ascii="Times New Roman" w:hAnsi="Times New Roman" w:cs="Times New Roman"/>
          <w:sz w:val="28"/>
          <w:szCs w:val="28"/>
          <w:lang w:val="vi-VN"/>
        </w:rPr>
        <w:t>, PO</w:t>
      </w:r>
      <w:r w:rsidRPr="00ED3618">
        <w:rPr>
          <w:rFonts w:ascii="Times New Roman" w:hAnsi="Times New Roman" w:cs="Times New Roman"/>
          <w:sz w:val="28"/>
          <w:szCs w:val="28"/>
          <w:vertAlign w:val="subscript"/>
          <w:lang w:val="vi-VN"/>
        </w:rPr>
        <w:t>4</w:t>
      </w:r>
      <w:r w:rsidR="000C1178" w:rsidRPr="00ED3618">
        <w:rPr>
          <w:rFonts w:ascii="Times New Roman" w:hAnsi="Times New Roman" w:cs="Times New Roman"/>
          <w:sz w:val="28"/>
          <w:szCs w:val="28"/>
          <w:vertAlign w:val="superscript"/>
          <w:lang w:val="vi-VN"/>
        </w:rPr>
        <w:t>3-</w:t>
      </w:r>
      <w:r w:rsidRPr="00ED3618">
        <w:rPr>
          <w:rFonts w:ascii="Times New Roman" w:hAnsi="Times New Roman" w:cs="Times New Roman"/>
          <w:sz w:val="28"/>
          <w:szCs w:val="28"/>
          <w:lang w:val="vi-VN"/>
        </w:rPr>
        <w:t>, Fe với tần suất 03 tháng/lần (04 lần/năm) cho mọi vị trí quan trắc. Tùy thuộc vào mục tiêu chương trình quan trắc, đặc điểm của vị trí quan trắc để bổ sung các thông số khác với tần suất phù hợp.</w:t>
      </w:r>
    </w:p>
    <w:p w14:paraId="245EEB78" w14:textId="77777777" w:rsidR="00465FD3" w:rsidRPr="00ED3618" w:rsidRDefault="00B26FB6"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 xml:space="preserve">Điều </w:t>
      </w:r>
      <w:r w:rsidR="004D03E9" w:rsidRPr="00ED3618">
        <w:rPr>
          <w:rFonts w:ascii="Times New Roman" w:hAnsi="Times New Roman" w:cs="Times New Roman"/>
          <w:b/>
          <w:sz w:val="28"/>
          <w:szCs w:val="28"/>
          <w:lang w:val="vi-VN"/>
        </w:rPr>
        <w:t>10</w:t>
      </w:r>
      <w:r w:rsidR="00465FD3" w:rsidRPr="00ED3618">
        <w:rPr>
          <w:rFonts w:ascii="Times New Roman" w:hAnsi="Times New Roman" w:cs="Times New Roman"/>
          <w:sz w:val="28"/>
          <w:szCs w:val="28"/>
          <w:lang w:val="vi-VN"/>
        </w:rPr>
        <w:t xml:space="preserve">. </w:t>
      </w:r>
      <w:r w:rsidR="00465FD3" w:rsidRPr="00ED3618">
        <w:rPr>
          <w:rFonts w:ascii="Times New Roman" w:hAnsi="Times New Roman" w:cs="Times New Roman"/>
          <w:b/>
          <w:sz w:val="28"/>
          <w:szCs w:val="28"/>
          <w:lang w:val="vi-VN"/>
        </w:rPr>
        <w:t>Quan trắc nước biển</w:t>
      </w:r>
      <w:r w:rsidRPr="00ED3618">
        <w:rPr>
          <w:rFonts w:ascii="Times New Roman" w:hAnsi="Times New Roman" w:cs="Times New Roman"/>
          <w:sz w:val="28"/>
          <w:szCs w:val="28"/>
          <w:lang w:val="vi-VN"/>
        </w:rPr>
        <w:t xml:space="preserve"> </w:t>
      </w:r>
    </w:p>
    <w:p w14:paraId="687C1ABB" w14:textId="77777777" w:rsidR="00280631" w:rsidRPr="00ED3618" w:rsidRDefault="00AF62D5"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6960AC" w:rsidRPr="00ED3618">
        <w:rPr>
          <w:rFonts w:ascii="Times New Roman" w:hAnsi="Times New Roman" w:cs="Times New Roman"/>
          <w:sz w:val="28"/>
          <w:szCs w:val="28"/>
          <w:lang w:val="vi-VN"/>
        </w:rPr>
        <w:t>Thông số quan trắc môi trường nước biển bao gồm: nhiệt độ, pH, DO, EC, độ muối, độ trong suốt, độ đục, TDS, các thông số khí tượng hải văn, TSS, BOD</w:t>
      </w:r>
      <w:r w:rsidR="006960AC" w:rsidRPr="00ED3618">
        <w:rPr>
          <w:rFonts w:ascii="Times New Roman" w:hAnsi="Times New Roman" w:cs="Times New Roman"/>
          <w:sz w:val="28"/>
          <w:szCs w:val="28"/>
          <w:vertAlign w:val="subscript"/>
          <w:lang w:val="vi-VN"/>
        </w:rPr>
        <w:t>5</w:t>
      </w:r>
      <w:r w:rsidR="006960AC" w:rsidRPr="00ED3618">
        <w:rPr>
          <w:rFonts w:ascii="Times New Roman" w:hAnsi="Times New Roman" w:cs="Times New Roman"/>
          <w:sz w:val="28"/>
          <w:szCs w:val="28"/>
          <w:lang w:val="vi-VN"/>
        </w:rPr>
        <w:t>, NH</w:t>
      </w:r>
      <w:r w:rsidR="006960AC" w:rsidRPr="00ED3618">
        <w:rPr>
          <w:rFonts w:ascii="Times New Roman" w:hAnsi="Times New Roman" w:cs="Times New Roman"/>
          <w:sz w:val="28"/>
          <w:szCs w:val="28"/>
          <w:vertAlign w:val="subscript"/>
          <w:lang w:val="vi-VN"/>
        </w:rPr>
        <w:t>4</w:t>
      </w:r>
      <w:r w:rsidR="006960AC" w:rsidRPr="00ED3618">
        <w:rPr>
          <w:rFonts w:ascii="Times New Roman" w:hAnsi="Times New Roman" w:cs="Times New Roman"/>
          <w:sz w:val="28"/>
          <w:szCs w:val="28"/>
          <w:vertAlign w:val="superscript"/>
          <w:lang w:val="vi-VN"/>
        </w:rPr>
        <w:t>+</w:t>
      </w:r>
      <w:r w:rsidR="006960AC" w:rsidRPr="00ED3618">
        <w:rPr>
          <w:rFonts w:ascii="Times New Roman" w:hAnsi="Times New Roman" w:cs="Times New Roman"/>
          <w:sz w:val="28"/>
          <w:szCs w:val="28"/>
          <w:lang w:val="vi-VN"/>
        </w:rPr>
        <w:t>, PO</w:t>
      </w:r>
      <w:r w:rsidR="006960AC" w:rsidRPr="00ED3618">
        <w:rPr>
          <w:rFonts w:ascii="Times New Roman" w:hAnsi="Times New Roman" w:cs="Times New Roman"/>
          <w:sz w:val="28"/>
          <w:szCs w:val="28"/>
          <w:vertAlign w:val="subscript"/>
          <w:lang w:val="vi-VN"/>
        </w:rPr>
        <w:t>4</w:t>
      </w:r>
      <w:r w:rsidR="006960AC" w:rsidRPr="00ED3618">
        <w:rPr>
          <w:rFonts w:ascii="Times New Roman" w:hAnsi="Times New Roman" w:cs="Times New Roman"/>
          <w:sz w:val="28"/>
          <w:szCs w:val="28"/>
          <w:vertAlign w:val="superscript"/>
          <w:lang w:val="vi-VN"/>
        </w:rPr>
        <w:t>3-</w:t>
      </w:r>
      <w:r w:rsidR="006960AC" w:rsidRPr="00ED3618">
        <w:rPr>
          <w:rFonts w:ascii="Times New Roman" w:hAnsi="Times New Roman" w:cs="Times New Roman"/>
          <w:sz w:val="28"/>
          <w:szCs w:val="28"/>
          <w:lang w:val="vi-VN"/>
        </w:rPr>
        <w:t>, NO</w:t>
      </w:r>
      <w:r w:rsidR="006960AC" w:rsidRPr="00ED3618">
        <w:rPr>
          <w:rFonts w:ascii="Times New Roman" w:hAnsi="Times New Roman" w:cs="Times New Roman"/>
          <w:sz w:val="28"/>
          <w:szCs w:val="28"/>
          <w:vertAlign w:val="subscript"/>
          <w:lang w:val="vi-VN"/>
        </w:rPr>
        <w:t>2</w:t>
      </w:r>
      <w:r w:rsidR="006960AC" w:rsidRPr="00ED3618">
        <w:rPr>
          <w:rFonts w:ascii="Times New Roman" w:hAnsi="Times New Roman" w:cs="Times New Roman"/>
          <w:sz w:val="28"/>
          <w:szCs w:val="28"/>
          <w:vertAlign w:val="superscript"/>
          <w:lang w:val="vi-VN"/>
        </w:rPr>
        <w:t>-</w:t>
      </w:r>
      <w:r w:rsidR="006960AC" w:rsidRPr="00ED3618">
        <w:rPr>
          <w:rFonts w:ascii="Times New Roman" w:hAnsi="Times New Roman" w:cs="Times New Roman"/>
          <w:sz w:val="28"/>
          <w:szCs w:val="28"/>
          <w:lang w:val="vi-VN"/>
        </w:rPr>
        <w:t>, NO</w:t>
      </w:r>
      <w:r w:rsidR="006960AC" w:rsidRPr="00ED3618">
        <w:rPr>
          <w:rFonts w:ascii="Times New Roman" w:hAnsi="Times New Roman" w:cs="Times New Roman"/>
          <w:sz w:val="28"/>
          <w:szCs w:val="28"/>
          <w:vertAlign w:val="subscript"/>
          <w:lang w:val="vi-VN"/>
        </w:rPr>
        <w:t>3</w:t>
      </w:r>
      <w:r w:rsidR="006960AC" w:rsidRPr="00ED3618">
        <w:rPr>
          <w:rFonts w:ascii="Times New Roman" w:hAnsi="Times New Roman" w:cs="Times New Roman"/>
          <w:sz w:val="28"/>
          <w:szCs w:val="28"/>
          <w:vertAlign w:val="superscript"/>
          <w:lang w:val="vi-VN"/>
        </w:rPr>
        <w:t>-</w:t>
      </w:r>
      <w:r w:rsidR="006960AC" w:rsidRPr="00ED3618">
        <w:rPr>
          <w:rFonts w:ascii="Times New Roman" w:hAnsi="Times New Roman" w:cs="Times New Roman"/>
          <w:sz w:val="28"/>
          <w:szCs w:val="28"/>
          <w:lang w:val="vi-VN"/>
        </w:rPr>
        <w:t>, F</w:t>
      </w:r>
      <w:r w:rsidR="006960AC" w:rsidRPr="00ED3618">
        <w:rPr>
          <w:rFonts w:ascii="Times New Roman" w:hAnsi="Times New Roman" w:cs="Times New Roman"/>
          <w:sz w:val="28"/>
          <w:szCs w:val="28"/>
          <w:vertAlign w:val="superscript"/>
          <w:lang w:val="vi-VN"/>
        </w:rPr>
        <w:t>-</w:t>
      </w:r>
      <w:r w:rsidR="006960AC" w:rsidRPr="00ED3618">
        <w:rPr>
          <w:rFonts w:ascii="Times New Roman" w:hAnsi="Times New Roman" w:cs="Times New Roman"/>
          <w:sz w:val="28"/>
          <w:szCs w:val="28"/>
          <w:lang w:val="vi-VN"/>
        </w:rPr>
        <w:t>, S</w:t>
      </w:r>
      <w:r w:rsidR="006960AC" w:rsidRPr="00ED3618">
        <w:rPr>
          <w:rFonts w:ascii="Times New Roman" w:hAnsi="Times New Roman" w:cs="Times New Roman"/>
          <w:sz w:val="28"/>
          <w:szCs w:val="28"/>
          <w:vertAlign w:val="superscript"/>
          <w:lang w:val="vi-VN"/>
        </w:rPr>
        <w:t>2-</w:t>
      </w:r>
      <w:r w:rsidR="006960AC" w:rsidRPr="00ED3618">
        <w:rPr>
          <w:rFonts w:ascii="Times New Roman" w:hAnsi="Times New Roman" w:cs="Times New Roman"/>
          <w:sz w:val="28"/>
          <w:szCs w:val="28"/>
          <w:lang w:val="vi-VN"/>
        </w:rPr>
        <w:t>, CN</w:t>
      </w:r>
      <w:r w:rsidR="006960AC" w:rsidRPr="00ED3618">
        <w:rPr>
          <w:rFonts w:ascii="Times New Roman" w:hAnsi="Times New Roman" w:cs="Times New Roman"/>
          <w:sz w:val="28"/>
          <w:szCs w:val="28"/>
          <w:vertAlign w:val="superscript"/>
          <w:lang w:val="vi-VN"/>
        </w:rPr>
        <w:t>-</w:t>
      </w:r>
      <w:r w:rsidR="006960AC" w:rsidRPr="00ED3618">
        <w:rPr>
          <w:rFonts w:ascii="Times New Roman" w:hAnsi="Times New Roman" w:cs="Times New Roman"/>
          <w:sz w:val="28"/>
          <w:szCs w:val="28"/>
          <w:lang w:val="vi-VN"/>
        </w:rPr>
        <w:t xml:space="preserve">, Pb, Fe, Zn, Cu, Mn, Cd, Hg (chỉ áp dụng cho </w:t>
      </w:r>
      <w:r w:rsidR="006960AC" w:rsidRPr="00ED3618">
        <w:rPr>
          <w:rFonts w:ascii="Times New Roman" w:hAnsi="Times New Roman" w:cs="Times New Roman"/>
          <w:sz w:val="28"/>
          <w:szCs w:val="28"/>
          <w:lang w:val="vi-VN"/>
        </w:rPr>
        <w:lastRenderedPageBreak/>
        <w:t>nước biển ven bờ và gần bờ), As, tổng crôm</w:t>
      </w:r>
      <w:r w:rsidR="00E05269" w:rsidRPr="00ED3618">
        <w:rPr>
          <w:rFonts w:ascii="Times New Roman" w:hAnsi="Times New Roman" w:cs="Times New Roman"/>
          <w:sz w:val="28"/>
          <w:szCs w:val="28"/>
          <w:lang w:val="vi-VN"/>
        </w:rPr>
        <w:t xml:space="preserve"> (Cr)</w:t>
      </w:r>
      <w:r w:rsidR="006960AC" w:rsidRPr="00ED3618">
        <w:rPr>
          <w:rFonts w:ascii="Times New Roman" w:hAnsi="Times New Roman" w:cs="Times New Roman"/>
          <w:sz w:val="28"/>
          <w:szCs w:val="28"/>
          <w:lang w:val="vi-VN"/>
        </w:rPr>
        <w:t xml:space="preserve">, </w:t>
      </w:r>
      <w:r w:rsidR="00356090" w:rsidRPr="00ED3618">
        <w:rPr>
          <w:rFonts w:ascii="Times New Roman" w:hAnsi="Times New Roman" w:cs="Times New Roman"/>
          <w:sz w:val="28"/>
          <w:szCs w:val="28"/>
          <w:lang w:val="vi-VN"/>
        </w:rPr>
        <w:t>Cr</w:t>
      </w:r>
      <w:r w:rsidR="00356090" w:rsidRPr="00ED3618">
        <w:rPr>
          <w:rFonts w:ascii="Times New Roman" w:hAnsi="Times New Roman" w:cs="Times New Roman"/>
          <w:sz w:val="28"/>
          <w:szCs w:val="28"/>
          <w:vertAlign w:val="superscript"/>
          <w:lang w:val="vi-VN"/>
        </w:rPr>
        <w:t>6+</w:t>
      </w:r>
      <w:r w:rsidR="006960AC" w:rsidRPr="00ED3618">
        <w:rPr>
          <w:rFonts w:ascii="Times New Roman" w:hAnsi="Times New Roman" w:cs="Times New Roman"/>
          <w:sz w:val="28"/>
          <w:szCs w:val="28"/>
          <w:lang w:val="vi-VN"/>
        </w:rPr>
        <w:t>, tổng N, tổng P; tổng dầu, mỡ; tổng dầu mỡ khoáng, tổng phenol</w:t>
      </w:r>
      <w:r w:rsidR="00191C90" w:rsidRPr="00ED3618">
        <w:rPr>
          <w:rFonts w:ascii="Times New Roman" w:hAnsi="Times New Roman" w:cs="Times New Roman"/>
          <w:sz w:val="28"/>
          <w:szCs w:val="28"/>
          <w:lang w:val="vi-VN"/>
        </w:rPr>
        <w:t>s</w:t>
      </w:r>
      <w:r w:rsidR="006960AC" w:rsidRPr="00ED3618">
        <w:rPr>
          <w:rFonts w:ascii="Times New Roman" w:hAnsi="Times New Roman" w:cs="Times New Roman"/>
          <w:sz w:val="28"/>
          <w:szCs w:val="28"/>
          <w:lang w:val="vi-VN"/>
        </w:rPr>
        <w:t>, động vật nổi, động vật đáy, hóa chất bảo vệ thực vật clo hữu cơ, hóa chất bảo vệ thực vật photpho hữu cơ, coliform</w:t>
      </w:r>
      <w:r w:rsidR="00C94694" w:rsidRPr="00ED3618">
        <w:rPr>
          <w:rFonts w:ascii="Times New Roman" w:hAnsi="Times New Roman" w:cs="Times New Roman"/>
          <w:sz w:val="28"/>
          <w:szCs w:val="28"/>
          <w:lang w:val="vi-VN"/>
        </w:rPr>
        <w:t>s</w:t>
      </w:r>
      <w:r w:rsidR="00C926AA"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trắc môi  trường</w:t>
      </w:r>
      <w:r w:rsidR="006960AC" w:rsidRPr="00ED3618">
        <w:rPr>
          <w:rFonts w:ascii="Times New Roman" w:hAnsi="Times New Roman" w:cs="Times New Roman"/>
          <w:sz w:val="28"/>
          <w:szCs w:val="28"/>
          <w:lang w:val="vi-VN"/>
        </w:rPr>
        <w:t xml:space="preserve">. </w:t>
      </w:r>
      <w:r w:rsidR="00280631" w:rsidRPr="00ED3618">
        <w:rPr>
          <w:rFonts w:ascii="Times New Roman" w:hAnsi="Times New Roman" w:cs="Times New Roman"/>
          <w:sz w:val="28"/>
          <w:szCs w:val="28"/>
          <w:lang w:val="vi-VN"/>
        </w:rPr>
        <w:t xml:space="preserve">Thông số quan trắc và phương pháp quan trắc chất lượng nước </w:t>
      </w:r>
      <w:r w:rsidR="004A1D8E" w:rsidRPr="00ED3618">
        <w:rPr>
          <w:rFonts w:ascii="Times New Roman" w:hAnsi="Times New Roman" w:cs="Times New Roman"/>
          <w:sz w:val="28"/>
          <w:szCs w:val="28"/>
          <w:lang w:val="vi-VN"/>
        </w:rPr>
        <w:t>biển</w:t>
      </w:r>
      <w:r w:rsidR="00280631" w:rsidRPr="00ED3618">
        <w:rPr>
          <w:rFonts w:ascii="Times New Roman" w:hAnsi="Times New Roman" w:cs="Times New Roman"/>
          <w:sz w:val="28"/>
          <w:szCs w:val="28"/>
          <w:lang w:val="vi-VN"/>
        </w:rPr>
        <w:t xml:space="preserve"> quy định tại Phụ lụ</w:t>
      </w:r>
      <w:r w:rsidR="00E72D62" w:rsidRPr="00ED3618">
        <w:rPr>
          <w:rFonts w:ascii="Times New Roman" w:hAnsi="Times New Roman" w:cs="Times New Roman"/>
          <w:sz w:val="28"/>
          <w:szCs w:val="28"/>
          <w:lang w:val="vi-VN"/>
        </w:rPr>
        <w:t>c 2</w:t>
      </w:r>
      <w:r w:rsidR="00280631" w:rsidRPr="00ED3618">
        <w:rPr>
          <w:rFonts w:ascii="Times New Roman" w:hAnsi="Times New Roman" w:cs="Times New Roman"/>
          <w:sz w:val="28"/>
          <w:szCs w:val="28"/>
          <w:lang w:val="vi-VN"/>
        </w:rPr>
        <w:t>.</w:t>
      </w:r>
      <w:r w:rsidR="004F38D0" w:rsidRPr="00ED3618">
        <w:rPr>
          <w:rFonts w:ascii="Times New Roman" w:hAnsi="Times New Roman" w:cs="Times New Roman"/>
          <w:sz w:val="28"/>
          <w:szCs w:val="28"/>
          <w:lang w:val="vi-VN"/>
        </w:rPr>
        <w:t>4</w:t>
      </w:r>
      <w:r w:rsidR="00280631" w:rsidRPr="00ED3618">
        <w:rPr>
          <w:rFonts w:ascii="Times New Roman" w:hAnsi="Times New Roman" w:cs="Times New Roman"/>
          <w:sz w:val="28"/>
          <w:szCs w:val="28"/>
          <w:lang w:val="vi-VN"/>
        </w:rPr>
        <w:t xml:space="preserve"> Thông tư này.</w:t>
      </w:r>
    </w:p>
    <w:p w14:paraId="7C1A645A" w14:textId="77777777" w:rsidR="00280631" w:rsidRPr="00ED3618" w:rsidRDefault="00280631"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ab/>
      </w:r>
      <w:r w:rsidR="00AF62D5" w:rsidRPr="00ED3618">
        <w:rPr>
          <w:rFonts w:ascii="Times New Roman" w:hAnsi="Times New Roman" w:cs="Times New Roman"/>
          <w:sz w:val="28"/>
          <w:szCs w:val="28"/>
          <w:lang w:val="vi-VN"/>
        </w:rPr>
        <w:t xml:space="preserve">2. </w:t>
      </w:r>
      <w:r w:rsidR="004A1D8E" w:rsidRPr="00ED3618">
        <w:rPr>
          <w:rFonts w:ascii="Times New Roman" w:hAnsi="Times New Roman" w:cs="Times New Roman"/>
          <w:sz w:val="28"/>
          <w:szCs w:val="28"/>
          <w:lang w:val="vi-VN"/>
        </w:rPr>
        <w:t>C</w:t>
      </w:r>
      <w:r w:rsidRPr="00ED3618">
        <w:rPr>
          <w:rFonts w:ascii="Times New Roman" w:hAnsi="Times New Roman" w:cs="Times New Roman"/>
          <w:sz w:val="28"/>
          <w:szCs w:val="28"/>
          <w:lang w:val="vi-VN"/>
        </w:rPr>
        <w:t>hương trình quan trắc môi trường cấp quốc gia và cấp tỉnh, phải lựa chọn các thông số: pH, TSS, DO, BOD</w:t>
      </w:r>
      <w:r w:rsidR="00E05269" w:rsidRPr="00ED3618">
        <w:rPr>
          <w:rFonts w:ascii="Times New Roman" w:hAnsi="Times New Roman" w:cs="Times New Roman"/>
          <w:sz w:val="28"/>
          <w:szCs w:val="28"/>
          <w:vertAlign w:val="subscript"/>
          <w:lang w:val="vi-VN"/>
        </w:rPr>
        <w:t>5</w:t>
      </w:r>
      <w:r w:rsidRPr="00ED3618">
        <w:rPr>
          <w:rFonts w:ascii="Times New Roman" w:hAnsi="Times New Roman" w:cs="Times New Roman"/>
          <w:sz w:val="28"/>
          <w:szCs w:val="28"/>
          <w:lang w:val="vi-VN"/>
        </w:rPr>
        <w:t>, NH</w:t>
      </w:r>
      <w:r w:rsidRPr="00ED3618">
        <w:rPr>
          <w:rFonts w:ascii="Times New Roman" w:hAnsi="Times New Roman" w:cs="Times New Roman"/>
          <w:sz w:val="28"/>
          <w:szCs w:val="28"/>
          <w:vertAlign w:val="subscript"/>
          <w:lang w:val="vi-VN"/>
        </w:rPr>
        <w:t>4</w:t>
      </w:r>
      <w:r w:rsidR="00E05269" w:rsidRPr="00ED3618">
        <w:rPr>
          <w:rFonts w:ascii="Times New Roman" w:hAnsi="Times New Roman" w:cs="Times New Roman"/>
          <w:sz w:val="28"/>
          <w:szCs w:val="28"/>
          <w:vertAlign w:val="superscript"/>
          <w:lang w:val="vi-VN"/>
        </w:rPr>
        <w:t>+</w:t>
      </w:r>
      <w:r w:rsidRPr="00ED3618">
        <w:rPr>
          <w:rFonts w:ascii="Times New Roman" w:hAnsi="Times New Roman" w:cs="Times New Roman"/>
          <w:sz w:val="28"/>
          <w:szCs w:val="28"/>
          <w:lang w:val="vi-VN"/>
        </w:rPr>
        <w:t>, PO</w:t>
      </w:r>
      <w:r w:rsidRPr="00ED3618">
        <w:rPr>
          <w:rFonts w:ascii="Times New Roman" w:hAnsi="Times New Roman" w:cs="Times New Roman"/>
          <w:sz w:val="28"/>
          <w:szCs w:val="28"/>
          <w:vertAlign w:val="subscript"/>
          <w:lang w:val="vi-VN"/>
        </w:rPr>
        <w:t>4</w:t>
      </w:r>
      <w:r w:rsidR="00E05269" w:rsidRPr="00ED3618">
        <w:rPr>
          <w:rFonts w:ascii="Times New Roman" w:hAnsi="Times New Roman" w:cs="Times New Roman"/>
          <w:sz w:val="28"/>
          <w:szCs w:val="28"/>
          <w:vertAlign w:val="superscript"/>
          <w:lang w:val="vi-VN"/>
        </w:rPr>
        <w:t>3-</w:t>
      </w:r>
      <w:r w:rsidRPr="00ED3618">
        <w:rPr>
          <w:rFonts w:ascii="Times New Roman" w:hAnsi="Times New Roman" w:cs="Times New Roman"/>
          <w:sz w:val="28"/>
          <w:szCs w:val="28"/>
          <w:lang w:val="vi-VN"/>
        </w:rPr>
        <w:t xml:space="preserve">, </w:t>
      </w:r>
      <w:r w:rsidR="00C5660A" w:rsidRPr="00ED3618">
        <w:rPr>
          <w:rFonts w:ascii="Times New Roman" w:hAnsi="Times New Roman" w:cs="Times New Roman"/>
          <w:sz w:val="28"/>
          <w:szCs w:val="28"/>
          <w:lang w:val="vi-VN"/>
        </w:rPr>
        <w:t>t</w:t>
      </w:r>
      <w:r w:rsidR="006240BC" w:rsidRPr="00ED3618">
        <w:rPr>
          <w:rFonts w:ascii="Times New Roman" w:hAnsi="Times New Roman" w:cs="Times New Roman"/>
          <w:sz w:val="28"/>
          <w:szCs w:val="28"/>
          <w:lang w:val="vi-VN"/>
        </w:rPr>
        <w:t>ổ</w:t>
      </w:r>
      <w:r w:rsidR="00C5660A" w:rsidRPr="00ED3618">
        <w:rPr>
          <w:rFonts w:ascii="Times New Roman" w:hAnsi="Times New Roman" w:cs="Times New Roman"/>
          <w:sz w:val="28"/>
          <w:szCs w:val="28"/>
          <w:lang w:val="vi-VN"/>
        </w:rPr>
        <w:t>ng dầu</w:t>
      </w:r>
      <w:r w:rsidR="006240BC" w:rsidRPr="00ED3618">
        <w:rPr>
          <w:rFonts w:ascii="Times New Roman" w:hAnsi="Times New Roman" w:cs="Times New Roman"/>
          <w:sz w:val="28"/>
          <w:szCs w:val="28"/>
          <w:lang w:val="vi-VN"/>
        </w:rPr>
        <w:t xml:space="preserve">u mỡ khoáng, </w:t>
      </w:r>
      <w:r w:rsidR="00C5660A" w:rsidRPr="00ED3618">
        <w:rPr>
          <w:rFonts w:ascii="Times New Roman" w:hAnsi="Times New Roman" w:cs="Times New Roman"/>
          <w:sz w:val="28"/>
          <w:szCs w:val="28"/>
          <w:lang w:val="vi-VN"/>
        </w:rPr>
        <w:t>t</w:t>
      </w:r>
      <w:r w:rsidRPr="00ED3618">
        <w:rPr>
          <w:rFonts w:ascii="Times New Roman" w:hAnsi="Times New Roman" w:cs="Times New Roman"/>
          <w:sz w:val="28"/>
          <w:szCs w:val="28"/>
          <w:lang w:val="vi-VN"/>
        </w:rPr>
        <w:t>ổng coliforms với tần suất tối thiểu 0</w:t>
      </w:r>
      <w:r w:rsidR="006240BC" w:rsidRPr="00ED3618">
        <w:rPr>
          <w:rFonts w:ascii="Times New Roman" w:hAnsi="Times New Roman" w:cs="Times New Roman"/>
          <w:sz w:val="28"/>
          <w:szCs w:val="28"/>
          <w:lang w:val="vi-VN"/>
        </w:rPr>
        <w:t>3</w:t>
      </w:r>
      <w:r w:rsidRPr="00ED3618">
        <w:rPr>
          <w:rFonts w:ascii="Times New Roman" w:hAnsi="Times New Roman" w:cs="Times New Roman"/>
          <w:sz w:val="28"/>
          <w:szCs w:val="28"/>
          <w:lang w:val="vi-VN"/>
        </w:rPr>
        <w:t xml:space="preserve"> tháng/lần (0</w:t>
      </w:r>
      <w:r w:rsidR="006240BC" w:rsidRPr="00ED3618">
        <w:rPr>
          <w:rFonts w:ascii="Times New Roman" w:hAnsi="Times New Roman" w:cs="Times New Roman"/>
          <w:sz w:val="28"/>
          <w:szCs w:val="28"/>
          <w:lang w:val="vi-VN"/>
        </w:rPr>
        <w:t>4</w:t>
      </w:r>
      <w:r w:rsidRPr="00ED3618">
        <w:rPr>
          <w:rFonts w:ascii="Times New Roman" w:hAnsi="Times New Roman" w:cs="Times New Roman"/>
          <w:sz w:val="28"/>
          <w:szCs w:val="28"/>
          <w:lang w:val="vi-VN"/>
        </w:rPr>
        <w:t xml:space="preserve"> lần/năm) cho mọi vị trí quan trắc</w:t>
      </w:r>
      <w:r w:rsidR="006240BC" w:rsidRPr="00ED3618">
        <w:rPr>
          <w:rFonts w:ascii="Times New Roman" w:hAnsi="Times New Roman" w:cs="Times New Roman"/>
          <w:sz w:val="28"/>
          <w:szCs w:val="28"/>
          <w:lang w:val="vi-VN"/>
        </w:rPr>
        <w:t xml:space="preserve"> nước biển ven bờ; các thông số pH, As, Cd, tổng phenols, tổng dầu mỡ khoáng cho nước biển gần bờ và nước biển xa bờ với tần suất tối thiểu 01 lần/năm</w:t>
      </w:r>
      <w:r w:rsidRPr="00ED3618">
        <w:rPr>
          <w:rFonts w:ascii="Times New Roman" w:hAnsi="Times New Roman" w:cs="Times New Roman"/>
          <w:sz w:val="28"/>
          <w:szCs w:val="28"/>
          <w:lang w:val="vi-VN"/>
        </w:rPr>
        <w:t>. Tùy thuộc vào mục tiêu chương trình quan trắc, đặc điểm của vị trí quan trắc để bổ sung các thông số khác với tần suất phù hợp.</w:t>
      </w:r>
    </w:p>
    <w:p w14:paraId="1B88CA88" w14:textId="77777777" w:rsidR="00465FD3" w:rsidRPr="00ED3618" w:rsidRDefault="00B26FB6"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Điều 11</w:t>
      </w:r>
      <w:r w:rsidR="00465FD3" w:rsidRPr="00ED3618">
        <w:rPr>
          <w:rFonts w:ascii="Times New Roman" w:hAnsi="Times New Roman" w:cs="Times New Roman"/>
          <w:sz w:val="28"/>
          <w:szCs w:val="28"/>
          <w:lang w:val="vi-VN"/>
        </w:rPr>
        <w:t xml:space="preserve">. </w:t>
      </w:r>
      <w:r w:rsidR="00465FD3" w:rsidRPr="00ED3618">
        <w:rPr>
          <w:rFonts w:ascii="Times New Roman" w:hAnsi="Times New Roman" w:cs="Times New Roman"/>
          <w:b/>
          <w:sz w:val="28"/>
          <w:szCs w:val="28"/>
          <w:lang w:val="vi-VN"/>
        </w:rPr>
        <w:t>Quan trắc nước mưa</w:t>
      </w:r>
    </w:p>
    <w:p w14:paraId="69CE845E" w14:textId="77777777" w:rsidR="004F38D0"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4F38D0" w:rsidRPr="00ED3618">
        <w:rPr>
          <w:rFonts w:ascii="Times New Roman" w:hAnsi="Times New Roman" w:cs="Times New Roman"/>
          <w:sz w:val="28"/>
          <w:szCs w:val="28"/>
          <w:lang w:val="vi-VN"/>
        </w:rPr>
        <w:t>Thông số quan trắc chất lượng nước mưa bao gồm: nhiệt độ, pH, EC, TDS, các thông số khí tượng, Cl</w:t>
      </w:r>
      <w:r w:rsidR="004F38D0" w:rsidRPr="00ED3618">
        <w:rPr>
          <w:rFonts w:ascii="Times New Roman" w:hAnsi="Times New Roman" w:cs="Times New Roman"/>
          <w:sz w:val="28"/>
          <w:szCs w:val="28"/>
          <w:vertAlign w:val="superscript"/>
          <w:lang w:val="vi-VN"/>
        </w:rPr>
        <w:t>-</w:t>
      </w:r>
      <w:r w:rsidR="004F38D0" w:rsidRPr="00ED3618">
        <w:rPr>
          <w:rFonts w:ascii="Times New Roman" w:hAnsi="Times New Roman" w:cs="Times New Roman"/>
          <w:sz w:val="28"/>
          <w:szCs w:val="28"/>
          <w:lang w:val="vi-VN"/>
        </w:rPr>
        <w:t>, F</w:t>
      </w:r>
      <w:r w:rsidR="004F38D0" w:rsidRPr="00ED3618">
        <w:rPr>
          <w:rFonts w:ascii="Times New Roman" w:hAnsi="Times New Roman" w:cs="Times New Roman"/>
          <w:sz w:val="28"/>
          <w:szCs w:val="28"/>
          <w:vertAlign w:val="superscript"/>
          <w:lang w:val="vi-VN"/>
        </w:rPr>
        <w:t>-</w:t>
      </w:r>
      <w:r w:rsidR="004F38D0" w:rsidRPr="00ED3618">
        <w:rPr>
          <w:rFonts w:ascii="Times New Roman" w:hAnsi="Times New Roman" w:cs="Times New Roman"/>
          <w:sz w:val="28"/>
          <w:szCs w:val="28"/>
          <w:lang w:val="vi-VN"/>
        </w:rPr>
        <w:t>, NO</w:t>
      </w:r>
      <w:r w:rsidR="004F38D0" w:rsidRPr="00ED3618">
        <w:rPr>
          <w:rFonts w:ascii="Times New Roman" w:hAnsi="Times New Roman" w:cs="Times New Roman"/>
          <w:sz w:val="28"/>
          <w:szCs w:val="28"/>
          <w:vertAlign w:val="subscript"/>
          <w:lang w:val="vi-VN"/>
        </w:rPr>
        <w:t>2</w:t>
      </w:r>
      <w:r w:rsidR="004F38D0" w:rsidRPr="00ED3618">
        <w:rPr>
          <w:rFonts w:ascii="Times New Roman" w:hAnsi="Times New Roman" w:cs="Times New Roman"/>
          <w:sz w:val="28"/>
          <w:szCs w:val="28"/>
          <w:vertAlign w:val="superscript"/>
          <w:lang w:val="vi-VN"/>
        </w:rPr>
        <w:t>-</w:t>
      </w:r>
      <w:r w:rsidR="004F38D0" w:rsidRPr="00ED3618">
        <w:rPr>
          <w:rFonts w:ascii="Times New Roman" w:hAnsi="Times New Roman" w:cs="Times New Roman"/>
          <w:sz w:val="28"/>
          <w:szCs w:val="28"/>
          <w:lang w:val="vi-VN"/>
        </w:rPr>
        <w:t>, NO</w:t>
      </w:r>
      <w:r w:rsidR="004F38D0" w:rsidRPr="00ED3618">
        <w:rPr>
          <w:rFonts w:ascii="Times New Roman" w:hAnsi="Times New Roman" w:cs="Times New Roman"/>
          <w:sz w:val="28"/>
          <w:szCs w:val="28"/>
          <w:vertAlign w:val="subscript"/>
          <w:lang w:val="vi-VN"/>
        </w:rPr>
        <w:t>3</w:t>
      </w:r>
      <w:r w:rsidR="004F38D0" w:rsidRPr="00ED3618">
        <w:rPr>
          <w:rFonts w:ascii="Times New Roman" w:hAnsi="Times New Roman" w:cs="Times New Roman"/>
          <w:sz w:val="28"/>
          <w:szCs w:val="28"/>
          <w:vertAlign w:val="superscript"/>
          <w:lang w:val="vi-VN"/>
        </w:rPr>
        <w:t>-</w:t>
      </w:r>
      <w:r w:rsidR="004F38D0" w:rsidRPr="00ED3618">
        <w:rPr>
          <w:rFonts w:ascii="Times New Roman" w:hAnsi="Times New Roman" w:cs="Times New Roman"/>
          <w:sz w:val="28"/>
          <w:szCs w:val="28"/>
          <w:lang w:val="vi-VN"/>
        </w:rPr>
        <w:t>, PO</w:t>
      </w:r>
      <w:r w:rsidR="004F38D0" w:rsidRPr="00ED3618">
        <w:rPr>
          <w:rFonts w:ascii="Times New Roman" w:hAnsi="Times New Roman" w:cs="Times New Roman"/>
          <w:sz w:val="28"/>
          <w:szCs w:val="28"/>
          <w:vertAlign w:val="subscript"/>
          <w:lang w:val="vi-VN"/>
        </w:rPr>
        <w:t>4</w:t>
      </w:r>
      <w:r w:rsidR="004F38D0" w:rsidRPr="00ED3618">
        <w:rPr>
          <w:rFonts w:ascii="Times New Roman" w:hAnsi="Times New Roman" w:cs="Times New Roman"/>
          <w:sz w:val="28"/>
          <w:szCs w:val="28"/>
          <w:vertAlign w:val="superscript"/>
          <w:lang w:val="vi-VN"/>
        </w:rPr>
        <w:t>3-</w:t>
      </w:r>
      <w:r w:rsidR="004F38D0" w:rsidRPr="00ED3618">
        <w:rPr>
          <w:rFonts w:ascii="Times New Roman" w:hAnsi="Times New Roman" w:cs="Times New Roman"/>
          <w:sz w:val="28"/>
          <w:szCs w:val="28"/>
          <w:lang w:val="vi-VN"/>
        </w:rPr>
        <w:t>, SO</w:t>
      </w:r>
      <w:r w:rsidR="004F38D0" w:rsidRPr="00ED3618">
        <w:rPr>
          <w:rFonts w:ascii="Times New Roman" w:hAnsi="Times New Roman" w:cs="Times New Roman"/>
          <w:sz w:val="28"/>
          <w:szCs w:val="28"/>
          <w:vertAlign w:val="subscript"/>
          <w:lang w:val="vi-VN"/>
        </w:rPr>
        <w:t>4</w:t>
      </w:r>
      <w:r w:rsidR="004F38D0" w:rsidRPr="00ED3618">
        <w:rPr>
          <w:rFonts w:ascii="Times New Roman" w:hAnsi="Times New Roman" w:cs="Times New Roman"/>
          <w:sz w:val="28"/>
          <w:szCs w:val="28"/>
          <w:vertAlign w:val="superscript"/>
          <w:lang w:val="vi-VN"/>
        </w:rPr>
        <w:t>2-</w:t>
      </w:r>
      <w:r w:rsidR="004F38D0" w:rsidRPr="00ED3618">
        <w:rPr>
          <w:rFonts w:ascii="Times New Roman" w:hAnsi="Times New Roman" w:cs="Times New Roman"/>
          <w:sz w:val="28"/>
          <w:szCs w:val="28"/>
          <w:lang w:val="vi-VN"/>
        </w:rPr>
        <w:t>, NH</w:t>
      </w:r>
      <w:r w:rsidR="004F38D0" w:rsidRPr="00ED3618">
        <w:rPr>
          <w:rFonts w:ascii="Times New Roman" w:hAnsi="Times New Roman" w:cs="Times New Roman"/>
          <w:sz w:val="28"/>
          <w:szCs w:val="28"/>
          <w:vertAlign w:val="subscript"/>
          <w:lang w:val="vi-VN"/>
        </w:rPr>
        <w:t>4</w:t>
      </w:r>
      <w:r w:rsidR="004F38D0" w:rsidRPr="00ED3618">
        <w:rPr>
          <w:rFonts w:ascii="Times New Roman" w:hAnsi="Times New Roman" w:cs="Times New Roman"/>
          <w:sz w:val="28"/>
          <w:szCs w:val="28"/>
          <w:vertAlign w:val="superscript"/>
          <w:lang w:val="vi-VN"/>
        </w:rPr>
        <w:t>+</w:t>
      </w:r>
      <w:r w:rsidR="004F38D0" w:rsidRPr="00ED3618">
        <w:rPr>
          <w:rFonts w:ascii="Times New Roman" w:hAnsi="Times New Roman" w:cs="Times New Roman"/>
          <w:sz w:val="28"/>
          <w:szCs w:val="28"/>
          <w:lang w:val="vi-VN"/>
        </w:rPr>
        <w:t>, Na</w:t>
      </w:r>
      <w:r w:rsidR="004F38D0" w:rsidRPr="00ED3618">
        <w:rPr>
          <w:rFonts w:ascii="Times New Roman" w:hAnsi="Times New Roman" w:cs="Times New Roman"/>
          <w:sz w:val="28"/>
          <w:szCs w:val="28"/>
          <w:vertAlign w:val="superscript"/>
          <w:lang w:val="vi-VN"/>
        </w:rPr>
        <w:t>+</w:t>
      </w:r>
      <w:r w:rsidR="004F38D0" w:rsidRPr="00ED3618">
        <w:rPr>
          <w:rFonts w:ascii="Times New Roman" w:hAnsi="Times New Roman" w:cs="Times New Roman"/>
          <w:sz w:val="28"/>
          <w:szCs w:val="28"/>
          <w:lang w:val="vi-VN"/>
        </w:rPr>
        <w:t>, K</w:t>
      </w:r>
      <w:r w:rsidR="004F38D0" w:rsidRPr="00ED3618">
        <w:rPr>
          <w:rFonts w:ascii="Times New Roman" w:hAnsi="Times New Roman" w:cs="Times New Roman"/>
          <w:sz w:val="28"/>
          <w:szCs w:val="28"/>
          <w:vertAlign w:val="superscript"/>
          <w:lang w:val="vi-VN"/>
        </w:rPr>
        <w:t>+</w:t>
      </w:r>
      <w:r w:rsidR="004F38D0" w:rsidRPr="00ED3618">
        <w:rPr>
          <w:rFonts w:ascii="Times New Roman" w:hAnsi="Times New Roman" w:cs="Times New Roman"/>
          <w:sz w:val="28"/>
          <w:szCs w:val="28"/>
          <w:lang w:val="vi-VN"/>
        </w:rPr>
        <w:t>, Ca</w:t>
      </w:r>
      <w:r w:rsidR="004F38D0" w:rsidRPr="00ED3618">
        <w:rPr>
          <w:rFonts w:ascii="Times New Roman" w:hAnsi="Times New Roman" w:cs="Times New Roman"/>
          <w:sz w:val="28"/>
          <w:szCs w:val="28"/>
          <w:vertAlign w:val="superscript"/>
          <w:lang w:val="vi-VN"/>
        </w:rPr>
        <w:t>2+</w:t>
      </w:r>
      <w:r w:rsidR="004F38D0" w:rsidRPr="00ED3618">
        <w:rPr>
          <w:rFonts w:ascii="Times New Roman" w:hAnsi="Times New Roman" w:cs="Times New Roman"/>
          <w:sz w:val="28"/>
          <w:szCs w:val="28"/>
          <w:lang w:val="vi-VN"/>
        </w:rPr>
        <w:t>, Mg</w:t>
      </w:r>
      <w:r w:rsidR="004F38D0" w:rsidRPr="00ED3618">
        <w:rPr>
          <w:rFonts w:ascii="Times New Roman" w:hAnsi="Times New Roman" w:cs="Times New Roman"/>
          <w:sz w:val="28"/>
          <w:szCs w:val="28"/>
          <w:vertAlign w:val="superscript"/>
          <w:lang w:val="vi-VN"/>
        </w:rPr>
        <w:t>2+</w:t>
      </w:r>
      <w:r w:rsidR="006E27FC"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w:t>
      </w:r>
      <w:r w:rsidR="00BC322F" w:rsidRPr="00ED3618">
        <w:rPr>
          <w:rFonts w:ascii="Times New Roman" w:hAnsi="Times New Roman" w:cs="Times New Roman"/>
          <w:color w:val="548DD4" w:themeColor="text2" w:themeTint="99"/>
          <w:sz w:val="28"/>
          <w:szCs w:val="28"/>
          <w:lang w:val="vi-VN"/>
        </w:rPr>
        <w:t xml:space="preserve">c môi </w:t>
      </w:r>
      <w:r w:rsidR="006E27FC" w:rsidRPr="00ED3618">
        <w:rPr>
          <w:rFonts w:ascii="Times New Roman" w:hAnsi="Times New Roman" w:cs="Times New Roman"/>
          <w:color w:val="548DD4" w:themeColor="text2" w:themeTint="99"/>
          <w:sz w:val="28"/>
          <w:szCs w:val="28"/>
          <w:lang w:val="vi-VN"/>
        </w:rPr>
        <w:t>trường</w:t>
      </w:r>
      <w:r w:rsidR="004F38D0" w:rsidRPr="00ED3618">
        <w:rPr>
          <w:rFonts w:ascii="Times New Roman" w:hAnsi="Times New Roman" w:cs="Times New Roman"/>
          <w:sz w:val="28"/>
          <w:szCs w:val="28"/>
          <w:lang w:val="vi-VN"/>
        </w:rPr>
        <w:t>. Thông số quan trắc và phương pháp quan trắc nước mưa quy định tại Phụ lụ</w:t>
      </w:r>
      <w:r w:rsidR="00E72D62" w:rsidRPr="00ED3618">
        <w:rPr>
          <w:rFonts w:ascii="Times New Roman" w:hAnsi="Times New Roman" w:cs="Times New Roman"/>
          <w:sz w:val="28"/>
          <w:szCs w:val="28"/>
          <w:lang w:val="vi-VN"/>
        </w:rPr>
        <w:t>c 2</w:t>
      </w:r>
      <w:r w:rsidR="004F38D0" w:rsidRPr="00ED3618">
        <w:rPr>
          <w:rFonts w:ascii="Times New Roman" w:hAnsi="Times New Roman" w:cs="Times New Roman"/>
          <w:sz w:val="28"/>
          <w:szCs w:val="28"/>
          <w:lang w:val="vi-VN"/>
        </w:rPr>
        <w:t>.5 Thông tư này.</w:t>
      </w:r>
    </w:p>
    <w:p w14:paraId="32B8F67F" w14:textId="77777777" w:rsidR="004F38D0" w:rsidRPr="00ED3618" w:rsidRDefault="003002D0" w:rsidP="000756B5">
      <w:pPr>
        <w:spacing w:before="60" w:after="60" w:line="295" w:lineRule="auto"/>
        <w:ind w:firstLine="720"/>
        <w:jc w:val="both"/>
        <w:rPr>
          <w:lang w:val="vi-VN"/>
        </w:rPr>
      </w:pPr>
      <w:r w:rsidRPr="00ED3618">
        <w:rPr>
          <w:rFonts w:ascii="Times New Roman" w:hAnsi="Times New Roman" w:cs="Times New Roman"/>
          <w:sz w:val="28"/>
          <w:szCs w:val="28"/>
          <w:lang w:val="vi-VN"/>
        </w:rPr>
        <w:t xml:space="preserve">2. </w:t>
      </w:r>
      <w:r w:rsidR="004F38D0" w:rsidRPr="00ED3618">
        <w:rPr>
          <w:rFonts w:ascii="Times New Roman" w:hAnsi="Times New Roman" w:cs="Times New Roman"/>
          <w:sz w:val="28"/>
          <w:szCs w:val="28"/>
          <w:lang w:val="vi-VN"/>
        </w:rPr>
        <w:t>Căn cứ vào mục tiêu quan trắc và yêu cầu của cơ quan nhà nước có thẩm quyền để xác định các thông số cần quan trắc.</w:t>
      </w:r>
      <w:r w:rsidR="004F38D0" w:rsidRPr="00ED3618">
        <w:rPr>
          <w:lang w:val="vi-VN"/>
        </w:rPr>
        <w:t xml:space="preserve"> </w:t>
      </w:r>
    </w:p>
    <w:p w14:paraId="7CD532A3" w14:textId="77777777" w:rsidR="004F38D0"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3. </w:t>
      </w:r>
      <w:r w:rsidR="004F38D0" w:rsidRPr="00ED3618">
        <w:rPr>
          <w:rFonts w:ascii="Times New Roman" w:hAnsi="Times New Roman" w:cs="Times New Roman"/>
          <w:sz w:val="28"/>
          <w:szCs w:val="28"/>
          <w:lang w:val="vi-VN"/>
        </w:rPr>
        <w:t>Tần suất và thời gian quan trắc</w:t>
      </w:r>
      <w:r w:rsidRPr="00ED3618">
        <w:rPr>
          <w:rFonts w:ascii="Times New Roman" w:hAnsi="Times New Roman" w:cs="Times New Roman"/>
          <w:sz w:val="28"/>
          <w:szCs w:val="28"/>
          <w:lang w:val="vi-VN"/>
        </w:rPr>
        <w:t>:</w:t>
      </w:r>
      <w:r w:rsidR="004F38D0" w:rsidRPr="00ED3618">
        <w:rPr>
          <w:rFonts w:ascii="Times New Roman" w:hAnsi="Times New Roman" w:cs="Times New Roman"/>
          <w:sz w:val="28"/>
          <w:szCs w:val="28"/>
          <w:lang w:val="vi-VN"/>
        </w:rPr>
        <w:t xml:space="preserve"> </w:t>
      </w:r>
    </w:p>
    <w:p w14:paraId="1A048284" w14:textId="77777777" w:rsidR="004F38D0"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a. </w:t>
      </w:r>
      <w:r w:rsidR="004F38D0" w:rsidRPr="00ED3618">
        <w:rPr>
          <w:rFonts w:ascii="Times New Roman" w:hAnsi="Times New Roman" w:cs="Times New Roman"/>
          <w:sz w:val="28"/>
          <w:szCs w:val="28"/>
          <w:lang w:val="vi-VN"/>
        </w:rPr>
        <w:t xml:space="preserve">Mẫu nước mưa theo trận: các mẫu nước mưa được lấy theo mỗi trận mưa và phải xác định thời điểm bắt đầu và kết thúc mỗi trận mưa. </w:t>
      </w:r>
    </w:p>
    <w:p w14:paraId="3A0FB9A0" w14:textId="77777777" w:rsidR="004F38D0"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b. </w:t>
      </w:r>
      <w:r w:rsidR="004F38D0" w:rsidRPr="00ED3618">
        <w:rPr>
          <w:rFonts w:ascii="Times New Roman" w:hAnsi="Times New Roman" w:cs="Times New Roman"/>
          <w:sz w:val="28"/>
          <w:szCs w:val="28"/>
          <w:lang w:val="vi-VN"/>
        </w:rPr>
        <w:t xml:space="preserve">Mẫu nước mưa theo ngày: trường hợp không thể thực hiện việc lấy và phân tích mẫu theo mỗi trận mưa thì lấy mẫu theo ngày (liên tục trong 24 giờ). Thời gian lấy mẫu của một ngày bắt đầu từ 8 giờ sáng và mẫu phải được giữ nguyên vẹn trong và sau khi lấy (được bảo quản lạnh hoặc thêm các hóa chất bảo quản thích hợp). </w:t>
      </w:r>
    </w:p>
    <w:p w14:paraId="08510765" w14:textId="77777777" w:rsidR="004F38D0"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c. </w:t>
      </w:r>
      <w:r w:rsidR="004F38D0" w:rsidRPr="00ED3618">
        <w:rPr>
          <w:rFonts w:ascii="Times New Roman" w:hAnsi="Times New Roman" w:cs="Times New Roman"/>
          <w:sz w:val="28"/>
          <w:szCs w:val="28"/>
          <w:lang w:val="vi-VN"/>
        </w:rPr>
        <w:t xml:space="preserve">Mẫu nước mưa theo tuần: trường hợp không thể thực hiện việc lấy và phân tích mẫu theo ngày thì có thể tiến hành lấy mẫu theo tuần, tức là gộp các mẫu ngày lại trong vòng 01 tuần hoặc lấy liên tục trong 01 tuần khi mà mẫu được giữ nguyên </w:t>
      </w:r>
      <w:r w:rsidR="004F38D0" w:rsidRPr="00ED3618">
        <w:rPr>
          <w:rFonts w:ascii="Times New Roman" w:hAnsi="Times New Roman" w:cs="Times New Roman"/>
          <w:sz w:val="28"/>
          <w:szCs w:val="28"/>
          <w:lang w:val="vi-VN"/>
        </w:rPr>
        <w:lastRenderedPageBreak/>
        <w:t>vẹn trong và sau khi lấy (được bảo quản lạnh hoặc sử dụng các hóa chất bảo quản phù hợp).</w:t>
      </w:r>
    </w:p>
    <w:p w14:paraId="2795601F" w14:textId="77777777" w:rsidR="004F38D0" w:rsidRPr="00ED3618" w:rsidRDefault="006240E4"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Điều 12</w:t>
      </w:r>
      <w:r w:rsidR="00465FD3" w:rsidRPr="00ED3618">
        <w:rPr>
          <w:rFonts w:ascii="Times New Roman" w:hAnsi="Times New Roman" w:cs="Times New Roman"/>
          <w:sz w:val="28"/>
          <w:szCs w:val="28"/>
          <w:lang w:val="vi-VN"/>
        </w:rPr>
        <w:t xml:space="preserve">. </w:t>
      </w:r>
      <w:r w:rsidR="004B3211" w:rsidRPr="00ED3618">
        <w:rPr>
          <w:rFonts w:ascii="Times New Roman" w:hAnsi="Times New Roman" w:cs="Times New Roman"/>
          <w:b/>
          <w:sz w:val="28"/>
          <w:szCs w:val="28"/>
          <w:lang w:val="vi-VN"/>
        </w:rPr>
        <w:t>Quan trắc chất lượng đất</w:t>
      </w:r>
    </w:p>
    <w:p w14:paraId="2895421B" w14:textId="77777777" w:rsidR="00A272C1"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A272C1" w:rsidRPr="00ED3618">
        <w:rPr>
          <w:rFonts w:ascii="Times New Roman" w:hAnsi="Times New Roman" w:cs="Times New Roman"/>
          <w:sz w:val="28"/>
          <w:szCs w:val="28"/>
          <w:lang w:val="vi-VN"/>
        </w:rPr>
        <w:t>Thông số quan trắc môi trường đất bao gồm: độ ẩm, thành phần cấp hạt, pH, EC, Cl</w:t>
      </w:r>
      <w:r w:rsidR="00A272C1" w:rsidRPr="00ED3618">
        <w:rPr>
          <w:rFonts w:ascii="Times New Roman" w:hAnsi="Times New Roman" w:cs="Times New Roman"/>
          <w:sz w:val="28"/>
          <w:szCs w:val="28"/>
          <w:vertAlign w:val="superscript"/>
          <w:lang w:val="vi-VN"/>
        </w:rPr>
        <w:t>-</w:t>
      </w:r>
      <w:r w:rsidR="00A272C1" w:rsidRPr="00ED3618">
        <w:rPr>
          <w:rFonts w:ascii="Times New Roman" w:hAnsi="Times New Roman" w:cs="Times New Roman"/>
          <w:sz w:val="28"/>
          <w:szCs w:val="28"/>
          <w:lang w:val="vi-VN"/>
        </w:rPr>
        <w:t>, SO</w:t>
      </w:r>
      <w:r w:rsidR="00A272C1" w:rsidRPr="00ED3618">
        <w:rPr>
          <w:rFonts w:ascii="Times New Roman" w:hAnsi="Times New Roman" w:cs="Times New Roman"/>
          <w:sz w:val="28"/>
          <w:szCs w:val="28"/>
          <w:vertAlign w:val="subscript"/>
          <w:lang w:val="vi-VN"/>
        </w:rPr>
        <w:t>4</w:t>
      </w:r>
      <w:r w:rsidR="00A272C1" w:rsidRPr="00ED3618">
        <w:rPr>
          <w:rFonts w:ascii="Times New Roman" w:hAnsi="Times New Roman" w:cs="Times New Roman"/>
          <w:sz w:val="28"/>
          <w:szCs w:val="28"/>
          <w:vertAlign w:val="superscript"/>
          <w:lang w:val="vi-VN"/>
        </w:rPr>
        <w:t>2-</w:t>
      </w:r>
      <w:r w:rsidR="00A272C1" w:rsidRPr="00ED3618">
        <w:rPr>
          <w:rFonts w:ascii="Times New Roman" w:hAnsi="Times New Roman" w:cs="Times New Roman"/>
          <w:sz w:val="28"/>
          <w:szCs w:val="28"/>
          <w:lang w:val="vi-VN"/>
        </w:rPr>
        <w:t>, PO</w:t>
      </w:r>
      <w:r w:rsidR="00A272C1" w:rsidRPr="00ED3618">
        <w:rPr>
          <w:rFonts w:ascii="Times New Roman" w:hAnsi="Times New Roman" w:cs="Times New Roman"/>
          <w:sz w:val="28"/>
          <w:szCs w:val="28"/>
          <w:vertAlign w:val="subscript"/>
          <w:lang w:val="vi-VN"/>
        </w:rPr>
        <w:t>4</w:t>
      </w:r>
      <w:r w:rsidR="00A272C1" w:rsidRPr="00ED3618">
        <w:rPr>
          <w:rFonts w:ascii="Times New Roman" w:hAnsi="Times New Roman" w:cs="Times New Roman"/>
          <w:sz w:val="28"/>
          <w:szCs w:val="28"/>
          <w:vertAlign w:val="superscript"/>
          <w:lang w:val="vi-VN"/>
        </w:rPr>
        <w:t>3-</w:t>
      </w:r>
      <w:r w:rsidR="00A272C1" w:rsidRPr="00ED3618">
        <w:rPr>
          <w:rFonts w:ascii="Times New Roman" w:hAnsi="Times New Roman" w:cs="Times New Roman"/>
          <w:sz w:val="28"/>
          <w:szCs w:val="28"/>
          <w:lang w:val="vi-VN"/>
        </w:rPr>
        <w:t>, NO</w:t>
      </w:r>
      <w:r w:rsidR="00A272C1" w:rsidRPr="00ED3618">
        <w:rPr>
          <w:rFonts w:ascii="Times New Roman" w:hAnsi="Times New Roman" w:cs="Times New Roman"/>
          <w:sz w:val="28"/>
          <w:szCs w:val="28"/>
          <w:vertAlign w:val="subscript"/>
          <w:lang w:val="vi-VN"/>
        </w:rPr>
        <w:t>3</w:t>
      </w:r>
      <w:r w:rsidR="00A272C1" w:rsidRPr="00ED3618">
        <w:rPr>
          <w:rFonts w:ascii="Times New Roman" w:hAnsi="Times New Roman" w:cs="Times New Roman"/>
          <w:sz w:val="28"/>
          <w:szCs w:val="28"/>
          <w:vertAlign w:val="superscript"/>
          <w:lang w:val="vi-VN"/>
        </w:rPr>
        <w:t>-</w:t>
      </w:r>
      <w:r w:rsidR="00A272C1" w:rsidRPr="00ED3618">
        <w:rPr>
          <w:rFonts w:ascii="Times New Roman" w:hAnsi="Times New Roman" w:cs="Times New Roman"/>
          <w:sz w:val="28"/>
          <w:szCs w:val="28"/>
          <w:lang w:val="vi-VN"/>
        </w:rPr>
        <w:t>, NH</w:t>
      </w:r>
      <w:r w:rsidR="00A272C1" w:rsidRPr="00ED3618">
        <w:rPr>
          <w:rFonts w:ascii="Times New Roman" w:hAnsi="Times New Roman" w:cs="Times New Roman"/>
          <w:sz w:val="28"/>
          <w:szCs w:val="28"/>
          <w:vertAlign w:val="subscript"/>
          <w:lang w:val="vi-VN"/>
        </w:rPr>
        <w:t>4</w:t>
      </w:r>
      <w:r w:rsidR="00A272C1" w:rsidRPr="00ED3618">
        <w:rPr>
          <w:rFonts w:ascii="Times New Roman" w:hAnsi="Times New Roman" w:cs="Times New Roman"/>
          <w:sz w:val="28"/>
          <w:szCs w:val="28"/>
          <w:vertAlign w:val="superscript"/>
          <w:lang w:val="vi-VN"/>
        </w:rPr>
        <w:t>+</w:t>
      </w:r>
      <w:r w:rsidR="00A272C1" w:rsidRPr="00ED3618">
        <w:rPr>
          <w:rFonts w:ascii="Times New Roman" w:hAnsi="Times New Roman" w:cs="Times New Roman"/>
          <w:sz w:val="28"/>
          <w:szCs w:val="28"/>
          <w:lang w:val="vi-VN"/>
        </w:rPr>
        <w:t>, tổng N, tổng P, tổng K, cacbon hữu cơ, As, Cd, Pb, Zn, Hg, tổng crôm (Cr), Cu, hóa chất bảo vệ thực vật clo hữu cơ, hóa chất bảo vệ thực vật photpho hữu cơ, tổng polyclobiphenyl (PCB</w:t>
      </w:r>
      <w:r w:rsidR="00B213BC" w:rsidRPr="00ED3618">
        <w:rPr>
          <w:rFonts w:ascii="Times New Roman" w:hAnsi="Times New Roman" w:cs="Times New Roman"/>
          <w:sz w:val="28"/>
          <w:szCs w:val="28"/>
          <w:lang w:val="vi-VN"/>
        </w:rPr>
        <w:t>s</w:t>
      </w:r>
      <w:r w:rsidR="00A272C1" w:rsidRPr="00ED3618">
        <w:rPr>
          <w:rFonts w:ascii="Times New Roman" w:hAnsi="Times New Roman" w:cs="Times New Roman"/>
          <w:sz w:val="28"/>
          <w:szCs w:val="28"/>
          <w:lang w:val="vi-VN"/>
        </w:rPr>
        <w:t>), tổng dioxin/furan, PCDD/PCDF, các hợp chất polyclobiphenyl tương tự dioxin (dl-PCB</w:t>
      </w:r>
      <w:r w:rsidR="00B213BC" w:rsidRPr="00ED3618">
        <w:rPr>
          <w:rFonts w:ascii="Times New Roman" w:hAnsi="Times New Roman" w:cs="Times New Roman"/>
          <w:sz w:val="28"/>
          <w:szCs w:val="28"/>
          <w:lang w:val="vi-VN"/>
        </w:rPr>
        <w:t>s</w:t>
      </w:r>
      <w:r w:rsidR="00A272C1" w:rsidRPr="00ED3618">
        <w:rPr>
          <w:rFonts w:ascii="Times New Roman" w:hAnsi="Times New Roman" w:cs="Times New Roman"/>
          <w:sz w:val="28"/>
          <w:szCs w:val="28"/>
          <w:lang w:val="vi-VN"/>
        </w:rPr>
        <w:t>)</w:t>
      </w:r>
      <w:r w:rsidR="006E27FC"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trắc môi trường</w:t>
      </w:r>
      <w:r w:rsidR="00A272C1" w:rsidRPr="00ED3618">
        <w:rPr>
          <w:rFonts w:ascii="Times New Roman" w:hAnsi="Times New Roman" w:cs="Times New Roman"/>
          <w:sz w:val="28"/>
          <w:szCs w:val="28"/>
          <w:lang w:val="vi-VN"/>
        </w:rPr>
        <w:t xml:space="preserve">. </w:t>
      </w:r>
      <w:r w:rsidR="00D312C9" w:rsidRPr="00ED3618">
        <w:rPr>
          <w:rFonts w:ascii="Times New Roman" w:hAnsi="Times New Roman" w:cs="Times New Roman"/>
          <w:sz w:val="28"/>
          <w:szCs w:val="28"/>
          <w:lang w:val="vi-VN"/>
        </w:rPr>
        <w:t xml:space="preserve">Thông số quan trắc và phương pháp quan trắc chất lượng nước biển quy định tại Phụ lục </w:t>
      </w:r>
      <w:r w:rsidR="00E72D62" w:rsidRPr="00ED3618">
        <w:rPr>
          <w:rFonts w:ascii="Times New Roman" w:hAnsi="Times New Roman" w:cs="Times New Roman"/>
          <w:sz w:val="28"/>
          <w:szCs w:val="28"/>
          <w:lang w:val="vi-VN"/>
        </w:rPr>
        <w:t>2.6</w:t>
      </w:r>
      <w:r w:rsidR="00D312C9" w:rsidRPr="00ED3618">
        <w:rPr>
          <w:rFonts w:ascii="Times New Roman" w:hAnsi="Times New Roman" w:cs="Times New Roman"/>
          <w:sz w:val="28"/>
          <w:szCs w:val="28"/>
          <w:lang w:val="vi-VN"/>
        </w:rPr>
        <w:t xml:space="preserve"> Thông tư này.</w:t>
      </w:r>
    </w:p>
    <w:p w14:paraId="0115CC2C" w14:textId="77777777" w:rsidR="00763A90"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2. </w:t>
      </w:r>
      <w:r w:rsidR="00763A90" w:rsidRPr="00ED3618">
        <w:rPr>
          <w:rFonts w:ascii="Times New Roman" w:hAnsi="Times New Roman" w:cs="Times New Roman"/>
          <w:sz w:val="28"/>
          <w:szCs w:val="28"/>
          <w:lang w:val="vi-VN"/>
        </w:rPr>
        <w:t>Căn cứ vào mục tiêu quan trắc, các quy chuẩn kỹ thuật quốc gia hiện hành về môi trường và yêu cầu của cơ quan nhà nước có thẩm quyền để xác định các thông số cần quan trắc</w:t>
      </w:r>
      <w:r w:rsidRPr="00ED3618">
        <w:rPr>
          <w:rFonts w:ascii="Times New Roman" w:hAnsi="Times New Roman" w:cs="Times New Roman"/>
          <w:sz w:val="28"/>
          <w:szCs w:val="28"/>
          <w:lang w:val="vi-VN"/>
        </w:rPr>
        <w:t xml:space="preserve"> với tần suất tối thiểu 01 lần/năm</w:t>
      </w:r>
      <w:r w:rsidR="00763A90" w:rsidRPr="00ED3618">
        <w:rPr>
          <w:rFonts w:ascii="Times New Roman" w:hAnsi="Times New Roman" w:cs="Times New Roman"/>
          <w:sz w:val="28"/>
          <w:szCs w:val="28"/>
          <w:lang w:val="vi-VN"/>
        </w:rPr>
        <w:t>.</w:t>
      </w:r>
    </w:p>
    <w:p w14:paraId="3C46569A" w14:textId="77777777" w:rsidR="0038089D" w:rsidRPr="00ED3618" w:rsidRDefault="0038089D" w:rsidP="000756B5">
      <w:pPr>
        <w:spacing w:before="60" w:after="60" w:line="295" w:lineRule="auto"/>
        <w:jc w:val="both"/>
        <w:rPr>
          <w:rFonts w:ascii="Times New Roman" w:hAnsi="Times New Roman" w:cs="Times New Roman"/>
          <w:b/>
          <w:sz w:val="28"/>
          <w:szCs w:val="28"/>
          <w:lang w:val="vi-VN"/>
        </w:rPr>
      </w:pPr>
    </w:p>
    <w:p w14:paraId="717528A3" w14:textId="77777777" w:rsidR="0038089D" w:rsidRPr="00ED3618" w:rsidRDefault="0038089D" w:rsidP="000756B5">
      <w:pPr>
        <w:spacing w:before="60" w:after="60" w:line="295" w:lineRule="auto"/>
        <w:jc w:val="both"/>
        <w:rPr>
          <w:rFonts w:ascii="Times New Roman" w:hAnsi="Times New Roman" w:cs="Times New Roman"/>
          <w:b/>
          <w:sz w:val="28"/>
          <w:szCs w:val="28"/>
          <w:lang w:val="vi-VN"/>
        </w:rPr>
      </w:pPr>
    </w:p>
    <w:p w14:paraId="36A4E097" w14:textId="77777777" w:rsidR="00E023CD" w:rsidRPr="00ED3618" w:rsidRDefault="006240E4" w:rsidP="0038089D">
      <w:pPr>
        <w:spacing w:before="60" w:after="60" w:line="295" w:lineRule="auto"/>
        <w:ind w:firstLine="720"/>
        <w:jc w:val="both"/>
        <w:rPr>
          <w:lang w:val="vi-VN"/>
        </w:rPr>
      </w:pPr>
      <w:r w:rsidRPr="00ED3618">
        <w:rPr>
          <w:rFonts w:ascii="Times New Roman" w:hAnsi="Times New Roman" w:cs="Times New Roman"/>
          <w:b/>
          <w:sz w:val="28"/>
          <w:szCs w:val="28"/>
          <w:lang w:val="vi-VN"/>
        </w:rPr>
        <w:t>Điều 13</w:t>
      </w:r>
      <w:r w:rsidR="004B3211" w:rsidRPr="00ED3618">
        <w:rPr>
          <w:rFonts w:ascii="Times New Roman" w:hAnsi="Times New Roman" w:cs="Times New Roman"/>
          <w:b/>
          <w:sz w:val="28"/>
          <w:szCs w:val="28"/>
          <w:lang w:val="vi-VN"/>
        </w:rPr>
        <w:t>.</w:t>
      </w:r>
      <w:r w:rsidR="004B3211" w:rsidRPr="00ED3618">
        <w:rPr>
          <w:rFonts w:ascii="Times New Roman" w:hAnsi="Times New Roman" w:cs="Times New Roman"/>
          <w:sz w:val="28"/>
          <w:szCs w:val="28"/>
          <w:lang w:val="vi-VN"/>
        </w:rPr>
        <w:t xml:space="preserve"> </w:t>
      </w:r>
      <w:r w:rsidR="004B3211" w:rsidRPr="00ED3618">
        <w:rPr>
          <w:rFonts w:ascii="Times New Roman" w:hAnsi="Times New Roman" w:cs="Times New Roman"/>
          <w:b/>
          <w:sz w:val="28"/>
          <w:szCs w:val="28"/>
          <w:lang w:val="vi-VN"/>
        </w:rPr>
        <w:t>Quan trắc chất lượng trầm tích</w:t>
      </w:r>
    </w:p>
    <w:p w14:paraId="6E48BF91" w14:textId="77777777" w:rsidR="004B3211"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E023CD" w:rsidRPr="00ED3618">
        <w:rPr>
          <w:rFonts w:ascii="Times New Roman" w:hAnsi="Times New Roman" w:cs="Times New Roman"/>
          <w:sz w:val="28"/>
          <w:szCs w:val="28"/>
          <w:lang w:val="vi-VN"/>
        </w:rPr>
        <w:t>Thông số quan trắc chất lượng trầm tích bao gồm: As, Cd, Pb, Zn, Hg, tổng crôm (Cr), Cu, hóa chất bảo vệ thực vật clo hữu cơ, hóa chất bảo vệ thực vật photpho hữu cơ, tổng polyclobiphenyl (PCB</w:t>
      </w:r>
      <w:r w:rsidR="00311121" w:rsidRPr="00ED3618">
        <w:rPr>
          <w:rFonts w:ascii="Times New Roman" w:hAnsi="Times New Roman" w:cs="Times New Roman"/>
          <w:sz w:val="28"/>
          <w:szCs w:val="28"/>
          <w:lang w:val="vi-VN"/>
        </w:rPr>
        <w:t>s</w:t>
      </w:r>
      <w:r w:rsidR="00E023CD" w:rsidRPr="00ED3618">
        <w:rPr>
          <w:rFonts w:ascii="Times New Roman" w:hAnsi="Times New Roman" w:cs="Times New Roman"/>
          <w:sz w:val="28"/>
          <w:szCs w:val="28"/>
          <w:lang w:val="vi-VN"/>
        </w:rPr>
        <w:t>), tổng dioxin/furan (PCDD/PCDF), các hợp chất polyclobiphenyl tương tự dioxin (dl-PCB</w:t>
      </w:r>
      <w:r w:rsidR="00311121" w:rsidRPr="00ED3618">
        <w:rPr>
          <w:rFonts w:ascii="Times New Roman" w:hAnsi="Times New Roman" w:cs="Times New Roman"/>
          <w:sz w:val="28"/>
          <w:szCs w:val="28"/>
          <w:lang w:val="vi-VN"/>
        </w:rPr>
        <w:t>s</w:t>
      </w:r>
      <w:r w:rsidR="00E023CD" w:rsidRPr="00ED3618">
        <w:rPr>
          <w:rFonts w:ascii="Times New Roman" w:hAnsi="Times New Roman" w:cs="Times New Roman"/>
          <w:sz w:val="28"/>
          <w:szCs w:val="28"/>
          <w:lang w:val="vi-VN"/>
        </w:rPr>
        <w:t>), các hợp chất hydrocacbon thơm đa vòng (PAHs)</w:t>
      </w:r>
      <w:r w:rsidR="006E27FC"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trắc môi  trường</w:t>
      </w:r>
      <w:r w:rsidR="00E023CD" w:rsidRPr="00ED3618">
        <w:rPr>
          <w:rFonts w:ascii="Times New Roman" w:hAnsi="Times New Roman" w:cs="Times New Roman"/>
          <w:sz w:val="28"/>
          <w:szCs w:val="28"/>
          <w:lang w:val="vi-VN"/>
        </w:rPr>
        <w:t>.</w:t>
      </w:r>
      <w:r w:rsidR="00D312C9" w:rsidRPr="00ED3618">
        <w:rPr>
          <w:lang w:val="vi-VN"/>
        </w:rPr>
        <w:t xml:space="preserve"> </w:t>
      </w:r>
      <w:r w:rsidR="00D312C9" w:rsidRPr="00ED3618">
        <w:rPr>
          <w:rFonts w:ascii="Times New Roman" w:hAnsi="Times New Roman" w:cs="Times New Roman"/>
          <w:sz w:val="28"/>
          <w:szCs w:val="28"/>
          <w:lang w:val="vi-VN"/>
        </w:rPr>
        <w:t xml:space="preserve">Thông số quan trắc và phương pháp quan trắc chất lượng nước biển quy định tại Phụ lục </w:t>
      </w:r>
      <w:r w:rsidR="00E72D62" w:rsidRPr="00ED3618">
        <w:rPr>
          <w:rFonts w:ascii="Times New Roman" w:hAnsi="Times New Roman" w:cs="Times New Roman"/>
          <w:sz w:val="28"/>
          <w:szCs w:val="28"/>
          <w:lang w:val="vi-VN"/>
        </w:rPr>
        <w:t>2.7</w:t>
      </w:r>
      <w:r w:rsidR="00D312C9" w:rsidRPr="00ED3618">
        <w:rPr>
          <w:rFonts w:ascii="Times New Roman" w:hAnsi="Times New Roman" w:cs="Times New Roman"/>
          <w:sz w:val="28"/>
          <w:szCs w:val="28"/>
          <w:lang w:val="vi-VN"/>
        </w:rPr>
        <w:t xml:space="preserve"> Thông tư này.</w:t>
      </w:r>
    </w:p>
    <w:p w14:paraId="77EA1F26" w14:textId="77777777" w:rsidR="00763A90" w:rsidRPr="00ED3618" w:rsidRDefault="003002D0"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2. </w:t>
      </w:r>
      <w:r w:rsidR="00763A90" w:rsidRPr="00ED3618">
        <w:rPr>
          <w:rFonts w:ascii="Times New Roman" w:hAnsi="Times New Roman" w:cs="Times New Roman"/>
          <w:sz w:val="28"/>
          <w:szCs w:val="28"/>
          <w:lang w:val="vi-VN"/>
        </w:rPr>
        <w:t>Căn cứ vào mục tiêu quan trắc, các quy chuẩn kỹ thuật quốc gia hiện hành về môi trường và yêu cầu của cơ quan nhà nước có thẩm quyền để xác định các thông số cần quan trắc</w:t>
      </w:r>
      <w:r w:rsidRPr="00ED3618">
        <w:rPr>
          <w:lang w:val="vi-VN"/>
        </w:rPr>
        <w:t xml:space="preserve"> </w:t>
      </w:r>
      <w:r w:rsidRPr="00ED3618">
        <w:rPr>
          <w:rFonts w:ascii="Times New Roman" w:hAnsi="Times New Roman" w:cs="Times New Roman"/>
          <w:sz w:val="28"/>
          <w:szCs w:val="28"/>
          <w:lang w:val="vi-VN"/>
        </w:rPr>
        <w:t>với tần suất tối thiểu 01 lần/năm</w:t>
      </w:r>
      <w:r w:rsidR="00763A90" w:rsidRPr="00ED3618">
        <w:rPr>
          <w:rFonts w:ascii="Times New Roman" w:hAnsi="Times New Roman" w:cs="Times New Roman"/>
          <w:sz w:val="28"/>
          <w:szCs w:val="28"/>
          <w:lang w:val="vi-VN"/>
        </w:rPr>
        <w:t>.</w:t>
      </w:r>
    </w:p>
    <w:p w14:paraId="6BB9F036" w14:textId="77777777" w:rsidR="001D6E6D" w:rsidRPr="00ED3618" w:rsidRDefault="00311121" w:rsidP="00311121">
      <w:pPr>
        <w:spacing w:before="480" w:after="60" w:line="295" w:lineRule="auto"/>
        <w:jc w:val="center"/>
        <w:rPr>
          <w:rFonts w:ascii="Times New Roman" w:hAnsi="Times New Roman" w:cs="Times New Roman"/>
          <w:b/>
          <w:sz w:val="28"/>
          <w:szCs w:val="28"/>
          <w:lang w:val="vi-VN"/>
        </w:rPr>
      </w:pPr>
      <w:r w:rsidRPr="00ED3618">
        <w:rPr>
          <w:rFonts w:ascii="Times New Roman" w:hAnsi="Times New Roman" w:cs="Times New Roman"/>
          <w:b/>
          <w:sz w:val="28"/>
          <w:szCs w:val="28"/>
          <w:lang w:val="vi-VN"/>
        </w:rPr>
        <w:t xml:space="preserve">Chương </w:t>
      </w:r>
      <w:r w:rsidR="00AC0450" w:rsidRPr="00ED3618">
        <w:rPr>
          <w:rFonts w:ascii="Times New Roman" w:hAnsi="Times New Roman" w:cs="Times New Roman"/>
          <w:b/>
          <w:sz w:val="28"/>
          <w:szCs w:val="28"/>
          <w:lang w:val="vi-VN"/>
        </w:rPr>
        <w:t>III</w:t>
      </w:r>
    </w:p>
    <w:p w14:paraId="574127C0" w14:textId="77777777" w:rsidR="00FC2EB7" w:rsidRPr="00ED3618" w:rsidRDefault="001D6E6D" w:rsidP="001D6E6D">
      <w:pPr>
        <w:spacing w:before="60" w:after="480" w:line="295" w:lineRule="auto"/>
        <w:jc w:val="center"/>
        <w:rPr>
          <w:rFonts w:ascii="Times New Roman" w:hAnsi="Times New Roman" w:cs="Times New Roman"/>
          <w:b/>
          <w:sz w:val="28"/>
          <w:szCs w:val="28"/>
          <w:lang w:val="vi-VN"/>
        </w:rPr>
      </w:pPr>
      <w:r w:rsidRPr="00ED3618">
        <w:rPr>
          <w:rFonts w:ascii="Times New Roman" w:hAnsi="Times New Roman" w:cs="Times New Roman"/>
          <w:b/>
          <w:sz w:val="28"/>
          <w:szCs w:val="28"/>
          <w:lang w:val="vi-VN"/>
        </w:rPr>
        <w:t>QUAN TRẮC NƯỚC THẢI, KHÍ THẢI VÀ BÙN THẢI TỪ HỆ THỐNG XỬ LÝ NƯỚC</w:t>
      </w:r>
    </w:p>
    <w:p w14:paraId="799ECC62" w14:textId="77777777" w:rsidR="00FD07DA" w:rsidRPr="00ED3618" w:rsidRDefault="00DE653E" w:rsidP="000756B5">
      <w:pPr>
        <w:spacing w:before="60" w:after="60" w:line="295" w:lineRule="auto"/>
        <w:jc w:val="both"/>
        <w:rPr>
          <w:lang w:val="vi-VN"/>
        </w:rPr>
      </w:pPr>
      <w:r w:rsidRPr="00ED3618">
        <w:rPr>
          <w:rFonts w:ascii="Times New Roman" w:hAnsi="Times New Roman" w:cs="Times New Roman"/>
          <w:b/>
          <w:sz w:val="28"/>
          <w:szCs w:val="28"/>
          <w:lang w:val="vi-VN"/>
        </w:rPr>
        <w:lastRenderedPageBreak/>
        <w:t>Điề</w:t>
      </w:r>
      <w:r w:rsidR="00615305" w:rsidRPr="00ED3618">
        <w:rPr>
          <w:rFonts w:ascii="Times New Roman" w:hAnsi="Times New Roman" w:cs="Times New Roman"/>
          <w:b/>
          <w:sz w:val="28"/>
          <w:szCs w:val="28"/>
          <w:lang w:val="vi-VN"/>
        </w:rPr>
        <w:t>u 14.</w:t>
      </w:r>
      <w:r w:rsidR="00FC2EB7" w:rsidRPr="00ED3618">
        <w:rPr>
          <w:rFonts w:ascii="Times New Roman" w:hAnsi="Times New Roman" w:cs="Times New Roman"/>
          <w:sz w:val="28"/>
          <w:szCs w:val="28"/>
          <w:lang w:val="vi-VN"/>
        </w:rPr>
        <w:t xml:space="preserve"> </w:t>
      </w:r>
      <w:r w:rsidR="00FC2EB7" w:rsidRPr="00ED3618">
        <w:rPr>
          <w:rFonts w:ascii="Times New Roman" w:hAnsi="Times New Roman" w:cs="Times New Roman"/>
          <w:b/>
          <w:sz w:val="28"/>
          <w:szCs w:val="28"/>
          <w:lang w:val="vi-VN"/>
        </w:rPr>
        <w:t>Quan trắc nước thải</w:t>
      </w:r>
    </w:p>
    <w:p w14:paraId="5C13D16C" w14:textId="77777777" w:rsidR="00FD07DA" w:rsidRPr="00ED3618" w:rsidRDefault="00BC26C1"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FD07DA" w:rsidRPr="00ED3618">
        <w:rPr>
          <w:rFonts w:ascii="Times New Roman" w:hAnsi="Times New Roman" w:cs="Times New Roman"/>
          <w:sz w:val="28"/>
          <w:szCs w:val="28"/>
          <w:lang w:val="vi-VN"/>
        </w:rPr>
        <w:t>Các thông số quan trắc nước thải bao gồm: nhiệt độ, pH, TDS, vận tốc, lưu lượng, độ màu, BOD</w:t>
      </w:r>
      <w:r w:rsidR="00FD07DA" w:rsidRPr="00ED3618">
        <w:rPr>
          <w:rFonts w:ascii="Times New Roman" w:hAnsi="Times New Roman" w:cs="Times New Roman"/>
          <w:sz w:val="28"/>
          <w:szCs w:val="28"/>
          <w:vertAlign w:val="subscript"/>
          <w:lang w:val="vi-VN"/>
        </w:rPr>
        <w:t>5</w:t>
      </w:r>
      <w:r w:rsidR="00FD07DA" w:rsidRPr="00ED3618">
        <w:rPr>
          <w:rFonts w:ascii="Times New Roman" w:hAnsi="Times New Roman" w:cs="Times New Roman"/>
          <w:sz w:val="28"/>
          <w:szCs w:val="28"/>
          <w:lang w:val="vi-VN"/>
        </w:rPr>
        <w:t>, COD, TSS, NH</w:t>
      </w:r>
      <w:r w:rsidR="00FD07DA" w:rsidRPr="00ED3618">
        <w:rPr>
          <w:rFonts w:ascii="Times New Roman" w:hAnsi="Times New Roman" w:cs="Times New Roman"/>
          <w:sz w:val="28"/>
          <w:szCs w:val="28"/>
          <w:vertAlign w:val="subscript"/>
          <w:lang w:val="vi-VN"/>
        </w:rPr>
        <w:t>4</w:t>
      </w:r>
      <w:r w:rsidR="00FD07DA" w:rsidRPr="00ED3618">
        <w:rPr>
          <w:rFonts w:ascii="Times New Roman" w:hAnsi="Times New Roman" w:cs="Times New Roman"/>
          <w:sz w:val="28"/>
          <w:szCs w:val="28"/>
          <w:vertAlign w:val="superscript"/>
          <w:lang w:val="vi-VN"/>
        </w:rPr>
        <w:t>+</w:t>
      </w:r>
      <w:r w:rsidR="00FD07DA" w:rsidRPr="00ED3618">
        <w:rPr>
          <w:rFonts w:ascii="Times New Roman" w:hAnsi="Times New Roman" w:cs="Times New Roman"/>
          <w:sz w:val="28"/>
          <w:szCs w:val="28"/>
          <w:lang w:val="vi-VN"/>
        </w:rPr>
        <w:t>, tổng N, tổng P, NO</w:t>
      </w:r>
      <w:r w:rsidR="00FD07DA" w:rsidRPr="00ED3618">
        <w:rPr>
          <w:rFonts w:ascii="Times New Roman" w:hAnsi="Times New Roman" w:cs="Times New Roman"/>
          <w:sz w:val="28"/>
          <w:szCs w:val="28"/>
          <w:vertAlign w:val="subscript"/>
          <w:lang w:val="vi-VN"/>
        </w:rPr>
        <w:t>2</w:t>
      </w:r>
      <w:r w:rsidR="00FD07DA" w:rsidRPr="00ED3618">
        <w:rPr>
          <w:rFonts w:ascii="Times New Roman" w:hAnsi="Times New Roman" w:cs="Times New Roman"/>
          <w:sz w:val="28"/>
          <w:szCs w:val="28"/>
          <w:vertAlign w:val="superscript"/>
          <w:lang w:val="vi-VN"/>
        </w:rPr>
        <w:t>-</w:t>
      </w:r>
      <w:r w:rsidR="00FD07DA" w:rsidRPr="00ED3618">
        <w:rPr>
          <w:rFonts w:ascii="Times New Roman" w:hAnsi="Times New Roman" w:cs="Times New Roman"/>
          <w:sz w:val="28"/>
          <w:szCs w:val="28"/>
          <w:lang w:val="vi-VN"/>
        </w:rPr>
        <w:t>, NO</w:t>
      </w:r>
      <w:r w:rsidR="00FD07DA" w:rsidRPr="00ED3618">
        <w:rPr>
          <w:rFonts w:ascii="Times New Roman" w:hAnsi="Times New Roman" w:cs="Times New Roman"/>
          <w:sz w:val="28"/>
          <w:szCs w:val="28"/>
          <w:vertAlign w:val="subscript"/>
          <w:lang w:val="vi-VN"/>
        </w:rPr>
        <w:t>3</w:t>
      </w:r>
      <w:r w:rsidR="00FD07DA" w:rsidRPr="00ED3618">
        <w:rPr>
          <w:rFonts w:ascii="Times New Roman" w:hAnsi="Times New Roman" w:cs="Times New Roman"/>
          <w:sz w:val="28"/>
          <w:szCs w:val="28"/>
          <w:vertAlign w:val="superscript"/>
          <w:lang w:val="vi-VN"/>
        </w:rPr>
        <w:t>-</w:t>
      </w:r>
      <w:r w:rsidR="00FD07DA" w:rsidRPr="00ED3618">
        <w:rPr>
          <w:rFonts w:ascii="Times New Roman" w:hAnsi="Times New Roman" w:cs="Times New Roman"/>
          <w:sz w:val="28"/>
          <w:szCs w:val="28"/>
          <w:lang w:val="vi-VN"/>
        </w:rPr>
        <w:t>, PO</w:t>
      </w:r>
      <w:r w:rsidR="00FD07DA" w:rsidRPr="00ED3618">
        <w:rPr>
          <w:rFonts w:ascii="Times New Roman" w:hAnsi="Times New Roman" w:cs="Times New Roman"/>
          <w:sz w:val="28"/>
          <w:szCs w:val="28"/>
          <w:vertAlign w:val="subscript"/>
          <w:lang w:val="vi-VN"/>
        </w:rPr>
        <w:t>4</w:t>
      </w:r>
      <w:r w:rsidR="00FD07DA" w:rsidRPr="00ED3618">
        <w:rPr>
          <w:rFonts w:ascii="Times New Roman" w:hAnsi="Times New Roman" w:cs="Times New Roman"/>
          <w:sz w:val="28"/>
          <w:szCs w:val="28"/>
          <w:vertAlign w:val="superscript"/>
          <w:lang w:val="vi-VN"/>
        </w:rPr>
        <w:t>3-</w:t>
      </w:r>
      <w:r w:rsidR="00FD07DA" w:rsidRPr="00ED3618">
        <w:rPr>
          <w:rFonts w:ascii="Times New Roman" w:hAnsi="Times New Roman" w:cs="Times New Roman"/>
          <w:sz w:val="28"/>
          <w:szCs w:val="28"/>
          <w:lang w:val="vi-VN"/>
        </w:rPr>
        <w:t>, clo dư, Cl</w:t>
      </w:r>
      <w:r w:rsidR="00FD07DA" w:rsidRPr="00ED3618">
        <w:rPr>
          <w:rFonts w:ascii="Times New Roman" w:hAnsi="Times New Roman" w:cs="Times New Roman"/>
          <w:sz w:val="28"/>
          <w:szCs w:val="28"/>
          <w:vertAlign w:val="superscript"/>
          <w:lang w:val="vi-VN"/>
        </w:rPr>
        <w:t>-</w:t>
      </w:r>
      <w:r w:rsidR="00FD07DA" w:rsidRPr="00ED3618">
        <w:rPr>
          <w:rFonts w:ascii="Times New Roman" w:hAnsi="Times New Roman" w:cs="Times New Roman"/>
          <w:sz w:val="28"/>
          <w:szCs w:val="28"/>
          <w:lang w:val="vi-VN"/>
        </w:rPr>
        <w:t>, As, Cd, Pb, Cr</w:t>
      </w:r>
      <w:r w:rsidR="00024E46" w:rsidRPr="00ED3618">
        <w:rPr>
          <w:rFonts w:ascii="Times New Roman" w:hAnsi="Times New Roman" w:cs="Times New Roman"/>
          <w:sz w:val="28"/>
          <w:szCs w:val="28"/>
          <w:vertAlign w:val="superscript"/>
          <w:lang w:val="vi-VN"/>
        </w:rPr>
        <w:t>6+</w:t>
      </w:r>
      <w:r w:rsidR="00FD07DA" w:rsidRPr="00ED3618">
        <w:rPr>
          <w:rFonts w:ascii="Times New Roman" w:hAnsi="Times New Roman" w:cs="Times New Roman"/>
          <w:sz w:val="28"/>
          <w:szCs w:val="28"/>
          <w:lang w:val="vi-VN"/>
        </w:rPr>
        <w:t>, Cr</w:t>
      </w:r>
      <w:r w:rsidR="00024E46" w:rsidRPr="00ED3618">
        <w:rPr>
          <w:rFonts w:ascii="Times New Roman" w:hAnsi="Times New Roman" w:cs="Times New Roman"/>
          <w:sz w:val="28"/>
          <w:szCs w:val="28"/>
          <w:vertAlign w:val="superscript"/>
          <w:lang w:val="vi-VN"/>
        </w:rPr>
        <w:t>3+</w:t>
      </w:r>
      <w:r w:rsidR="00FD07DA" w:rsidRPr="00ED3618">
        <w:rPr>
          <w:rFonts w:ascii="Times New Roman" w:hAnsi="Times New Roman" w:cs="Times New Roman"/>
          <w:sz w:val="28"/>
          <w:szCs w:val="28"/>
          <w:lang w:val="vi-VN"/>
        </w:rPr>
        <w:t>, tổng crôm (Cr), Cu, F-, Zn, Mn, Ni, tổng phenol</w:t>
      </w:r>
      <w:r w:rsidR="0072608D" w:rsidRPr="00ED3618">
        <w:rPr>
          <w:rFonts w:ascii="Times New Roman" w:hAnsi="Times New Roman" w:cs="Times New Roman"/>
          <w:sz w:val="28"/>
          <w:szCs w:val="28"/>
          <w:lang w:val="vi-VN"/>
        </w:rPr>
        <w:t>s</w:t>
      </w:r>
      <w:r w:rsidR="00FD07DA" w:rsidRPr="00ED3618">
        <w:rPr>
          <w:rFonts w:ascii="Times New Roman" w:hAnsi="Times New Roman" w:cs="Times New Roman"/>
          <w:sz w:val="28"/>
          <w:szCs w:val="28"/>
          <w:lang w:val="vi-VN"/>
        </w:rPr>
        <w:t>, Fe, S2-, CN-, Sn, Hg, hóa chất bảo vệ thực vật photpho hữu cơ, hóa chất bảo vệ thực vật clo hữu cơ, các hợp chất polyclobiphenyl (PCB</w:t>
      </w:r>
      <w:r w:rsidR="0072608D" w:rsidRPr="00ED3618">
        <w:rPr>
          <w:rFonts w:ascii="Times New Roman" w:hAnsi="Times New Roman" w:cs="Times New Roman"/>
          <w:sz w:val="28"/>
          <w:szCs w:val="28"/>
          <w:lang w:val="vi-VN"/>
        </w:rPr>
        <w:t>s</w:t>
      </w:r>
      <w:r w:rsidR="00FD07DA" w:rsidRPr="00ED3618">
        <w:rPr>
          <w:rFonts w:ascii="Times New Roman" w:hAnsi="Times New Roman" w:cs="Times New Roman"/>
          <w:sz w:val="28"/>
          <w:szCs w:val="28"/>
          <w:lang w:val="vi-VN"/>
        </w:rPr>
        <w:t xml:space="preserve">), tổng dioxin/furan (PCDD/PCDF), các hợp chất polyclobiphenyl tương tự dioxin </w:t>
      </w:r>
      <w:r w:rsidR="0072608D" w:rsidRPr="00ED3618">
        <w:rPr>
          <w:rFonts w:ascii="Times New Roman" w:hAnsi="Times New Roman" w:cs="Times New Roman"/>
          <w:sz w:val="28"/>
          <w:szCs w:val="28"/>
          <w:lang w:val="vi-VN"/>
        </w:rPr>
        <w:t xml:space="preserve">       </w:t>
      </w:r>
      <w:r w:rsidR="00FD07DA" w:rsidRPr="00ED3618">
        <w:rPr>
          <w:rFonts w:ascii="Times New Roman" w:hAnsi="Times New Roman" w:cs="Times New Roman"/>
          <w:sz w:val="28"/>
          <w:szCs w:val="28"/>
          <w:lang w:val="vi-VN"/>
        </w:rPr>
        <w:t>(dl</w:t>
      </w:r>
      <w:r w:rsidR="0072608D" w:rsidRPr="00ED3618">
        <w:rPr>
          <w:rFonts w:ascii="Times New Roman" w:hAnsi="Times New Roman" w:cs="Times New Roman"/>
          <w:sz w:val="28"/>
          <w:szCs w:val="28"/>
          <w:lang w:val="vi-VN"/>
        </w:rPr>
        <w:t>-</w:t>
      </w:r>
      <w:r w:rsidR="00FD07DA" w:rsidRPr="00ED3618">
        <w:rPr>
          <w:rFonts w:ascii="Times New Roman" w:hAnsi="Times New Roman" w:cs="Times New Roman"/>
          <w:sz w:val="28"/>
          <w:szCs w:val="28"/>
          <w:lang w:val="vi-VN"/>
        </w:rPr>
        <w:t>PCB</w:t>
      </w:r>
      <w:r w:rsidR="0072608D" w:rsidRPr="00ED3618">
        <w:rPr>
          <w:rFonts w:ascii="Times New Roman" w:hAnsi="Times New Roman" w:cs="Times New Roman"/>
          <w:sz w:val="28"/>
          <w:szCs w:val="28"/>
          <w:lang w:val="vi-VN"/>
        </w:rPr>
        <w:t>s</w:t>
      </w:r>
      <w:r w:rsidR="00FD07DA" w:rsidRPr="00ED3618">
        <w:rPr>
          <w:rFonts w:ascii="Times New Roman" w:hAnsi="Times New Roman" w:cs="Times New Roman"/>
          <w:sz w:val="28"/>
          <w:szCs w:val="28"/>
          <w:lang w:val="vi-VN"/>
        </w:rPr>
        <w:t xml:space="preserve">); dầu, mỡ động thực vật; tổng dầu, mỡ khoáng; tổng hoạt độ phóng xạ </w:t>
      </w:r>
      <w:r w:rsidR="00FD07DA" w:rsidRPr="00FD07DA">
        <w:rPr>
          <w:rFonts w:ascii="Times New Roman" w:hAnsi="Times New Roman" w:cs="Times New Roman"/>
          <w:sz w:val="28"/>
          <w:szCs w:val="28"/>
        </w:rPr>
        <w:t>α</w:t>
      </w:r>
      <w:r w:rsidR="00FD07DA" w:rsidRPr="00ED3618">
        <w:rPr>
          <w:rFonts w:ascii="Times New Roman" w:hAnsi="Times New Roman" w:cs="Times New Roman"/>
          <w:sz w:val="28"/>
          <w:szCs w:val="28"/>
          <w:lang w:val="vi-VN"/>
        </w:rPr>
        <w:t xml:space="preserve">, tổng hoạt độ phóng xạ </w:t>
      </w:r>
      <w:r w:rsidR="00FD07DA" w:rsidRPr="00FD07DA">
        <w:rPr>
          <w:rFonts w:ascii="Times New Roman" w:hAnsi="Times New Roman" w:cs="Times New Roman"/>
          <w:sz w:val="28"/>
          <w:szCs w:val="28"/>
        </w:rPr>
        <w:t>β</w:t>
      </w:r>
      <w:r w:rsidR="00FD07DA" w:rsidRPr="00ED3618">
        <w:rPr>
          <w:rFonts w:ascii="Times New Roman" w:hAnsi="Times New Roman" w:cs="Times New Roman"/>
          <w:sz w:val="28"/>
          <w:szCs w:val="28"/>
          <w:lang w:val="vi-VN"/>
        </w:rPr>
        <w:t>, coliform, salmonella, shigella, vibrio cholera, halogen hữu cơ dễ bị hấp thụ (AOX), chất hoạt động bề mặt</w:t>
      </w:r>
      <w:r w:rsidR="006E27FC"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trắc môi  trường</w:t>
      </w:r>
      <w:r w:rsidR="00FD07DA" w:rsidRPr="00ED3618">
        <w:rPr>
          <w:rFonts w:ascii="Times New Roman" w:hAnsi="Times New Roman" w:cs="Times New Roman"/>
          <w:sz w:val="28"/>
          <w:szCs w:val="28"/>
          <w:lang w:val="vi-VN"/>
        </w:rPr>
        <w:t>.</w:t>
      </w:r>
      <w:r w:rsidR="00D312C9" w:rsidRPr="00ED3618">
        <w:rPr>
          <w:lang w:val="vi-VN"/>
        </w:rPr>
        <w:t xml:space="preserve"> </w:t>
      </w:r>
      <w:r w:rsidR="00D312C9" w:rsidRPr="00ED3618">
        <w:rPr>
          <w:rFonts w:ascii="Times New Roman" w:hAnsi="Times New Roman" w:cs="Times New Roman"/>
          <w:sz w:val="28"/>
          <w:szCs w:val="28"/>
          <w:lang w:val="vi-VN"/>
        </w:rPr>
        <w:t xml:space="preserve">Thông số quan trắc và phương pháp quan trắc nước </w:t>
      </w:r>
      <w:r w:rsidR="007B5D0E" w:rsidRPr="00ED3618">
        <w:rPr>
          <w:rFonts w:ascii="Times New Roman" w:hAnsi="Times New Roman" w:cs="Times New Roman"/>
          <w:sz w:val="28"/>
          <w:szCs w:val="28"/>
          <w:lang w:val="vi-VN"/>
        </w:rPr>
        <w:t xml:space="preserve">thải </w:t>
      </w:r>
      <w:r w:rsidR="00D312C9" w:rsidRPr="00ED3618">
        <w:rPr>
          <w:rFonts w:ascii="Times New Roman" w:hAnsi="Times New Roman" w:cs="Times New Roman"/>
          <w:sz w:val="28"/>
          <w:szCs w:val="28"/>
          <w:lang w:val="vi-VN"/>
        </w:rPr>
        <w:t xml:space="preserve">quy định tại Phụ lục </w:t>
      </w:r>
      <w:r w:rsidR="00E72D62" w:rsidRPr="00ED3618">
        <w:rPr>
          <w:rFonts w:ascii="Times New Roman" w:hAnsi="Times New Roman" w:cs="Times New Roman"/>
          <w:sz w:val="28"/>
          <w:szCs w:val="28"/>
          <w:lang w:val="vi-VN"/>
        </w:rPr>
        <w:t>2.8</w:t>
      </w:r>
      <w:r w:rsidR="00D312C9" w:rsidRPr="00ED3618">
        <w:rPr>
          <w:rFonts w:ascii="Times New Roman" w:hAnsi="Times New Roman" w:cs="Times New Roman"/>
          <w:sz w:val="28"/>
          <w:szCs w:val="28"/>
          <w:lang w:val="vi-VN"/>
        </w:rPr>
        <w:t xml:space="preserve"> Thông tư này.</w:t>
      </w:r>
      <w:r w:rsidR="00FD07DA" w:rsidRPr="00ED3618">
        <w:rPr>
          <w:rFonts w:ascii="Times New Roman" w:hAnsi="Times New Roman" w:cs="Times New Roman"/>
          <w:sz w:val="28"/>
          <w:szCs w:val="28"/>
          <w:lang w:val="vi-VN"/>
        </w:rPr>
        <w:t xml:space="preserve"> </w:t>
      </w:r>
    </w:p>
    <w:p w14:paraId="7F5605F4" w14:textId="77777777" w:rsidR="00FC2EB7" w:rsidRPr="00ED3618" w:rsidRDefault="00BC26C1"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2. </w:t>
      </w:r>
      <w:r w:rsidR="00FD07DA" w:rsidRPr="00ED3618">
        <w:rPr>
          <w:rFonts w:ascii="Times New Roman" w:hAnsi="Times New Roman" w:cs="Times New Roman"/>
          <w:sz w:val="28"/>
          <w:szCs w:val="28"/>
          <w:lang w:val="vi-VN"/>
        </w:rPr>
        <w:t>Căn cứ vào mục tiêu quan trắc, các quy chuẩn kỹ thuật quốc gia hiện hành về môi trường, loại hình sản xuất, quy mô, đặc điểm nguồn thải và yêu cầu của cơ quan nhà nước có thẩm quyền để xác định các thông số cần quan trắc.</w:t>
      </w:r>
    </w:p>
    <w:p w14:paraId="222F6D29" w14:textId="77777777" w:rsidR="00615305" w:rsidRPr="00ED3618" w:rsidRDefault="00615305" w:rsidP="000756B5">
      <w:pPr>
        <w:spacing w:before="60" w:after="60" w:line="295" w:lineRule="auto"/>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Điều 15.</w:t>
      </w:r>
      <w:r w:rsidRPr="00ED3618">
        <w:rPr>
          <w:rFonts w:ascii="Times New Roman" w:hAnsi="Times New Roman" w:cs="Times New Roman"/>
          <w:sz w:val="28"/>
          <w:szCs w:val="28"/>
          <w:lang w:val="vi-VN"/>
        </w:rPr>
        <w:t xml:space="preserve"> </w:t>
      </w:r>
      <w:r w:rsidRPr="00ED3618">
        <w:rPr>
          <w:rFonts w:ascii="Times New Roman" w:hAnsi="Times New Roman" w:cs="Times New Roman"/>
          <w:b/>
          <w:sz w:val="28"/>
          <w:szCs w:val="28"/>
          <w:lang w:val="vi-VN"/>
        </w:rPr>
        <w:t>Quan trắc khí thải</w:t>
      </w:r>
    </w:p>
    <w:p w14:paraId="107B79C4" w14:textId="77777777" w:rsidR="00615305" w:rsidRPr="00ED3618" w:rsidRDefault="00615305"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1. Các thông số quan trắc khí thải bao gồm: vận tốc và lưu lượng, khối lượng mol phân tử khí khô, hàm ẩm, O2, nhiệt độ, áp suất, CO2, bụi (PM), bụi PM10, SO2, NOx (NO và NO2), độ khói, CO, H2SO4, cacbonyl sunfua (COS), CS2, Pb, tổng florua (F-), hợp chất hữu cơ; dioxin/furan (PCDD/PCDF), các hợp chất polyclobiphenyl tương tự dioxin (dl-PCB); tổng các chất hữu cơ không bao gồm metan (TGNMO), H2S, HBr, Cl2, Br2, HF, HCl, NH3; kim loại gồm antimon (Sb), As, Ba, Be, Cd, Cr, Co, Cu, Mn, Ni, Se, Ag, Tali (Tl) và Zn, Hg, và hợp chất hidrocacbon đa vòng thơm (PAHs)</w:t>
      </w:r>
      <w:r w:rsidR="006E27FC" w:rsidRPr="00ED3618">
        <w:rPr>
          <w:rFonts w:ascii="Times New Roman" w:hAnsi="Times New Roman" w:cs="Times New Roman"/>
          <w:color w:val="548DD4" w:themeColor="text2" w:themeTint="99"/>
          <w:sz w:val="28"/>
          <w:szCs w:val="28"/>
          <w:lang w:val="vi-VN"/>
        </w:rPr>
        <w:t xml:space="preserve"> và các thông số khác theo yêu cầu của chương trình quan trắc môi  trường</w:t>
      </w:r>
      <w:r w:rsidRPr="00ED3618">
        <w:rPr>
          <w:rFonts w:ascii="Times New Roman" w:hAnsi="Times New Roman" w:cs="Times New Roman"/>
          <w:sz w:val="28"/>
          <w:szCs w:val="28"/>
          <w:lang w:val="vi-VN"/>
        </w:rPr>
        <w:t xml:space="preserve">. Thông số quan trắc và phương pháp quan trắc </w:t>
      </w:r>
      <w:r w:rsidR="001261BD" w:rsidRPr="00ED3618">
        <w:rPr>
          <w:rFonts w:ascii="Times New Roman" w:hAnsi="Times New Roman" w:cs="Times New Roman"/>
          <w:sz w:val="28"/>
          <w:szCs w:val="28"/>
          <w:lang w:val="vi-VN"/>
        </w:rPr>
        <w:t>khí thải</w:t>
      </w:r>
      <w:r w:rsidRPr="00ED3618">
        <w:rPr>
          <w:rFonts w:ascii="Times New Roman" w:hAnsi="Times New Roman" w:cs="Times New Roman"/>
          <w:sz w:val="28"/>
          <w:szCs w:val="28"/>
          <w:lang w:val="vi-VN"/>
        </w:rPr>
        <w:t xml:space="preserve"> quy định tại </w:t>
      </w:r>
      <w:r w:rsidRPr="00843A1E">
        <w:rPr>
          <w:rFonts w:ascii="Times New Roman" w:hAnsi="Times New Roman" w:cs="Times New Roman"/>
          <w:sz w:val="28"/>
          <w:szCs w:val="28"/>
          <w:highlight w:val="yellow"/>
          <w:lang w:val="vi-VN"/>
          <w:rPrChange w:id="250" w:author="Nguyen Bjno" w:date="2020-08-05T11:27:00Z">
            <w:rPr>
              <w:rFonts w:ascii="Times New Roman" w:hAnsi="Times New Roman" w:cs="Times New Roman"/>
              <w:sz w:val="28"/>
              <w:szCs w:val="28"/>
              <w:lang w:val="vi-VN"/>
            </w:rPr>
          </w:rPrChange>
        </w:rPr>
        <w:t xml:space="preserve">Phụ lục </w:t>
      </w:r>
      <w:r w:rsidR="00E72D62" w:rsidRPr="00843A1E">
        <w:rPr>
          <w:rFonts w:ascii="Times New Roman" w:hAnsi="Times New Roman" w:cs="Times New Roman"/>
          <w:sz w:val="28"/>
          <w:szCs w:val="28"/>
          <w:highlight w:val="yellow"/>
          <w:lang w:val="vi-VN"/>
          <w:rPrChange w:id="251" w:author="Nguyen Bjno" w:date="2020-08-05T11:27:00Z">
            <w:rPr>
              <w:rFonts w:ascii="Times New Roman" w:hAnsi="Times New Roman" w:cs="Times New Roman"/>
              <w:sz w:val="28"/>
              <w:szCs w:val="28"/>
              <w:lang w:val="vi-VN"/>
            </w:rPr>
          </w:rPrChange>
        </w:rPr>
        <w:t>2.9</w:t>
      </w:r>
      <w:r w:rsidRPr="00ED3618">
        <w:rPr>
          <w:rFonts w:ascii="Times New Roman" w:hAnsi="Times New Roman" w:cs="Times New Roman"/>
          <w:sz w:val="28"/>
          <w:szCs w:val="28"/>
          <w:lang w:val="vi-VN"/>
        </w:rPr>
        <w:t xml:space="preserve"> Thông tư này.</w:t>
      </w:r>
    </w:p>
    <w:p w14:paraId="6BFB0CB2" w14:textId="77777777" w:rsidR="00B148BC" w:rsidRPr="00ED3618" w:rsidRDefault="00615305"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2. Căn cứ vào mục tiêu quan trắc, các quy chuẩn kỹ thuật quốc gia hiện hành về môi trường, loại hình sản xuất, quy mô, đặc điểm nguồn thải và yêu cầu của cơ quan nhà nước có thẩm quyền để xác định các thông số cần quan trắc.</w:t>
      </w:r>
    </w:p>
    <w:p w14:paraId="19230738" w14:textId="77777777" w:rsidR="00615305" w:rsidRPr="00ED3618" w:rsidRDefault="00D456AF"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3</w:t>
      </w:r>
      <w:r w:rsidR="00B148BC" w:rsidRPr="00ED3618">
        <w:rPr>
          <w:rFonts w:ascii="Times New Roman" w:hAnsi="Times New Roman" w:cs="Times New Roman"/>
          <w:sz w:val="28"/>
          <w:szCs w:val="28"/>
          <w:lang w:val="vi-VN"/>
        </w:rPr>
        <w:t>. Đối với các thông số SO</w:t>
      </w:r>
      <w:r w:rsidR="00B148BC" w:rsidRPr="00ED3618">
        <w:rPr>
          <w:rFonts w:ascii="Times New Roman" w:hAnsi="Times New Roman" w:cs="Times New Roman"/>
          <w:sz w:val="28"/>
          <w:szCs w:val="28"/>
          <w:vertAlign w:val="subscript"/>
          <w:lang w:val="vi-VN"/>
        </w:rPr>
        <w:t>2</w:t>
      </w:r>
      <w:r w:rsidR="00B148BC" w:rsidRPr="00ED3618">
        <w:rPr>
          <w:rFonts w:ascii="Times New Roman" w:hAnsi="Times New Roman" w:cs="Times New Roman"/>
          <w:sz w:val="28"/>
          <w:szCs w:val="28"/>
          <w:lang w:val="vi-VN"/>
        </w:rPr>
        <w:t>, NO</w:t>
      </w:r>
      <w:r w:rsidR="00B148BC" w:rsidRPr="00ED3618">
        <w:rPr>
          <w:rFonts w:ascii="Times New Roman" w:hAnsi="Times New Roman" w:cs="Times New Roman"/>
          <w:sz w:val="28"/>
          <w:szCs w:val="28"/>
          <w:vertAlign w:val="subscript"/>
          <w:lang w:val="vi-VN"/>
        </w:rPr>
        <w:t>x</w:t>
      </w:r>
      <w:r w:rsidR="00B148BC" w:rsidRPr="00ED3618">
        <w:rPr>
          <w:rFonts w:ascii="Times New Roman" w:hAnsi="Times New Roman" w:cs="Times New Roman"/>
          <w:sz w:val="28"/>
          <w:szCs w:val="28"/>
          <w:lang w:val="vi-VN"/>
        </w:rPr>
        <w:t xml:space="preserve"> (NO và NO</w:t>
      </w:r>
      <w:r w:rsidR="00B148BC" w:rsidRPr="00ED3618">
        <w:rPr>
          <w:rFonts w:ascii="Times New Roman" w:hAnsi="Times New Roman" w:cs="Times New Roman"/>
          <w:sz w:val="28"/>
          <w:szCs w:val="28"/>
          <w:vertAlign w:val="subscript"/>
          <w:lang w:val="vi-VN"/>
        </w:rPr>
        <w:t>2</w:t>
      </w:r>
      <w:r w:rsidR="00B148BC" w:rsidRPr="00ED3618">
        <w:rPr>
          <w:rFonts w:ascii="Times New Roman" w:hAnsi="Times New Roman" w:cs="Times New Roman"/>
          <w:sz w:val="28"/>
          <w:szCs w:val="28"/>
          <w:lang w:val="vi-VN"/>
        </w:rPr>
        <w:t>), CO và O</w:t>
      </w:r>
      <w:r w:rsidR="00B148BC" w:rsidRPr="00ED3618">
        <w:rPr>
          <w:rFonts w:ascii="Times New Roman" w:hAnsi="Times New Roman" w:cs="Times New Roman"/>
          <w:sz w:val="28"/>
          <w:szCs w:val="28"/>
          <w:vertAlign w:val="subscript"/>
          <w:lang w:val="vi-VN"/>
        </w:rPr>
        <w:t>2</w:t>
      </w:r>
      <w:r w:rsidR="00B148BC" w:rsidRPr="00ED3618">
        <w:rPr>
          <w:rFonts w:ascii="Times New Roman" w:hAnsi="Times New Roman" w:cs="Times New Roman"/>
          <w:sz w:val="28"/>
          <w:szCs w:val="28"/>
          <w:lang w:val="vi-VN"/>
        </w:rPr>
        <w:t xml:space="preserve">: ngoài việc lấy mẫu tại hiện trường và phân tích trong phòng thí nghiệm, có thể sử dụng phương pháp đo trực tiếp tại hiện trường khi đáp ứng đầy đủ các điều kiện quy định tại Phụ lục 3 ban </w:t>
      </w:r>
      <w:r w:rsidR="00B148BC" w:rsidRPr="00ED3618">
        <w:rPr>
          <w:rFonts w:ascii="Times New Roman" w:hAnsi="Times New Roman" w:cs="Times New Roman"/>
          <w:sz w:val="28"/>
          <w:szCs w:val="28"/>
          <w:lang w:val="vi-VN"/>
        </w:rPr>
        <w:lastRenderedPageBreak/>
        <w:t xml:space="preserve">hành kèm theo Thông tư này. </w:t>
      </w:r>
      <w:r w:rsidR="001261BD" w:rsidRPr="00ED3618">
        <w:rPr>
          <w:rFonts w:ascii="Times New Roman" w:hAnsi="Times New Roman" w:cs="Times New Roman"/>
          <w:sz w:val="28"/>
          <w:szCs w:val="28"/>
          <w:lang w:val="vi-VN"/>
        </w:rPr>
        <w:t xml:space="preserve">Các </w:t>
      </w:r>
      <w:r w:rsidR="00935FC4" w:rsidRPr="00ED3618">
        <w:rPr>
          <w:rFonts w:ascii="Times New Roman" w:hAnsi="Times New Roman" w:cs="Times New Roman"/>
          <w:sz w:val="28"/>
          <w:szCs w:val="28"/>
          <w:lang w:val="vi-VN"/>
        </w:rPr>
        <w:t xml:space="preserve">thông số đo nhanh tại hiện trường thực hiện 03 lần </w:t>
      </w:r>
      <w:r w:rsidR="00304118" w:rsidRPr="00ED3618">
        <w:rPr>
          <w:rFonts w:ascii="Times New Roman" w:hAnsi="Times New Roman" w:cs="Times New Roman"/>
          <w:sz w:val="28"/>
          <w:szCs w:val="28"/>
          <w:lang w:val="vi-VN"/>
        </w:rPr>
        <w:t xml:space="preserve">để đánh giá độ chụm của </w:t>
      </w:r>
      <w:r w:rsidR="00A15590" w:rsidRPr="00ED3618">
        <w:rPr>
          <w:rFonts w:ascii="Times New Roman" w:hAnsi="Times New Roman" w:cs="Times New Roman"/>
          <w:sz w:val="28"/>
          <w:szCs w:val="28"/>
          <w:lang w:val="vi-VN"/>
        </w:rPr>
        <w:t>các lần</w:t>
      </w:r>
      <w:r w:rsidR="00304118" w:rsidRPr="00ED3618">
        <w:rPr>
          <w:rFonts w:ascii="Times New Roman" w:hAnsi="Times New Roman" w:cs="Times New Roman"/>
          <w:sz w:val="28"/>
          <w:szCs w:val="28"/>
          <w:lang w:val="vi-VN"/>
        </w:rPr>
        <w:t xml:space="preserve"> đo </w:t>
      </w:r>
      <w:r w:rsidR="00935FC4" w:rsidRPr="00ED3618">
        <w:rPr>
          <w:rFonts w:ascii="Times New Roman" w:hAnsi="Times New Roman" w:cs="Times New Roman"/>
          <w:sz w:val="28"/>
          <w:szCs w:val="28"/>
          <w:lang w:val="vi-VN"/>
        </w:rPr>
        <w:t>và lấy kết quả trung bình.</w:t>
      </w:r>
    </w:p>
    <w:p w14:paraId="6FD8C13D" w14:textId="77777777" w:rsidR="009838E8" w:rsidRPr="00ED3618" w:rsidRDefault="00D456AF"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4</w:t>
      </w:r>
      <w:r w:rsidR="00B148BC" w:rsidRPr="00ED3618">
        <w:rPr>
          <w:rFonts w:ascii="Times New Roman" w:hAnsi="Times New Roman" w:cs="Times New Roman"/>
          <w:sz w:val="28"/>
          <w:szCs w:val="28"/>
          <w:lang w:val="vi-VN"/>
        </w:rPr>
        <w:t>. Mẫu khí thải được lấy vào thời điểm hoạt động sản xuất của cơ sở đạt tối thiểu 50% công suất thiết kế. Cơ sở phải vận hành hoạt động ổn định trong suốt thời gian lấy mẫu.</w:t>
      </w:r>
    </w:p>
    <w:p w14:paraId="697A2F74" w14:textId="77777777" w:rsidR="00FC2EB7" w:rsidRPr="00ED3618" w:rsidRDefault="00DE653E" w:rsidP="00D75453">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b/>
          <w:sz w:val="28"/>
          <w:szCs w:val="28"/>
          <w:lang w:val="vi-VN"/>
        </w:rPr>
        <w:t>Điề</w:t>
      </w:r>
      <w:r w:rsidR="00615305" w:rsidRPr="00ED3618">
        <w:rPr>
          <w:rFonts w:ascii="Times New Roman" w:hAnsi="Times New Roman" w:cs="Times New Roman"/>
          <w:b/>
          <w:sz w:val="28"/>
          <w:szCs w:val="28"/>
          <w:lang w:val="vi-VN"/>
        </w:rPr>
        <w:t>u 16.</w:t>
      </w:r>
      <w:r w:rsidR="00FC2EB7" w:rsidRPr="00ED3618">
        <w:rPr>
          <w:rFonts w:ascii="Times New Roman" w:hAnsi="Times New Roman" w:cs="Times New Roman"/>
          <w:sz w:val="28"/>
          <w:szCs w:val="28"/>
          <w:lang w:val="vi-VN"/>
        </w:rPr>
        <w:t xml:space="preserve"> </w:t>
      </w:r>
      <w:r w:rsidR="00FC2EB7" w:rsidRPr="00ED3618">
        <w:rPr>
          <w:rFonts w:ascii="Times New Roman" w:hAnsi="Times New Roman" w:cs="Times New Roman"/>
          <w:b/>
          <w:sz w:val="28"/>
          <w:szCs w:val="28"/>
          <w:lang w:val="vi-VN"/>
        </w:rPr>
        <w:t xml:space="preserve">Quan trắc </w:t>
      </w:r>
      <w:r w:rsidR="00615305" w:rsidRPr="00ED3618">
        <w:rPr>
          <w:rFonts w:ascii="Times New Roman" w:hAnsi="Times New Roman" w:cs="Times New Roman"/>
          <w:b/>
          <w:sz w:val="28"/>
          <w:szCs w:val="28"/>
          <w:lang w:val="vi-VN"/>
        </w:rPr>
        <w:t>bùn thải từ hệ thống xử lý nước</w:t>
      </w:r>
    </w:p>
    <w:p w14:paraId="0F7B5D5F" w14:textId="77777777" w:rsidR="00FD07DA" w:rsidRPr="00ED3618" w:rsidRDefault="00BC26C1"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1. </w:t>
      </w:r>
      <w:r w:rsidR="00FD07DA" w:rsidRPr="00ED3618">
        <w:rPr>
          <w:rFonts w:ascii="Times New Roman" w:hAnsi="Times New Roman" w:cs="Times New Roman"/>
          <w:sz w:val="28"/>
          <w:szCs w:val="28"/>
          <w:lang w:val="vi-VN"/>
        </w:rPr>
        <w:t xml:space="preserve">Các thông số quan trắc </w:t>
      </w:r>
      <w:r w:rsidR="00DA3F3D" w:rsidRPr="00ED3618">
        <w:rPr>
          <w:rFonts w:ascii="Times New Roman" w:hAnsi="Times New Roman" w:cs="Times New Roman"/>
          <w:sz w:val="28"/>
          <w:szCs w:val="28"/>
          <w:lang w:val="vi-VN"/>
        </w:rPr>
        <w:t xml:space="preserve">bùn thải từ hệ thống xử lý nước </w:t>
      </w:r>
      <w:r w:rsidR="00FD07DA" w:rsidRPr="00ED3618">
        <w:rPr>
          <w:rFonts w:ascii="Times New Roman" w:hAnsi="Times New Roman" w:cs="Times New Roman"/>
          <w:sz w:val="28"/>
          <w:szCs w:val="28"/>
          <w:lang w:val="vi-VN"/>
        </w:rPr>
        <w:t xml:space="preserve">bao gồm: </w:t>
      </w:r>
      <w:r w:rsidR="00DA3F3D" w:rsidRPr="00ED3618">
        <w:rPr>
          <w:rFonts w:ascii="Times New Roman" w:hAnsi="Times New Roman" w:cs="Times New Roman"/>
          <w:sz w:val="28"/>
          <w:szCs w:val="28"/>
          <w:lang w:val="vi-VN"/>
        </w:rPr>
        <w:t>pH, CN</w:t>
      </w:r>
      <w:r w:rsidR="000136E2" w:rsidRPr="00ED3618">
        <w:rPr>
          <w:rFonts w:ascii="Times New Roman" w:hAnsi="Times New Roman" w:cs="Times New Roman"/>
          <w:sz w:val="28"/>
          <w:szCs w:val="28"/>
          <w:lang w:val="vi-VN"/>
        </w:rPr>
        <w:t>-</w:t>
      </w:r>
      <w:r w:rsidR="00DA3F3D" w:rsidRPr="00ED3618">
        <w:rPr>
          <w:rFonts w:ascii="Times New Roman" w:hAnsi="Times New Roman" w:cs="Times New Roman"/>
          <w:sz w:val="28"/>
          <w:szCs w:val="28"/>
          <w:lang w:val="vi-VN"/>
        </w:rPr>
        <w:t xml:space="preserve">, </w:t>
      </w:r>
      <w:r w:rsidR="000136E2" w:rsidRPr="00ED3618">
        <w:rPr>
          <w:rFonts w:ascii="Times New Roman" w:hAnsi="Times New Roman" w:cs="Times New Roman"/>
          <w:sz w:val="28"/>
          <w:szCs w:val="28"/>
          <w:lang w:val="vi-VN"/>
        </w:rPr>
        <w:t>tổng dầu mỡ,</w:t>
      </w:r>
      <w:r w:rsidR="000136E2" w:rsidRPr="00ED3618">
        <w:rPr>
          <w:lang w:val="vi-VN"/>
        </w:rPr>
        <w:t xml:space="preserve"> </w:t>
      </w:r>
      <w:r w:rsidR="000136E2" w:rsidRPr="00ED3618">
        <w:rPr>
          <w:rFonts w:ascii="Times New Roman" w:hAnsi="Times New Roman" w:cs="Times New Roman"/>
          <w:sz w:val="28"/>
          <w:szCs w:val="28"/>
          <w:lang w:val="vi-VN"/>
        </w:rPr>
        <w:t xml:space="preserve">phenols, benzene, clorobenzen, touen, naptalen, hóa chất bảo vệ thực vật photpho hữu cơ, hóa chất bảo vệ thực vật clo hữu cơ, kim loại gồm:  As, Ba, Ag, Cd, Pb, Co, Zn, Ni, Se, Hg, </w:t>
      </w:r>
      <w:r w:rsidR="00B474B8" w:rsidRPr="00ED3618">
        <w:rPr>
          <w:rFonts w:ascii="Times New Roman" w:hAnsi="Times New Roman" w:cs="Times New Roman"/>
          <w:sz w:val="28"/>
          <w:szCs w:val="28"/>
          <w:lang w:val="vi-VN"/>
        </w:rPr>
        <w:t>Cr</w:t>
      </w:r>
      <w:r w:rsidR="00B474B8" w:rsidRPr="00ED3618">
        <w:rPr>
          <w:rFonts w:ascii="Times New Roman" w:hAnsi="Times New Roman" w:cs="Times New Roman"/>
          <w:sz w:val="28"/>
          <w:szCs w:val="28"/>
          <w:vertAlign w:val="superscript"/>
          <w:lang w:val="vi-VN"/>
        </w:rPr>
        <w:t xml:space="preserve">6+ </w:t>
      </w:r>
      <w:r w:rsidR="006E27FC" w:rsidRPr="00ED3618">
        <w:rPr>
          <w:rFonts w:ascii="Times New Roman" w:hAnsi="Times New Roman" w:cs="Times New Roman"/>
          <w:color w:val="548DD4" w:themeColor="text2" w:themeTint="99"/>
          <w:sz w:val="28"/>
          <w:szCs w:val="28"/>
          <w:lang w:val="vi-VN"/>
        </w:rPr>
        <w:t>và các thông số khác theo yêu cầu của chương trình quan trắc môi  trường</w:t>
      </w:r>
      <w:r w:rsidR="00FD07DA" w:rsidRPr="00ED3618">
        <w:rPr>
          <w:rFonts w:ascii="Times New Roman" w:hAnsi="Times New Roman" w:cs="Times New Roman"/>
          <w:sz w:val="28"/>
          <w:szCs w:val="28"/>
          <w:lang w:val="vi-VN"/>
        </w:rPr>
        <w:t xml:space="preserve">. </w:t>
      </w:r>
      <w:r w:rsidR="00D312C9" w:rsidRPr="00ED3618">
        <w:rPr>
          <w:rFonts w:ascii="Times New Roman" w:hAnsi="Times New Roman" w:cs="Times New Roman"/>
          <w:sz w:val="28"/>
          <w:szCs w:val="28"/>
          <w:lang w:val="vi-VN"/>
        </w:rPr>
        <w:t xml:space="preserve">Thông số quan trắc và phương pháp quan trắc </w:t>
      </w:r>
      <w:r w:rsidR="008D436F" w:rsidRPr="00ED3618">
        <w:rPr>
          <w:rFonts w:ascii="Times New Roman" w:hAnsi="Times New Roman" w:cs="Times New Roman"/>
          <w:sz w:val="28"/>
          <w:szCs w:val="28"/>
          <w:lang w:val="vi-VN"/>
        </w:rPr>
        <w:t xml:space="preserve">bùn thải từ hệ thống xử lý nước </w:t>
      </w:r>
      <w:r w:rsidR="00D312C9" w:rsidRPr="00ED3618">
        <w:rPr>
          <w:rFonts w:ascii="Times New Roman" w:hAnsi="Times New Roman" w:cs="Times New Roman"/>
          <w:sz w:val="28"/>
          <w:szCs w:val="28"/>
          <w:lang w:val="vi-VN"/>
        </w:rPr>
        <w:t xml:space="preserve">quy định tại Phụ lục </w:t>
      </w:r>
      <w:r w:rsidR="00E72D62" w:rsidRPr="00ED3618">
        <w:rPr>
          <w:rFonts w:ascii="Times New Roman" w:hAnsi="Times New Roman" w:cs="Times New Roman"/>
          <w:sz w:val="28"/>
          <w:szCs w:val="28"/>
          <w:lang w:val="vi-VN"/>
        </w:rPr>
        <w:t>2.10</w:t>
      </w:r>
      <w:r w:rsidR="00D312C9" w:rsidRPr="00ED3618">
        <w:rPr>
          <w:rFonts w:ascii="Times New Roman" w:hAnsi="Times New Roman" w:cs="Times New Roman"/>
          <w:sz w:val="28"/>
          <w:szCs w:val="28"/>
          <w:lang w:val="vi-VN"/>
        </w:rPr>
        <w:t xml:space="preserve"> Thông tư này.</w:t>
      </w:r>
    </w:p>
    <w:p w14:paraId="0AB9AC07" w14:textId="77777777" w:rsidR="00FD07DA" w:rsidRPr="00ED3618" w:rsidRDefault="001D1883"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2. </w:t>
      </w:r>
      <w:r w:rsidR="00FD07DA" w:rsidRPr="00ED3618">
        <w:rPr>
          <w:rFonts w:ascii="Times New Roman" w:hAnsi="Times New Roman" w:cs="Times New Roman"/>
          <w:sz w:val="28"/>
          <w:szCs w:val="28"/>
          <w:lang w:val="vi-VN"/>
        </w:rPr>
        <w:t>Căn cứ vào các quy chuẩn kỹ thuật quốc gia hiện hành về môi trường, loại hình sản xuất, quy mô, đặc điểm nguồn thải và yêu cầu của cơ quan nhà nước có thẩm quyền để xác định các thông số cần quan trắ</w:t>
      </w:r>
      <w:r w:rsidRPr="00ED3618">
        <w:rPr>
          <w:rFonts w:ascii="Times New Roman" w:hAnsi="Times New Roman" w:cs="Times New Roman"/>
          <w:sz w:val="28"/>
          <w:szCs w:val="28"/>
          <w:lang w:val="vi-VN"/>
        </w:rPr>
        <w:t>c.</w:t>
      </w:r>
      <w:r w:rsidR="00FD07DA" w:rsidRPr="00ED3618">
        <w:rPr>
          <w:rFonts w:ascii="Times New Roman" w:hAnsi="Times New Roman" w:cs="Times New Roman"/>
          <w:sz w:val="28"/>
          <w:szCs w:val="28"/>
          <w:lang w:val="vi-VN"/>
        </w:rPr>
        <w:t xml:space="preserve">  </w:t>
      </w:r>
    </w:p>
    <w:p w14:paraId="100949F5" w14:textId="77777777" w:rsidR="00A31630" w:rsidRPr="00ED3618" w:rsidRDefault="00B53634" w:rsidP="00A31630">
      <w:pPr>
        <w:spacing w:before="480" w:after="60" w:line="295" w:lineRule="auto"/>
        <w:jc w:val="center"/>
        <w:rPr>
          <w:rFonts w:ascii="Times New Roman" w:hAnsi="Times New Roman" w:cs="Times New Roman"/>
          <w:b/>
          <w:sz w:val="28"/>
          <w:szCs w:val="28"/>
          <w:lang w:val="vi-VN"/>
        </w:rPr>
      </w:pPr>
      <w:r w:rsidRPr="00ED3618">
        <w:rPr>
          <w:rFonts w:ascii="Times New Roman" w:hAnsi="Times New Roman" w:cs="Times New Roman"/>
          <w:b/>
          <w:sz w:val="28"/>
          <w:szCs w:val="28"/>
          <w:lang w:val="vi-VN"/>
        </w:rPr>
        <w:t>Chương</w:t>
      </w:r>
      <w:r w:rsidR="00A31630" w:rsidRPr="00ED3618">
        <w:rPr>
          <w:rFonts w:ascii="Times New Roman" w:hAnsi="Times New Roman" w:cs="Times New Roman"/>
          <w:b/>
          <w:sz w:val="28"/>
          <w:szCs w:val="28"/>
          <w:lang w:val="vi-VN"/>
        </w:rPr>
        <w:t xml:space="preserve"> IV</w:t>
      </w:r>
    </w:p>
    <w:p w14:paraId="4F67056F" w14:textId="77777777" w:rsidR="00B53634" w:rsidRPr="00ED3618" w:rsidRDefault="00A31630" w:rsidP="00A31630">
      <w:pPr>
        <w:spacing w:before="60" w:after="480" w:line="295" w:lineRule="auto"/>
        <w:jc w:val="center"/>
        <w:rPr>
          <w:rFonts w:ascii="Times New Roman" w:hAnsi="Times New Roman" w:cs="Times New Roman"/>
          <w:b/>
          <w:sz w:val="28"/>
          <w:szCs w:val="28"/>
          <w:lang w:val="vi-VN"/>
        </w:rPr>
      </w:pPr>
      <w:r w:rsidRPr="00ED3618">
        <w:rPr>
          <w:rFonts w:ascii="Times New Roman" w:hAnsi="Times New Roman" w:cs="Times New Roman"/>
          <w:b/>
          <w:sz w:val="28"/>
          <w:szCs w:val="28"/>
          <w:lang w:val="vi-VN"/>
        </w:rPr>
        <w:t>ĐẢM BẢO CHẤT LƯỢNG VÀ KIỂM SOÁT CHẤT LƯỢNG TRONG QUAN TRẮC MÔI TRƯỜNG</w:t>
      </w:r>
    </w:p>
    <w:p w14:paraId="3E484D77" w14:textId="77777777" w:rsidR="001857D1" w:rsidRPr="00ED3618" w:rsidRDefault="001857D1" w:rsidP="00A31630">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b/>
          <w:color w:val="FF0000"/>
          <w:sz w:val="28"/>
          <w:szCs w:val="28"/>
          <w:highlight w:val="yellow"/>
          <w:lang w:val="vi-VN"/>
        </w:rPr>
        <w:t>Điều 17. Yêu cầu về diện tích phòng thí nghiệm, công tác bảo vệ môi trường và an toàn</w:t>
      </w:r>
      <w:r w:rsidR="00F468C4" w:rsidRPr="00ED3618">
        <w:rPr>
          <w:rFonts w:ascii="Times New Roman" w:hAnsi="Times New Roman" w:cs="Times New Roman"/>
          <w:b/>
          <w:color w:val="FF0000"/>
          <w:sz w:val="28"/>
          <w:szCs w:val="28"/>
          <w:highlight w:val="yellow"/>
          <w:lang w:val="vi-VN"/>
        </w:rPr>
        <w:t xml:space="preserve"> lao động</w:t>
      </w:r>
    </w:p>
    <w:p w14:paraId="76D09569" w14:textId="77777777" w:rsidR="00582972" w:rsidRPr="00ED3618" w:rsidRDefault="00F468C4"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1. Tổ chức tham gia hoạt động quan trắc môi trường phải có</w:t>
      </w:r>
      <w:r w:rsidR="001857D1" w:rsidRPr="00ED3618">
        <w:rPr>
          <w:rFonts w:ascii="Times New Roman" w:hAnsi="Times New Roman" w:cs="Times New Roman"/>
          <w:sz w:val="28"/>
          <w:szCs w:val="28"/>
          <w:lang w:val="vi-VN"/>
        </w:rPr>
        <w:t xml:space="preserve"> </w:t>
      </w:r>
      <w:r w:rsidRPr="00ED3618">
        <w:rPr>
          <w:rFonts w:ascii="Times New Roman" w:hAnsi="Times New Roman" w:cs="Times New Roman"/>
          <w:sz w:val="28"/>
          <w:szCs w:val="28"/>
          <w:lang w:val="vi-VN"/>
        </w:rPr>
        <w:t>phòng thí nghiệm đủ diện tích</w:t>
      </w:r>
      <w:r w:rsidR="001857D1" w:rsidRPr="00ED3618">
        <w:rPr>
          <w:rFonts w:ascii="Times New Roman" w:hAnsi="Times New Roman" w:cs="Times New Roman"/>
          <w:b/>
          <w:sz w:val="28"/>
          <w:szCs w:val="28"/>
          <w:lang w:val="vi-VN"/>
        </w:rPr>
        <w:t xml:space="preserve"> </w:t>
      </w:r>
      <w:r w:rsidRPr="00ED3618">
        <w:rPr>
          <w:rFonts w:ascii="Times New Roman" w:hAnsi="Times New Roman" w:cs="Times New Roman"/>
          <w:sz w:val="28"/>
          <w:szCs w:val="28"/>
          <w:lang w:val="vi-VN"/>
        </w:rPr>
        <w:t>để bố trí hợp lý các phân khu chức năng,</w:t>
      </w:r>
      <w:r w:rsidR="00582972" w:rsidRPr="00ED3618">
        <w:rPr>
          <w:rFonts w:ascii="Times New Roman" w:hAnsi="Times New Roman" w:cs="Times New Roman"/>
          <w:sz w:val="28"/>
          <w:szCs w:val="28"/>
          <w:lang w:val="vi-VN"/>
        </w:rPr>
        <w:t xml:space="preserve"> tách biệt các hoạt động thử nghiệm không tương thích</w:t>
      </w:r>
      <w:r w:rsidRPr="00ED3618">
        <w:rPr>
          <w:rFonts w:ascii="Times New Roman" w:hAnsi="Times New Roman" w:cs="Times New Roman"/>
          <w:sz w:val="28"/>
          <w:szCs w:val="28"/>
          <w:lang w:val="vi-VN"/>
        </w:rPr>
        <w:t xml:space="preserve"> </w:t>
      </w:r>
      <w:r w:rsidR="00A340C5" w:rsidRPr="00ED3618">
        <w:rPr>
          <w:rFonts w:ascii="Times New Roman" w:hAnsi="Times New Roman" w:cs="Times New Roman"/>
          <w:sz w:val="28"/>
          <w:szCs w:val="28"/>
          <w:lang w:val="vi-VN"/>
        </w:rPr>
        <w:t xml:space="preserve">để không </w:t>
      </w:r>
      <w:r w:rsidR="00582972" w:rsidRPr="00ED3618">
        <w:rPr>
          <w:rFonts w:ascii="Times New Roman" w:hAnsi="Times New Roman" w:cs="Times New Roman"/>
          <w:sz w:val="28"/>
          <w:szCs w:val="28"/>
          <w:lang w:val="vi-VN"/>
        </w:rPr>
        <w:t xml:space="preserve">làm ảnh hưởng lẫn nhau và </w:t>
      </w:r>
      <w:r w:rsidR="006F555D" w:rsidRPr="00ED3618">
        <w:rPr>
          <w:rFonts w:ascii="Times New Roman" w:hAnsi="Times New Roman" w:cs="Times New Roman"/>
          <w:sz w:val="28"/>
          <w:szCs w:val="28"/>
          <w:lang w:val="vi-VN"/>
        </w:rPr>
        <w:t xml:space="preserve">bố trí </w:t>
      </w:r>
      <w:r w:rsidR="00582972" w:rsidRPr="00ED3618">
        <w:rPr>
          <w:rFonts w:ascii="Times New Roman" w:hAnsi="Times New Roman" w:cs="Times New Roman"/>
          <w:sz w:val="28"/>
          <w:szCs w:val="28"/>
          <w:lang w:val="vi-VN"/>
        </w:rPr>
        <w:t xml:space="preserve">đủ không gian cần thiết theo yêu cầu cho từng hoạt động thử nghiệm. </w:t>
      </w:r>
    </w:p>
    <w:p w14:paraId="3B00CC6A" w14:textId="77777777" w:rsidR="006F555D" w:rsidRPr="00ED3618" w:rsidRDefault="00582972" w:rsidP="000756B5">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sz w:val="28"/>
          <w:szCs w:val="28"/>
          <w:lang w:val="vi-VN"/>
        </w:rPr>
        <w:t xml:space="preserve">2. </w:t>
      </w:r>
      <w:r w:rsidR="000D06D2" w:rsidRPr="00ED3618">
        <w:rPr>
          <w:rFonts w:ascii="Times New Roman" w:hAnsi="Times New Roman" w:cs="Times New Roman"/>
          <w:sz w:val="28"/>
          <w:szCs w:val="28"/>
          <w:lang w:val="vi-VN"/>
        </w:rPr>
        <w:t>Chất thải từ hoạt động của phòng thí nghiệm phải được phân loại theo tính chất</w:t>
      </w:r>
      <w:r w:rsidR="006F555D" w:rsidRPr="00ED3618">
        <w:rPr>
          <w:rFonts w:ascii="Times New Roman" w:hAnsi="Times New Roman" w:cs="Times New Roman"/>
          <w:sz w:val="28"/>
          <w:szCs w:val="28"/>
          <w:lang w:val="vi-VN"/>
        </w:rPr>
        <w:t>, được</w:t>
      </w:r>
      <w:r w:rsidR="000D06D2" w:rsidRPr="00ED3618">
        <w:rPr>
          <w:rFonts w:ascii="Times New Roman" w:hAnsi="Times New Roman" w:cs="Times New Roman"/>
          <w:sz w:val="28"/>
          <w:szCs w:val="28"/>
          <w:lang w:val="vi-VN"/>
        </w:rPr>
        <w:t xml:space="preserve"> thu</w:t>
      </w:r>
      <w:r w:rsidR="006F555D" w:rsidRPr="00ED3618">
        <w:rPr>
          <w:rFonts w:ascii="Times New Roman" w:hAnsi="Times New Roman" w:cs="Times New Roman"/>
          <w:sz w:val="28"/>
          <w:szCs w:val="28"/>
          <w:lang w:val="vi-VN"/>
        </w:rPr>
        <w:t xml:space="preserve"> g</w:t>
      </w:r>
      <w:r w:rsidR="000D06D2" w:rsidRPr="00ED3618">
        <w:rPr>
          <w:rFonts w:ascii="Times New Roman" w:hAnsi="Times New Roman" w:cs="Times New Roman"/>
          <w:sz w:val="28"/>
          <w:szCs w:val="28"/>
          <w:lang w:val="vi-VN"/>
        </w:rPr>
        <w:t>om,</w:t>
      </w:r>
      <w:r w:rsidR="006F555D" w:rsidRPr="00ED3618">
        <w:rPr>
          <w:rFonts w:ascii="Times New Roman" w:hAnsi="Times New Roman" w:cs="Times New Roman"/>
          <w:sz w:val="28"/>
          <w:szCs w:val="28"/>
          <w:lang w:val="vi-VN"/>
        </w:rPr>
        <w:t xml:space="preserve"> lưu giữ, vận chuyển và</w:t>
      </w:r>
      <w:r w:rsidR="000D06D2" w:rsidRPr="00ED3618">
        <w:rPr>
          <w:rFonts w:ascii="Times New Roman" w:hAnsi="Times New Roman" w:cs="Times New Roman"/>
          <w:sz w:val="28"/>
          <w:szCs w:val="28"/>
          <w:lang w:val="vi-VN"/>
        </w:rPr>
        <w:t xml:space="preserve"> xử lý theo quy định</w:t>
      </w:r>
      <w:r w:rsidR="006F555D" w:rsidRPr="00ED3618">
        <w:rPr>
          <w:rFonts w:ascii="Times New Roman" w:hAnsi="Times New Roman" w:cs="Times New Roman"/>
          <w:sz w:val="28"/>
          <w:szCs w:val="28"/>
          <w:lang w:val="vi-VN"/>
        </w:rPr>
        <w:t xml:space="preserve"> pháp luật.</w:t>
      </w:r>
    </w:p>
    <w:p w14:paraId="28AECE4F" w14:textId="77777777" w:rsidR="001857D1" w:rsidRPr="00ED3618" w:rsidRDefault="006F555D" w:rsidP="000756B5">
      <w:pPr>
        <w:spacing w:before="60" w:after="60" w:line="295" w:lineRule="auto"/>
        <w:ind w:firstLine="720"/>
        <w:jc w:val="both"/>
        <w:rPr>
          <w:rFonts w:ascii="Times New Roman" w:hAnsi="Times New Roman" w:cs="Times New Roman"/>
          <w:i/>
          <w:sz w:val="28"/>
          <w:szCs w:val="28"/>
          <w:lang w:val="vi-VN"/>
        </w:rPr>
      </w:pPr>
      <w:r w:rsidRPr="00ED3618">
        <w:rPr>
          <w:rFonts w:ascii="Times New Roman" w:hAnsi="Times New Roman" w:cs="Times New Roman"/>
          <w:sz w:val="28"/>
          <w:szCs w:val="28"/>
          <w:lang w:val="vi-VN"/>
        </w:rPr>
        <w:t xml:space="preserve">3. Phải xây dựng chương trình, nội quy, quy định về phòng chống cháy nổ và an toàn lao động tại phòng thí nghiệm và khi đi quan trắc hiện trường để phổ biến, </w:t>
      </w:r>
      <w:r w:rsidRPr="00ED3618">
        <w:rPr>
          <w:rFonts w:ascii="Times New Roman" w:hAnsi="Times New Roman" w:cs="Times New Roman"/>
          <w:sz w:val="28"/>
          <w:szCs w:val="28"/>
          <w:lang w:val="vi-VN"/>
        </w:rPr>
        <w:lastRenderedPageBreak/>
        <w:t xml:space="preserve">hướng dẫn cho toàn thể người lao động, trang bị đầy đủ phương tiện bảo hộ lao động cho người </w:t>
      </w:r>
      <w:r w:rsidR="002A1195" w:rsidRPr="00ED3618">
        <w:rPr>
          <w:rFonts w:ascii="Times New Roman" w:hAnsi="Times New Roman" w:cs="Times New Roman"/>
          <w:sz w:val="28"/>
          <w:szCs w:val="28"/>
          <w:lang w:val="vi-VN"/>
        </w:rPr>
        <w:t>thực hiện quan trắc hiện trường và phân tích trong phòng thí nghiệm</w:t>
      </w:r>
      <w:r w:rsidRPr="00ED3618">
        <w:rPr>
          <w:rFonts w:ascii="Times New Roman" w:hAnsi="Times New Roman" w:cs="Times New Roman"/>
          <w:sz w:val="28"/>
          <w:szCs w:val="28"/>
          <w:lang w:val="vi-VN"/>
        </w:rPr>
        <w:t xml:space="preserve">. </w:t>
      </w:r>
      <w:r w:rsidR="00F468C4" w:rsidRPr="00ED3618">
        <w:rPr>
          <w:rFonts w:ascii="Times New Roman" w:hAnsi="Times New Roman" w:cs="Times New Roman"/>
          <w:i/>
          <w:sz w:val="28"/>
          <w:szCs w:val="28"/>
          <w:lang w:val="vi-VN"/>
        </w:rPr>
        <w:t xml:space="preserve"> </w:t>
      </w:r>
    </w:p>
    <w:p w14:paraId="552D7155" w14:textId="77777777" w:rsidR="00074F2D" w:rsidRPr="00ED3618" w:rsidRDefault="00074F2D" w:rsidP="00F54E0F">
      <w:pPr>
        <w:spacing w:before="60" w:after="60" w:line="295" w:lineRule="auto"/>
        <w:ind w:firstLine="720"/>
        <w:jc w:val="both"/>
        <w:rPr>
          <w:rFonts w:ascii="Times New Roman" w:hAnsi="Times New Roman" w:cs="Times New Roman"/>
          <w:sz w:val="28"/>
          <w:szCs w:val="28"/>
          <w:lang w:val="vi-VN"/>
        </w:rPr>
      </w:pPr>
      <w:r w:rsidRPr="00ED3618">
        <w:rPr>
          <w:rFonts w:ascii="Times New Roman" w:hAnsi="Times New Roman" w:cs="Times New Roman"/>
          <w:b/>
          <w:color w:val="FF0000"/>
          <w:sz w:val="28"/>
          <w:szCs w:val="28"/>
          <w:highlight w:val="yellow"/>
          <w:lang w:val="vi-VN"/>
        </w:rPr>
        <w:t>Điều 18.</w:t>
      </w:r>
      <w:r w:rsidRPr="00ED3618">
        <w:rPr>
          <w:rFonts w:ascii="Times New Roman" w:hAnsi="Times New Roman" w:cs="Times New Roman"/>
          <w:color w:val="FF0000"/>
          <w:sz w:val="28"/>
          <w:szCs w:val="28"/>
          <w:highlight w:val="yellow"/>
          <w:lang w:val="vi-VN"/>
        </w:rPr>
        <w:t xml:space="preserve"> </w:t>
      </w:r>
      <w:r w:rsidRPr="00ED3618">
        <w:rPr>
          <w:rFonts w:ascii="Times New Roman" w:hAnsi="Times New Roman" w:cs="Times New Roman"/>
          <w:b/>
          <w:color w:val="FF0000"/>
          <w:sz w:val="28"/>
          <w:szCs w:val="28"/>
          <w:highlight w:val="yellow"/>
          <w:lang w:val="vi-VN"/>
        </w:rPr>
        <w:t>Hệ thống quản lý</w:t>
      </w:r>
      <w:r w:rsidR="00CC1E47" w:rsidRPr="00ED3618">
        <w:rPr>
          <w:rFonts w:ascii="Times New Roman" w:hAnsi="Times New Roman" w:cs="Times New Roman"/>
          <w:b/>
          <w:color w:val="FF0000"/>
          <w:sz w:val="28"/>
          <w:szCs w:val="28"/>
          <w:highlight w:val="yellow"/>
          <w:lang w:val="vi-VN"/>
        </w:rPr>
        <w:t xml:space="preserve"> chất lượng</w:t>
      </w:r>
      <w:r w:rsidRPr="00ED3618">
        <w:rPr>
          <w:rFonts w:ascii="Times New Roman" w:hAnsi="Times New Roman" w:cs="Times New Roman"/>
          <w:b/>
          <w:color w:val="FF0000"/>
          <w:sz w:val="28"/>
          <w:szCs w:val="28"/>
          <w:highlight w:val="yellow"/>
          <w:lang w:val="vi-VN"/>
        </w:rPr>
        <w:t xml:space="preserve"> </w:t>
      </w:r>
      <w:r w:rsidR="00595F0C" w:rsidRPr="00ED3618">
        <w:rPr>
          <w:rFonts w:ascii="Times New Roman" w:hAnsi="Times New Roman" w:cs="Times New Roman"/>
          <w:b/>
          <w:color w:val="FF0000"/>
          <w:sz w:val="28"/>
          <w:szCs w:val="28"/>
          <w:highlight w:val="yellow"/>
          <w:lang w:val="vi-VN"/>
        </w:rPr>
        <w:t>quan trắc môi trường</w:t>
      </w:r>
    </w:p>
    <w:p w14:paraId="4B61B267" w14:textId="77777777" w:rsidR="00CF20A5" w:rsidRDefault="00CF20A5" w:rsidP="000756B5">
      <w:pPr>
        <w:spacing w:before="60" w:after="60" w:line="295" w:lineRule="auto"/>
        <w:ind w:firstLine="720"/>
        <w:jc w:val="both"/>
        <w:rPr>
          <w:rFonts w:ascii="Times New Roman" w:hAnsi="Times New Roman" w:cs="Times New Roman"/>
          <w:sz w:val="28"/>
          <w:szCs w:val="28"/>
        </w:rPr>
      </w:pPr>
      <w:r w:rsidRPr="00ED3618">
        <w:rPr>
          <w:rFonts w:ascii="Times New Roman" w:hAnsi="Times New Roman" w:cs="Times New Roman"/>
          <w:sz w:val="28"/>
          <w:szCs w:val="28"/>
          <w:lang w:val="vi-VN"/>
        </w:rPr>
        <w:t xml:space="preserve">1. </w:t>
      </w:r>
      <w:r w:rsidR="00595F0C" w:rsidRPr="00ED3618">
        <w:rPr>
          <w:rFonts w:ascii="Times New Roman" w:hAnsi="Times New Roman" w:cs="Times New Roman"/>
          <w:sz w:val="28"/>
          <w:szCs w:val="28"/>
          <w:lang w:val="vi-VN"/>
        </w:rPr>
        <w:t xml:space="preserve"> Tổ chức</w:t>
      </w:r>
      <w:r w:rsidRPr="00ED3618">
        <w:rPr>
          <w:rFonts w:ascii="Times New Roman" w:hAnsi="Times New Roman" w:cs="Times New Roman"/>
          <w:sz w:val="28"/>
          <w:szCs w:val="28"/>
          <w:lang w:val="vi-VN"/>
        </w:rPr>
        <w:t xml:space="preserve"> phải </w:t>
      </w:r>
      <w:r w:rsidR="00595F0C" w:rsidRPr="00ED3618">
        <w:rPr>
          <w:rFonts w:ascii="Times New Roman" w:hAnsi="Times New Roman" w:cs="Times New Roman"/>
          <w:sz w:val="28"/>
          <w:szCs w:val="28"/>
          <w:lang w:val="vi-VN"/>
        </w:rPr>
        <w:t xml:space="preserve">áp dụng một tiêu chuẩn quốc gia hoặc quốc tế để </w:t>
      </w:r>
      <w:r w:rsidRPr="00ED3618">
        <w:rPr>
          <w:rFonts w:ascii="Times New Roman" w:hAnsi="Times New Roman" w:cs="Times New Roman"/>
          <w:sz w:val="28"/>
          <w:szCs w:val="28"/>
          <w:lang w:val="vi-VN"/>
        </w:rPr>
        <w:t>xây dựng</w:t>
      </w:r>
      <w:r w:rsidR="000113CE" w:rsidRPr="00ED3618">
        <w:rPr>
          <w:rFonts w:ascii="Times New Roman" w:hAnsi="Times New Roman" w:cs="Times New Roman"/>
          <w:sz w:val="28"/>
          <w:szCs w:val="28"/>
          <w:lang w:val="vi-VN"/>
        </w:rPr>
        <w:t xml:space="preserve"> một</w:t>
      </w:r>
      <w:r w:rsidRPr="00ED3618">
        <w:rPr>
          <w:rFonts w:ascii="Times New Roman" w:hAnsi="Times New Roman" w:cs="Times New Roman"/>
          <w:sz w:val="28"/>
          <w:szCs w:val="28"/>
          <w:lang w:val="vi-VN"/>
        </w:rPr>
        <w:t xml:space="preserve"> hệ thống quản lý nhằm đảm bảo chất lượng kết quả quan trắc.</w:t>
      </w:r>
      <w:r w:rsidR="006F6F2B" w:rsidRPr="00ED3618">
        <w:rPr>
          <w:rFonts w:ascii="Times New Roman" w:hAnsi="Times New Roman" w:cs="Times New Roman"/>
          <w:sz w:val="28"/>
          <w:szCs w:val="28"/>
          <w:lang w:val="vi-VN"/>
        </w:rPr>
        <w:t xml:space="preserve"> </w:t>
      </w:r>
      <w:r w:rsidR="006F6F2B" w:rsidRPr="006F6F2B">
        <w:rPr>
          <w:rFonts w:ascii="Times New Roman" w:hAnsi="Times New Roman" w:cs="Times New Roman"/>
          <w:sz w:val="28"/>
          <w:szCs w:val="28"/>
        </w:rPr>
        <w:t>Hệ thống quản lý chất lượng phải thiết lập</w:t>
      </w:r>
      <w:r w:rsidR="00DA7A82">
        <w:rPr>
          <w:rFonts w:ascii="Times New Roman" w:hAnsi="Times New Roman" w:cs="Times New Roman"/>
          <w:sz w:val="28"/>
          <w:szCs w:val="28"/>
        </w:rPr>
        <w:t xml:space="preserve"> bằng văn bản và phổ biến cho người lao động để biết và thực hiện. </w:t>
      </w:r>
      <w:r w:rsidR="00DA7A82" w:rsidRPr="00DA7A82">
        <w:rPr>
          <w:rFonts w:ascii="Times New Roman" w:hAnsi="Times New Roman" w:cs="Times New Roman"/>
          <w:sz w:val="28"/>
          <w:szCs w:val="28"/>
        </w:rPr>
        <w:t>Hệ thống quản lý chất lượng phải</w:t>
      </w:r>
      <w:r w:rsidR="00DA7A82">
        <w:rPr>
          <w:rFonts w:ascii="Times New Roman" w:hAnsi="Times New Roman" w:cs="Times New Roman"/>
          <w:sz w:val="28"/>
          <w:szCs w:val="28"/>
        </w:rPr>
        <w:t xml:space="preserve"> được</w:t>
      </w:r>
      <w:r w:rsidR="006F6F2B" w:rsidRPr="006F6F2B">
        <w:rPr>
          <w:rFonts w:ascii="Times New Roman" w:hAnsi="Times New Roman" w:cs="Times New Roman"/>
          <w:sz w:val="28"/>
          <w:szCs w:val="28"/>
        </w:rPr>
        <w:t xml:space="preserve"> duy trì và liên tục cải tiến phù hợp với phạm vi hoạt động, bảo đảm tính khách quan và chính xác của các kết quả </w:t>
      </w:r>
      <w:r w:rsidR="00595F0C">
        <w:rPr>
          <w:rFonts w:ascii="Times New Roman" w:hAnsi="Times New Roman" w:cs="Times New Roman"/>
          <w:sz w:val="28"/>
          <w:szCs w:val="28"/>
        </w:rPr>
        <w:t>quan trắc</w:t>
      </w:r>
      <w:r w:rsidR="006F6F2B" w:rsidRPr="006F6F2B">
        <w:rPr>
          <w:rFonts w:ascii="Times New Roman" w:hAnsi="Times New Roman" w:cs="Times New Roman"/>
          <w:sz w:val="28"/>
          <w:szCs w:val="28"/>
        </w:rPr>
        <w:t xml:space="preserve">. </w:t>
      </w:r>
    </w:p>
    <w:p w14:paraId="7E06022A" w14:textId="77777777" w:rsidR="00584DF3" w:rsidRDefault="00584DF3"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2. H</w:t>
      </w:r>
      <w:r w:rsidRPr="00584DF3">
        <w:rPr>
          <w:rFonts w:ascii="Times New Roman" w:hAnsi="Times New Roman" w:cs="Times New Roman"/>
          <w:sz w:val="28"/>
          <w:szCs w:val="28"/>
        </w:rPr>
        <w:t xml:space="preserve">àng năm, tổ chức phải lập kế hoạch và tự đánh giá nội bộ hệ thống quản lý chất lượng. Việc đánh giá bao gồm đánh giá hệ thống hồ sơ tài liệu liên quan đến quản lý chất lượng và đánh giá các hoạt động quan trắc </w:t>
      </w:r>
      <w:r>
        <w:rPr>
          <w:rFonts w:ascii="Times New Roman" w:hAnsi="Times New Roman" w:cs="Times New Roman"/>
          <w:sz w:val="28"/>
          <w:szCs w:val="28"/>
        </w:rPr>
        <w:t>môi</w:t>
      </w:r>
      <w:r w:rsidRPr="00584DF3">
        <w:rPr>
          <w:rFonts w:ascii="Times New Roman" w:hAnsi="Times New Roman" w:cs="Times New Roman"/>
          <w:sz w:val="28"/>
          <w:szCs w:val="28"/>
        </w:rPr>
        <w:t xml:space="preserve"> trường nhằm kiểm tra và xác nhận mức độ tuân thủ của tổ chức thực hiện đối với các yêu cầu của hệ thống quản lý chất lượng. Sau khi đánh giá, tổ chức phải có các biện pháp khắc phục, cải tiến các lỗi phát hiện (nếu có)</w:t>
      </w:r>
      <w:r>
        <w:rPr>
          <w:rFonts w:ascii="Times New Roman" w:hAnsi="Times New Roman" w:cs="Times New Roman"/>
          <w:sz w:val="28"/>
          <w:szCs w:val="28"/>
        </w:rPr>
        <w:t>.</w:t>
      </w:r>
    </w:p>
    <w:p w14:paraId="478E02EA" w14:textId="77777777" w:rsidR="006F6F2B" w:rsidRPr="006F6F2B" w:rsidRDefault="005E0804" w:rsidP="000756B5">
      <w:pPr>
        <w:spacing w:before="60" w:after="60" w:line="295" w:lineRule="auto"/>
        <w:jc w:val="both"/>
        <w:rPr>
          <w:rFonts w:ascii="Times New Roman" w:hAnsi="Times New Roman" w:cs="Times New Roman"/>
          <w:sz w:val="28"/>
          <w:szCs w:val="28"/>
        </w:rPr>
      </w:pPr>
      <w:r w:rsidRPr="000756B5">
        <w:rPr>
          <w:rFonts w:ascii="Times New Roman" w:hAnsi="Times New Roman" w:cs="Times New Roman"/>
          <w:b/>
          <w:color w:val="FF0000"/>
          <w:sz w:val="28"/>
          <w:szCs w:val="28"/>
          <w:highlight w:val="yellow"/>
        </w:rPr>
        <w:t>Điều 19</w:t>
      </w:r>
      <w:r w:rsidR="00584DF3" w:rsidRPr="000756B5">
        <w:rPr>
          <w:rFonts w:ascii="Times New Roman" w:hAnsi="Times New Roman" w:cs="Times New Roman"/>
          <w:b/>
          <w:color w:val="FF0000"/>
          <w:sz w:val="28"/>
          <w:szCs w:val="28"/>
          <w:highlight w:val="yellow"/>
        </w:rPr>
        <w:t>.</w:t>
      </w:r>
      <w:r w:rsidR="00584DF3" w:rsidRPr="000756B5">
        <w:rPr>
          <w:rFonts w:ascii="Times New Roman" w:hAnsi="Times New Roman" w:cs="Times New Roman"/>
          <w:color w:val="FF0000"/>
          <w:sz w:val="28"/>
          <w:szCs w:val="28"/>
          <w:highlight w:val="yellow"/>
        </w:rPr>
        <w:t xml:space="preserve"> </w:t>
      </w:r>
      <w:r w:rsidR="00584DF3" w:rsidRPr="000756B5">
        <w:rPr>
          <w:rFonts w:ascii="Times New Roman" w:hAnsi="Times New Roman" w:cs="Times New Roman"/>
          <w:b/>
          <w:color w:val="FF0000"/>
          <w:sz w:val="28"/>
          <w:szCs w:val="28"/>
          <w:highlight w:val="yellow"/>
        </w:rPr>
        <w:t>Hoạt động</w:t>
      </w:r>
      <w:r w:rsidR="006F6F2B" w:rsidRPr="000756B5">
        <w:rPr>
          <w:rFonts w:ascii="Times New Roman" w:hAnsi="Times New Roman" w:cs="Times New Roman"/>
          <w:b/>
          <w:color w:val="FF0000"/>
          <w:sz w:val="28"/>
          <w:szCs w:val="28"/>
          <w:highlight w:val="yellow"/>
        </w:rPr>
        <w:t xml:space="preserve"> thử nghiệm thành thạo</w:t>
      </w:r>
    </w:p>
    <w:p w14:paraId="2E129603" w14:textId="1A13B96A" w:rsidR="006F6F2B" w:rsidRPr="006F6F2B" w:rsidRDefault="005E0804"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w:t>
      </w:r>
      <w:r w:rsidR="00584DF3">
        <w:rPr>
          <w:rFonts w:ascii="Times New Roman" w:hAnsi="Times New Roman" w:cs="Times New Roman"/>
          <w:sz w:val="28"/>
          <w:szCs w:val="28"/>
        </w:rPr>
        <w:t xml:space="preserve">. </w:t>
      </w:r>
      <w:r w:rsidR="006F6F2B" w:rsidRPr="006F6F2B">
        <w:rPr>
          <w:rFonts w:ascii="Times New Roman" w:hAnsi="Times New Roman" w:cs="Times New Roman"/>
          <w:sz w:val="28"/>
          <w:szCs w:val="28"/>
        </w:rPr>
        <w:t>Tổ chức phải định kỳ tham gia các chương trình thử nghiệm thành thạo</w:t>
      </w:r>
      <w:r w:rsidR="00584DF3">
        <w:rPr>
          <w:rFonts w:ascii="Times New Roman" w:hAnsi="Times New Roman" w:cs="Times New Roman"/>
          <w:sz w:val="28"/>
          <w:szCs w:val="28"/>
        </w:rPr>
        <w:t xml:space="preserve"> tối thiểu </w:t>
      </w:r>
      <w:r w:rsidR="006B2FF8">
        <w:rPr>
          <w:rFonts w:ascii="Times New Roman" w:hAnsi="Times New Roman" w:cs="Times New Roman"/>
          <w:sz w:val="28"/>
          <w:szCs w:val="28"/>
        </w:rPr>
        <w:t xml:space="preserve">2 năm/ lần </w:t>
      </w:r>
      <w:r w:rsidR="006F6F2B" w:rsidRPr="006F6F2B">
        <w:rPr>
          <w:rFonts w:ascii="Times New Roman" w:hAnsi="Times New Roman" w:cs="Times New Roman"/>
          <w:sz w:val="28"/>
          <w:szCs w:val="28"/>
        </w:rPr>
        <w:t xml:space="preserve">cho các thông số, thành phần môi trường thực hiện quan trắc do Tổng cục Môi trường </w:t>
      </w:r>
      <w:r w:rsidR="006F6F2B" w:rsidRPr="00843A1E">
        <w:rPr>
          <w:rFonts w:ascii="Times New Roman" w:hAnsi="Times New Roman" w:cs="Times New Roman"/>
          <w:sz w:val="28"/>
          <w:szCs w:val="28"/>
          <w:highlight w:val="yellow"/>
          <w:rPrChange w:id="252" w:author="Nguyen Bjno" w:date="2020-08-05T11:28:00Z">
            <w:rPr>
              <w:rFonts w:ascii="Times New Roman" w:hAnsi="Times New Roman" w:cs="Times New Roman"/>
              <w:sz w:val="28"/>
              <w:szCs w:val="28"/>
            </w:rPr>
          </w:rPrChange>
        </w:rPr>
        <w:t>và các đơn vị có năng lực phù hợp theo ISO/IEC 17043</w:t>
      </w:r>
      <w:ins w:id="253" w:author="Microsoft Office User" w:date="2020-08-18T20:45:00Z">
        <w:r w:rsidR="00C206D3">
          <w:rPr>
            <w:rFonts w:ascii="Times New Roman" w:hAnsi="Times New Roman" w:cs="Times New Roman"/>
            <w:sz w:val="28"/>
            <w:szCs w:val="28"/>
            <w:highlight w:val="yellow"/>
            <w:lang w:val="vi-VN"/>
          </w:rPr>
          <w:t xml:space="preserve"> </w:t>
        </w:r>
      </w:ins>
      <w:del w:id="254" w:author="Microsoft Office User" w:date="2020-08-18T20:45:00Z">
        <w:r w:rsidR="006F6F2B" w:rsidRPr="00843A1E" w:rsidDel="00C206D3">
          <w:rPr>
            <w:rFonts w:ascii="Times New Roman" w:hAnsi="Times New Roman" w:cs="Times New Roman"/>
            <w:sz w:val="28"/>
            <w:szCs w:val="28"/>
            <w:highlight w:val="yellow"/>
            <w:rPrChange w:id="255" w:author="Nguyen Bjno" w:date="2020-08-05T11:28:00Z">
              <w:rPr>
                <w:rFonts w:ascii="Times New Roman" w:hAnsi="Times New Roman" w:cs="Times New Roman"/>
                <w:sz w:val="28"/>
                <w:szCs w:val="28"/>
              </w:rPr>
            </w:rPrChange>
          </w:rPr>
          <w:delText xml:space="preserve">:2010 </w:delText>
        </w:r>
      </w:del>
      <w:r w:rsidR="006F6F2B" w:rsidRPr="00843A1E">
        <w:rPr>
          <w:rFonts w:ascii="Times New Roman" w:hAnsi="Times New Roman" w:cs="Times New Roman"/>
          <w:sz w:val="28"/>
          <w:szCs w:val="28"/>
          <w:highlight w:val="yellow"/>
          <w:rPrChange w:id="256" w:author="Nguyen Bjno" w:date="2020-08-05T11:28:00Z">
            <w:rPr>
              <w:rFonts w:ascii="Times New Roman" w:hAnsi="Times New Roman" w:cs="Times New Roman"/>
              <w:sz w:val="28"/>
              <w:szCs w:val="28"/>
            </w:rPr>
          </w:rPrChange>
        </w:rPr>
        <w:t>tổ chứ</w:t>
      </w:r>
      <w:r w:rsidR="00584DF3" w:rsidRPr="00843A1E">
        <w:rPr>
          <w:rFonts w:ascii="Times New Roman" w:hAnsi="Times New Roman" w:cs="Times New Roman"/>
          <w:sz w:val="28"/>
          <w:szCs w:val="28"/>
          <w:highlight w:val="yellow"/>
          <w:rPrChange w:id="257" w:author="Nguyen Bjno" w:date="2020-08-05T11:28:00Z">
            <w:rPr>
              <w:rFonts w:ascii="Times New Roman" w:hAnsi="Times New Roman" w:cs="Times New Roman"/>
              <w:sz w:val="28"/>
              <w:szCs w:val="28"/>
            </w:rPr>
          </w:rPrChange>
        </w:rPr>
        <w:t>c</w:t>
      </w:r>
      <w:r w:rsidR="00584DF3">
        <w:rPr>
          <w:rFonts w:ascii="Times New Roman" w:hAnsi="Times New Roman" w:cs="Times New Roman"/>
          <w:sz w:val="28"/>
          <w:szCs w:val="28"/>
        </w:rPr>
        <w:t>.</w:t>
      </w:r>
      <w:r w:rsidR="00595F0C">
        <w:rPr>
          <w:rFonts w:ascii="Times New Roman" w:hAnsi="Times New Roman" w:cs="Times New Roman"/>
          <w:sz w:val="28"/>
          <w:szCs w:val="28"/>
        </w:rPr>
        <w:t xml:space="preserve"> </w:t>
      </w:r>
      <w:r w:rsidR="00595F0C" w:rsidRPr="000756B5">
        <w:rPr>
          <w:rFonts w:ascii="Times New Roman" w:hAnsi="Times New Roman" w:cs="Times New Roman"/>
          <w:sz w:val="28"/>
          <w:szCs w:val="28"/>
          <w:highlight w:val="yellow"/>
        </w:rPr>
        <w:t>Đối với một số thông số không có nhà cung cấp PT, tổ chức có thể tham gia các chương trình thử nghiệm liên phòng với quy mô tối thiểu 4 phòng thí nghiệm tham gia.</w:t>
      </w:r>
    </w:p>
    <w:p w14:paraId="1A11C41D" w14:textId="77777777" w:rsidR="006F6F2B" w:rsidRDefault="005E0804"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2</w:t>
      </w:r>
      <w:r w:rsidR="00584DF3">
        <w:rPr>
          <w:rFonts w:ascii="Times New Roman" w:hAnsi="Times New Roman" w:cs="Times New Roman"/>
          <w:sz w:val="28"/>
          <w:szCs w:val="28"/>
        </w:rPr>
        <w:t xml:space="preserve">. </w:t>
      </w:r>
      <w:r w:rsidR="006F6F2B" w:rsidRPr="006F6F2B">
        <w:rPr>
          <w:rFonts w:ascii="Times New Roman" w:hAnsi="Times New Roman" w:cs="Times New Roman"/>
          <w:sz w:val="28"/>
          <w:szCs w:val="28"/>
        </w:rPr>
        <w:t xml:space="preserve">Thực hiện đánh giá kết quả tham gia chương trình thử nghiệm thành thạo. Đối với các kết quả có giá trị </w:t>
      </w:r>
      <w:r w:rsidR="006F6F2B" w:rsidRPr="007B136A">
        <w:rPr>
          <w:rFonts w:ascii="Times New Roman" w:hAnsi="Times New Roman" w:cs="Times New Roman"/>
          <w:sz w:val="28"/>
          <w:szCs w:val="28"/>
          <w:highlight w:val="yellow"/>
        </w:rPr>
        <w:t>│Zscore│&gt; 2</w:t>
      </w:r>
      <w:r w:rsidR="006F6F2B" w:rsidRPr="006F6F2B">
        <w:rPr>
          <w:rFonts w:ascii="Times New Roman" w:hAnsi="Times New Roman" w:cs="Times New Roman"/>
          <w:sz w:val="28"/>
          <w:szCs w:val="28"/>
        </w:rPr>
        <w:t>, tổ chức phải đưa ra các biện pháp khắc phục, phòng ngừa các lỗi đã phát hiện.</w:t>
      </w:r>
    </w:p>
    <w:p w14:paraId="369D49E7" w14:textId="77777777" w:rsidR="00584DF3" w:rsidRPr="006F6F2B" w:rsidRDefault="005E0804"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3</w:t>
      </w:r>
      <w:r w:rsidR="00584DF3">
        <w:rPr>
          <w:rFonts w:ascii="Times New Roman" w:hAnsi="Times New Roman" w:cs="Times New Roman"/>
          <w:sz w:val="28"/>
          <w:szCs w:val="28"/>
        </w:rPr>
        <w:t xml:space="preserve">. Xây dựng và thực hiện chương trình đào tạo, đánh giá tay nghề, kỹ năng thực hiện quan trắc môi trường </w:t>
      </w:r>
      <w:r w:rsidR="006A0FA1">
        <w:rPr>
          <w:rFonts w:ascii="Times New Roman" w:hAnsi="Times New Roman" w:cs="Times New Roman"/>
          <w:sz w:val="28"/>
          <w:szCs w:val="28"/>
        </w:rPr>
        <w:t xml:space="preserve">nội bộ </w:t>
      </w:r>
      <w:r w:rsidR="00584DF3">
        <w:rPr>
          <w:rFonts w:ascii="Times New Roman" w:hAnsi="Times New Roman" w:cs="Times New Roman"/>
          <w:sz w:val="28"/>
          <w:szCs w:val="28"/>
        </w:rPr>
        <w:t>cho cán bộ</w:t>
      </w:r>
      <w:r w:rsidR="006A0FA1">
        <w:rPr>
          <w:rFonts w:ascii="Times New Roman" w:hAnsi="Times New Roman" w:cs="Times New Roman"/>
          <w:sz w:val="28"/>
          <w:szCs w:val="28"/>
        </w:rPr>
        <w:t xml:space="preserve"> </w:t>
      </w:r>
      <w:r w:rsidR="006A0FA1" w:rsidRPr="006A0FA1">
        <w:rPr>
          <w:rFonts w:ascii="Times New Roman" w:hAnsi="Times New Roman" w:cs="Times New Roman"/>
          <w:sz w:val="28"/>
          <w:szCs w:val="28"/>
        </w:rPr>
        <w:t>thực hiện quan trắc hiện trường và phân tích trong phòng thí nghiệm</w:t>
      </w:r>
      <w:r w:rsidR="006A0FA1">
        <w:rPr>
          <w:rFonts w:ascii="Times New Roman" w:hAnsi="Times New Roman" w:cs="Times New Roman"/>
          <w:sz w:val="28"/>
          <w:szCs w:val="28"/>
        </w:rPr>
        <w:t>.</w:t>
      </w:r>
      <w:r w:rsidR="003C1B38">
        <w:rPr>
          <w:rFonts w:ascii="Times New Roman" w:hAnsi="Times New Roman" w:cs="Times New Roman"/>
          <w:sz w:val="28"/>
          <w:szCs w:val="28"/>
        </w:rPr>
        <w:t xml:space="preserve"> </w:t>
      </w:r>
      <w:r w:rsidR="003C1B38" w:rsidRPr="003C1B38">
        <w:rPr>
          <w:rFonts w:ascii="Times New Roman" w:hAnsi="Times New Roman" w:cs="Times New Roman"/>
          <w:sz w:val="28"/>
          <w:szCs w:val="28"/>
        </w:rPr>
        <w:t>Nhân viên mới cần được đào tạo thực hành</w:t>
      </w:r>
      <w:r w:rsidR="003C1B38">
        <w:rPr>
          <w:rFonts w:ascii="Times New Roman" w:hAnsi="Times New Roman" w:cs="Times New Roman"/>
          <w:sz w:val="28"/>
          <w:szCs w:val="28"/>
        </w:rPr>
        <w:t xml:space="preserve"> </w:t>
      </w:r>
      <w:r w:rsidR="003C1B38" w:rsidRPr="003C1B38">
        <w:rPr>
          <w:rFonts w:ascii="Times New Roman" w:hAnsi="Times New Roman" w:cs="Times New Roman"/>
          <w:sz w:val="28"/>
          <w:szCs w:val="28"/>
        </w:rPr>
        <w:t xml:space="preserve">thử nghiệm ít nhất </w:t>
      </w:r>
      <w:r w:rsidR="003C1B38">
        <w:rPr>
          <w:rFonts w:ascii="Times New Roman" w:hAnsi="Times New Roman" w:cs="Times New Roman"/>
          <w:sz w:val="28"/>
          <w:szCs w:val="28"/>
        </w:rPr>
        <w:t>0</w:t>
      </w:r>
      <w:r w:rsidR="003C1B38" w:rsidRPr="003C1B38">
        <w:rPr>
          <w:rFonts w:ascii="Times New Roman" w:hAnsi="Times New Roman" w:cs="Times New Roman"/>
          <w:sz w:val="28"/>
          <w:szCs w:val="28"/>
        </w:rPr>
        <w:t>2 tháng và cần có hồ sơ</w:t>
      </w:r>
      <w:r w:rsidR="003C1B38">
        <w:rPr>
          <w:rFonts w:ascii="Times New Roman" w:hAnsi="Times New Roman" w:cs="Times New Roman"/>
          <w:sz w:val="28"/>
          <w:szCs w:val="28"/>
        </w:rPr>
        <w:t xml:space="preserve"> </w:t>
      </w:r>
      <w:r w:rsidR="003C1B38" w:rsidRPr="003C1B38">
        <w:rPr>
          <w:rFonts w:ascii="Times New Roman" w:hAnsi="Times New Roman" w:cs="Times New Roman"/>
          <w:sz w:val="28"/>
          <w:szCs w:val="28"/>
        </w:rPr>
        <w:t>thể hiện đã được kiểm tra việc thực hiện</w:t>
      </w:r>
      <w:r w:rsidR="003C1B38">
        <w:rPr>
          <w:rFonts w:ascii="Times New Roman" w:hAnsi="Times New Roman" w:cs="Times New Roman"/>
          <w:sz w:val="28"/>
          <w:szCs w:val="28"/>
        </w:rPr>
        <w:t xml:space="preserve"> </w:t>
      </w:r>
      <w:r w:rsidR="003C1B38" w:rsidRPr="003C1B38">
        <w:rPr>
          <w:rFonts w:ascii="Times New Roman" w:hAnsi="Times New Roman" w:cs="Times New Roman"/>
          <w:sz w:val="28"/>
          <w:szCs w:val="28"/>
        </w:rPr>
        <w:t>thử nghiệm đạt được độ chính xác theo yêu</w:t>
      </w:r>
      <w:r w:rsidR="003C1B38">
        <w:rPr>
          <w:rFonts w:ascii="Times New Roman" w:hAnsi="Times New Roman" w:cs="Times New Roman"/>
          <w:sz w:val="28"/>
          <w:szCs w:val="28"/>
        </w:rPr>
        <w:t xml:space="preserve"> </w:t>
      </w:r>
      <w:r w:rsidR="003C1B38" w:rsidRPr="003C1B38">
        <w:rPr>
          <w:rFonts w:ascii="Times New Roman" w:hAnsi="Times New Roman" w:cs="Times New Roman"/>
          <w:sz w:val="28"/>
          <w:szCs w:val="28"/>
        </w:rPr>
        <w:t>cầu của các phép thử cụ thể trước khi giao</w:t>
      </w:r>
      <w:r w:rsidR="003C1B38">
        <w:rPr>
          <w:rFonts w:ascii="Times New Roman" w:hAnsi="Times New Roman" w:cs="Times New Roman"/>
          <w:sz w:val="28"/>
          <w:szCs w:val="28"/>
        </w:rPr>
        <w:t xml:space="preserve"> </w:t>
      </w:r>
      <w:r w:rsidR="003C1B38" w:rsidRPr="003C1B38">
        <w:rPr>
          <w:rFonts w:ascii="Times New Roman" w:hAnsi="Times New Roman" w:cs="Times New Roman"/>
          <w:sz w:val="28"/>
          <w:szCs w:val="28"/>
        </w:rPr>
        <w:lastRenderedPageBreak/>
        <w:t>nhiệm vụ thử nghiệm chính thức. Các cán</w:t>
      </w:r>
      <w:r w:rsidR="003C1B38">
        <w:rPr>
          <w:rFonts w:ascii="Times New Roman" w:hAnsi="Times New Roman" w:cs="Times New Roman"/>
          <w:sz w:val="28"/>
          <w:szCs w:val="28"/>
        </w:rPr>
        <w:t xml:space="preserve"> </w:t>
      </w:r>
      <w:r w:rsidR="003C1B38" w:rsidRPr="003C1B38">
        <w:rPr>
          <w:rFonts w:ascii="Times New Roman" w:hAnsi="Times New Roman" w:cs="Times New Roman"/>
          <w:sz w:val="28"/>
          <w:szCs w:val="28"/>
        </w:rPr>
        <w:t xml:space="preserve">bộ mới được giao nhiệm vụ thử nghiệm cần </w:t>
      </w:r>
      <w:r w:rsidR="003C1B38">
        <w:rPr>
          <w:rFonts w:ascii="Times New Roman" w:hAnsi="Times New Roman" w:cs="Times New Roman"/>
          <w:sz w:val="28"/>
          <w:szCs w:val="28"/>
        </w:rPr>
        <w:t>cử người có chuyên môn, kinh nghiệm hướng dẫn và</w:t>
      </w:r>
      <w:r w:rsidR="003C1B38" w:rsidRPr="003C1B38">
        <w:rPr>
          <w:rFonts w:ascii="Times New Roman" w:hAnsi="Times New Roman" w:cs="Times New Roman"/>
          <w:sz w:val="28"/>
          <w:szCs w:val="28"/>
        </w:rPr>
        <w:t xml:space="preserve"> giám sát ít nhất là </w:t>
      </w:r>
      <w:r w:rsidR="003C1B38">
        <w:rPr>
          <w:rFonts w:ascii="Times New Roman" w:hAnsi="Times New Roman" w:cs="Times New Roman"/>
          <w:sz w:val="28"/>
          <w:szCs w:val="28"/>
        </w:rPr>
        <w:t>0</w:t>
      </w:r>
      <w:r w:rsidR="003C1B38" w:rsidRPr="003C1B38">
        <w:rPr>
          <w:rFonts w:ascii="Times New Roman" w:hAnsi="Times New Roman" w:cs="Times New Roman"/>
          <w:sz w:val="28"/>
          <w:szCs w:val="28"/>
        </w:rPr>
        <w:t>1 năm.</w:t>
      </w:r>
    </w:p>
    <w:p w14:paraId="4B28F3B1" w14:textId="77777777" w:rsidR="00C33979" w:rsidRPr="009838E8" w:rsidRDefault="00C33979" w:rsidP="00755F9C">
      <w:pPr>
        <w:spacing w:before="60" w:after="60" w:line="295" w:lineRule="auto"/>
        <w:ind w:firstLine="720"/>
        <w:jc w:val="both"/>
        <w:rPr>
          <w:rFonts w:ascii="Times New Roman" w:hAnsi="Times New Roman" w:cs="Times New Roman"/>
          <w:sz w:val="28"/>
          <w:szCs w:val="28"/>
        </w:rPr>
      </w:pPr>
      <w:r w:rsidRPr="006A0FA1">
        <w:rPr>
          <w:rFonts w:ascii="Times New Roman" w:hAnsi="Times New Roman" w:cs="Times New Roman"/>
          <w:b/>
          <w:sz w:val="28"/>
          <w:szCs w:val="28"/>
        </w:rPr>
        <w:t xml:space="preserve">Điều </w:t>
      </w:r>
      <w:r w:rsidR="005E0804">
        <w:rPr>
          <w:rFonts w:ascii="Times New Roman" w:hAnsi="Times New Roman" w:cs="Times New Roman"/>
          <w:b/>
          <w:sz w:val="28"/>
          <w:szCs w:val="28"/>
        </w:rPr>
        <w:t>20</w:t>
      </w:r>
      <w:r w:rsidRPr="000756B5">
        <w:rPr>
          <w:rFonts w:ascii="Times New Roman" w:hAnsi="Times New Roman" w:cs="Times New Roman"/>
          <w:sz w:val="28"/>
          <w:szCs w:val="28"/>
        </w:rPr>
        <w:t>.</w:t>
      </w:r>
      <w:r w:rsidRPr="009838E8">
        <w:rPr>
          <w:rFonts w:ascii="Times New Roman" w:hAnsi="Times New Roman" w:cs="Times New Roman"/>
          <w:sz w:val="28"/>
          <w:szCs w:val="28"/>
        </w:rPr>
        <w:t xml:space="preserve"> </w:t>
      </w:r>
      <w:r w:rsidRPr="000756B5">
        <w:rPr>
          <w:rFonts w:ascii="Times New Roman" w:hAnsi="Times New Roman" w:cs="Times New Roman"/>
          <w:b/>
          <w:sz w:val="28"/>
          <w:szCs w:val="28"/>
        </w:rPr>
        <w:t xml:space="preserve">Bảo đảm chất lượng </w:t>
      </w:r>
      <w:r w:rsidR="008D4232" w:rsidRPr="000756B5">
        <w:rPr>
          <w:rFonts w:ascii="Times New Roman" w:hAnsi="Times New Roman" w:cs="Times New Roman"/>
          <w:b/>
          <w:sz w:val="28"/>
          <w:szCs w:val="28"/>
        </w:rPr>
        <w:t xml:space="preserve">kiểm soát chất lượng </w:t>
      </w:r>
      <w:r w:rsidRPr="000756B5">
        <w:rPr>
          <w:rFonts w:ascii="Times New Roman" w:hAnsi="Times New Roman" w:cs="Times New Roman"/>
          <w:b/>
          <w:sz w:val="28"/>
          <w:szCs w:val="28"/>
        </w:rPr>
        <w:t>trong hoạt động quan trắc hiện trường</w:t>
      </w:r>
    </w:p>
    <w:p w14:paraId="7D199FCB" w14:textId="77777777" w:rsidR="006A0FA1" w:rsidRDefault="00C33979" w:rsidP="000756B5">
      <w:pPr>
        <w:spacing w:before="60" w:after="60" w:line="295" w:lineRule="auto"/>
        <w:jc w:val="both"/>
        <w:rPr>
          <w:rFonts w:ascii="Times New Roman" w:hAnsi="Times New Roman" w:cs="Times New Roman"/>
          <w:sz w:val="28"/>
          <w:szCs w:val="28"/>
        </w:rPr>
      </w:pPr>
      <w:r w:rsidRPr="00C33979">
        <w:rPr>
          <w:rFonts w:ascii="Times New Roman" w:hAnsi="Times New Roman" w:cs="Times New Roman"/>
          <w:sz w:val="28"/>
          <w:szCs w:val="28"/>
        </w:rPr>
        <w:t xml:space="preserve"> </w:t>
      </w:r>
      <w:r w:rsidR="006A0FA1">
        <w:rPr>
          <w:rFonts w:ascii="Times New Roman" w:hAnsi="Times New Roman" w:cs="Times New Roman"/>
          <w:sz w:val="28"/>
          <w:szCs w:val="28"/>
        </w:rPr>
        <w:tab/>
        <w:t xml:space="preserve">1. </w:t>
      </w:r>
      <w:r w:rsidR="00C95B08" w:rsidRPr="00C95B08">
        <w:rPr>
          <w:rFonts w:ascii="Times New Roman" w:hAnsi="Times New Roman" w:cs="Times New Roman"/>
          <w:sz w:val="28"/>
          <w:szCs w:val="28"/>
        </w:rPr>
        <w:t xml:space="preserve">Có phân công nhiệm vụ cụ thể cho các cán bộ thực hiện </w:t>
      </w:r>
      <w:r w:rsidR="00DC7138">
        <w:rPr>
          <w:rFonts w:ascii="Times New Roman" w:hAnsi="Times New Roman" w:cs="Times New Roman"/>
          <w:sz w:val="28"/>
          <w:szCs w:val="28"/>
        </w:rPr>
        <w:t>quan trắc</w:t>
      </w:r>
      <w:r w:rsidR="00C95B08" w:rsidRPr="00C95B08">
        <w:rPr>
          <w:rFonts w:ascii="Times New Roman" w:hAnsi="Times New Roman" w:cs="Times New Roman"/>
          <w:sz w:val="28"/>
          <w:szCs w:val="28"/>
        </w:rPr>
        <w:t xml:space="preserve"> môi trường</w:t>
      </w:r>
      <w:r w:rsidR="00DC7138">
        <w:rPr>
          <w:rFonts w:ascii="Times New Roman" w:hAnsi="Times New Roman" w:cs="Times New Roman"/>
          <w:sz w:val="28"/>
          <w:szCs w:val="28"/>
        </w:rPr>
        <w:t>.</w:t>
      </w:r>
      <w:r w:rsidR="00C95B08" w:rsidRPr="00C95B08">
        <w:rPr>
          <w:rFonts w:ascii="Times New Roman" w:hAnsi="Times New Roman" w:cs="Times New Roman"/>
          <w:sz w:val="28"/>
          <w:szCs w:val="28"/>
        </w:rPr>
        <w:t xml:space="preserve"> </w:t>
      </w:r>
      <w:r w:rsidRPr="00C33979">
        <w:rPr>
          <w:rFonts w:ascii="Times New Roman" w:hAnsi="Times New Roman" w:cs="Times New Roman"/>
          <w:sz w:val="28"/>
          <w:szCs w:val="28"/>
        </w:rPr>
        <w:t xml:space="preserve">Người thực hiện quan trắc hiện trường phải được đào tạo với chuyên ngành phù hợp với công việc được giao và chỉ được giao chính thức thực hiện quan trắc hiện trường khi được đánh giá là đạt theo yêu cầu của </w:t>
      </w:r>
      <w:r w:rsidRPr="000D1175">
        <w:rPr>
          <w:rFonts w:ascii="Times New Roman" w:hAnsi="Times New Roman" w:cs="Times New Roman"/>
          <w:sz w:val="28"/>
          <w:szCs w:val="28"/>
        </w:rPr>
        <w:t>tiêu chí nội bộ</w:t>
      </w:r>
      <w:r w:rsidR="00A746B4">
        <w:rPr>
          <w:rFonts w:ascii="Times New Roman" w:hAnsi="Times New Roman" w:cs="Times New Roman"/>
          <w:sz w:val="28"/>
          <w:szCs w:val="28"/>
        </w:rPr>
        <w:t xml:space="preserve"> và </w:t>
      </w:r>
      <w:r w:rsidR="007E77F5">
        <w:rPr>
          <w:rFonts w:ascii="Times New Roman" w:hAnsi="Times New Roman" w:cs="Times New Roman"/>
          <w:sz w:val="28"/>
          <w:szCs w:val="28"/>
        </w:rPr>
        <w:t>đã tham gia</w:t>
      </w:r>
      <w:r w:rsidR="00A746B4">
        <w:rPr>
          <w:rFonts w:ascii="Times New Roman" w:hAnsi="Times New Roman" w:cs="Times New Roman"/>
          <w:sz w:val="28"/>
          <w:szCs w:val="28"/>
        </w:rPr>
        <w:t xml:space="preserve"> các khóa đào tạo về an toàn phục vụ công tác đi hiện trường</w:t>
      </w:r>
      <w:r w:rsidR="00755F9C" w:rsidRPr="00755F9C">
        <w:t xml:space="preserve"> </w:t>
      </w:r>
      <w:r w:rsidR="00755F9C" w:rsidRPr="00755F9C">
        <w:rPr>
          <w:rFonts w:ascii="Times New Roman" w:hAnsi="Times New Roman" w:cs="Times New Roman"/>
          <w:sz w:val="28"/>
          <w:szCs w:val="28"/>
        </w:rPr>
        <w:t>được đánh giá là đạt yêu cầu</w:t>
      </w:r>
      <w:r w:rsidRPr="00C33979">
        <w:rPr>
          <w:rFonts w:ascii="Times New Roman" w:hAnsi="Times New Roman" w:cs="Times New Roman"/>
          <w:sz w:val="28"/>
          <w:szCs w:val="28"/>
        </w:rPr>
        <w:t xml:space="preserve">.  </w:t>
      </w:r>
    </w:p>
    <w:p w14:paraId="5B142E6C" w14:textId="77777777" w:rsidR="00C33979" w:rsidRPr="00C33979" w:rsidRDefault="00C33979" w:rsidP="000756B5">
      <w:pPr>
        <w:spacing w:before="60" w:after="60" w:line="295" w:lineRule="auto"/>
        <w:ind w:firstLine="720"/>
        <w:jc w:val="both"/>
        <w:rPr>
          <w:rFonts w:ascii="Times New Roman" w:hAnsi="Times New Roman" w:cs="Times New Roman"/>
          <w:sz w:val="28"/>
          <w:szCs w:val="28"/>
        </w:rPr>
      </w:pPr>
      <w:r w:rsidRPr="00C33979">
        <w:rPr>
          <w:rFonts w:ascii="Times New Roman" w:hAnsi="Times New Roman" w:cs="Times New Roman"/>
          <w:sz w:val="28"/>
          <w:szCs w:val="28"/>
        </w:rPr>
        <w:t xml:space="preserve">2. </w:t>
      </w:r>
      <w:r w:rsidR="004A2A71">
        <w:rPr>
          <w:rFonts w:ascii="Times New Roman" w:hAnsi="Times New Roman" w:cs="Times New Roman"/>
          <w:sz w:val="28"/>
          <w:szCs w:val="28"/>
        </w:rPr>
        <w:t xml:space="preserve">Chuẩn bị đầy đủ </w:t>
      </w:r>
      <w:r w:rsidR="00F957E9">
        <w:rPr>
          <w:rFonts w:ascii="Times New Roman" w:hAnsi="Times New Roman" w:cs="Times New Roman"/>
          <w:sz w:val="28"/>
          <w:szCs w:val="28"/>
        </w:rPr>
        <w:t xml:space="preserve">hồ sơ, tài liệu, </w:t>
      </w:r>
      <w:r w:rsidR="004A2A71">
        <w:rPr>
          <w:rFonts w:ascii="Times New Roman" w:hAnsi="Times New Roman" w:cs="Times New Roman"/>
          <w:sz w:val="28"/>
          <w:szCs w:val="28"/>
        </w:rPr>
        <w:t>trang thiết bị, dụng cụ, hóa chất và chất chuẩn</w:t>
      </w:r>
      <w:r w:rsidR="00F957E9">
        <w:rPr>
          <w:rFonts w:ascii="Times New Roman" w:hAnsi="Times New Roman" w:cs="Times New Roman"/>
          <w:sz w:val="28"/>
          <w:szCs w:val="28"/>
        </w:rPr>
        <w:t xml:space="preserve">, phương tiện vận chuyển, an toàn bảo hộ lao động theo chương trình, kế hoạch quan trắc hiện trường đã thiết lập.  </w:t>
      </w:r>
      <w:r w:rsidRPr="00C33979">
        <w:rPr>
          <w:rFonts w:ascii="Times New Roman" w:hAnsi="Times New Roman" w:cs="Times New Roman"/>
          <w:sz w:val="28"/>
          <w:szCs w:val="28"/>
        </w:rPr>
        <w:t xml:space="preserve"> </w:t>
      </w:r>
    </w:p>
    <w:p w14:paraId="3045D2DB" w14:textId="77777777" w:rsidR="00F957E9" w:rsidRDefault="00C33979" w:rsidP="000756B5">
      <w:pPr>
        <w:spacing w:before="60" w:after="60" w:line="295" w:lineRule="auto"/>
        <w:ind w:firstLine="720"/>
        <w:jc w:val="both"/>
        <w:rPr>
          <w:rFonts w:ascii="Times New Roman" w:hAnsi="Times New Roman" w:cs="Times New Roman"/>
          <w:sz w:val="28"/>
          <w:szCs w:val="28"/>
        </w:rPr>
      </w:pPr>
      <w:r w:rsidRPr="00C33979">
        <w:rPr>
          <w:rFonts w:ascii="Times New Roman" w:hAnsi="Times New Roman" w:cs="Times New Roman"/>
          <w:sz w:val="28"/>
          <w:szCs w:val="28"/>
        </w:rPr>
        <w:t>3.</w:t>
      </w:r>
      <w:r w:rsidR="006A0FA1">
        <w:rPr>
          <w:rFonts w:ascii="Times New Roman" w:hAnsi="Times New Roman" w:cs="Times New Roman"/>
          <w:sz w:val="28"/>
          <w:szCs w:val="28"/>
        </w:rPr>
        <w:t xml:space="preserve"> </w:t>
      </w:r>
      <w:r w:rsidR="00F957E9" w:rsidRPr="00F957E9">
        <w:rPr>
          <w:rFonts w:ascii="Times New Roman" w:hAnsi="Times New Roman" w:cs="Times New Roman"/>
          <w:sz w:val="28"/>
          <w:szCs w:val="28"/>
        </w:rPr>
        <w:t xml:space="preserve">Hóa chất, mẫu chuẩn, chất chuẩn: được chuẩn bị đầy đủ theo quy định của từng phương pháp quan trắc, được đựng trong các bình chứa phù hợp, có dán nhãn thể hiện đầy đủ các thông tin về: tên hoặc loại hóa chất, mẫu chuẩn, chất chuẩn; tên nhà sản xuất; nồng độ; ngày chuẩn bị; người chuẩn bị; thời gian sử dụng và các thông tin khác (nếu có). </w:t>
      </w:r>
    </w:p>
    <w:p w14:paraId="01B6EB70" w14:textId="1496B0E5" w:rsidR="00F957E9" w:rsidRDefault="006A0FA1"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4</w:t>
      </w:r>
      <w:r w:rsidR="00C33979" w:rsidRPr="00C33979">
        <w:rPr>
          <w:rFonts w:ascii="Times New Roman" w:hAnsi="Times New Roman" w:cs="Times New Roman"/>
          <w:sz w:val="28"/>
          <w:szCs w:val="28"/>
        </w:rPr>
        <w:t>.</w:t>
      </w:r>
      <w:r>
        <w:rPr>
          <w:rFonts w:ascii="Times New Roman" w:hAnsi="Times New Roman" w:cs="Times New Roman"/>
          <w:sz w:val="28"/>
          <w:szCs w:val="28"/>
        </w:rPr>
        <w:t xml:space="preserve"> </w:t>
      </w:r>
      <w:r w:rsidR="00F957E9" w:rsidRPr="00F957E9">
        <w:rPr>
          <w:rFonts w:ascii="Times New Roman" w:hAnsi="Times New Roman" w:cs="Times New Roman"/>
          <w:sz w:val="28"/>
          <w:szCs w:val="28"/>
        </w:rPr>
        <w:t>Phải kiểm tra, bảo trì, bảo dưỡng và</w:t>
      </w:r>
      <w:r w:rsidR="00F957E9">
        <w:rPr>
          <w:rFonts w:ascii="Times New Roman" w:hAnsi="Times New Roman" w:cs="Times New Roman"/>
          <w:sz w:val="28"/>
          <w:szCs w:val="28"/>
        </w:rPr>
        <w:t xml:space="preserve"> đảm bảo </w:t>
      </w:r>
      <w:r w:rsidR="00F957E9" w:rsidRPr="00F957E9">
        <w:rPr>
          <w:rFonts w:ascii="Times New Roman" w:hAnsi="Times New Roman" w:cs="Times New Roman"/>
          <w:sz w:val="28"/>
          <w:szCs w:val="28"/>
        </w:rPr>
        <w:t xml:space="preserve">các thiết bị </w:t>
      </w:r>
      <w:r w:rsidR="00F957E9">
        <w:rPr>
          <w:rFonts w:ascii="Times New Roman" w:hAnsi="Times New Roman" w:cs="Times New Roman"/>
          <w:sz w:val="28"/>
          <w:szCs w:val="28"/>
        </w:rPr>
        <w:t xml:space="preserve">được </w:t>
      </w:r>
      <w:ins w:id="258" w:author="Nguyen Bjno" w:date="2020-08-05T11:31:00Z">
        <w:r w:rsidR="00843A1E" w:rsidRPr="00D9550C">
          <w:rPr>
            <w:rFonts w:ascii="Times New Roman" w:hAnsi="Times New Roman" w:cs="Times New Roman"/>
            <w:color w:val="FF0000"/>
            <w:sz w:val="28"/>
            <w:szCs w:val="28"/>
            <w:rPrChange w:id="259" w:author="Nguyen Bjno" w:date="2020-08-05T11:33:00Z">
              <w:rPr>
                <w:rFonts w:ascii="Times New Roman" w:hAnsi="Times New Roman" w:cs="Times New Roman"/>
                <w:sz w:val="28"/>
                <w:szCs w:val="28"/>
              </w:rPr>
            </w:rPrChange>
          </w:rPr>
          <w:t>kiểm định</w:t>
        </w:r>
        <w:r w:rsidR="00843A1E">
          <w:rPr>
            <w:rFonts w:ascii="Times New Roman" w:hAnsi="Times New Roman" w:cs="Times New Roman"/>
            <w:sz w:val="28"/>
            <w:szCs w:val="28"/>
          </w:rPr>
          <w:t xml:space="preserve">, </w:t>
        </w:r>
      </w:ins>
      <w:r w:rsidR="00F957E9" w:rsidRPr="00F957E9">
        <w:rPr>
          <w:rFonts w:ascii="Times New Roman" w:hAnsi="Times New Roman" w:cs="Times New Roman"/>
          <w:sz w:val="28"/>
          <w:szCs w:val="28"/>
        </w:rPr>
        <w:t>hiệu chuẩn định kỳ theo quy định</w:t>
      </w:r>
      <w:r w:rsidR="005D3E58">
        <w:rPr>
          <w:rFonts w:ascii="Times New Roman" w:hAnsi="Times New Roman" w:cs="Times New Roman"/>
          <w:sz w:val="28"/>
          <w:szCs w:val="28"/>
        </w:rPr>
        <w:t xml:space="preserve"> trước khi ra hiện trường.</w:t>
      </w:r>
      <w:r w:rsidR="00F957E9" w:rsidRPr="00F957E9">
        <w:rPr>
          <w:rFonts w:ascii="Times New Roman" w:hAnsi="Times New Roman" w:cs="Times New Roman"/>
          <w:sz w:val="28"/>
          <w:szCs w:val="28"/>
        </w:rPr>
        <w:t xml:space="preserve"> </w:t>
      </w:r>
    </w:p>
    <w:p w14:paraId="6172CCED" w14:textId="77777777" w:rsidR="005D3E58" w:rsidRDefault="005D3E58"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5. Thực hiện lấy mẫu theo phương pháp phù hợp. </w:t>
      </w:r>
      <w:r w:rsidRPr="005D3E58">
        <w:rPr>
          <w:rFonts w:ascii="Times New Roman" w:hAnsi="Times New Roman" w:cs="Times New Roman"/>
          <w:sz w:val="28"/>
          <w:szCs w:val="28"/>
        </w:rPr>
        <w:t>Các mẫu được chứa vào dụng cụ chứa mẫu phải sạch và phù hợp với từng thông số quan trắc, không làm ảnh hưởng hoặc biến đổi chất lượng của mẫu và được dán nhãn để nhận biết. Nhãn mẫu thể hiện các thông tin về thông số quan trắc, mã mẫu (ký hiệu mẫu), thời gian lấy mẫ</w:t>
      </w:r>
      <w:r>
        <w:rPr>
          <w:rFonts w:ascii="Times New Roman" w:hAnsi="Times New Roman" w:cs="Times New Roman"/>
          <w:sz w:val="28"/>
          <w:szCs w:val="28"/>
        </w:rPr>
        <w:t>u</w:t>
      </w:r>
      <w:r w:rsidRPr="005D3E58">
        <w:rPr>
          <w:rFonts w:ascii="Times New Roman" w:hAnsi="Times New Roman" w:cs="Times New Roman"/>
          <w:sz w:val="28"/>
          <w:szCs w:val="28"/>
        </w:rPr>
        <w:t xml:space="preserve"> và các thông tin khác (nếu có).</w:t>
      </w:r>
    </w:p>
    <w:p w14:paraId="0C2C8482" w14:textId="77777777" w:rsidR="005D3E58" w:rsidRDefault="005D3E58"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6.</w:t>
      </w:r>
      <w:r w:rsidRPr="005D3E58">
        <w:rPr>
          <w:rFonts w:ascii="Times New Roman" w:hAnsi="Times New Roman" w:cs="Times New Roman"/>
          <w:sz w:val="28"/>
          <w:szCs w:val="28"/>
        </w:rPr>
        <w:t xml:space="preserve"> </w:t>
      </w:r>
      <w:r>
        <w:rPr>
          <w:rFonts w:ascii="Times New Roman" w:hAnsi="Times New Roman" w:cs="Times New Roman"/>
          <w:sz w:val="28"/>
          <w:szCs w:val="28"/>
        </w:rPr>
        <w:t>M</w:t>
      </w:r>
      <w:r w:rsidRPr="005D3E58">
        <w:rPr>
          <w:rFonts w:ascii="Times New Roman" w:hAnsi="Times New Roman" w:cs="Times New Roman"/>
          <w:sz w:val="28"/>
          <w:szCs w:val="28"/>
        </w:rPr>
        <w:t xml:space="preserve">ẫu kiểm soát chất lượng (mẫu QC) </w:t>
      </w:r>
      <w:r>
        <w:rPr>
          <w:rFonts w:ascii="Times New Roman" w:hAnsi="Times New Roman" w:cs="Times New Roman"/>
          <w:sz w:val="28"/>
          <w:szCs w:val="28"/>
        </w:rPr>
        <w:t>được lấy tại hiện trường là m</w:t>
      </w:r>
      <w:r w:rsidRPr="005D3E58">
        <w:rPr>
          <w:rFonts w:ascii="Times New Roman" w:hAnsi="Times New Roman" w:cs="Times New Roman"/>
          <w:sz w:val="28"/>
          <w:szCs w:val="28"/>
        </w:rPr>
        <w:t xml:space="preserve">ẫu trắng vận chuyển, mẫu trắng thiết bị, mẫu trắng hiện trường, mẫu lặp hiện trường hoặc các mẫu QC khác </w:t>
      </w:r>
      <w:r w:rsidR="00CD1106">
        <w:rPr>
          <w:rFonts w:ascii="Times New Roman" w:hAnsi="Times New Roman" w:cs="Times New Roman"/>
          <w:sz w:val="28"/>
          <w:szCs w:val="28"/>
        </w:rPr>
        <w:t xml:space="preserve">với số lượng phù hợp </w:t>
      </w:r>
      <w:r w:rsidRPr="005D3E58">
        <w:rPr>
          <w:rFonts w:ascii="Times New Roman" w:hAnsi="Times New Roman" w:cs="Times New Roman"/>
          <w:sz w:val="28"/>
          <w:szCs w:val="28"/>
        </w:rPr>
        <w:t>theo yêu cầu của chương trình quan trắc hoặc chương trình bảo đảm chất lượng quan trắc hiện trường đề ra.</w:t>
      </w:r>
      <w:r w:rsidR="00547341">
        <w:rPr>
          <w:rFonts w:ascii="Times New Roman" w:hAnsi="Times New Roman" w:cs="Times New Roman"/>
          <w:sz w:val="28"/>
          <w:szCs w:val="28"/>
        </w:rPr>
        <w:t xml:space="preserve"> Chương trình quan trắc có số lượng dưới 20 mẫu tối thiểu phải lấy 01 mẫu lặp hiện trường và 01 mẫu </w:t>
      </w:r>
      <w:r w:rsidR="00547341">
        <w:rPr>
          <w:rFonts w:ascii="Times New Roman" w:hAnsi="Times New Roman" w:cs="Times New Roman"/>
          <w:sz w:val="28"/>
          <w:szCs w:val="28"/>
        </w:rPr>
        <w:lastRenderedPageBreak/>
        <w:t>trắng</w:t>
      </w:r>
      <w:r w:rsidRPr="005D3E58">
        <w:rPr>
          <w:rFonts w:ascii="Times New Roman" w:hAnsi="Times New Roman" w:cs="Times New Roman"/>
          <w:sz w:val="28"/>
          <w:szCs w:val="28"/>
        </w:rPr>
        <w:t xml:space="preserve"> </w:t>
      </w:r>
      <w:r w:rsidR="00547341">
        <w:rPr>
          <w:rFonts w:ascii="Times New Roman" w:hAnsi="Times New Roman" w:cs="Times New Roman"/>
          <w:sz w:val="28"/>
          <w:szCs w:val="28"/>
        </w:rPr>
        <w:t>hiện trường hoặc mẫu trắng thiết bị</w:t>
      </w:r>
      <w:r w:rsidR="007B5D0E">
        <w:rPr>
          <w:rFonts w:ascii="Times New Roman" w:hAnsi="Times New Roman" w:cs="Times New Roman"/>
          <w:sz w:val="28"/>
          <w:szCs w:val="28"/>
        </w:rPr>
        <w:t>.</w:t>
      </w:r>
      <w:r w:rsidR="00540290">
        <w:rPr>
          <w:rFonts w:ascii="Times New Roman" w:hAnsi="Times New Roman" w:cs="Times New Roman"/>
          <w:sz w:val="28"/>
          <w:szCs w:val="28"/>
        </w:rPr>
        <w:t xml:space="preserve"> </w:t>
      </w:r>
      <w:r w:rsidRPr="005D3E58">
        <w:rPr>
          <w:rFonts w:ascii="Times New Roman" w:hAnsi="Times New Roman" w:cs="Times New Roman"/>
          <w:sz w:val="28"/>
          <w:szCs w:val="28"/>
        </w:rPr>
        <w:t xml:space="preserve">Các mẫu QC </w:t>
      </w:r>
      <w:r w:rsidR="007B5D0E">
        <w:rPr>
          <w:rFonts w:ascii="Times New Roman" w:hAnsi="Times New Roman" w:cs="Times New Roman"/>
          <w:sz w:val="28"/>
          <w:szCs w:val="28"/>
        </w:rPr>
        <w:t xml:space="preserve">hiện trường </w:t>
      </w:r>
      <w:r w:rsidR="00782B34">
        <w:rPr>
          <w:rFonts w:ascii="Times New Roman" w:hAnsi="Times New Roman" w:cs="Times New Roman"/>
          <w:sz w:val="28"/>
          <w:szCs w:val="28"/>
        </w:rPr>
        <w:t>phải được</w:t>
      </w:r>
      <w:r w:rsidR="007B5D0E">
        <w:rPr>
          <w:rFonts w:ascii="Times New Roman" w:hAnsi="Times New Roman" w:cs="Times New Roman"/>
          <w:sz w:val="28"/>
          <w:szCs w:val="28"/>
        </w:rPr>
        <w:t xml:space="preserve"> giao nhận, mã hóa và</w:t>
      </w:r>
      <w:r w:rsidR="00782B34">
        <w:rPr>
          <w:rFonts w:ascii="Times New Roman" w:hAnsi="Times New Roman" w:cs="Times New Roman"/>
          <w:sz w:val="28"/>
          <w:szCs w:val="28"/>
        </w:rPr>
        <w:t xml:space="preserve"> phân tích trong phòng thí nghiệm</w:t>
      </w:r>
      <w:r w:rsidR="007B5D0E">
        <w:rPr>
          <w:rFonts w:ascii="Times New Roman" w:hAnsi="Times New Roman" w:cs="Times New Roman"/>
          <w:sz w:val="28"/>
          <w:szCs w:val="28"/>
        </w:rPr>
        <w:t xml:space="preserve"> như các mẫu khác</w:t>
      </w:r>
      <w:r w:rsidR="006707C5">
        <w:rPr>
          <w:rFonts w:ascii="Times New Roman" w:hAnsi="Times New Roman" w:cs="Times New Roman"/>
          <w:sz w:val="28"/>
          <w:szCs w:val="28"/>
        </w:rPr>
        <w:t>.</w:t>
      </w:r>
    </w:p>
    <w:p w14:paraId="22E422A1" w14:textId="77777777" w:rsidR="00CD1106" w:rsidRDefault="00CD1106"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7. </w:t>
      </w:r>
      <w:r w:rsidRPr="00CD1106">
        <w:rPr>
          <w:rFonts w:ascii="Times New Roman" w:hAnsi="Times New Roman" w:cs="Times New Roman"/>
          <w:sz w:val="28"/>
          <w:szCs w:val="28"/>
        </w:rPr>
        <w:t>Biên bản lấy mẫu hiện trường được thực hiện và hoàn thành ngay sau khi kế</w:t>
      </w:r>
      <w:r>
        <w:rPr>
          <w:rFonts w:ascii="Times New Roman" w:hAnsi="Times New Roman" w:cs="Times New Roman"/>
          <w:sz w:val="28"/>
          <w:szCs w:val="28"/>
        </w:rPr>
        <w:t>t thúc</w:t>
      </w:r>
      <w:r w:rsidRPr="00CD1106">
        <w:rPr>
          <w:rFonts w:ascii="Times New Roman" w:hAnsi="Times New Roman" w:cs="Times New Roman"/>
          <w:sz w:val="28"/>
          <w:szCs w:val="28"/>
        </w:rPr>
        <w:t xml:space="preserve"> việc lấy mẫu tại hiện trường</w:t>
      </w:r>
      <w:r>
        <w:rPr>
          <w:rFonts w:ascii="Times New Roman" w:hAnsi="Times New Roman" w:cs="Times New Roman"/>
          <w:sz w:val="28"/>
          <w:szCs w:val="28"/>
        </w:rPr>
        <w:t>.</w:t>
      </w:r>
      <w:r w:rsidRPr="00CD1106">
        <w:rPr>
          <w:rFonts w:ascii="Times New Roman" w:hAnsi="Times New Roman" w:cs="Times New Roman"/>
          <w:sz w:val="28"/>
          <w:szCs w:val="28"/>
        </w:rPr>
        <w:t xml:space="preserve"> </w:t>
      </w:r>
    </w:p>
    <w:p w14:paraId="25114532" w14:textId="77777777" w:rsidR="00C33979" w:rsidRPr="00C33979" w:rsidRDefault="00CD1106"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8</w:t>
      </w:r>
      <w:r w:rsidR="006A0FA1">
        <w:rPr>
          <w:rFonts w:ascii="Times New Roman" w:hAnsi="Times New Roman" w:cs="Times New Roman"/>
          <w:sz w:val="28"/>
          <w:szCs w:val="28"/>
        </w:rPr>
        <w:t xml:space="preserve">. </w:t>
      </w:r>
      <w:r w:rsidR="00C33979" w:rsidRPr="00C33979">
        <w:rPr>
          <w:rFonts w:ascii="Times New Roman" w:hAnsi="Times New Roman" w:cs="Times New Roman"/>
          <w:sz w:val="28"/>
          <w:szCs w:val="28"/>
        </w:rPr>
        <w:t xml:space="preserve">Phương pháp bảo quản và vận chuyển mẫu: </w:t>
      </w:r>
      <w:r w:rsidR="00022FEA">
        <w:rPr>
          <w:rFonts w:ascii="Times New Roman" w:hAnsi="Times New Roman" w:cs="Times New Roman"/>
          <w:sz w:val="28"/>
          <w:szCs w:val="28"/>
        </w:rPr>
        <w:t>mẫu được bảo quản</w:t>
      </w:r>
      <w:r w:rsidR="0056026A">
        <w:rPr>
          <w:rFonts w:ascii="Times New Roman" w:hAnsi="Times New Roman" w:cs="Times New Roman"/>
          <w:sz w:val="28"/>
          <w:szCs w:val="28"/>
        </w:rPr>
        <w:t xml:space="preserve"> và xử lý sơ bộ (nếu có) tại hiện trường phải</w:t>
      </w:r>
      <w:r w:rsidR="004836B5">
        <w:rPr>
          <w:rFonts w:ascii="Times New Roman" w:hAnsi="Times New Roman" w:cs="Times New Roman"/>
          <w:sz w:val="28"/>
          <w:szCs w:val="28"/>
        </w:rPr>
        <w:t xml:space="preserve"> </w:t>
      </w:r>
      <w:r w:rsidR="00C33979" w:rsidRPr="00C33979">
        <w:rPr>
          <w:rFonts w:ascii="Times New Roman" w:hAnsi="Times New Roman" w:cs="Times New Roman"/>
          <w:sz w:val="28"/>
          <w:szCs w:val="28"/>
        </w:rPr>
        <w:t>phù hợp với các thông số quan trắc. Việc vận chuyển mẫu phải bảo toàn mẫu về chất lượng v</w:t>
      </w:r>
      <w:r w:rsidR="004836B5">
        <w:rPr>
          <w:rFonts w:ascii="Times New Roman" w:hAnsi="Times New Roman" w:cs="Times New Roman"/>
          <w:sz w:val="28"/>
          <w:szCs w:val="28"/>
        </w:rPr>
        <w:t xml:space="preserve">à </w:t>
      </w:r>
      <w:r w:rsidR="00C33979" w:rsidRPr="00C33979">
        <w:rPr>
          <w:rFonts w:ascii="Times New Roman" w:hAnsi="Times New Roman" w:cs="Times New Roman"/>
          <w:sz w:val="28"/>
          <w:szCs w:val="28"/>
        </w:rPr>
        <w:t xml:space="preserve">số lượng. Thời gian vận chuyển và nhiệt độ </w:t>
      </w:r>
      <w:r w:rsidR="006364CA">
        <w:rPr>
          <w:rFonts w:ascii="Times New Roman" w:hAnsi="Times New Roman" w:cs="Times New Roman"/>
          <w:sz w:val="28"/>
          <w:szCs w:val="28"/>
        </w:rPr>
        <w:t xml:space="preserve">bảo quản </w:t>
      </w:r>
      <w:r w:rsidR="00C33979" w:rsidRPr="00C33979">
        <w:rPr>
          <w:rFonts w:ascii="Times New Roman" w:hAnsi="Times New Roman" w:cs="Times New Roman"/>
          <w:sz w:val="28"/>
          <w:szCs w:val="28"/>
        </w:rPr>
        <w:t>mẫu trong quá trình vận chuyển tuân theo các văn bản, quy định hiện hành đối với từng thông số quan trắ</w:t>
      </w:r>
      <w:r w:rsidR="00EA1596">
        <w:rPr>
          <w:rFonts w:ascii="Times New Roman" w:hAnsi="Times New Roman" w:cs="Times New Roman"/>
          <w:sz w:val="28"/>
          <w:szCs w:val="28"/>
        </w:rPr>
        <w:t>c.</w:t>
      </w:r>
      <w:r w:rsidR="00C33979" w:rsidRPr="00C33979">
        <w:rPr>
          <w:rFonts w:ascii="Times New Roman" w:hAnsi="Times New Roman" w:cs="Times New Roman"/>
          <w:sz w:val="28"/>
          <w:szCs w:val="28"/>
        </w:rPr>
        <w:t xml:space="preserve"> </w:t>
      </w:r>
      <w:r w:rsidR="00EA1596">
        <w:rPr>
          <w:rFonts w:ascii="Times New Roman" w:hAnsi="Times New Roman" w:cs="Times New Roman"/>
          <w:sz w:val="28"/>
          <w:szCs w:val="28"/>
        </w:rPr>
        <w:t>Cần có phương án vận chuyển hợp lý để đảm bảo quy định thời gian tiến hành phân tích sau khi lấy mẫu đối với một số thông số quan trắc.</w:t>
      </w:r>
    </w:p>
    <w:p w14:paraId="22984650" w14:textId="77777777" w:rsidR="00C33979" w:rsidRPr="00C33979" w:rsidRDefault="00C33979" w:rsidP="000756B5">
      <w:pPr>
        <w:spacing w:before="60" w:after="60" w:line="295" w:lineRule="auto"/>
        <w:ind w:firstLine="720"/>
        <w:jc w:val="both"/>
        <w:rPr>
          <w:rFonts w:ascii="Times New Roman" w:hAnsi="Times New Roman" w:cs="Times New Roman"/>
          <w:sz w:val="28"/>
          <w:szCs w:val="28"/>
        </w:rPr>
      </w:pPr>
      <w:r w:rsidRPr="00C33979">
        <w:rPr>
          <w:rFonts w:ascii="Times New Roman" w:hAnsi="Times New Roman" w:cs="Times New Roman"/>
          <w:sz w:val="28"/>
          <w:szCs w:val="28"/>
        </w:rPr>
        <w:t xml:space="preserve"> </w:t>
      </w:r>
      <w:r w:rsidR="00CD1106">
        <w:rPr>
          <w:rFonts w:ascii="Times New Roman" w:hAnsi="Times New Roman" w:cs="Times New Roman"/>
          <w:sz w:val="28"/>
          <w:szCs w:val="28"/>
        </w:rPr>
        <w:t xml:space="preserve">9. </w:t>
      </w:r>
      <w:r w:rsidR="00CD1106" w:rsidRPr="00C33979">
        <w:rPr>
          <w:rFonts w:ascii="Times New Roman" w:hAnsi="Times New Roman" w:cs="Times New Roman"/>
          <w:sz w:val="28"/>
          <w:szCs w:val="28"/>
        </w:rPr>
        <w:t>Giao và nhận mẫu: phải có biên bản giao và nhận mẫu, trong đó có đầy đủ tên, chữ ký của các bên có liên quan.</w:t>
      </w:r>
      <w:r w:rsidR="00022FEA">
        <w:rPr>
          <w:rFonts w:ascii="Times New Roman" w:hAnsi="Times New Roman" w:cs="Times New Roman"/>
          <w:sz w:val="28"/>
          <w:szCs w:val="28"/>
        </w:rPr>
        <w:t xml:space="preserve"> </w:t>
      </w:r>
      <w:r w:rsidRPr="00C33979">
        <w:rPr>
          <w:rFonts w:ascii="Times New Roman" w:hAnsi="Times New Roman" w:cs="Times New Roman"/>
          <w:sz w:val="28"/>
          <w:szCs w:val="28"/>
        </w:rPr>
        <w:t xml:space="preserve">Mẫu phải được mã hóa </w:t>
      </w:r>
      <w:r w:rsidR="00CD1106">
        <w:rPr>
          <w:rFonts w:ascii="Times New Roman" w:hAnsi="Times New Roman" w:cs="Times New Roman"/>
          <w:sz w:val="28"/>
          <w:szCs w:val="28"/>
        </w:rPr>
        <w:t xml:space="preserve">trước khi giao cho bộ phận phân tích </w:t>
      </w:r>
      <w:r w:rsidRPr="00C33979">
        <w:rPr>
          <w:rFonts w:ascii="Times New Roman" w:hAnsi="Times New Roman" w:cs="Times New Roman"/>
          <w:sz w:val="28"/>
          <w:szCs w:val="28"/>
        </w:rPr>
        <w:t xml:space="preserve">và mã mẫu (ký hiệu mẫu) được gắn với mẫu trong suốt thời gian tồn tại của mẫu.  </w:t>
      </w:r>
    </w:p>
    <w:p w14:paraId="46CE38EA" w14:textId="027CC0A4" w:rsidR="00CD1106" w:rsidRPr="00C33979" w:rsidRDefault="00CD1106"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10. </w:t>
      </w:r>
      <w:r w:rsidRPr="00C33979">
        <w:rPr>
          <w:rFonts w:ascii="Times New Roman" w:hAnsi="Times New Roman" w:cs="Times New Roman"/>
          <w:sz w:val="28"/>
          <w:szCs w:val="28"/>
        </w:rPr>
        <w:t>Phương pháp quan trắc tại hiện trườ</w:t>
      </w:r>
      <w:r>
        <w:rPr>
          <w:rFonts w:ascii="Times New Roman" w:hAnsi="Times New Roman" w:cs="Times New Roman"/>
          <w:sz w:val="28"/>
          <w:szCs w:val="28"/>
        </w:rPr>
        <w:t>ng được</w:t>
      </w:r>
      <w:r w:rsidRPr="00C33979">
        <w:rPr>
          <w:rFonts w:ascii="Times New Roman" w:hAnsi="Times New Roman" w:cs="Times New Roman"/>
          <w:sz w:val="28"/>
          <w:szCs w:val="28"/>
        </w:rPr>
        <w:t xml:space="preserve"> lựa chọn phù hợp được quy định tạ</w:t>
      </w:r>
      <w:r>
        <w:rPr>
          <w:rFonts w:ascii="Times New Roman" w:hAnsi="Times New Roman" w:cs="Times New Roman"/>
          <w:sz w:val="28"/>
          <w:szCs w:val="28"/>
        </w:rPr>
        <w:t>i Phụ lục II Thông tư này.</w:t>
      </w:r>
      <w:r w:rsidRPr="00C33979">
        <w:rPr>
          <w:rFonts w:ascii="Times New Roman" w:hAnsi="Times New Roman" w:cs="Times New Roman"/>
          <w:sz w:val="28"/>
          <w:szCs w:val="28"/>
        </w:rPr>
        <w:t xml:space="preserve"> </w:t>
      </w:r>
      <w:r w:rsidR="00DB6569">
        <w:rPr>
          <w:rFonts w:ascii="Times New Roman" w:hAnsi="Times New Roman" w:cs="Times New Roman"/>
          <w:sz w:val="28"/>
          <w:szCs w:val="28"/>
        </w:rPr>
        <w:t>Đ</w:t>
      </w:r>
      <w:r w:rsidR="00DB6569" w:rsidRPr="00C33979">
        <w:rPr>
          <w:rFonts w:ascii="Times New Roman" w:hAnsi="Times New Roman" w:cs="Times New Roman"/>
          <w:sz w:val="28"/>
          <w:szCs w:val="28"/>
        </w:rPr>
        <w:t xml:space="preserve">ối với các thông số đo tại hiện trường phải sử dụng </w:t>
      </w:r>
      <w:del w:id="260" w:author="Nguyen Bjno" w:date="2020-08-05T11:35:00Z">
        <w:r w:rsidR="00DB6569" w:rsidRPr="00DB249A" w:rsidDel="00CB1AEB">
          <w:rPr>
            <w:rFonts w:ascii="Times New Roman" w:hAnsi="Times New Roman" w:cs="Times New Roman"/>
            <w:color w:val="FF0000"/>
            <w:sz w:val="28"/>
            <w:szCs w:val="28"/>
            <w:rPrChange w:id="261" w:author="Nguyen Bjno" w:date="2020-08-05T11:35:00Z">
              <w:rPr>
                <w:rFonts w:ascii="Times New Roman" w:hAnsi="Times New Roman" w:cs="Times New Roman"/>
                <w:sz w:val="28"/>
                <w:szCs w:val="28"/>
              </w:rPr>
            </w:rPrChange>
          </w:rPr>
          <w:delText xml:space="preserve">chất </w:delText>
        </w:r>
      </w:del>
      <w:ins w:id="262" w:author="Nguyen Bjno" w:date="2020-08-05T11:35:00Z">
        <w:r w:rsidR="00CB1AEB" w:rsidRPr="00DB249A">
          <w:rPr>
            <w:rFonts w:ascii="Times New Roman" w:hAnsi="Times New Roman" w:cs="Times New Roman"/>
            <w:color w:val="FF0000"/>
            <w:sz w:val="28"/>
            <w:szCs w:val="28"/>
            <w:rPrChange w:id="263" w:author="Nguyen Bjno" w:date="2020-08-05T11:35:00Z">
              <w:rPr>
                <w:rFonts w:ascii="Times New Roman" w:hAnsi="Times New Roman" w:cs="Times New Roman"/>
                <w:sz w:val="28"/>
                <w:szCs w:val="28"/>
              </w:rPr>
            </w:rPrChange>
          </w:rPr>
          <w:t>mẫu chuẩn</w:t>
        </w:r>
      </w:ins>
      <w:del w:id="264" w:author="Nguyen Bjno" w:date="2020-08-05T11:35:00Z">
        <w:r w:rsidR="00DB6569" w:rsidRPr="00DB249A" w:rsidDel="00DB249A">
          <w:rPr>
            <w:rFonts w:ascii="Times New Roman" w:hAnsi="Times New Roman" w:cs="Times New Roman"/>
            <w:color w:val="FF0000"/>
            <w:sz w:val="28"/>
            <w:szCs w:val="28"/>
            <w:rPrChange w:id="265" w:author="Nguyen Bjno" w:date="2020-08-05T11:35:00Z">
              <w:rPr>
                <w:rFonts w:ascii="Times New Roman" w:hAnsi="Times New Roman" w:cs="Times New Roman"/>
                <w:sz w:val="28"/>
                <w:szCs w:val="28"/>
              </w:rPr>
            </w:rPrChange>
          </w:rPr>
          <w:delText>chuẩn</w:delText>
        </w:r>
      </w:del>
      <w:r w:rsidR="00DB6569" w:rsidRPr="00DB249A">
        <w:rPr>
          <w:rFonts w:ascii="Times New Roman" w:hAnsi="Times New Roman" w:cs="Times New Roman"/>
          <w:color w:val="FF0000"/>
          <w:sz w:val="28"/>
          <w:szCs w:val="28"/>
          <w:rPrChange w:id="266" w:author="Nguyen Bjno" w:date="2020-08-05T11:35:00Z">
            <w:rPr>
              <w:rFonts w:ascii="Times New Roman" w:hAnsi="Times New Roman" w:cs="Times New Roman"/>
              <w:sz w:val="28"/>
              <w:szCs w:val="28"/>
            </w:rPr>
          </w:rPrChange>
        </w:rPr>
        <w:t xml:space="preserve"> </w:t>
      </w:r>
      <w:r w:rsidR="00DB6569" w:rsidRPr="00C33979">
        <w:rPr>
          <w:rFonts w:ascii="Times New Roman" w:hAnsi="Times New Roman" w:cs="Times New Roman"/>
          <w:sz w:val="28"/>
          <w:szCs w:val="28"/>
        </w:rPr>
        <w:t xml:space="preserve">(dung dịch chuẩn, khí chuẩn) để kiểm soát chất lượng các kết quả đo tại hiện trường. </w:t>
      </w:r>
      <w:r w:rsidR="00DB6569" w:rsidRPr="000756B5">
        <w:rPr>
          <w:rFonts w:ascii="Times New Roman" w:hAnsi="Times New Roman" w:cs="Times New Roman"/>
          <w:sz w:val="28"/>
          <w:szCs w:val="28"/>
          <w:highlight w:val="yellow"/>
        </w:rPr>
        <w:t>Đối với các thông số môi trường nước, khi tiến hành đo tại hiện trường phải tiến hành đo lặp mẫu để đánh giá độ chụm của các kết quả đo</w:t>
      </w:r>
      <w:r w:rsidR="008F1009" w:rsidRPr="000756B5">
        <w:rPr>
          <w:rFonts w:ascii="Times New Roman" w:hAnsi="Times New Roman" w:cs="Times New Roman"/>
          <w:sz w:val="28"/>
          <w:szCs w:val="28"/>
          <w:highlight w:val="yellow"/>
        </w:rPr>
        <w:t>.</w:t>
      </w:r>
    </w:p>
    <w:p w14:paraId="706A3848" w14:textId="77777777" w:rsidR="00C33979" w:rsidRPr="00C33979" w:rsidRDefault="00C33979" w:rsidP="00561D6D">
      <w:pPr>
        <w:spacing w:before="60" w:after="60" w:line="295" w:lineRule="auto"/>
        <w:ind w:firstLine="720"/>
        <w:jc w:val="both"/>
        <w:rPr>
          <w:rFonts w:ascii="Times New Roman" w:hAnsi="Times New Roman" w:cs="Times New Roman"/>
          <w:sz w:val="28"/>
          <w:szCs w:val="28"/>
        </w:rPr>
      </w:pPr>
      <w:r w:rsidRPr="00782B34">
        <w:rPr>
          <w:rFonts w:ascii="Times New Roman" w:hAnsi="Times New Roman" w:cs="Times New Roman"/>
          <w:b/>
          <w:sz w:val="28"/>
          <w:szCs w:val="28"/>
        </w:rPr>
        <w:t xml:space="preserve">Điều </w:t>
      </w:r>
      <w:r w:rsidR="005E0804">
        <w:rPr>
          <w:rFonts w:ascii="Times New Roman" w:hAnsi="Times New Roman" w:cs="Times New Roman"/>
          <w:b/>
          <w:sz w:val="28"/>
          <w:szCs w:val="28"/>
        </w:rPr>
        <w:t>21</w:t>
      </w:r>
      <w:r w:rsidRPr="00782B34">
        <w:rPr>
          <w:rFonts w:ascii="Times New Roman" w:hAnsi="Times New Roman" w:cs="Times New Roman"/>
          <w:b/>
          <w:sz w:val="28"/>
          <w:szCs w:val="28"/>
        </w:rPr>
        <w:t>.</w:t>
      </w:r>
      <w:r w:rsidRPr="00C33979">
        <w:rPr>
          <w:rFonts w:ascii="Times New Roman" w:hAnsi="Times New Roman" w:cs="Times New Roman"/>
          <w:sz w:val="28"/>
          <w:szCs w:val="28"/>
        </w:rPr>
        <w:t xml:space="preserve"> </w:t>
      </w:r>
      <w:r w:rsidRPr="000756B5">
        <w:rPr>
          <w:rFonts w:ascii="Times New Roman" w:hAnsi="Times New Roman" w:cs="Times New Roman"/>
          <w:b/>
          <w:sz w:val="28"/>
          <w:szCs w:val="28"/>
        </w:rPr>
        <w:t xml:space="preserve">Bảo đảm chất lượng </w:t>
      </w:r>
      <w:r w:rsidR="00782B34" w:rsidRPr="000756B5">
        <w:rPr>
          <w:rFonts w:ascii="Times New Roman" w:hAnsi="Times New Roman" w:cs="Times New Roman"/>
          <w:b/>
          <w:sz w:val="28"/>
          <w:szCs w:val="28"/>
        </w:rPr>
        <w:t xml:space="preserve">và kiểm soát chất lượng </w:t>
      </w:r>
      <w:r w:rsidRPr="000756B5">
        <w:rPr>
          <w:rFonts w:ascii="Times New Roman" w:hAnsi="Times New Roman" w:cs="Times New Roman"/>
          <w:b/>
          <w:sz w:val="28"/>
          <w:szCs w:val="28"/>
        </w:rPr>
        <w:t>trong hoạt động phân tích môi trường</w:t>
      </w:r>
    </w:p>
    <w:p w14:paraId="35FE02BD" w14:textId="77777777" w:rsidR="00C33979" w:rsidRPr="00C33979" w:rsidRDefault="00C33979" w:rsidP="00561D6D">
      <w:pPr>
        <w:spacing w:before="60" w:after="60" w:line="295" w:lineRule="auto"/>
        <w:ind w:firstLine="720"/>
        <w:jc w:val="both"/>
        <w:rPr>
          <w:rFonts w:ascii="Times New Roman" w:hAnsi="Times New Roman" w:cs="Times New Roman"/>
          <w:sz w:val="28"/>
          <w:szCs w:val="28"/>
        </w:rPr>
      </w:pPr>
      <w:r w:rsidRPr="00C33979">
        <w:rPr>
          <w:rFonts w:ascii="Times New Roman" w:hAnsi="Times New Roman" w:cs="Times New Roman"/>
          <w:sz w:val="28"/>
          <w:szCs w:val="28"/>
        </w:rPr>
        <w:t xml:space="preserve">1. Có phân công nhiệm vụ </w:t>
      </w:r>
      <w:r w:rsidR="008D65E2">
        <w:rPr>
          <w:rFonts w:ascii="Times New Roman" w:hAnsi="Times New Roman" w:cs="Times New Roman"/>
          <w:sz w:val="28"/>
          <w:szCs w:val="28"/>
        </w:rPr>
        <w:t xml:space="preserve">cụ thể </w:t>
      </w:r>
      <w:r w:rsidRPr="00C33979">
        <w:rPr>
          <w:rFonts w:ascii="Times New Roman" w:hAnsi="Times New Roman" w:cs="Times New Roman"/>
          <w:sz w:val="28"/>
          <w:szCs w:val="28"/>
        </w:rPr>
        <w:t>cho các cán bộ thực hiện phân tích môi trườ</w:t>
      </w:r>
      <w:r w:rsidR="008D65E2">
        <w:rPr>
          <w:rFonts w:ascii="Times New Roman" w:hAnsi="Times New Roman" w:cs="Times New Roman"/>
          <w:sz w:val="28"/>
          <w:szCs w:val="28"/>
        </w:rPr>
        <w:t xml:space="preserve">ng. </w:t>
      </w:r>
      <w:r w:rsidRPr="00C33979">
        <w:rPr>
          <w:rFonts w:ascii="Times New Roman" w:hAnsi="Times New Roman" w:cs="Times New Roman"/>
          <w:sz w:val="28"/>
          <w:szCs w:val="28"/>
        </w:rPr>
        <w:t xml:space="preserve">Người thực hiện phân tích phải được đào tạo trong lĩnh vực phân tích môi trường phù hợp với công việc được giao và chỉ được giao chính thức thực hiện phân tích khi được đánh giá là đạt theo yêu cầu </w:t>
      </w:r>
      <w:r w:rsidRPr="00373BEC">
        <w:rPr>
          <w:rFonts w:ascii="Times New Roman" w:hAnsi="Times New Roman" w:cs="Times New Roman"/>
          <w:color w:val="FF0000"/>
          <w:sz w:val="28"/>
          <w:szCs w:val="28"/>
        </w:rPr>
        <w:t>của tiêu chí nội bộ</w:t>
      </w:r>
      <w:r w:rsidRPr="00C33979">
        <w:rPr>
          <w:rFonts w:ascii="Times New Roman" w:hAnsi="Times New Roman" w:cs="Times New Roman"/>
          <w:sz w:val="28"/>
          <w:szCs w:val="28"/>
        </w:rPr>
        <w:t xml:space="preserve">. </w:t>
      </w:r>
    </w:p>
    <w:p w14:paraId="6CBBEBBE" w14:textId="77777777" w:rsidR="000A0C01" w:rsidRPr="000A0C01" w:rsidRDefault="00C33979" w:rsidP="00FE2995">
      <w:pPr>
        <w:spacing w:before="60" w:after="60" w:line="295" w:lineRule="auto"/>
        <w:ind w:firstLine="720"/>
        <w:jc w:val="both"/>
        <w:rPr>
          <w:rFonts w:ascii="Times New Roman" w:hAnsi="Times New Roman" w:cs="Times New Roman"/>
          <w:sz w:val="28"/>
          <w:szCs w:val="28"/>
        </w:rPr>
      </w:pPr>
      <w:r w:rsidRPr="00C33979">
        <w:rPr>
          <w:rFonts w:ascii="Times New Roman" w:hAnsi="Times New Roman" w:cs="Times New Roman"/>
          <w:sz w:val="28"/>
          <w:szCs w:val="28"/>
        </w:rPr>
        <w:t>2.</w:t>
      </w:r>
      <w:r w:rsidR="008061F6">
        <w:rPr>
          <w:rFonts w:ascii="Times New Roman" w:hAnsi="Times New Roman" w:cs="Times New Roman"/>
          <w:sz w:val="28"/>
          <w:szCs w:val="28"/>
        </w:rPr>
        <w:t xml:space="preserve"> </w:t>
      </w:r>
      <w:r w:rsidR="000A0C01" w:rsidRPr="000A0C01">
        <w:rPr>
          <w:rFonts w:ascii="Times New Roman" w:hAnsi="Times New Roman" w:cs="Times New Roman"/>
          <w:sz w:val="28"/>
          <w:szCs w:val="28"/>
        </w:rPr>
        <w:t xml:space="preserve">Các phương pháp </w:t>
      </w:r>
      <w:r w:rsidR="000A0C01">
        <w:rPr>
          <w:rFonts w:ascii="Times New Roman" w:hAnsi="Times New Roman" w:cs="Times New Roman"/>
          <w:sz w:val="28"/>
          <w:szCs w:val="28"/>
        </w:rPr>
        <w:t xml:space="preserve">phân tích </w:t>
      </w:r>
      <w:r w:rsidR="000A0C01" w:rsidRPr="000A0C01">
        <w:rPr>
          <w:rFonts w:ascii="Times New Roman" w:hAnsi="Times New Roman" w:cs="Times New Roman"/>
          <w:sz w:val="28"/>
          <w:szCs w:val="28"/>
        </w:rPr>
        <w:t>phải được phê duyệt để đánh giá sự phù hợp theo điều kiện áp dụng thực tế của phòng thí nghiệm</w:t>
      </w:r>
      <w:r w:rsidR="00B13901">
        <w:rPr>
          <w:rFonts w:ascii="Times New Roman" w:hAnsi="Times New Roman" w:cs="Times New Roman"/>
          <w:sz w:val="28"/>
          <w:szCs w:val="28"/>
        </w:rPr>
        <w:t xml:space="preserve"> trước khi đưa vào triển khai thực hiện</w:t>
      </w:r>
      <w:r w:rsidR="00AE298F">
        <w:rPr>
          <w:rFonts w:ascii="Times New Roman" w:hAnsi="Times New Roman" w:cs="Times New Roman"/>
          <w:sz w:val="28"/>
          <w:szCs w:val="28"/>
        </w:rPr>
        <w:t>.</w:t>
      </w:r>
      <w:r w:rsidR="000A0C01" w:rsidRPr="000A0C01">
        <w:rPr>
          <w:rFonts w:ascii="Times New Roman" w:hAnsi="Times New Roman" w:cs="Times New Roman"/>
          <w:sz w:val="28"/>
          <w:szCs w:val="28"/>
        </w:rPr>
        <w:t xml:space="preserve"> </w:t>
      </w:r>
      <w:r w:rsidR="00821F8F">
        <w:rPr>
          <w:rFonts w:ascii="Times New Roman" w:hAnsi="Times New Roman" w:cs="Times New Roman"/>
          <w:sz w:val="28"/>
          <w:szCs w:val="28"/>
        </w:rPr>
        <w:t xml:space="preserve">Người thực hiện phê duyệt, đánh giá sự phù hợp của phương pháp ít nhất phải có 02 năm kinh nghiệm trong lĩnh vực được phân công. </w:t>
      </w:r>
      <w:r w:rsidR="000A0C01" w:rsidRPr="000A0C01">
        <w:rPr>
          <w:rFonts w:ascii="Times New Roman" w:hAnsi="Times New Roman" w:cs="Times New Roman"/>
          <w:sz w:val="28"/>
          <w:szCs w:val="28"/>
        </w:rPr>
        <w:t xml:space="preserve">Việc phê duyệt phương </w:t>
      </w:r>
      <w:r w:rsidR="000A0C01" w:rsidRPr="000A0C01">
        <w:rPr>
          <w:rFonts w:ascii="Times New Roman" w:hAnsi="Times New Roman" w:cs="Times New Roman"/>
          <w:sz w:val="28"/>
          <w:szCs w:val="28"/>
        </w:rPr>
        <w:lastRenderedPageBreak/>
        <w:t xml:space="preserve">pháp phải được lập thành báo cáo theo quy định tại </w:t>
      </w:r>
      <w:r w:rsidR="00FE2995" w:rsidRPr="00FE2995">
        <w:rPr>
          <w:rFonts w:ascii="Times New Roman" w:hAnsi="Times New Roman" w:cs="Times New Roman"/>
          <w:sz w:val="28"/>
          <w:szCs w:val="28"/>
          <w:highlight w:val="yellow"/>
        </w:rPr>
        <w:t>P</w:t>
      </w:r>
      <w:r w:rsidR="000A0C01" w:rsidRPr="00FE2995">
        <w:rPr>
          <w:rFonts w:ascii="Times New Roman" w:hAnsi="Times New Roman" w:cs="Times New Roman"/>
          <w:sz w:val="28"/>
          <w:szCs w:val="28"/>
          <w:highlight w:val="yellow"/>
        </w:rPr>
        <w:t xml:space="preserve">hụ lục </w:t>
      </w:r>
      <w:r w:rsidR="00DA6DBC">
        <w:rPr>
          <w:rFonts w:ascii="Times New Roman" w:hAnsi="Times New Roman" w:cs="Times New Roman"/>
          <w:sz w:val="28"/>
          <w:szCs w:val="28"/>
        </w:rPr>
        <w:t>5</w:t>
      </w:r>
      <w:r w:rsidR="000A0C01" w:rsidRPr="000A0C01">
        <w:rPr>
          <w:rFonts w:ascii="Times New Roman" w:hAnsi="Times New Roman" w:cs="Times New Roman"/>
          <w:sz w:val="28"/>
          <w:szCs w:val="28"/>
        </w:rPr>
        <w:t xml:space="preserve"> ban hành kèm theo Thông tư này và xác định được các đại lượng đặc trưng như sau: </w:t>
      </w:r>
    </w:p>
    <w:p w14:paraId="004FC520" w14:textId="77777777" w:rsidR="000A0C01" w:rsidRPr="000A0C01" w:rsidRDefault="000A0C01" w:rsidP="00FE299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a. </w:t>
      </w:r>
      <w:r w:rsidRPr="000A0C01">
        <w:rPr>
          <w:rFonts w:ascii="Times New Roman" w:hAnsi="Times New Roman" w:cs="Times New Roman"/>
          <w:sz w:val="28"/>
          <w:szCs w:val="28"/>
        </w:rPr>
        <w:t xml:space="preserve">Xác định </w:t>
      </w:r>
      <w:r>
        <w:rPr>
          <w:rFonts w:ascii="Times New Roman" w:hAnsi="Times New Roman" w:cs="Times New Roman"/>
          <w:sz w:val="28"/>
          <w:szCs w:val="28"/>
        </w:rPr>
        <w:t xml:space="preserve">và công bố </w:t>
      </w:r>
      <w:r w:rsidRPr="000A0C01">
        <w:rPr>
          <w:rFonts w:ascii="Times New Roman" w:hAnsi="Times New Roman" w:cs="Times New Roman"/>
          <w:sz w:val="28"/>
          <w:szCs w:val="28"/>
        </w:rPr>
        <w:t>giới hạn phát hiện của phương pháp: theo quy định của US EPA tại 40 CFR Part 136, Appendix B:</w:t>
      </w:r>
      <w:r>
        <w:rPr>
          <w:rFonts w:ascii="Times New Roman" w:hAnsi="Times New Roman" w:cs="Times New Roman"/>
          <w:sz w:val="28"/>
          <w:szCs w:val="28"/>
        </w:rPr>
        <w:t xml:space="preserve"> </w:t>
      </w:r>
      <w:r w:rsidRPr="000A0C01">
        <w:rPr>
          <w:rFonts w:ascii="Times New Roman" w:hAnsi="Times New Roman" w:cs="Times New Roman"/>
          <w:sz w:val="28"/>
          <w:szCs w:val="28"/>
        </w:rPr>
        <w:t xml:space="preserve">“Definition and Procedure for the Determination of the Method Detection Limit-Revision </w:t>
      </w:r>
      <w:r w:rsidR="002D06CE">
        <w:rPr>
          <w:rFonts w:ascii="Times New Roman" w:hAnsi="Times New Roman" w:cs="Times New Roman"/>
          <w:sz w:val="28"/>
          <w:szCs w:val="28"/>
        </w:rPr>
        <w:t>2</w:t>
      </w:r>
      <w:r w:rsidRPr="000A0C01">
        <w:rPr>
          <w:rFonts w:ascii="Times New Roman" w:hAnsi="Times New Roman" w:cs="Times New Roman"/>
          <w:sz w:val="28"/>
          <w:szCs w:val="28"/>
        </w:rPr>
        <w:t xml:space="preserve">”;  </w:t>
      </w:r>
    </w:p>
    <w:p w14:paraId="0F49FBB9" w14:textId="77777777" w:rsidR="000A0C01" w:rsidRPr="000A0C01" w:rsidRDefault="000A0C01"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b. </w:t>
      </w:r>
      <w:r w:rsidRPr="000A0C01">
        <w:rPr>
          <w:rFonts w:ascii="Times New Roman" w:hAnsi="Times New Roman" w:cs="Times New Roman"/>
          <w:sz w:val="28"/>
          <w:szCs w:val="28"/>
        </w:rPr>
        <w:t>Đánh giá</w:t>
      </w:r>
      <w:r w:rsidR="00674DD5">
        <w:rPr>
          <w:rFonts w:ascii="Times New Roman" w:hAnsi="Times New Roman" w:cs="Times New Roman"/>
          <w:sz w:val="28"/>
          <w:szCs w:val="28"/>
        </w:rPr>
        <w:t xml:space="preserve"> độ chính xác,</w:t>
      </w:r>
      <w:r w:rsidRPr="000A0C01">
        <w:rPr>
          <w:rFonts w:ascii="Times New Roman" w:hAnsi="Times New Roman" w:cs="Times New Roman"/>
          <w:sz w:val="28"/>
          <w:szCs w:val="28"/>
        </w:rPr>
        <w:t xml:space="preserve"> độ chụ</w:t>
      </w:r>
      <w:r>
        <w:rPr>
          <w:rFonts w:ascii="Times New Roman" w:hAnsi="Times New Roman" w:cs="Times New Roman"/>
          <w:sz w:val="28"/>
          <w:szCs w:val="28"/>
        </w:rPr>
        <w:t>m</w:t>
      </w:r>
      <w:r w:rsidR="00674DD5">
        <w:rPr>
          <w:rFonts w:ascii="Times New Roman" w:hAnsi="Times New Roman" w:cs="Times New Roman"/>
          <w:sz w:val="28"/>
          <w:szCs w:val="28"/>
        </w:rPr>
        <w:t xml:space="preserve"> bao gồm</w:t>
      </w:r>
      <w:r>
        <w:rPr>
          <w:rFonts w:ascii="Times New Roman" w:hAnsi="Times New Roman" w:cs="Times New Roman"/>
          <w:sz w:val="28"/>
          <w:szCs w:val="28"/>
        </w:rPr>
        <w:t xml:space="preserve"> </w:t>
      </w:r>
      <w:r w:rsidRPr="000A0C01">
        <w:rPr>
          <w:rFonts w:ascii="Times New Roman" w:hAnsi="Times New Roman" w:cs="Times New Roman"/>
          <w:sz w:val="28"/>
          <w:szCs w:val="28"/>
        </w:rPr>
        <w:t>độ lặp lại (RPD)</w:t>
      </w:r>
      <w:r w:rsidR="00674DD5">
        <w:rPr>
          <w:rFonts w:ascii="Times New Roman" w:hAnsi="Times New Roman" w:cs="Times New Roman"/>
          <w:sz w:val="28"/>
          <w:szCs w:val="28"/>
        </w:rPr>
        <w:t xml:space="preserve"> và</w:t>
      </w:r>
      <w:r w:rsidRPr="000A0C01">
        <w:rPr>
          <w:rFonts w:ascii="Times New Roman" w:hAnsi="Times New Roman" w:cs="Times New Roman"/>
          <w:sz w:val="28"/>
          <w:szCs w:val="28"/>
        </w:rPr>
        <w:t xml:space="preserve"> độ tái lậ</w:t>
      </w:r>
      <w:r>
        <w:rPr>
          <w:rFonts w:ascii="Times New Roman" w:hAnsi="Times New Roman" w:cs="Times New Roman"/>
          <w:sz w:val="28"/>
          <w:szCs w:val="28"/>
        </w:rPr>
        <w:t>p</w:t>
      </w:r>
      <w:r w:rsidRPr="000A0C01">
        <w:rPr>
          <w:rFonts w:ascii="Times New Roman" w:hAnsi="Times New Roman" w:cs="Times New Roman"/>
          <w:sz w:val="28"/>
          <w:szCs w:val="28"/>
        </w:rPr>
        <w:t xml:space="preserve"> theo TCVN </w:t>
      </w:r>
      <w:r w:rsidRPr="00871696">
        <w:rPr>
          <w:rFonts w:ascii="Times New Roman" w:hAnsi="Times New Roman" w:cs="Times New Roman"/>
          <w:sz w:val="28"/>
          <w:szCs w:val="28"/>
        </w:rPr>
        <w:t xml:space="preserve">6910:2000 </w:t>
      </w:r>
      <w:r w:rsidRPr="000A0C01">
        <w:rPr>
          <w:rFonts w:ascii="Times New Roman" w:hAnsi="Times New Roman" w:cs="Times New Roman"/>
          <w:sz w:val="28"/>
          <w:szCs w:val="28"/>
        </w:rPr>
        <w:t xml:space="preserve">và quy định tại </w:t>
      </w:r>
      <w:r w:rsidRPr="00C97A0C">
        <w:rPr>
          <w:rFonts w:ascii="Times New Roman" w:hAnsi="Times New Roman" w:cs="Times New Roman"/>
          <w:sz w:val="28"/>
          <w:szCs w:val="28"/>
          <w:highlight w:val="yellow"/>
        </w:rPr>
        <w:t xml:space="preserve">Phụ lục </w:t>
      </w:r>
      <w:r w:rsidR="00B110C4">
        <w:rPr>
          <w:rFonts w:ascii="Times New Roman" w:hAnsi="Times New Roman" w:cs="Times New Roman"/>
          <w:sz w:val="28"/>
          <w:szCs w:val="28"/>
        </w:rPr>
        <w:t>4</w:t>
      </w:r>
      <w:r w:rsidRPr="000A0C01">
        <w:rPr>
          <w:rFonts w:ascii="Times New Roman" w:hAnsi="Times New Roman" w:cs="Times New Roman"/>
          <w:sz w:val="28"/>
          <w:szCs w:val="28"/>
        </w:rPr>
        <w:t xml:space="preserve"> ban hành kèm theo Thông tư này; </w:t>
      </w:r>
    </w:p>
    <w:p w14:paraId="244AAA4C" w14:textId="77777777" w:rsidR="00C33979" w:rsidRPr="00C33979" w:rsidRDefault="000A0C01"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 </w:t>
      </w:r>
      <w:r w:rsidRPr="000A0C01">
        <w:rPr>
          <w:rFonts w:ascii="Times New Roman" w:hAnsi="Times New Roman" w:cs="Times New Roman"/>
          <w:sz w:val="28"/>
          <w:szCs w:val="28"/>
        </w:rPr>
        <w:t>Ước lượng độ không đảm bả</w:t>
      </w:r>
      <w:r>
        <w:rPr>
          <w:rFonts w:ascii="Times New Roman" w:hAnsi="Times New Roman" w:cs="Times New Roman"/>
          <w:sz w:val="28"/>
          <w:szCs w:val="28"/>
        </w:rPr>
        <w:t>o đo (U)</w:t>
      </w:r>
      <w:r w:rsidRPr="000A0C01">
        <w:rPr>
          <w:rFonts w:ascii="Times New Roman" w:hAnsi="Times New Roman" w:cs="Times New Roman"/>
          <w:sz w:val="28"/>
          <w:szCs w:val="28"/>
        </w:rPr>
        <w:t xml:space="preserve"> theo </w:t>
      </w:r>
      <w:r w:rsidRPr="00871696">
        <w:rPr>
          <w:rFonts w:ascii="Times New Roman" w:hAnsi="Times New Roman" w:cs="Times New Roman"/>
          <w:sz w:val="28"/>
          <w:szCs w:val="28"/>
        </w:rPr>
        <w:t>TCVN 9595-3:2013</w:t>
      </w:r>
      <w:r w:rsidRPr="000A0C01">
        <w:rPr>
          <w:rFonts w:ascii="Times New Roman" w:hAnsi="Times New Roman" w:cs="Times New Roman"/>
          <w:sz w:val="28"/>
          <w:szCs w:val="28"/>
        </w:rPr>
        <w:t xml:space="preserve">; </w:t>
      </w:r>
      <w:r w:rsidR="00C33979" w:rsidRPr="00C33979">
        <w:rPr>
          <w:rFonts w:ascii="Times New Roman" w:hAnsi="Times New Roman" w:cs="Times New Roman"/>
          <w:sz w:val="28"/>
          <w:szCs w:val="28"/>
        </w:rPr>
        <w:t xml:space="preserve"> </w:t>
      </w:r>
    </w:p>
    <w:p w14:paraId="5F73EF65" w14:textId="77777777" w:rsidR="00C33979" w:rsidRPr="00C33979" w:rsidRDefault="00C33979" w:rsidP="00C97A0C">
      <w:pPr>
        <w:spacing w:before="60" w:after="60" w:line="295" w:lineRule="auto"/>
        <w:ind w:firstLine="720"/>
        <w:jc w:val="both"/>
        <w:rPr>
          <w:rFonts w:ascii="Times New Roman" w:hAnsi="Times New Roman" w:cs="Times New Roman"/>
          <w:sz w:val="28"/>
          <w:szCs w:val="28"/>
        </w:rPr>
      </w:pPr>
      <w:r w:rsidRPr="00C33979">
        <w:rPr>
          <w:rFonts w:ascii="Times New Roman" w:hAnsi="Times New Roman" w:cs="Times New Roman"/>
          <w:sz w:val="28"/>
          <w:szCs w:val="28"/>
        </w:rPr>
        <w:t xml:space="preserve"> </w:t>
      </w:r>
      <w:r w:rsidR="00AE298F">
        <w:rPr>
          <w:rFonts w:ascii="Times New Roman" w:hAnsi="Times New Roman" w:cs="Times New Roman"/>
          <w:sz w:val="28"/>
          <w:szCs w:val="28"/>
        </w:rPr>
        <w:t>3.</w:t>
      </w:r>
      <w:r w:rsidR="008061F6">
        <w:rPr>
          <w:rFonts w:ascii="Times New Roman" w:hAnsi="Times New Roman" w:cs="Times New Roman"/>
          <w:sz w:val="28"/>
          <w:szCs w:val="28"/>
        </w:rPr>
        <w:t xml:space="preserve"> </w:t>
      </w:r>
      <w:r w:rsidRPr="00C33979">
        <w:rPr>
          <w:rFonts w:ascii="Times New Roman" w:hAnsi="Times New Roman" w:cs="Times New Roman"/>
          <w:sz w:val="28"/>
          <w:szCs w:val="28"/>
        </w:rPr>
        <w:t xml:space="preserve">Xây dựng quy trình thao tác chuẩn (SOP) cho các phương pháp phân tích đã được phê duyệt. Một quy trình thao tác chuẩn tối thiểu phải bao gồm các nội dung theo quy định tại </w:t>
      </w:r>
      <w:r w:rsidRPr="00C97A0C">
        <w:rPr>
          <w:rFonts w:ascii="Times New Roman" w:hAnsi="Times New Roman" w:cs="Times New Roman"/>
          <w:sz w:val="28"/>
          <w:szCs w:val="28"/>
          <w:highlight w:val="yellow"/>
        </w:rPr>
        <w:t xml:space="preserve">Phụ lục </w:t>
      </w:r>
      <w:r w:rsidR="00B110C4">
        <w:rPr>
          <w:rFonts w:ascii="Times New Roman" w:hAnsi="Times New Roman" w:cs="Times New Roman"/>
          <w:sz w:val="28"/>
          <w:szCs w:val="28"/>
        </w:rPr>
        <w:t>6</w:t>
      </w:r>
      <w:r w:rsidRPr="00C33979">
        <w:rPr>
          <w:rFonts w:ascii="Times New Roman" w:hAnsi="Times New Roman" w:cs="Times New Roman"/>
          <w:sz w:val="28"/>
          <w:szCs w:val="28"/>
        </w:rPr>
        <w:t xml:space="preserve"> ban hành kèm theo Thông tư này. </w:t>
      </w:r>
    </w:p>
    <w:p w14:paraId="7DB3D42C" w14:textId="77777777" w:rsidR="00AE298F" w:rsidRDefault="00AE298F"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4</w:t>
      </w:r>
      <w:r w:rsidRPr="00AE298F">
        <w:rPr>
          <w:rFonts w:ascii="Times New Roman" w:hAnsi="Times New Roman" w:cs="Times New Roman"/>
          <w:sz w:val="28"/>
          <w:szCs w:val="28"/>
        </w:rPr>
        <w:t xml:space="preserve">. Hóa chất, mẫu chuẩn, chất chuẩn: được chuẩn bị đầy đủ theo quy định của từng phương pháp quan trắc, được đựng trong các bình chứa phù hợp, có dán nhãn thể hiện đầy đủ các thông tin về: tên hoặc loại hóa chất, mẫu chuẩn, chất chuẩn; tên nhà sản xuất; nồng độ; ngày chuẩn bị; người chuẩn bị; thời gian sử dụng và các thông tin khác (nếu có). </w:t>
      </w:r>
    </w:p>
    <w:p w14:paraId="76DF9E0F" w14:textId="77777777" w:rsidR="008061F6" w:rsidRDefault="00AE298F"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5</w:t>
      </w:r>
      <w:r w:rsidR="008061F6">
        <w:rPr>
          <w:rFonts w:ascii="Times New Roman" w:hAnsi="Times New Roman" w:cs="Times New Roman"/>
          <w:sz w:val="28"/>
          <w:szCs w:val="28"/>
        </w:rPr>
        <w:t xml:space="preserve">. </w:t>
      </w:r>
      <w:r w:rsidR="00C33979" w:rsidRPr="00C33979">
        <w:rPr>
          <w:rFonts w:ascii="Times New Roman" w:hAnsi="Times New Roman" w:cs="Times New Roman"/>
          <w:sz w:val="28"/>
          <w:szCs w:val="28"/>
        </w:rPr>
        <w:t xml:space="preserve">Kiểm tra, bảo trì, bảo dưỡng và hiệu chuẩn các thiết bị phân tích môi trường: </w:t>
      </w:r>
    </w:p>
    <w:p w14:paraId="7BBF8BDF" w14:textId="77777777" w:rsidR="00C33979" w:rsidRPr="00C33979" w:rsidRDefault="00AE298F"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6</w:t>
      </w:r>
      <w:r w:rsidR="00C33979" w:rsidRPr="00C33979">
        <w:rPr>
          <w:rFonts w:ascii="Times New Roman" w:hAnsi="Times New Roman" w:cs="Times New Roman"/>
          <w:sz w:val="28"/>
          <w:szCs w:val="28"/>
        </w:rPr>
        <w:t>.</w:t>
      </w:r>
      <w:r w:rsidR="008061F6">
        <w:rPr>
          <w:rFonts w:ascii="Times New Roman" w:hAnsi="Times New Roman" w:cs="Times New Roman"/>
          <w:sz w:val="28"/>
          <w:szCs w:val="28"/>
        </w:rPr>
        <w:t xml:space="preserve"> </w:t>
      </w:r>
      <w:r>
        <w:rPr>
          <w:rFonts w:ascii="Times New Roman" w:hAnsi="Times New Roman" w:cs="Times New Roman"/>
          <w:sz w:val="28"/>
          <w:szCs w:val="28"/>
        </w:rPr>
        <w:t>K</w:t>
      </w:r>
      <w:r w:rsidR="00C33979" w:rsidRPr="00C33979">
        <w:rPr>
          <w:rFonts w:ascii="Times New Roman" w:hAnsi="Times New Roman" w:cs="Times New Roman"/>
          <w:sz w:val="28"/>
          <w:szCs w:val="28"/>
        </w:rPr>
        <w:t xml:space="preserve">iểm soát các điều kiện môi trường phòng phân tích, bảo đảm không ảnh hưởng đến kết quả phân tích hoặc không ảnh hưởng bất lợi đến chất lượng của các phép phân tích. </w:t>
      </w:r>
    </w:p>
    <w:p w14:paraId="7E65F5E6" w14:textId="77777777" w:rsidR="00C33979" w:rsidRPr="00C33979" w:rsidRDefault="00DE1BA4"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7</w:t>
      </w:r>
      <w:r w:rsidR="008061F6">
        <w:rPr>
          <w:rFonts w:ascii="Times New Roman" w:hAnsi="Times New Roman" w:cs="Times New Roman"/>
          <w:sz w:val="28"/>
          <w:szCs w:val="28"/>
        </w:rPr>
        <w:t xml:space="preserve">. </w:t>
      </w:r>
      <w:r w:rsidR="00C33979" w:rsidRPr="00C33979">
        <w:rPr>
          <w:rFonts w:ascii="Times New Roman" w:hAnsi="Times New Roman" w:cs="Times New Roman"/>
          <w:sz w:val="28"/>
          <w:szCs w:val="28"/>
        </w:rPr>
        <w:t>Quản lý mẫ</w:t>
      </w:r>
      <w:r>
        <w:rPr>
          <w:rFonts w:ascii="Times New Roman" w:hAnsi="Times New Roman" w:cs="Times New Roman"/>
          <w:sz w:val="28"/>
          <w:szCs w:val="28"/>
        </w:rPr>
        <w:t xml:space="preserve">u: </w:t>
      </w:r>
      <w:r w:rsidRPr="00C33979">
        <w:rPr>
          <w:rFonts w:ascii="Times New Roman" w:hAnsi="Times New Roman" w:cs="Times New Roman"/>
          <w:sz w:val="28"/>
          <w:szCs w:val="28"/>
        </w:rPr>
        <w:t>Khi tiếp nhận</w:t>
      </w:r>
      <w:r w:rsidR="008061F6">
        <w:rPr>
          <w:rFonts w:ascii="Times New Roman" w:hAnsi="Times New Roman" w:cs="Times New Roman"/>
          <w:sz w:val="28"/>
          <w:szCs w:val="28"/>
        </w:rPr>
        <w:t xml:space="preserve"> để phân tích</w:t>
      </w:r>
      <w:r w:rsidRPr="00C33979">
        <w:rPr>
          <w:rFonts w:ascii="Times New Roman" w:hAnsi="Times New Roman" w:cs="Times New Roman"/>
          <w:sz w:val="28"/>
          <w:szCs w:val="28"/>
        </w:rPr>
        <w:t xml:space="preserve">, mẫu phải đáp ứng các điều kiện về bảo quản mẫu phù hợp với từng thông số phân tích theo quy định. </w:t>
      </w:r>
      <w:r w:rsidR="00C33979" w:rsidRPr="00C33979">
        <w:rPr>
          <w:rFonts w:ascii="Times New Roman" w:hAnsi="Times New Roman" w:cs="Times New Roman"/>
          <w:sz w:val="28"/>
          <w:szCs w:val="28"/>
        </w:rPr>
        <w:t>Mẫu phải được mã hóa và mã mẫu được gắn với mẫu trong suốt thời gian lưu mẫu tại tổ chức thực hiện phân tích môi trường</w:t>
      </w:r>
      <w:r w:rsidR="00C33979" w:rsidRPr="000756B5">
        <w:rPr>
          <w:rFonts w:ascii="Times New Roman" w:hAnsi="Times New Roman" w:cs="Times New Roman"/>
          <w:sz w:val="28"/>
          <w:szCs w:val="28"/>
          <w:highlight w:val="yellow"/>
        </w:rPr>
        <w:t>.</w:t>
      </w:r>
      <w:r w:rsidR="00C33979" w:rsidRPr="00C33979">
        <w:rPr>
          <w:rFonts w:ascii="Times New Roman" w:hAnsi="Times New Roman" w:cs="Times New Roman"/>
          <w:sz w:val="28"/>
          <w:szCs w:val="28"/>
        </w:rPr>
        <w:t xml:space="preserve"> Các mẫu sau khi được phân tích xong cần phải được lưu giữ và bảo quản trong một thời gian theo các quy định hiện hành để sử dụng trong trường hợp cần kiểm tra và phân tích lại; </w:t>
      </w:r>
    </w:p>
    <w:p w14:paraId="28977D8E" w14:textId="77777777" w:rsidR="00C33979" w:rsidRPr="00C33979" w:rsidRDefault="00DE1BA4"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8.</w:t>
      </w:r>
      <w:r w:rsidR="00C33979" w:rsidRPr="00C33979">
        <w:rPr>
          <w:rFonts w:ascii="Times New Roman" w:hAnsi="Times New Roman" w:cs="Times New Roman"/>
          <w:sz w:val="28"/>
          <w:szCs w:val="28"/>
        </w:rPr>
        <w:t xml:space="preserve"> Kiểm soát chất lượng trong hoạt động phân tích môi trườ</w:t>
      </w:r>
      <w:r>
        <w:rPr>
          <w:rFonts w:ascii="Times New Roman" w:hAnsi="Times New Roman" w:cs="Times New Roman"/>
          <w:sz w:val="28"/>
          <w:szCs w:val="28"/>
        </w:rPr>
        <w:t xml:space="preserve">ng: </w:t>
      </w:r>
      <w:r w:rsidR="00DF23B1">
        <w:rPr>
          <w:rFonts w:ascii="Times New Roman" w:hAnsi="Times New Roman" w:cs="Times New Roman"/>
          <w:sz w:val="28"/>
          <w:szCs w:val="28"/>
        </w:rPr>
        <w:t>Ngoài các mẫu QC hiện trường được phân tích, m</w:t>
      </w:r>
      <w:r>
        <w:rPr>
          <w:rFonts w:ascii="Times New Roman" w:hAnsi="Times New Roman" w:cs="Times New Roman"/>
          <w:sz w:val="28"/>
          <w:szCs w:val="28"/>
        </w:rPr>
        <w:t>ẫu QC</w:t>
      </w:r>
      <w:r w:rsidR="00DF23B1">
        <w:rPr>
          <w:rFonts w:ascii="Times New Roman" w:hAnsi="Times New Roman" w:cs="Times New Roman"/>
          <w:sz w:val="28"/>
          <w:szCs w:val="28"/>
        </w:rPr>
        <w:t xml:space="preserve"> phòng thí nghiệm</w:t>
      </w:r>
      <w:r>
        <w:rPr>
          <w:rFonts w:ascii="Times New Roman" w:hAnsi="Times New Roman" w:cs="Times New Roman"/>
          <w:sz w:val="28"/>
          <w:szCs w:val="28"/>
        </w:rPr>
        <w:t xml:space="preserve"> bắt buộc phả</w:t>
      </w:r>
      <w:r w:rsidR="00DF23B1">
        <w:rPr>
          <w:rFonts w:ascii="Times New Roman" w:hAnsi="Times New Roman" w:cs="Times New Roman"/>
          <w:sz w:val="28"/>
          <w:szCs w:val="28"/>
        </w:rPr>
        <w:t>i được</w:t>
      </w:r>
      <w:r>
        <w:rPr>
          <w:rFonts w:ascii="Times New Roman" w:hAnsi="Times New Roman" w:cs="Times New Roman"/>
          <w:sz w:val="28"/>
          <w:szCs w:val="28"/>
        </w:rPr>
        <w:t xml:space="preserve"> phân tích </w:t>
      </w:r>
      <w:r w:rsidR="00DF23B1">
        <w:rPr>
          <w:rFonts w:ascii="Times New Roman" w:hAnsi="Times New Roman" w:cs="Times New Roman"/>
          <w:sz w:val="28"/>
          <w:szCs w:val="28"/>
        </w:rPr>
        <w:t>trong từng mẻ mẫu.</w:t>
      </w:r>
      <w:r w:rsidR="00C33979" w:rsidRPr="00C33979">
        <w:rPr>
          <w:rFonts w:ascii="Times New Roman" w:hAnsi="Times New Roman" w:cs="Times New Roman"/>
          <w:sz w:val="28"/>
          <w:szCs w:val="28"/>
        </w:rPr>
        <w:t xml:space="preserve"> </w:t>
      </w:r>
      <w:r w:rsidR="00DF23B1" w:rsidRPr="00C33979">
        <w:rPr>
          <w:rFonts w:ascii="Times New Roman" w:hAnsi="Times New Roman" w:cs="Times New Roman"/>
          <w:sz w:val="28"/>
          <w:szCs w:val="28"/>
        </w:rPr>
        <w:t>Số lượng mẫu QC tối thiểu cần thực hiện trong mỗi mẻ mẫu phải đủ để kiểm tra sự nhiễm bẩn của dụng cụ, hóa chất, thuốc thử, các yếu tố ảnh hưởng và đánh giá độ chụm, độ chính xác của kết quả phân tích</w:t>
      </w:r>
      <w:r w:rsidR="00DF23B1">
        <w:rPr>
          <w:rFonts w:ascii="Times New Roman" w:hAnsi="Times New Roman" w:cs="Times New Roman"/>
          <w:sz w:val="28"/>
          <w:szCs w:val="28"/>
        </w:rPr>
        <w:t>. M</w:t>
      </w:r>
      <w:r w:rsidR="00C33979" w:rsidRPr="00C33979">
        <w:rPr>
          <w:rFonts w:ascii="Times New Roman" w:hAnsi="Times New Roman" w:cs="Times New Roman"/>
          <w:sz w:val="28"/>
          <w:szCs w:val="28"/>
        </w:rPr>
        <w:t>ẫ</w:t>
      </w:r>
      <w:r w:rsidR="00DF23B1">
        <w:rPr>
          <w:rFonts w:ascii="Times New Roman" w:hAnsi="Times New Roman" w:cs="Times New Roman"/>
          <w:sz w:val="28"/>
          <w:szCs w:val="28"/>
        </w:rPr>
        <w:t xml:space="preserve">u QC sử dụng </w:t>
      </w:r>
      <w:r w:rsidR="00DF23B1">
        <w:rPr>
          <w:rFonts w:ascii="Times New Roman" w:hAnsi="Times New Roman" w:cs="Times New Roman"/>
          <w:sz w:val="28"/>
          <w:szCs w:val="28"/>
        </w:rPr>
        <w:lastRenderedPageBreak/>
        <w:t>trong phòng thí nghiệm</w:t>
      </w:r>
      <w:r w:rsidR="00C33979" w:rsidRPr="00C33979">
        <w:rPr>
          <w:rFonts w:ascii="Times New Roman" w:hAnsi="Times New Roman" w:cs="Times New Roman"/>
          <w:sz w:val="28"/>
          <w:szCs w:val="28"/>
        </w:rPr>
        <w:t xml:space="preserve"> gồm: mẫu trắng thiết bị, mẫu trắng phương pháp, mẫu lặp, mẫu thêm chuẩn, mẫu chuẩn đối chứng, mẫu chuẩn được chứng nhận</w:t>
      </w:r>
      <w:r w:rsidR="00682C0F">
        <w:rPr>
          <w:rFonts w:ascii="Times New Roman" w:hAnsi="Times New Roman" w:cs="Times New Roman"/>
          <w:sz w:val="28"/>
          <w:szCs w:val="28"/>
        </w:rPr>
        <w:t>,</w:t>
      </w:r>
      <w:r w:rsidR="00C33979" w:rsidRPr="00C33979">
        <w:rPr>
          <w:rFonts w:ascii="Times New Roman" w:hAnsi="Times New Roman" w:cs="Times New Roman"/>
          <w:sz w:val="28"/>
          <w:szCs w:val="28"/>
        </w:rPr>
        <w:t xml:space="preserve"> chuẩn thẩm tra, hoặc mẫu QC khác do</w:t>
      </w:r>
      <w:r w:rsidR="002D06CE">
        <w:rPr>
          <w:rFonts w:ascii="Times New Roman" w:hAnsi="Times New Roman" w:cs="Times New Roman"/>
          <w:sz w:val="28"/>
          <w:szCs w:val="28"/>
        </w:rPr>
        <w:t xml:space="preserve"> phương pháp tiêu chuẩn </w:t>
      </w:r>
      <w:r w:rsidR="00871696">
        <w:rPr>
          <w:rFonts w:ascii="Times New Roman" w:hAnsi="Times New Roman" w:cs="Times New Roman"/>
          <w:sz w:val="28"/>
          <w:szCs w:val="28"/>
        </w:rPr>
        <w:t>và</w:t>
      </w:r>
      <w:r w:rsidR="00C33979" w:rsidRPr="00C33979">
        <w:rPr>
          <w:rFonts w:ascii="Times New Roman" w:hAnsi="Times New Roman" w:cs="Times New Roman"/>
          <w:sz w:val="28"/>
          <w:szCs w:val="28"/>
        </w:rPr>
        <w:t xml:space="preserve"> chương trình quan trắc yêu cầu hoặc chương trình bảo đảm chất lượng của tổ chức đề ra; </w:t>
      </w:r>
    </w:p>
    <w:p w14:paraId="56B873F2" w14:textId="77777777" w:rsidR="00C33979" w:rsidRPr="00C33979" w:rsidRDefault="00DF23B1" w:rsidP="00C97A0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9. </w:t>
      </w:r>
      <w:r w:rsidR="008061F6">
        <w:rPr>
          <w:rFonts w:ascii="Times New Roman" w:hAnsi="Times New Roman" w:cs="Times New Roman"/>
          <w:sz w:val="28"/>
          <w:szCs w:val="28"/>
        </w:rPr>
        <w:t>Xây dựng t</w:t>
      </w:r>
      <w:r w:rsidR="00C33979" w:rsidRPr="00C33979">
        <w:rPr>
          <w:rFonts w:ascii="Times New Roman" w:hAnsi="Times New Roman" w:cs="Times New Roman"/>
          <w:sz w:val="28"/>
          <w:szCs w:val="28"/>
        </w:rPr>
        <w:t>iêu chí chấp nhận kiểm soát chất lượ</w:t>
      </w:r>
      <w:r>
        <w:rPr>
          <w:rFonts w:ascii="Times New Roman" w:hAnsi="Times New Roman" w:cs="Times New Roman"/>
          <w:sz w:val="28"/>
          <w:szCs w:val="28"/>
        </w:rPr>
        <w:t>ng</w:t>
      </w:r>
      <w:r w:rsidR="00C33979" w:rsidRPr="00C33979">
        <w:rPr>
          <w:rFonts w:ascii="Times New Roman" w:hAnsi="Times New Roman" w:cs="Times New Roman"/>
          <w:sz w:val="28"/>
          <w:szCs w:val="28"/>
        </w:rPr>
        <w:t xml:space="preserve"> theo</w:t>
      </w:r>
      <w:r w:rsidR="002D06CE">
        <w:rPr>
          <w:rFonts w:ascii="Times New Roman" w:hAnsi="Times New Roman" w:cs="Times New Roman"/>
          <w:sz w:val="28"/>
          <w:szCs w:val="28"/>
        </w:rPr>
        <w:t xml:space="preserve"> phương pháp tiêu chuẩn yêu cầu</w:t>
      </w:r>
      <w:r w:rsidR="00871696">
        <w:rPr>
          <w:rFonts w:ascii="Times New Roman" w:hAnsi="Times New Roman" w:cs="Times New Roman"/>
          <w:sz w:val="28"/>
          <w:szCs w:val="28"/>
        </w:rPr>
        <w:t xml:space="preserve"> và</w:t>
      </w:r>
      <w:r w:rsidR="002D06CE">
        <w:rPr>
          <w:rFonts w:ascii="Times New Roman" w:hAnsi="Times New Roman" w:cs="Times New Roman"/>
          <w:sz w:val="28"/>
          <w:szCs w:val="28"/>
        </w:rPr>
        <w:t xml:space="preserve"> theo</w:t>
      </w:r>
      <w:r w:rsidR="00C33979" w:rsidRPr="00C33979">
        <w:rPr>
          <w:rFonts w:ascii="Times New Roman" w:hAnsi="Times New Roman" w:cs="Times New Roman"/>
          <w:sz w:val="28"/>
          <w:szCs w:val="28"/>
        </w:rPr>
        <w:t xml:space="preserve"> quy định tại </w:t>
      </w:r>
      <w:r w:rsidR="00C33979" w:rsidRPr="00C97A0C">
        <w:rPr>
          <w:rFonts w:ascii="Times New Roman" w:hAnsi="Times New Roman" w:cs="Times New Roman"/>
          <w:sz w:val="28"/>
          <w:szCs w:val="28"/>
          <w:highlight w:val="yellow"/>
        </w:rPr>
        <w:t xml:space="preserve">Phụ lục </w:t>
      </w:r>
      <w:r w:rsidR="00C67FF2" w:rsidRPr="00C97A0C">
        <w:rPr>
          <w:rFonts w:ascii="Times New Roman" w:hAnsi="Times New Roman" w:cs="Times New Roman"/>
          <w:sz w:val="28"/>
          <w:szCs w:val="28"/>
          <w:highlight w:val="yellow"/>
        </w:rPr>
        <w:t>4</w:t>
      </w:r>
      <w:r w:rsidR="00C33979" w:rsidRPr="00C33979">
        <w:rPr>
          <w:rFonts w:ascii="Times New Roman" w:hAnsi="Times New Roman" w:cs="Times New Roman"/>
          <w:sz w:val="28"/>
          <w:szCs w:val="28"/>
        </w:rPr>
        <w:t xml:space="preserve"> ban hành kèm theo Thông tư này. </w:t>
      </w:r>
    </w:p>
    <w:p w14:paraId="7D44F010" w14:textId="77777777" w:rsidR="00B10AC9" w:rsidRPr="00B10AC9" w:rsidRDefault="00B10AC9" w:rsidP="00C97A0C">
      <w:pPr>
        <w:spacing w:before="60" w:after="60" w:line="295" w:lineRule="auto"/>
        <w:ind w:firstLine="720"/>
        <w:jc w:val="both"/>
        <w:rPr>
          <w:rFonts w:ascii="Times New Roman" w:hAnsi="Times New Roman" w:cs="Times New Roman"/>
          <w:sz w:val="28"/>
          <w:szCs w:val="28"/>
        </w:rPr>
      </w:pPr>
      <w:r w:rsidRPr="00CB78A4">
        <w:rPr>
          <w:rFonts w:ascii="Times New Roman" w:hAnsi="Times New Roman" w:cs="Times New Roman"/>
          <w:b/>
          <w:sz w:val="28"/>
          <w:szCs w:val="28"/>
        </w:rPr>
        <w:t>Điề</w:t>
      </w:r>
      <w:r w:rsidR="00CB78A4" w:rsidRPr="00CB78A4">
        <w:rPr>
          <w:rFonts w:ascii="Times New Roman" w:hAnsi="Times New Roman" w:cs="Times New Roman"/>
          <w:b/>
          <w:sz w:val="28"/>
          <w:szCs w:val="28"/>
        </w:rPr>
        <w:t>u 22</w:t>
      </w:r>
      <w:r w:rsidRPr="00CB78A4">
        <w:rPr>
          <w:rFonts w:ascii="Times New Roman" w:hAnsi="Times New Roman" w:cs="Times New Roman"/>
          <w:b/>
          <w:sz w:val="28"/>
          <w:szCs w:val="28"/>
        </w:rPr>
        <w:t>.</w:t>
      </w:r>
      <w:r w:rsidRPr="00B10AC9">
        <w:rPr>
          <w:rFonts w:ascii="Times New Roman" w:hAnsi="Times New Roman" w:cs="Times New Roman"/>
          <w:sz w:val="28"/>
          <w:szCs w:val="28"/>
        </w:rPr>
        <w:t xml:space="preserve"> </w:t>
      </w:r>
      <w:r w:rsidRPr="000756B5">
        <w:rPr>
          <w:rFonts w:ascii="Times New Roman" w:hAnsi="Times New Roman" w:cs="Times New Roman"/>
          <w:b/>
          <w:sz w:val="28"/>
          <w:szCs w:val="28"/>
        </w:rPr>
        <w:t>Sử dụng và quản lý thiết bị quan trắc môi trường</w:t>
      </w:r>
    </w:p>
    <w:p w14:paraId="58BA9E41" w14:textId="77777777" w:rsidR="00B10AC9" w:rsidRDefault="00B10AC9" w:rsidP="00C97A0C">
      <w:pPr>
        <w:spacing w:before="60" w:after="60" w:line="295" w:lineRule="auto"/>
        <w:ind w:firstLine="720"/>
        <w:jc w:val="both"/>
        <w:rPr>
          <w:rFonts w:ascii="Times New Roman" w:hAnsi="Times New Roman" w:cs="Times New Roman"/>
          <w:sz w:val="28"/>
          <w:szCs w:val="28"/>
        </w:rPr>
      </w:pPr>
      <w:r w:rsidRPr="00B10AC9">
        <w:rPr>
          <w:rFonts w:ascii="Times New Roman" w:hAnsi="Times New Roman" w:cs="Times New Roman"/>
          <w:sz w:val="28"/>
          <w:szCs w:val="28"/>
        </w:rPr>
        <w:t>1.</w:t>
      </w:r>
      <w:r w:rsidR="00C67FF2">
        <w:rPr>
          <w:rFonts w:ascii="Times New Roman" w:hAnsi="Times New Roman" w:cs="Times New Roman"/>
          <w:sz w:val="28"/>
          <w:szCs w:val="28"/>
        </w:rPr>
        <w:t xml:space="preserve"> </w:t>
      </w:r>
      <w:r w:rsidRPr="00B10AC9">
        <w:rPr>
          <w:rFonts w:ascii="Times New Roman" w:hAnsi="Times New Roman" w:cs="Times New Roman"/>
          <w:sz w:val="28"/>
          <w:szCs w:val="28"/>
        </w:rPr>
        <w:t>Thiết bị quan trắc môi trường trước khi đưa vào sử dụng phải bảo đảm chất lượng, tiêu chuẩn, quy chuẩn kỹ thuật theo đúng quy định của pháp luật hiện hành về chất lượng, sản phẩm hàng hóa. Thiết bị quan trắc môi trường phải được kiểm soát về đo lường (kiểm định, hiệu chuẩn, thử nghiệm) theo quy định của pháp luật hiện hành về đo lường.</w:t>
      </w:r>
    </w:p>
    <w:p w14:paraId="0A561AFA" w14:textId="77777777" w:rsidR="00B10AC9" w:rsidRDefault="00B10AC9"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Pr="00B10AC9">
        <w:rPr>
          <w:rFonts w:ascii="Times New Roman" w:hAnsi="Times New Roman" w:cs="Times New Roman"/>
          <w:sz w:val="28"/>
          <w:szCs w:val="28"/>
        </w:rPr>
        <w:t xml:space="preserve">Sử dụng thiết bị quan trắc môi trường phải bảo đảm theo đúng hướng dẫn sử dụng của nhà sản xuất, quy trình sử dụng thiết bị, phù hợp với yêu cầu kỹ thuật đo lường quy định tại văn bản kỹ thuật đo lường Việt Nam. </w:t>
      </w:r>
    </w:p>
    <w:p w14:paraId="2455A9DC" w14:textId="77777777" w:rsidR="00B10AC9" w:rsidRPr="00B10AC9" w:rsidRDefault="00B10AC9"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3. </w:t>
      </w:r>
      <w:r w:rsidRPr="00B10AC9">
        <w:rPr>
          <w:rFonts w:ascii="Times New Roman" w:hAnsi="Times New Roman" w:cs="Times New Roman"/>
          <w:sz w:val="28"/>
          <w:szCs w:val="28"/>
        </w:rPr>
        <w:t>Trước khi sử dụng, các thiết bị quan trắc môi trường phải được kiểm tra (kiểm tra bên ngoài, kiểm tra kỹ thuật và kiểm tra độ chính xác). Trường hợp phát hiện thiết bị không bảo đảm yêu cầu kỹ thuật đo lường quy định thì phải ngừng sử dụng, lập biên bản và lưu lại trong hồ sơ quản lý thiết bị quan trắc môi trường.</w:t>
      </w:r>
    </w:p>
    <w:p w14:paraId="056229E1" w14:textId="77777777" w:rsidR="00B10AC9" w:rsidRPr="00B10AC9" w:rsidRDefault="00B875F4"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9910B5">
        <w:rPr>
          <w:rFonts w:ascii="Times New Roman" w:hAnsi="Times New Roman" w:cs="Times New Roman"/>
          <w:sz w:val="28"/>
          <w:szCs w:val="28"/>
        </w:rPr>
        <w:tab/>
      </w:r>
      <w:r>
        <w:rPr>
          <w:rFonts w:ascii="Times New Roman" w:hAnsi="Times New Roman" w:cs="Times New Roman"/>
          <w:sz w:val="28"/>
          <w:szCs w:val="28"/>
        </w:rPr>
        <w:t>4</w:t>
      </w:r>
      <w:r w:rsidR="00B10AC9" w:rsidRPr="00B10AC9">
        <w:rPr>
          <w:rFonts w:ascii="Times New Roman" w:hAnsi="Times New Roman" w:cs="Times New Roman"/>
          <w:sz w:val="28"/>
          <w:szCs w:val="28"/>
        </w:rPr>
        <w:t>. Bảo trì, bảo dưỡng, sửa chữa, thay thế thiết bị quan trắc môi trườ</w:t>
      </w:r>
      <w:r>
        <w:rPr>
          <w:rFonts w:ascii="Times New Roman" w:hAnsi="Times New Roman" w:cs="Times New Roman"/>
          <w:sz w:val="28"/>
          <w:szCs w:val="28"/>
        </w:rPr>
        <w:t xml:space="preserve">ng: </w:t>
      </w:r>
      <w:r w:rsidR="00B10AC9" w:rsidRPr="00B10AC9">
        <w:rPr>
          <w:rFonts w:ascii="Times New Roman" w:hAnsi="Times New Roman" w:cs="Times New Roman"/>
          <w:sz w:val="28"/>
          <w:szCs w:val="28"/>
        </w:rPr>
        <w:t xml:space="preserve">Phải lập kế hoạch và thực hiện bảo trì, bảo dưỡng, sửa chữa và thay thế định kỳ các thiết bị quan trắc môi trường theo hướng dẫn của nhà sản xuất và quy trình sử dụng thiết bị. </w:t>
      </w:r>
    </w:p>
    <w:p w14:paraId="21ED3EC2" w14:textId="77777777" w:rsidR="00B10AC9" w:rsidRPr="00B10AC9" w:rsidRDefault="00B875F4"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5</w:t>
      </w:r>
      <w:r w:rsidR="00B10AC9" w:rsidRPr="00B10AC9">
        <w:rPr>
          <w:rFonts w:ascii="Times New Roman" w:hAnsi="Times New Roman" w:cs="Times New Roman"/>
          <w:sz w:val="28"/>
          <w:szCs w:val="28"/>
        </w:rPr>
        <w:t>. Hồ sơ quản lý thiết bị quan trắc môi trườ</w:t>
      </w:r>
      <w:r>
        <w:rPr>
          <w:rFonts w:ascii="Times New Roman" w:hAnsi="Times New Roman" w:cs="Times New Roman"/>
          <w:sz w:val="28"/>
          <w:szCs w:val="28"/>
        </w:rPr>
        <w:t xml:space="preserve">ng: </w:t>
      </w:r>
      <w:r w:rsidR="00B10AC9" w:rsidRPr="00B10AC9">
        <w:rPr>
          <w:rFonts w:ascii="Times New Roman" w:hAnsi="Times New Roman" w:cs="Times New Roman"/>
          <w:sz w:val="28"/>
          <w:szCs w:val="28"/>
        </w:rPr>
        <w:t>Tổ chức thực hiện hoạt động quan trắc môi trường có trách nhiệm lập hồ sơ quản lý thiết bị quan trắc môi trườ</w:t>
      </w:r>
      <w:r>
        <w:rPr>
          <w:rFonts w:ascii="Times New Roman" w:hAnsi="Times New Roman" w:cs="Times New Roman"/>
          <w:sz w:val="28"/>
          <w:szCs w:val="28"/>
        </w:rPr>
        <w:t xml:space="preserve">ng. </w:t>
      </w:r>
      <w:r w:rsidRPr="00B875F4">
        <w:rPr>
          <w:rFonts w:ascii="Times New Roman" w:hAnsi="Times New Roman" w:cs="Times New Roman"/>
          <w:sz w:val="28"/>
          <w:szCs w:val="28"/>
        </w:rPr>
        <w:t xml:space="preserve">Hồ sơ quản lý thiết bị quan trắc môi trường được lưu giữ tại tổ chức thực hiện hoạt động quan trắc môi trường và sẵn sàng xuất trình hồ sơ khi có yêu cầu của cơ quan nhà nước có thẩm quyền. </w:t>
      </w:r>
      <w:r w:rsidR="00B10AC9" w:rsidRPr="00B10AC9">
        <w:rPr>
          <w:rFonts w:ascii="Times New Roman" w:hAnsi="Times New Roman" w:cs="Times New Roman"/>
          <w:sz w:val="28"/>
          <w:szCs w:val="28"/>
        </w:rPr>
        <w:t xml:space="preserve">Hồ sơ quản lý thiết bị quan trắc môi trường gồm:  </w:t>
      </w:r>
    </w:p>
    <w:p w14:paraId="258D5DCA" w14:textId="77777777" w:rsidR="00B10AC9" w:rsidRPr="00B10AC9" w:rsidRDefault="00B875F4"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a. </w:t>
      </w:r>
      <w:r w:rsidR="00B10AC9" w:rsidRPr="00B10AC9">
        <w:rPr>
          <w:rFonts w:ascii="Times New Roman" w:hAnsi="Times New Roman" w:cs="Times New Roman"/>
          <w:sz w:val="28"/>
          <w:szCs w:val="28"/>
        </w:rPr>
        <w:t xml:space="preserve">Danh mục và đặc tính kỹ thuật của thiết bị quan trắc; hướng dẫn sử dụng của nhà sản xuất;  </w:t>
      </w:r>
    </w:p>
    <w:p w14:paraId="3B53C289" w14:textId="77777777" w:rsidR="00B10AC9" w:rsidRPr="00B10AC9" w:rsidRDefault="00B875F4"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b. </w:t>
      </w:r>
      <w:r w:rsidR="00B10AC9" w:rsidRPr="00B10AC9">
        <w:rPr>
          <w:rFonts w:ascii="Times New Roman" w:hAnsi="Times New Roman" w:cs="Times New Roman"/>
          <w:sz w:val="28"/>
          <w:szCs w:val="28"/>
        </w:rPr>
        <w:t xml:space="preserve">Quy trình thao tác chuẩn, quy trình kiểm tra;  </w:t>
      </w:r>
    </w:p>
    <w:p w14:paraId="175AC56F" w14:textId="77777777" w:rsidR="00B10AC9" w:rsidRPr="00B10AC9" w:rsidRDefault="00B875F4"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c. </w:t>
      </w:r>
      <w:r w:rsidR="00B10AC9" w:rsidRPr="00B10AC9">
        <w:rPr>
          <w:rFonts w:ascii="Times New Roman" w:hAnsi="Times New Roman" w:cs="Times New Roman"/>
          <w:sz w:val="28"/>
          <w:szCs w:val="28"/>
        </w:rPr>
        <w:t xml:space="preserve">Sổ theo dõi giao nhận, sử dụng thiết bị;  </w:t>
      </w:r>
    </w:p>
    <w:p w14:paraId="1054E7A1" w14:textId="52532FAF" w:rsidR="00B10AC9" w:rsidRPr="00B10AC9" w:rsidDel="00810E61" w:rsidRDefault="00B875F4">
      <w:pPr>
        <w:spacing w:before="60" w:after="60" w:line="295" w:lineRule="auto"/>
        <w:ind w:firstLine="720"/>
        <w:jc w:val="both"/>
        <w:rPr>
          <w:del w:id="267" w:author="Nguyen Bjno" w:date="2020-08-08T04:33:00Z"/>
          <w:rFonts w:ascii="Times New Roman" w:hAnsi="Times New Roman" w:cs="Times New Roman"/>
          <w:sz w:val="28"/>
          <w:szCs w:val="28"/>
        </w:rPr>
      </w:pPr>
      <w:r>
        <w:rPr>
          <w:rFonts w:ascii="Times New Roman" w:hAnsi="Times New Roman" w:cs="Times New Roman"/>
          <w:sz w:val="28"/>
          <w:szCs w:val="28"/>
        </w:rPr>
        <w:t xml:space="preserve">d. </w:t>
      </w:r>
      <w:r w:rsidR="00B10AC9" w:rsidRPr="00B10AC9">
        <w:rPr>
          <w:rFonts w:ascii="Times New Roman" w:hAnsi="Times New Roman" w:cs="Times New Roman"/>
          <w:sz w:val="28"/>
          <w:szCs w:val="28"/>
        </w:rPr>
        <w:t>Sổ theo dõi việc kiểm tra, bảo trì, bảo dưỡng, sửa chữa và thay thế linh</w:t>
      </w:r>
      <w:r w:rsidR="009910B5">
        <w:rPr>
          <w:rFonts w:ascii="Times New Roman" w:hAnsi="Times New Roman" w:cs="Times New Roman"/>
          <w:sz w:val="28"/>
          <w:szCs w:val="28"/>
        </w:rPr>
        <w:t>,</w:t>
      </w:r>
      <w:ins w:id="268" w:author="Nguyen Bjno" w:date="2020-08-08T04:33:00Z">
        <w:r w:rsidR="00810E61">
          <w:rPr>
            <w:rFonts w:ascii="Times New Roman" w:hAnsi="Times New Roman" w:cs="Times New Roman"/>
            <w:sz w:val="28"/>
            <w:szCs w:val="28"/>
          </w:rPr>
          <w:t xml:space="preserve"> </w:t>
        </w:r>
      </w:ins>
    </w:p>
    <w:p w14:paraId="2446B6B9" w14:textId="77777777" w:rsidR="00B10AC9" w:rsidRPr="00B10AC9" w:rsidRDefault="00B10AC9">
      <w:pPr>
        <w:spacing w:before="60" w:after="60" w:line="295" w:lineRule="auto"/>
        <w:ind w:firstLine="720"/>
        <w:jc w:val="both"/>
        <w:rPr>
          <w:rFonts w:ascii="Times New Roman" w:hAnsi="Times New Roman" w:cs="Times New Roman"/>
          <w:sz w:val="28"/>
          <w:szCs w:val="28"/>
        </w:rPr>
        <w:pPrChange w:id="269" w:author="Nguyen Bjno" w:date="2020-08-08T04:33:00Z">
          <w:pPr>
            <w:spacing w:before="60" w:after="60" w:line="295" w:lineRule="auto"/>
            <w:jc w:val="both"/>
          </w:pPr>
        </w:pPrChange>
      </w:pPr>
      <w:r w:rsidRPr="00B10AC9">
        <w:rPr>
          <w:rFonts w:ascii="Times New Roman" w:hAnsi="Times New Roman" w:cs="Times New Roman"/>
          <w:sz w:val="28"/>
          <w:szCs w:val="28"/>
        </w:rPr>
        <w:t xml:space="preserve">phụ kiện;  </w:t>
      </w:r>
    </w:p>
    <w:p w14:paraId="47DCA9A1" w14:textId="77777777" w:rsidR="00B10AC9" w:rsidRPr="00B10AC9" w:rsidRDefault="00B875F4"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e. </w:t>
      </w:r>
      <w:r w:rsidR="00B10AC9" w:rsidRPr="00B10AC9">
        <w:rPr>
          <w:rFonts w:ascii="Times New Roman" w:hAnsi="Times New Roman" w:cs="Times New Roman"/>
          <w:sz w:val="28"/>
          <w:szCs w:val="28"/>
        </w:rPr>
        <w:t xml:space="preserve">Hồ sơ kiểm soát về đo lường của thiết bị quan trắc; </w:t>
      </w:r>
    </w:p>
    <w:p w14:paraId="776457D5" w14:textId="77777777" w:rsidR="004E69DA" w:rsidRPr="00CB78A4" w:rsidRDefault="00B875F4" w:rsidP="009910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f. </w:t>
      </w:r>
      <w:r w:rsidR="00B10AC9" w:rsidRPr="00B10AC9">
        <w:rPr>
          <w:rFonts w:ascii="Times New Roman" w:hAnsi="Times New Roman" w:cs="Times New Roman"/>
          <w:sz w:val="28"/>
          <w:szCs w:val="28"/>
        </w:rPr>
        <w:t>Giấy chứng nhận kèm theo báo cáo kết quả kiểm định, hiệu chuẩn, thử nghiệ</w:t>
      </w:r>
      <w:r w:rsidR="00CB78A4">
        <w:rPr>
          <w:rFonts w:ascii="Times New Roman" w:hAnsi="Times New Roman" w:cs="Times New Roman"/>
          <w:sz w:val="28"/>
          <w:szCs w:val="28"/>
        </w:rPr>
        <w:t xml:space="preserve">m </w:t>
      </w:r>
      <w:r w:rsidR="00674DD5">
        <w:rPr>
          <w:rFonts w:ascii="Times New Roman" w:hAnsi="Times New Roman" w:cs="Times New Roman"/>
          <w:sz w:val="28"/>
          <w:szCs w:val="28"/>
        </w:rPr>
        <w:t xml:space="preserve">và </w:t>
      </w:r>
      <w:r w:rsidR="004E69DA">
        <w:rPr>
          <w:rFonts w:ascii="Times New Roman" w:hAnsi="Times New Roman" w:cs="Times New Roman"/>
          <w:sz w:val="28"/>
          <w:szCs w:val="28"/>
        </w:rPr>
        <w:t>các giấy tờ chứng minh chủ sở hữu thiết bị</w:t>
      </w:r>
      <w:r w:rsidR="00674DD5">
        <w:rPr>
          <w:rFonts w:ascii="Times New Roman" w:hAnsi="Times New Roman" w:cs="Times New Roman"/>
          <w:sz w:val="28"/>
          <w:szCs w:val="28"/>
        </w:rPr>
        <w:t xml:space="preserve"> của tổ chức</w:t>
      </w:r>
      <w:r w:rsidR="000756B5">
        <w:rPr>
          <w:rFonts w:ascii="Times New Roman" w:hAnsi="Times New Roman" w:cs="Times New Roman"/>
          <w:sz w:val="28"/>
          <w:szCs w:val="28"/>
        </w:rPr>
        <w:t>.</w:t>
      </w:r>
    </w:p>
    <w:p w14:paraId="5F8A781E" w14:textId="77777777" w:rsidR="009910B5" w:rsidRDefault="009910B5" w:rsidP="000756B5">
      <w:pPr>
        <w:spacing w:before="60" w:after="60" w:line="295" w:lineRule="auto"/>
        <w:jc w:val="both"/>
        <w:rPr>
          <w:rFonts w:ascii="Times New Roman" w:hAnsi="Times New Roman" w:cs="Times New Roman"/>
          <w:b/>
          <w:sz w:val="28"/>
          <w:szCs w:val="28"/>
        </w:rPr>
      </w:pPr>
    </w:p>
    <w:p w14:paraId="5E2F0CE9" w14:textId="77777777" w:rsidR="00C33979" w:rsidRPr="00C33979" w:rsidRDefault="00C33979" w:rsidP="009910B5">
      <w:pPr>
        <w:spacing w:before="60" w:after="60" w:line="295" w:lineRule="auto"/>
        <w:ind w:firstLine="720"/>
        <w:jc w:val="both"/>
        <w:rPr>
          <w:rFonts w:ascii="Times New Roman" w:hAnsi="Times New Roman" w:cs="Times New Roman"/>
          <w:sz w:val="28"/>
          <w:szCs w:val="28"/>
        </w:rPr>
      </w:pPr>
      <w:r w:rsidRPr="00CF4C40">
        <w:rPr>
          <w:rFonts w:ascii="Times New Roman" w:hAnsi="Times New Roman" w:cs="Times New Roman"/>
          <w:b/>
          <w:sz w:val="28"/>
          <w:szCs w:val="28"/>
        </w:rPr>
        <w:t xml:space="preserve">Điều </w:t>
      </w:r>
      <w:r w:rsidR="00CB78A4">
        <w:rPr>
          <w:rFonts w:ascii="Times New Roman" w:hAnsi="Times New Roman" w:cs="Times New Roman"/>
          <w:b/>
          <w:sz w:val="28"/>
          <w:szCs w:val="28"/>
        </w:rPr>
        <w:t>23</w:t>
      </w:r>
      <w:r w:rsidRPr="00CF4C40">
        <w:rPr>
          <w:rFonts w:ascii="Times New Roman" w:hAnsi="Times New Roman" w:cs="Times New Roman"/>
          <w:b/>
          <w:sz w:val="28"/>
          <w:szCs w:val="28"/>
        </w:rPr>
        <w:t>.</w:t>
      </w:r>
      <w:r w:rsidRPr="00C33979">
        <w:rPr>
          <w:rFonts w:ascii="Times New Roman" w:hAnsi="Times New Roman" w:cs="Times New Roman"/>
          <w:sz w:val="28"/>
          <w:szCs w:val="28"/>
        </w:rPr>
        <w:t xml:space="preserve"> </w:t>
      </w:r>
      <w:r w:rsidRPr="000756B5">
        <w:rPr>
          <w:rFonts w:ascii="Times New Roman" w:hAnsi="Times New Roman" w:cs="Times New Roman"/>
          <w:b/>
          <w:sz w:val="28"/>
          <w:szCs w:val="28"/>
        </w:rPr>
        <w:t>Quản lý dữ liệu quan trắc môi trường</w:t>
      </w:r>
    </w:p>
    <w:p w14:paraId="4E0F23B4" w14:textId="77777777" w:rsidR="00CF4C40" w:rsidRDefault="00C33979" w:rsidP="0085718C">
      <w:pPr>
        <w:spacing w:before="60" w:after="60" w:line="295" w:lineRule="auto"/>
        <w:ind w:firstLine="720"/>
        <w:jc w:val="both"/>
        <w:rPr>
          <w:rFonts w:ascii="Times New Roman" w:hAnsi="Times New Roman" w:cs="Times New Roman"/>
          <w:sz w:val="28"/>
          <w:szCs w:val="28"/>
        </w:rPr>
      </w:pPr>
      <w:r w:rsidRPr="00C33979">
        <w:rPr>
          <w:rFonts w:ascii="Times New Roman" w:hAnsi="Times New Roman" w:cs="Times New Roman"/>
          <w:sz w:val="28"/>
          <w:szCs w:val="28"/>
        </w:rPr>
        <w:t>1.</w:t>
      </w:r>
      <w:r w:rsidR="00CF4C40" w:rsidRPr="00CF4C40">
        <w:t xml:space="preserve"> </w:t>
      </w:r>
      <w:r w:rsidR="00CF4C40" w:rsidRPr="00CF4C40">
        <w:rPr>
          <w:rFonts w:ascii="Times New Roman" w:hAnsi="Times New Roman" w:cs="Times New Roman"/>
          <w:sz w:val="28"/>
          <w:szCs w:val="28"/>
        </w:rPr>
        <w:t>Số liệu quan trắc hiện trường và phân tích môi trường</w:t>
      </w:r>
      <w:r w:rsidR="00674DD5">
        <w:rPr>
          <w:rFonts w:ascii="Times New Roman" w:hAnsi="Times New Roman" w:cs="Times New Roman"/>
          <w:sz w:val="28"/>
          <w:szCs w:val="28"/>
        </w:rPr>
        <w:t xml:space="preserve"> </w:t>
      </w:r>
      <w:r w:rsidR="00CF4C40" w:rsidRPr="00CF4C40">
        <w:rPr>
          <w:rFonts w:ascii="Times New Roman" w:hAnsi="Times New Roman" w:cs="Times New Roman"/>
          <w:sz w:val="28"/>
          <w:szCs w:val="28"/>
        </w:rPr>
        <w:t>phải được kiểm tra, xử lý thống kê và đánh giá</w:t>
      </w:r>
      <w:r w:rsidR="00CF4C40">
        <w:rPr>
          <w:rFonts w:ascii="Times New Roman" w:hAnsi="Times New Roman" w:cs="Times New Roman"/>
          <w:sz w:val="28"/>
          <w:szCs w:val="28"/>
        </w:rPr>
        <w:t>.</w:t>
      </w:r>
    </w:p>
    <w:p w14:paraId="35D9A129" w14:textId="77777777" w:rsidR="00CF4C40" w:rsidRPr="00CF4C40" w:rsidRDefault="00CF4C40" w:rsidP="0085718C">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a.</w:t>
      </w:r>
      <w:r w:rsidR="0085718C">
        <w:rPr>
          <w:rFonts w:ascii="Times New Roman" w:hAnsi="Times New Roman" w:cs="Times New Roman"/>
          <w:sz w:val="28"/>
          <w:szCs w:val="28"/>
        </w:rPr>
        <w:t xml:space="preserve"> </w:t>
      </w:r>
      <w:r w:rsidRPr="00CF4C40">
        <w:rPr>
          <w:rFonts w:ascii="Times New Roman" w:hAnsi="Times New Roman" w:cs="Times New Roman"/>
          <w:sz w:val="28"/>
          <w:szCs w:val="28"/>
        </w:rPr>
        <w:t xml:space="preserve">Kiểm tra kết quả: kiểm tra tổng hợp về tính hợp lý của kết quả quan trắc và phân tích môi trường. Việc kiểm tra dựa trên hồ sơ của mẫu (biên bản quan trắc tại hiện trường, biên bản giao và nhận mẫu, biên bản đo tại hiện trường, biểu ghi kết quả phân tích trong phòng thí nghiệm,…) kết quả mẫu QC (mẫu trắng, mẫu lặp, mẫu chuẩn,…).  </w:t>
      </w:r>
    </w:p>
    <w:p w14:paraId="79086387" w14:textId="77777777" w:rsidR="00CF4C40" w:rsidRPr="00CF4C40" w:rsidRDefault="00CF4C40" w:rsidP="00431AD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b</w:t>
      </w:r>
      <w:r w:rsidRPr="00CF4C40">
        <w:rPr>
          <w:rFonts w:ascii="Times New Roman" w:hAnsi="Times New Roman" w:cs="Times New Roman"/>
          <w:sz w:val="28"/>
          <w:szCs w:val="28"/>
        </w:rPr>
        <w:t>.</w:t>
      </w:r>
      <w:r w:rsidR="00431ADB">
        <w:rPr>
          <w:rFonts w:ascii="Times New Roman" w:hAnsi="Times New Roman" w:cs="Times New Roman"/>
          <w:sz w:val="28"/>
          <w:szCs w:val="28"/>
        </w:rPr>
        <w:t xml:space="preserve"> </w:t>
      </w:r>
      <w:r w:rsidRPr="00CF4C40">
        <w:rPr>
          <w:rFonts w:ascii="Times New Roman" w:hAnsi="Times New Roman" w:cs="Times New Roman"/>
          <w:sz w:val="28"/>
          <w:szCs w:val="28"/>
        </w:rPr>
        <w:t xml:space="preserve">Xử lý thống kê: căn cứ theo lượng mẫu và nội dung của báo cáo, việc xử lý thống kê có thể sử dụng các phương pháp khác nhau nhưng tối thiểu phải có các số liệu thống kê về giá trị nhỏ nhất, giá trị lớn nhất, giá trị trung bình, số giá trị vượt chuẩn. </w:t>
      </w:r>
    </w:p>
    <w:p w14:paraId="51DF36BD" w14:textId="77777777" w:rsidR="00CF4C40" w:rsidRDefault="00CF4C40" w:rsidP="004552E3">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c</w:t>
      </w:r>
      <w:r w:rsidRPr="00CF4C40">
        <w:rPr>
          <w:rFonts w:ascii="Times New Roman" w:hAnsi="Times New Roman" w:cs="Times New Roman"/>
          <w:sz w:val="28"/>
          <w:szCs w:val="28"/>
        </w:rPr>
        <w:t>.</w:t>
      </w:r>
      <w:r w:rsidR="004552E3">
        <w:rPr>
          <w:rFonts w:ascii="Times New Roman" w:hAnsi="Times New Roman" w:cs="Times New Roman"/>
          <w:sz w:val="28"/>
          <w:szCs w:val="28"/>
        </w:rPr>
        <w:t xml:space="preserve"> </w:t>
      </w:r>
      <w:r w:rsidRPr="00CF4C40">
        <w:rPr>
          <w:rFonts w:ascii="Times New Roman" w:hAnsi="Times New Roman" w:cs="Times New Roman"/>
          <w:sz w:val="28"/>
          <w:szCs w:val="28"/>
        </w:rPr>
        <w:t>Đánh giá kết quả: so sánh, đối chiếu các kết quả quan trắc đã được kiểm tra, xử lý thống kê với các tiêu chuẩn, quy chuẩn kỹ thuật có liên quan</w:t>
      </w:r>
      <w:r w:rsidR="004552E3">
        <w:rPr>
          <w:rFonts w:ascii="Times New Roman" w:hAnsi="Times New Roman" w:cs="Times New Roman"/>
          <w:sz w:val="28"/>
          <w:szCs w:val="28"/>
        </w:rPr>
        <w:t>.</w:t>
      </w:r>
    </w:p>
    <w:p w14:paraId="7B43E4DF" w14:textId="77777777" w:rsidR="00C33979" w:rsidRPr="00C33979" w:rsidRDefault="00CF4C40" w:rsidP="00624E4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00C33979" w:rsidRPr="00C33979">
        <w:rPr>
          <w:rFonts w:ascii="Times New Roman" w:hAnsi="Times New Roman" w:cs="Times New Roman"/>
          <w:sz w:val="28"/>
          <w:szCs w:val="28"/>
        </w:rPr>
        <w:t xml:space="preserve">Toàn bộ tài liệu, dữ liệu, hồ sơ có liên quan đến hoạt động quan trắc hiện trường và phân tích môi trường phải được tập hợp đầy đủ, bảo đảm tính trung thực, kịp thời và được lưu giữ, quản lý theo quy định. </w:t>
      </w:r>
    </w:p>
    <w:p w14:paraId="76B034A5" w14:textId="77777777" w:rsidR="00C33979" w:rsidRPr="00C33979" w:rsidRDefault="00CF4C40" w:rsidP="0053609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3</w:t>
      </w:r>
      <w:r w:rsidR="008061F6">
        <w:rPr>
          <w:rFonts w:ascii="Times New Roman" w:hAnsi="Times New Roman" w:cs="Times New Roman"/>
          <w:sz w:val="28"/>
          <w:szCs w:val="28"/>
        </w:rPr>
        <w:t xml:space="preserve">. </w:t>
      </w:r>
      <w:r w:rsidR="00C33979" w:rsidRPr="00C33979">
        <w:rPr>
          <w:rFonts w:ascii="Times New Roman" w:hAnsi="Times New Roman" w:cs="Times New Roman"/>
          <w:sz w:val="28"/>
          <w:szCs w:val="28"/>
        </w:rPr>
        <w:t xml:space="preserve">Hồ sơ gốc của hoạt động quan trắc hiện trường và phân tích môi trường phải được lưu giữ và sẵn sàng cung cấp cho cơ quan có thẩm quyền khi được yêu cầu. Hồ sơ gốc bao gồm: </w:t>
      </w:r>
    </w:p>
    <w:p w14:paraId="60E0A509" w14:textId="77777777" w:rsidR="00C33979" w:rsidRPr="00C33979" w:rsidRDefault="008061F6" w:rsidP="0053609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a. </w:t>
      </w:r>
      <w:r w:rsidR="00C33979" w:rsidRPr="00C33979">
        <w:rPr>
          <w:rFonts w:ascii="Times New Roman" w:hAnsi="Times New Roman" w:cs="Times New Roman"/>
          <w:sz w:val="28"/>
          <w:szCs w:val="28"/>
        </w:rPr>
        <w:t xml:space="preserve">Hồ sơ quan trắc hiện trường gồm: biên bản lấy mẫu tại hiện trường, biên bản giao và nhận mẫu, phiếu kết quả đo tại hiện trường, biên bản đo lặp mẫu tại hiện trường, dữ liệu gốc được in hoặc sao lưu trong bộ nhớ từ các thiết bị đo trực tiếp tại hiện trường, kết quả tính toán, quan trắc hiện trường; </w:t>
      </w:r>
    </w:p>
    <w:p w14:paraId="2528374B" w14:textId="77777777" w:rsidR="00120589" w:rsidRDefault="008061F6" w:rsidP="00C975A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b. </w:t>
      </w:r>
      <w:r w:rsidR="00C33979" w:rsidRPr="00C33979">
        <w:rPr>
          <w:rFonts w:ascii="Times New Roman" w:hAnsi="Times New Roman" w:cs="Times New Roman"/>
          <w:sz w:val="28"/>
          <w:szCs w:val="28"/>
        </w:rPr>
        <w:t xml:space="preserve">Hồ sơ phân tích môi trường gồm: biên bản phân tích, báo cáo kết quả phân tích, dữ liệu gốc được in hoặc sao lưu trong bộ nhớ từ các thiết bị phân tích; </w:t>
      </w:r>
    </w:p>
    <w:p w14:paraId="12DDF6BD" w14:textId="77777777" w:rsidR="00C33979" w:rsidRPr="00C33979" w:rsidRDefault="008061F6" w:rsidP="00C975A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c.</w:t>
      </w:r>
      <w:r w:rsidR="00C33979" w:rsidRPr="00C33979">
        <w:rPr>
          <w:rFonts w:ascii="Times New Roman" w:hAnsi="Times New Roman" w:cs="Times New Roman"/>
          <w:sz w:val="28"/>
          <w:szCs w:val="28"/>
        </w:rPr>
        <w:t xml:space="preserve"> Hồ sơ thực hiện công tác bảo đảm chất lượng và kiểm soát chất lượng hiện trường và phân tích môi trường tối thiểu bao gồm biên bản lấy mẫu và kết quả mẫu kiểm soát chất lượng hiện trường, kết quả kiểm tra thiết bị bằng chất chuẩn tại hiện trường, kết quả mẫu kiểm soát chất lượng trong hoạt động phân tích môi trường; </w:t>
      </w:r>
    </w:p>
    <w:p w14:paraId="684F76DE" w14:textId="77777777" w:rsidR="00C33979" w:rsidRPr="00C33979" w:rsidRDefault="00CF4C40" w:rsidP="00C975A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4</w:t>
      </w:r>
      <w:r w:rsidR="00C33979" w:rsidRPr="00C33979">
        <w:rPr>
          <w:rFonts w:ascii="Times New Roman" w:hAnsi="Times New Roman" w:cs="Times New Roman"/>
          <w:sz w:val="28"/>
          <w:szCs w:val="28"/>
        </w:rPr>
        <w:t>.</w:t>
      </w:r>
      <w:r w:rsidR="00C975A5">
        <w:rPr>
          <w:rFonts w:ascii="Times New Roman" w:hAnsi="Times New Roman" w:cs="Times New Roman"/>
          <w:sz w:val="28"/>
          <w:szCs w:val="28"/>
        </w:rPr>
        <w:t xml:space="preserve"> </w:t>
      </w:r>
      <w:r w:rsidR="00C33979" w:rsidRPr="00C33979">
        <w:rPr>
          <w:rFonts w:ascii="Times New Roman" w:hAnsi="Times New Roman" w:cs="Times New Roman"/>
          <w:sz w:val="28"/>
          <w:szCs w:val="28"/>
        </w:rPr>
        <w:t xml:space="preserve">Dữ liệu trong hoạt động quan trắc hiện trường và phân tích môi trường phải bảo đảm đầy đủ, thống nhất với hồ sơ quan trắc hiện trường và hồ sơ phân tích môi trường; phù hợp, thống nhất với thời gian, vị trí lấy mẫu và thời gian, thông số phân tích; phù hợp, thống nhất với phương pháp, thiết bị quan trắc; phù hợp với tiêu chí chấp nhận kết quả phép đo. </w:t>
      </w:r>
    </w:p>
    <w:p w14:paraId="4B90040E" w14:textId="77777777" w:rsidR="00652822" w:rsidRDefault="00CF4C40" w:rsidP="00C554AE">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5.</w:t>
      </w:r>
      <w:r w:rsidR="00C33979" w:rsidRPr="00C33979">
        <w:rPr>
          <w:rFonts w:ascii="Times New Roman" w:hAnsi="Times New Roman" w:cs="Times New Roman"/>
          <w:sz w:val="28"/>
          <w:szCs w:val="28"/>
        </w:rPr>
        <w:t xml:space="preserve"> Trường hợp phát hiện các sai sót trong các hoạt động quan trắc môi trường thì số liệu phải được kiểm tra lại hoặc huỷ bỏ không sử dụng số liệu cho mục đích viết báo cáo kết quả quan trắc. Các tài liệu, số liệu ban đầu trước khi hủy bỏ phải được lưu giữ coi như hồ sơ gốc, dùng trong các trường hợp cần tra cứu. </w:t>
      </w:r>
    </w:p>
    <w:p w14:paraId="6EF86C04" w14:textId="77777777" w:rsidR="00652822" w:rsidRDefault="00652822">
      <w:pPr>
        <w:rPr>
          <w:rFonts w:ascii="Times New Roman" w:hAnsi="Times New Roman" w:cs="Times New Roman"/>
          <w:sz w:val="28"/>
          <w:szCs w:val="28"/>
        </w:rPr>
      </w:pPr>
      <w:r>
        <w:rPr>
          <w:rFonts w:ascii="Times New Roman" w:hAnsi="Times New Roman" w:cs="Times New Roman"/>
          <w:sz w:val="28"/>
          <w:szCs w:val="28"/>
        </w:rPr>
        <w:br w:type="page"/>
      </w:r>
    </w:p>
    <w:p w14:paraId="116176AD" w14:textId="375B9E75" w:rsidR="00221E80" w:rsidRPr="00B244A1" w:rsidRDefault="00221E80" w:rsidP="00221E80">
      <w:pPr>
        <w:spacing w:before="120" w:after="120" w:line="240" w:lineRule="auto"/>
        <w:ind w:firstLine="709"/>
        <w:jc w:val="center"/>
        <w:rPr>
          <w:rFonts w:ascii="Times New Roman" w:hAnsi="Times New Roman" w:cs="Times New Roman"/>
          <w:b/>
          <w:sz w:val="28"/>
          <w:szCs w:val="28"/>
        </w:rPr>
      </w:pPr>
      <w:r w:rsidRPr="00B244A1">
        <w:rPr>
          <w:rFonts w:ascii="Times New Roman" w:hAnsi="Times New Roman" w:cs="Times New Roman"/>
          <w:b/>
          <w:sz w:val="28"/>
          <w:szCs w:val="28"/>
        </w:rPr>
        <w:lastRenderedPageBreak/>
        <w:t>CHƯƠNG 5</w:t>
      </w:r>
    </w:p>
    <w:p w14:paraId="631273C2" w14:textId="77777777" w:rsidR="00221E80" w:rsidRPr="00B244A1" w:rsidRDefault="00221E80" w:rsidP="00221E80">
      <w:pPr>
        <w:spacing w:before="120" w:after="120" w:line="240" w:lineRule="auto"/>
        <w:ind w:firstLine="709"/>
        <w:jc w:val="center"/>
        <w:rPr>
          <w:rFonts w:ascii="Times New Roman" w:hAnsi="Times New Roman" w:cs="Times New Roman"/>
          <w:b/>
          <w:sz w:val="28"/>
          <w:szCs w:val="28"/>
        </w:rPr>
      </w:pPr>
      <w:r w:rsidRPr="00B244A1">
        <w:rPr>
          <w:rFonts w:ascii="Times New Roman" w:hAnsi="Times New Roman" w:cs="Times New Roman"/>
          <w:b/>
          <w:sz w:val="28"/>
          <w:szCs w:val="28"/>
        </w:rPr>
        <w:t>YÊU CẦU KỸ THUẬT CƠ BẢN VÀ ĐẶC TÍNH KỸ THUẬT CỦA HỆ THỐNG QUAN TRẮC MÔI TRƯỜNG NƯỚC TỰ ĐỘNG, LIÊN TỤC</w:t>
      </w:r>
    </w:p>
    <w:p w14:paraId="55EFBA0F" w14:textId="77777777" w:rsidR="00221E80" w:rsidRPr="00B244A1" w:rsidRDefault="00221E80" w:rsidP="00221E80">
      <w:pPr>
        <w:spacing w:before="120" w:after="120" w:line="240" w:lineRule="auto"/>
        <w:ind w:firstLine="709"/>
        <w:jc w:val="both"/>
        <w:rPr>
          <w:rFonts w:ascii="Times New Roman" w:hAnsi="Times New Roman" w:cs="Times New Roman"/>
          <w:b/>
          <w:sz w:val="28"/>
          <w:szCs w:val="28"/>
          <w:lang w:val="vi-VN"/>
        </w:rPr>
      </w:pPr>
      <w:r w:rsidRPr="00B244A1">
        <w:rPr>
          <w:rFonts w:ascii="Times New Roman" w:hAnsi="Times New Roman" w:cs="Times New Roman"/>
          <w:b/>
          <w:sz w:val="28"/>
          <w:szCs w:val="28"/>
          <w:lang w:val="vi-VN"/>
        </w:rPr>
        <w:t xml:space="preserve">Điều </w:t>
      </w:r>
      <w:r w:rsidRPr="00B244A1">
        <w:rPr>
          <w:rFonts w:ascii="Times New Roman" w:hAnsi="Times New Roman" w:cs="Times New Roman"/>
          <w:b/>
          <w:sz w:val="28"/>
          <w:szCs w:val="28"/>
        </w:rPr>
        <w:t>24.</w:t>
      </w:r>
      <w:r w:rsidRPr="00B244A1">
        <w:rPr>
          <w:rFonts w:ascii="Times New Roman" w:hAnsi="Times New Roman" w:cs="Times New Roman"/>
          <w:b/>
          <w:sz w:val="28"/>
          <w:szCs w:val="28"/>
          <w:lang w:val="vi-VN"/>
        </w:rPr>
        <w:t xml:space="preserve"> Yêu cầu cơ bản đối với hệ thống quan trắc nước mặt tự động, liên tục</w:t>
      </w:r>
    </w:p>
    <w:p w14:paraId="0CE3B5CA" w14:textId="205BA164" w:rsidR="008102E3" w:rsidRPr="00D44909" w:rsidRDefault="00221E80">
      <w:pPr>
        <w:ind w:firstLine="709"/>
        <w:jc w:val="both"/>
        <w:rPr>
          <w:ins w:id="270" w:author="Nguyen Bjno" w:date="2020-08-08T04:40:00Z"/>
          <w:rStyle w:val="fontstyle01"/>
          <w:rFonts w:ascii="Times New Roman" w:hAnsi="Times New Roman" w:cs="Times New Roman"/>
          <w:color w:val="FF0000"/>
          <w:sz w:val="28"/>
          <w:szCs w:val="28"/>
          <w:rPrChange w:id="271" w:author="Nguyen Bjno" w:date="2020-08-08T04:41:00Z">
            <w:rPr>
              <w:ins w:id="272" w:author="Nguyen Bjno" w:date="2020-08-08T04:40:00Z"/>
              <w:sz w:val="24"/>
              <w:szCs w:val="24"/>
            </w:rPr>
          </w:rPrChange>
        </w:rPr>
        <w:pPrChange w:id="273" w:author="Nguyen Bjno" w:date="2020-08-08T04:41:00Z">
          <w:pPr/>
        </w:pPrChange>
      </w:pPr>
      <w:r w:rsidRPr="00B244A1">
        <w:rPr>
          <w:rStyle w:val="fontstyle01"/>
          <w:rFonts w:ascii="Times New Roman" w:hAnsi="Times New Roman" w:cs="Times New Roman"/>
          <w:sz w:val="28"/>
          <w:szCs w:val="28"/>
          <w:lang w:val="vi-VN"/>
        </w:rPr>
        <w:t>Trạm quan trắc nước mặt tự động phải đáp ứng các yêu cầu cơ bản như sau:</w:t>
      </w:r>
      <w:ins w:id="274" w:author="Nguyen Bjno" w:date="2020-08-08T04:39:00Z">
        <w:r w:rsidR="008102E3">
          <w:rPr>
            <w:rStyle w:val="fontstyle01"/>
            <w:rFonts w:ascii="Times New Roman" w:hAnsi="Times New Roman" w:cs="Times New Roman"/>
            <w:sz w:val="28"/>
            <w:szCs w:val="28"/>
          </w:rPr>
          <w:t xml:space="preserve"> </w:t>
        </w:r>
        <w:r w:rsidR="008102E3" w:rsidRPr="00D44909">
          <w:rPr>
            <w:rStyle w:val="fontstyle01"/>
            <w:rFonts w:ascii="Times New Roman" w:hAnsi="Times New Roman" w:cs="Times New Roman"/>
            <w:sz w:val="28"/>
            <w:szCs w:val="28"/>
            <w:highlight w:val="yellow"/>
            <w:rPrChange w:id="275" w:author="Nguyen Bjno" w:date="2020-08-08T04:41:00Z">
              <w:rPr>
                <w:rStyle w:val="fontstyle01"/>
                <w:rFonts w:ascii="Times New Roman" w:hAnsi="Times New Roman" w:cs="Times New Roman"/>
                <w:sz w:val="28"/>
                <w:szCs w:val="28"/>
              </w:rPr>
            </w:rPrChange>
          </w:rPr>
          <w:t>(</w:t>
        </w:r>
        <w:r w:rsidR="008102E3" w:rsidRPr="00D44909">
          <w:rPr>
            <w:rStyle w:val="fontstyle01"/>
            <w:rFonts w:ascii="Times New Roman" w:hAnsi="Times New Roman" w:cs="Times New Roman"/>
            <w:b w:val="0"/>
            <w:bCs w:val="0"/>
            <w:sz w:val="28"/>
            <w:szCs w:val="28"/>
            <w:highlight w:val="yellow"/>
            <w:rPrChange w:id="276" w:author="Nguyen Bjno" w:date="2020-08-08T04:41:00Z">
              <w:rPr>
                <w:rStyle w:val="fontstyle01"/>
                <w:rFonts w:ascii="Times New Roman" w:hAnsi="Times New Roman" w:cs="Times New Roman"/>
                <w:sz w:val="28"/>
                <w:szCs w:val="28"/>
              </w:rPr>
            </w:rPrChange>
          </w:rPr>
          <w:t xml:space="preserve">nước mặt có 3 </w:t>
        </w:r>
        <w:r w:rsidR="008102E3" w:rsidRPr="00D44909">
          <w:rPr>
            <w:rStyle w:val="fontstyle01"/>
            <w:rFonts w:ascii="Times New Roman" w:hAnsi="Times New Roman" w:cs="Times New Roman"/>
            <w:b w:val="0"/>
            <w:bCs w:val="0"/>
            <w:sz w:val="28"/>
            <w:szCs w:val="28"/>
            <w:highlight w:val="yellow"/>
            <w:lang w:val="vi-VN"/>
            <w:rPrChange w:id="277" w:author="Nguyen Bjno" w:date="2020-08-08T04:41:00Z">
              <w:rPr>
                <w:rStyle w:val="fontstyle01"/>
                <w:rFonts w:ascii="Times New Roman" w:hAnsi="Times New Roman" w:cs="Times New Roman"/>
                <w:sz w:val="28"/>
                <w:szCs w:val="28"/>
              </w:rPr>
            </w:rPrChange>
          </w:rPr>
          <w:t>kiểu</w:t>
        </w:r>
      </w:ins>
      <w:ins w:id="278" w:author="Nguyen Bjno" w:date="2020-08-08T04:40:00Z">
        <w:r w:rsidR="008102E3" w:rsidRPr="00D44909">
          <w:rPr>
            <w:rStyle w:val="fontstyle01"/>
            <w:rFonts w:ascii="Times New Roman" w:hAnsi="Times New Roman" w:cs="Times New Roman"/>
            <w:b w:val="0"/>
            <w:bCs w:val="0"/>
            <w:sz w:val="28"/>
            <w:szCs w:val="28"/>
            <w:highlight w:val="yellow"/>
            <w:lang w:val="vi-VN"/>
            <w:rPrChange w:id="279" w:author="Nguyen Bjno" w:date="2020-08-08T04:41:00Z">
              <w:rPr>
                <w:rStyle w:val="fontstyle01"/>
                <w:rFonts w:ascii="Times New Roman" w:hAnsi="Times New Roman" w:cs="Times New Roman"/>
                <w:sz w:val="28"/>
                <w:szCs w:val="28"/>
              </w:rPr>
            </w:rPrChange>
          </w:rPr>
          <w:t xml:space="preserve">: </w:t>
        </w:r>
        <w:r w:rsidR="008102E3" w:rsidRPr="00D44909">
          <w:rPr>
            <w:rStyle w:val="fontstyle01"/>
            <w:rFonts w:ascii="Times New Roman" w:hAnsi="Times New Roman" w:cs="Times New Roman"/>
            <w:b w:val="0"/>
            <w:bCs w:val="0"/>
            <w:sz w:val="28"/>
            <w:szCs w:val="28"/>
            <w:highlight w:val="yellow"/>
            <w:lang w:val="vi-VN"/>
            <w:rPrChange w:id="280" w:author="Nguyen Bjno" w:date="2020-08-08T04:41:00Z">
              <w:rPr>
                <w:sz w:val="24"/>
                <w:szCs w:val="24"/>
              </w:rPr>
            </w:rPrChange>
          </w:rPr>
          <w:t>Trạm nước sông (nước ngọt); Trạm nước cửa sông (nước lợ); Trạm nước biển (nước mặn)</w:t>
        </w:r>
        <w:r w:rsidR="00D44909" w:rsidRPr="00D44909">
          <w:rPr>
            <w:rStyle w:val="fontstyle01"/>
            <w:rFonts w:ascii="Times New Roman" w:hAnsi="Times New Roman" w:cs="Times New Roman"/>
            <w:b w:val="0"/>
            <w:bCs w:val="0"/>
            <w:sz w:val="28"/>
            <w:szCs w:val="28"/>
            <w:highlight w:val="yellow"/>
            <w:rPrChange w:id="281" w:author="Nguyen Bjno" w:date="2020-08-08T04:41:00Z">
              <w:rPr>
                <w:rStyle w:val="fontstyle01"/>
                <w:rFonts w:ascii="Times New Roman" w:hAnsi="Times New Roman" w:cs="Times New Roman"/>
                <w:sz w:val="28"/>
                <w:szCs w:val="28"/>
              </w:rPr>
            </w:rPrChange>
          </w:rPr>
          <w:t xml:space="preserve"> và đối v</w:t>
        </w:r>
      </w:ins>
      <w:ins w:id="282" w:author="Nguyen Bjno" w:date="2020-08-08T04:41:00Z">
        <w:r w:rsidR="00D44909" w:rsidRPr="00D44909">
          <w:rPr>
            <w:rStyle w:val="fontstyle01"/>
            <w:rFonts w:ascii="Times New Roman" w:hAnsi="Times New Roman" w:cs="Times New Roman"/>
            <w:b w:val="0"/>
            <w:bCs w:val="0"/>
            <w:sz w:val="28"/>
            <w:szCs w:val="28"/>
            <w:highlight w:val="yellow"/>
            <w:rPrChange w:id="283" w:author="Nguyen Bjno" w:date="2020-08-08T04:41:00Z">
              <w:rPr>
                <w:rStyle w:val="fontstyle01"/>
                <w:rFonts w:ascii="Times New Roman" w:hAnsi="Times New Roman" w:cs="Times New Roman"/>
                <w:sz w:val="28"/>
                <w:szCs w:val="28"/>
              </w:rPr>
            </w:rPrChange>
          </w:rPr>
          <w:t>ới mỗi mục địch thì thông số khác</w:t>
        </w:r>
      </w:ins>
    </w:p>
    <w:p w14:paraId="68C1B075" w14:textId="7DDD6260" w:rsidR="00221E80" w:rsidRPr="008102E3" w:rsidDel="008102E3" w:rsidRDefault="00221E80" w:rsidP="00221E80">
      <w:pPr>
        <w:spacing w:before="120" w:after="120" w:line="240" w:lineRule="auto"/>
        <w:ind w:firstLine="709"/>
        <w:jc w:val="both"/>
        <w:rPr>
          <w:del w:id="284" w:author="Nguyen Bjno" w:date="2020-08-08T04:40:00Z"/>
          <w:rStyle w:val="fontstyle01"/>
          <w:rFonts w:ascii="Times New Roman" w:hAnsi="Times New Roman" w:cs="Times New Roman"/>
          <w:sz w:val="28"/>
          <w:szCs w:val="28"/>
          <w:rPrChange w:id="285" w:author="Nguyen Bjno" w:date="2020-08-08T04:39:00Z">
            <w:rPr>
              <w:del w:id="286" w:author="Nguyen Bjno" w:date="2020-08-08T04:40:00Z"/>
              <w:rStyle w:val="fontstyle01"/>
              <w:rFonts w:ascii="Times New Roman" w:hAnsi="Times New Roman" w:cs="Times New Roman"/>
              <w:sz w:val="28"/>
              <w:szCs w:val="28"/>
              <w:lang w:val="vi-VN"/>
            </w:rPr>
          </w:rPrChange>
        </w:rPr>
      </w:pPr>
    </w:p>
    <w:p w14:paraId="699B5EA1"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t>1. Thông số quan trắc:</w:t>
      </w:r>
    </w:p>
    <w:p w14:paraId="088A366F" w14:textId="3A24FB30" w:rsidR="00221E80" w:rsidRPr="00B244A1" w:rsidRDefault="00221E80" w:rsidP="00221E80">
      <w:pPr>
        <w:spacing w:before="120" w:after="120" w:line="240" w:lineRule="auto"/>
        <w:ind w:firstLine="709"/>
        <w:jc w:val="both"/>
        <w:rPr>
          <w:rStyle w:val="fontstyle01"/>
          <w:rFonts w:ascii="Times New Roman" w:hAnsi="Times New Roman" w:cs="Times New Roman"/>
          <w:b w:val="0"/>
          <w:color w:val="FF0000"/>
          <w:sz w:val="28"/>
          <w:szCs w:val="28"/>
          <w:lang w:val="vi-VN"/>
        </w:rPr>
      </w:pPr>
      <w:r w:rsidRPr="00B244A1">
        <w:rPr>
          <w:rStyle w:val="fontstyle01"/>
          <w:rFonts w:ascii="Times New Roman" w:hAnsi="Times New Roman" w:cs="Times New Roman"/>
          <w:b w:val="0"/>
          <w:sz w:val="28"/>
          <w:szCs w:val="28"/>
          <w:lang w:val="vi-VN"/>
        </w:rPr>
        <w:t xml:space="preserve">a) Nhóm thông số bắt buộc gồm các thông số: </w:t>
      </w:r>
      <w:r w:rsidRPr="006641FD">
        <w:rPr>
          <w:rStyle w:val="fontstyle01"/>
          <w:rFonts w:ascii="Times New Roman" w:hAnsi="Times New Roman" w:cs="Times New Roman"/>
          <w:b w:val="0"/>
          <w:sz w:val="28"/>
          <w:szCs w:val="28"/>
          <w:highlight w:val="yellow"/>
          <w:lang w:val="vi-VN"/>
          <w:rPrChange w:id="287" w:author="Nguyen Bjno" w:date="2020-08-08T04:42:00Z">
            <w:rPr>
              <w:rStyle w:val="fontstyle01"/>
              <w:rFonts w:ascii="Times New Roman" w:hAnsi="Times New Roman" w:cs="Times New Roman"/>
              <w:b w:val="0"/>
              <w:sz w:val="28"/>
              <w:szCs w:val="28"/>
              <w:lang w:val="vi-VN"/>
            </w:rPr>
          </w:rPrChange>
        </w:rPr>
        <w:t>nhiệt độ (</w:t>
      </w:r>
      <w:r w:rsidRPr="006641FD">
        <w:rPr>
          <w:rStyle w:val="fontstyle01"/>
          <w:rFonts w:ascii="Times New Roman" w:hAnsi="Times New Roman" w:cs="Times New Roman"/>
          <w:b w:val="0"/>
          <w:sz w:val="28"/>
          <w:szCs w:val="28"/>
          <w:highlight w:val="yellow"/>
          <w:vertAlign w:val="superscript"/>
          <w:lang w:val="vi-VN"/>
          <w:rPrChange w:id="288" w:author="Nguyen Bjno" w:date="2020-08-08T04:42:00Z">
            <w:rPr>
              <w:rStyle w:val="fontstyle01"/>
              <w:rFonts w:ascii="Times New Roman" w:hAnsi="Times New Roman" w:cs="Times New Roman"/>
              <w:b w:val="0"/>
              <w:sz w:val="28"/>
              <w:szCs w:val="28"/>
              <w:vertAlign w:val="superscript"/>
              <w:lang w:val="vi-VN"/>
            </w:rPr>
          </w:rPrChange>
        </w:rPr>
        <w:t>o</w:t>
      </w:r>
      <w:r w:rsidRPr="006641FD">
        <w:rPr>
          <w:rStyle w:val="fontstyle01"/>
          <w:rFonts w:ascii="Times New Roman" w:hAnsi="Times New Roman" w:cs="Times New Roman"/>
          <w:b w:val="0"/>
          <w:sz w:val="28"/>
          <w:szCs w:val="28"/>
          <w:highlight w:val="yellow"/>
          <w:lang w:val="vi-VN"/>
          <w:rPrChange w:id="289" w:author="Nguyen Bjno" w:date="2020-08-08T04:42:00Z">
            <w:rPr>
              <w:rStyle w:val="fontstyle01"/>
              <w:rFonts w:ascii="Times New Roman" w:hAnsi="Times New Roman" w:cs="Times New Roman"/>
              <w:b w:val="0"/>
              <w:sz w:val="28"/>
              <w:szCs w:val="28"/>
              <w:lang w:val="vi-VN"/>
            </w:rPr>
          </w:rPrChange>
        </w:rPr>
        <w:t>C), độ pH (pH),</w:t>
      </w:r>
      <w:r w:rsidRPr="006641FD">
        <w:rPr>
          <w:rFonts w:ascii="Times New Roman" w:hAnsi="Times New Roman" w:cs="Times New Roman"/>
          <w:b/>
          <w:color w:val="000000"/>
          <w:sz w:val="28"/>
          <w:szCs w:val="28"/>
          <w:highlight w:val="yellow"/>
          <w:lang w:val="vi-VN"/>
          <w:rPrChange w:id="290" w:author="Nguyen Bjno" w:date="2020-08-08T04:42:00Z">
            <w:rPr>
              <w:rFonts w:ascii="Times New Roman" w:hAnsi="Times New Roman" w:cs="Times New Roman"/>
              <w:b/>
              <w:color w:val="000000"/>
              <w:sz w:val="28"/>
              <w:szCs w:val="28"/>
              <w:lang w:val="vi-VN"/>
            </w:rPr>
          </w:rPrChange>
        </w:rPr>
        <w:br/>
      </w:r>
      <w:r w:rsidRPr="006641FD">
        <w:rPr>
          <w:rStyle w:val="fontstyle01"/>
          <w:rFonts w:ascii="Times New Roman" w:hAnsi="Times New Roman" w:cs="Times New Roman"/>
          <w:b w:val="0"/>
          <w:sz w:val="28"/>
          <w:szCs w:val="28"/>
          <w:highlight w:val="yellow"/>
          <w:lang w:val="vi-VN"/>
          <w:rPrChange w:id="291" w:author="Nguyen Bjno" w:date="2020-08-08T04:42:00Z">
            <w:rPr>
              <w:rStyle w:val="fontstyle01"/>
              <w:rFonts w:ascii="Times New Roman" w:hAnsi="Times New Roman" w:cs="Times New Roman"/>
              <w:b w:val="0"/>
              <w:sz w:val="28"/>
              <w:szCs w:val="28"/>
              <w:lang w:val="vi-VN"/>
            </w:rPr>
          </w:rPrChange>
        </w:rPr>
        <w:t>hàm lượng ôxy hoà tan (DO), Tổng chất rắn lơ lửng (TSS), Nhu cầu oxy hoá học (COD), Nitrat (N-NO</w:t>
      </w:r>
      <w:r w:rsidRPr="006641FD">
        <w:rPr>
          <w:rStyle w:val="fontstyle01"/>
          <w:rFonts w:ascii="Times New Roman" w:hAnsi="Times New Roman" w:cs="Times New Roman"/>
          <w:b w:val="0"/>
          <w:sz w:val="28"/>
          <w:szCs w:val="28"/>
          <w:highlight w:val="yellow"/>
          <w:vertAlign w:val="subscript"/>
          <w:lang w:val="vi-VN"/>
          <w:rPrChange w:id="292" w:author="Nguyen Bjno" w:date="2020-08-08T04:42:00Z">
            <w:rPr>
              <w:rStyle w:val="fontstyle01"/>
              <w:rFonts w:ascii="Times New Roman" w:hAnsi="Times New Roman" w:cs="Times New Roman"/>
              <w:b w:val="0"/>
              <w:sz w:val="28"/>
              <w:szCs w:val="28"/>
              <w:vertAlign w:val="subscript"/>
              <w:lang w:val="vi-VN"/>
            </w:rPr>
          </w:rPrChange>
        </w:rPr>
        <w:t>3</w:t>
      </w:r>
      <w:r w:rsidRPr="006641FD">
        <w:rPr>
          <w:rStyle w:val="fontstyle01"/>
          <w:rFonts w:ascii="Times New Roman" w:hAnsi="Times New Roman" w:cs="Times New Roman"/>
          <w:b w:val="0"/>
          <w:sz w:val="28"/>
          <w:szCs w:val="28"/>
          <w:highlight w:val="yellow"/>
          <w:vertAlign w:val="superscript"/>
          <w:lang w:val="vi-VN"/>
          <w:rPrChange w:id="293" w:author="Nguyen Bjno" w:date="2020-08-08T04:42:00Z">
            <w:rPr>
              <w:rStyle w:val="fontstyle01"/>
              <w:rFonts w:ascii="Times New Roman" w:hAnsi="Times New Roman" w:cs="Times New Roman"/>
              <w:b w:val="0"/>
              <w:sz w:val="28"/>
              <w:szCs w:val="28"/>
              <w:vertAlign w:val="superscript"/>
              <w:lang w:val="vi-VN"/>
            </w:rPr>
          </w:rPrChange>
        </w:rPr>
        <w:t>-</w:t>
      </w:r>
      <w:r w:rsidRPr="006641FD">
        <w:rPr>
          <w:rStyle w:val="fontstyle01"/>
          <w:rFonts w:ascii="Times New Roman" w:hAnsi="Times New Roman" w:cs="Times New Roman"/>
          <w:b w:val="0"/>
          <w:sz w:val="28"/>
          <w:szCs w:val="28"/>
          <w:highlight w:val="yellow"/>
          <w:lang w:val="vi-VN"/>
          <w:rPrChange w:id="294" w:author="Nguyen Bjno" w:date="2020-08-08T04:42:00Z">
            <w:rPr>
              <w:rStyle w:val="fontstyle01"/>
              <w:rFonts w:ascii="Times New Roman" w:hAnsi="Times New Roman" w:cs="Times New Roman"/>
              <w:b w:val="0"/>
              <w:sz w:val="28"/>
              <w:szCs w:val="28"/>
              <w:lang w:val="vi-VN"/>
            </w:rPr>
          </w:rPrChange>
        </w:rPr>
        <w:t>).</w:t>
      </w:r>
      <w:r w:rsidRPr="00B244A1">
        <w:rPr>
          <w:rStyle w:val="fontstyle01"/>
          <w:rFonts w:ascii="Times New Roman" w:hAnsi="Times New Roman" w:cs="Times New Roman"/>
          <w:b w:val="0"/>
          <w:sz w:val="28"/>
          <w:szCs w:val="28"/>
          <w:lang w:val="vi-VN"/>
        </w:rPr>
        <w:t xml:space="preserve"> Thông số Nhiệt độ có thể được trích xuất từ các đầu đo khác nếu các đầu đo đó có thể đo nhiệt độ.  </w:t>
      </w:r>
      <w:ins w:id="295" w:author="Nguyen Bjno" w:date="2020-08-08T04:41:00Z">
        <w:r w:rsidR="0045266F" w:rsidRPr="0045266F">
          <w:rPr>
            <w:rStyle w:val="fontstyle01"/>
            <w:rFonts w:ascii="Times New Roman" w:hAnsi="Times New Roman" w:cs="Times New Roman"/>
            <w:b w:val="0"/>
            <w:sz w:val="28"/>
            <w:szCs w:val="28"/>
            <w:highlight w:val="yellow"/>
            <w:rPrChange w:id="296" w:author="Nguyen Bjno" w:date="2020-08-08T04:42:00Z">
              <w:rPr>
                <w:rStyle w:val="fontstyle01"/>
                <w:rFonts w:ascii="Times New Roman" w:hAnsi="Times New Roman" w:cs="Times New Roman"/>
                <w:b w:val="0"/>
                <w:sz w:val="28"/>
                <w:szCs w:val="28"/>
              </w:rPr>
            </w:rPrChange>
          </w:rPr>
          <w:t>(không lấy thông số trong N</w:t>
        </w:r>
      </w:ins>
      <w:ins w:id="297" w:author="Nguyen Bjno" w:date="2020-08-08T04:42:00Z">
        <w:r w:rsidR="0045266F" w:rsidRPr="0045266F">
          <w:rPr>
            <w:rStyle w:val="fontstyle01"/>
            <w:rFonts w:ascii="Times New Roman" w:hAnsi="Times New Roman" w:cs="Times New Roman"/>
            <w:b w:val="0"/>
            <w:sz w:val="28"/>
            <w:szCs w:val="28"/>
            <w:highlight w:val="yellow"/>
            <w:rPrChange w:id="298" w:author="Nguyen Bjno" w:date="2020-08-08T04:42:00Z">
              <w:rPr>
                <w:rStyle w:val="fontstyle01"/>
                <w:rFonts w:ascii="Times New Roman" w:hAnsi="Times New Roman" w:cs="Times New Roman"/>
                <w:b w:val="0"/>
                <w:sz w:val="28"/>
                <w:szCs w:val="28"/>
              </w:rPr>
            </w:rPrChange>
          </w:rPr>
          <w:t>ghị định 40 sang đây, thông số do mục địch sử dụng)</w:t>
        </w:r>
      </w:ins>
      <w:del w:id="299" w:author="Nguyen Bjno" w:date="2020-08-08T04:41:00Z">
        <w:r w:rsidRPr="00B244A1" w:rsidDel="0045266F">
          <w:rPr>
            <w:rStyle w:val="fontstyle01"/>
            <w:rFonts w:ascii="Times New Roman" w:hAnsi="Times New Roman" w:cs="Times New Roman"/>
            <w:b w:val="0"/>
            <w:sz w:val="28"/>
            <w:szCs w:val="28"/>
            <w:lang w:val="vi-VN"/>
          </w:rPr>
          <w:delText xml:space="preserve"> </w:delText>
        </w:r>
      </w:del>
    </w:p>
    <w:p w14:paraId="39570209" w14:textId="21C46536" w:rsidR="00221E80" w:rsidRDefault="00221E80" w:rsidP="00221E80">
      <w:pPr>
        <w:spacing w:before="120" w:after="120" w:line="240" w:lineRule="auto"/>
        <w:ind w:firstLine="709"/>
        <w:jc w:val="both"/>
        <w:rPr>
          <w:ins w:id="300" w:author="Nguyen Bjno" w:date="2020-08-08T04:43:00Z"/>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t>b) Ngoài các thông số quan trắc quy định tại Điểm a Khoản 1 Điều này, căn cứ vào mục tiêu quan trắc, đặc điểm khu vực quan trắc, Trạm quan trắc nước mặt tự động có thể quan trắc các thông số gồm có: tổng chất rắn hoà tan (TDS), amôni (N-NH</w:t>
      </w:r>
      <w:r w:rsidRPr="00B244A1">
        <w:rPr>
          <w:rStyle w:val="fontstyle01"/>
          <w:rFonts w:ascii="Times New Roman" w:hAnsi="Times New Roman" w:cs="Times New Roman"/>
          <w:b w:val="0"/>
          <w:sz w:val="28"/>
          <w:szCs w:val="28"/>
          <w:vertAlign w:val="subscript"/>
          <w:lang w:val="vi-VN"/>
        </w:rPr>
        <w:t>4</w:t>
      </w:r>
      <w:r w:rsidRPr="00B244A1">
        <w:rPr>
          <w:rStyle w:val="fontstyle01"/>
          <w:rFonts w:ascii="Times New Roman" w:hAnsi="Times New Roman" w:cs="Times New Roman"/>
          <w:b w:val="0"/>
          <w:sz w:val="28"/>
          <w:szCs w:val="28"/>
          <w:vertAlign w:val="superscript"/>
          <w:lang w:val="vi-VN"/>
        </w:rPr>
        <w:t>+</w:t>
      </w:r>
      <w:r w:rsidRPr="00B244A1">
        <w:rPr>
          <w:rStyle w:val="fontstyle01"/>
          <w:rFonts w:ascii="Times New Roman" w:hAnsi="Times New Roman" w:cs="Times New Roman"/>
          <w:b w:val="0"/>
          <w:sz w:val="28"/>
          <w:szCs w:val="28"/>
          <w:lang w:val="vi-VN"/>
        </w:rPr>
        <w:t>), Tổng nitơ (TN), Tổng Phôtpho (TP), tổng hợp chất hữu cơ các bon (TOC) và các thông số khác.</w:t>
      </w:r>
    </w:p>
    <w:p w14:paraId="066B96C5" w14:textId="42A41C44" w:rsidR="006641FD" w:rsidRDefault="006641FD" w:rsidP="00221E80">
      <w:pPr>
        <w:spacing w:before="120" w:after="120" w:line="240" w:lineRule="auto"/>
        <w:ind w:firstLine="709"/>
        <w:jc w:val="both"/>
        <w:rPr>
          <w:ins w:id="301" w:author="Nguyen Bjno" w:date="2020-08-08T04:43:00Z"/>
          <w:rStyle w:val="fontstyle01"/>
          <w:rFonts w:ascii="Times New Roman" w:hAnsi="Times New Roman" w:cs="Times New Roman"/>
          <w:b w:val="0"/>
          <w:sz w:val="28"/>
          <w:szCs w:val="28"/>
        </w:rPr>
      </w:pPr>
      <w:ins w:id="302" w:author="Nguyen Bjno" w:date="2020-08-08T04:43:00Z">
        <w:r w:rsidRPr="009D451C">
          <w:rPr>
            <w:rStyle w:val="fontstyle01"/>
            <w:rFonts w:ascii="Times New Roman" w:hAnsi="Times New Roman" w:cs="Times New Roman"/>
            <w:b w:val="0"/>
            <w:sz w:val="28"/>
            <w:szCs w:val="28"/>
            <w:highlight w:val="yellow"/>
            <w:rPrChange w:id="303" w:author="Nguyen Bjno" w:date="2020-08-08T04:45:00Z">
              <w:rPr>
                <w:rStyle w:val="fontstyle01"/>
                <w:rFonts w:ascii="Times New Roman" w:hAnsi="Times New Roman" w:cs="Times New Roman"/>
                <w:b w:val="0"/>
                <w:sz w:val="28"/>
                <w:szCs w:val="28"/>
              </w:rPr>
            </w:rPrChange>
          </w:rPr>
          <w:t>Điều chỉnh thành</w:t>
        </w:r>
      </w:ins>
    </w:p>
    <w:p w14:paraId="2CDD3C03" w14:textId="15705CE7" w:rsidR="006641FD" w:rsidRDefault="006641FD" w:rsidP="00221E80">
      <w:pPr>
        <w:spacing w:before="120" w:after="120" w:line="240" w:lineRule="auto"/>
        <w:ind w:firstLine="709"/>
        <w:jc w:val="both"/>
        <w:rPr>
          <w:ins w:id="304" w:author="Nguyen Bjno" w:date="2020-08-08T04:43:00Z"/>
          <w:rStyle w:val="fontstyle01"/>
          <w:rFonts w:ascii="Times New Roman" w:hAnsi="Times New Roman" w:cs="Times New Roman"/>
          <w:b w:val="0"/>
          <w:sz w:val="28"/>
          <w:szCs w:val="28"/>
        </w:rPr>
      </w:pPr>
      <w:ins w:id="305" w:author="Nguyen Bjno" w:date="2020-08-08T04:43:00Z">
        <w:r w:rsidRPr="009D451C">
          <w:rPr>
            <w:rStyle w:val="fontstyle01"/>
            <w:rFonts w:ascii="Times New Roman" w:hAnsi="Times New Roman" w:cs="Times New Roman"/>
            <w:b w:val="0"/>
            <w:color w:val="FF0000"/>
            <w:sz w:val="28"/>
            <w:szCs w:val="28"/>
            <w:rPrChange w:id="306" w:author="Nguyen Bjno" w:date="2020-08-08T04:45:00Z">
              <w:rPr>
                <w:rStyle w:val="fontstyle01"/>
                <w:rFonts w:ascii="Times New Roman" w:hAnsi="Times New Roman" w:cs="Times New Roman"/>
                <w:b w:val="0"/>
                <w:sz w:val="28"/>
                <w:szCs w:val="28"/>
              </w:rPr>
            </w:rPrChange>
          </w:rPr>
          <w:t>C</w:t>
        </w:r>
        <w:r w:rsidRPr="009D451C">
          <w:rPr>
            <w:rStyle w:val="fontstyle01"/>
            <w:rFonts w:ascii="Times New Roman" w:hAnsi="Times New Roman" w:cs="Times New Roman"/>
            <w:b w:val="0"/>
            <w:color w:val="FF0000"/>
            <w:sz w:val="28"/>
            <w:szCs w:val="28"/>
            <w:lang w:val="vi-VN"/>
            <w:rPrChange w:id="307" w:author="Nguyen Bjno" w:date="2020-08-08T04:45:00Z">
              <w:rPr>
                <w:rStyle w:val="fontstyle01"/>
                <w:rFonts w:ascii="Times New Roman" w:hAnsi="Times New Roman" w:cs="Times New Roman"/>
                <w:b w:val="0"/>
                <w:sz w:val="28"/>
                <w:szCs w:val="28"/>
                <w:lang w:val="vi-VN"/>
              </w:rPr>
            </w:rPrChange>
          </w:rPr>
          <w:t xml:space="preserve">ác thông số quan trắc căn cứ vào mục tiêu quan trắc, đặc điểm khu vực quan trắc, Trạm quan trắc nước mặt tự động có thể quan trắc các thông số: </w:t>
        </w:r>
      </w:ins>
      <w:ins w:id="308" w:author="Nguyen Bjno" w:date="2020-08-08T04:44:00Z">
        <w:r w:rsidRPr="009D451C">
          <w:rPr>
            <w:rStyle w:val="fontstyle01"/>
            <w:rFonts w:ascii="Times New Roman" w:hAnsi="Times New Roman" w:cs="Times New Roman"/>
            <w:b w:val="0"/>
            <w:color w:val="FF0000"/>
            <w:sz w:val="28"/>
            <w:szCs w:val="28"/>
            <w:lang w:val="vi-VN"/>
            <w:rPrChange w:id="309" w:author="Nguyen Bjno" w:date="2020-08-08T04:45:00Z">
              <w:rPr>
                <w:rStyle w:val="fontstyle01"/>
                <w:rFonts w:ascii="Times New Roman" w:hAnsi="Times New Roman" w:cs="Times New Roman"/>
                <w:b w:val="0"/>
                <w:sz w:val="28"/>
                <w:szCs w:val="28"/>
                <w:highlight w:val="yellow"/>
                <w:lang w:val="vi-VN"/>
              </w:rPr>
            </w:rPrChange>
          </w:rPr>
          <w:t>nhiệt độ (</w:t>
        </w:r>
        <w:r w:rsidRPr="009D451C">
          <w:rPr>
            <w:rStyle w:val="fontstyle01"/>
            <w:rFonts w:ascii="Times New Roman" w:hAnsi="Times New Roman" w:cs="Times New Roman"/>
            <w:b w:val="0"/>
            <w:color w:val="FF0000"/>
            <w:sz w:val="28"/>
            <w:szCs w:val="28"/>
            <w:vertAlign w:val="superscript"/>
            <w:lang w:val="vi-VN"/>
            <w:rPrChange w:id="310" w:author="Nguyen Bjno" w:date="2020-08-08T04:45:00Z">
              <w:rPr>
                <w:rStyle w:val="fontstyle01"/>
                <w:rFonts w:ascii="Times New Roman" w:hAnsi="Times New Roman" w:cs="Times New Roman"/>
                <w:b w:val="0"/>
                <w:sz w:val="28"/>
                <w:szCs w:val="28"/>
                <w:highlight w:val="yellow"/>
                <w:vertAlign w:val="superscript"/>
                <w:lang w:val="vi-VN"/>
              </w:rPr>
            </w:rPrChange>
          </w:rPr>
          <w:t>o</w:t>
        </w:r>
        <w:r w:rsidRPr="009D451C">
          <w:rPr>
            <w:rStyle w:val="fontstyle01"/>
            <w:rFonts w:ascii="Times New Roman" w:hAnsi="Times New Roman" w:cs="Times New Roman"/>
            <w:b w:val="0"/>
            <w:color w:val="FF0000"/>
            <w:sz w:val="28"/>
            <w:szCs w:val="28"/>
            <w:lang w:val="vi-VN"/>
            <w:rPrChange w:id="311" w:author="Nguyen Bjno" w:date="2020-08-08T04:45:00Z">
              <w:rPr>
                <w:rStyle w:val="fontstyle01"/>
                <w:rFonts w:ascii="Times New Roman" w:hAnsi="Times New Roman" w:cs="Times New Roman"/>
                <w:b w:val="0"/>
                <w:sz w:val="28"/>
                <w:szCs w:val="28"/>
                <w:highlight w:val="yellow"/>
                <w:lang w:val="vi-VN"/>
              </w:rPr>
            </w:rPrChange>
          </w:rPr>
          <w:t>C), độ pH (pH),</w:t>
        </w:r>
        <w:r w:rsidRPr="009D451C">
          <w:rPr>
            <w:rFonts w:ascii="Times New Roman" w:hAnsi="Times New Roman" w:cs="Times New Roman"/>
            <w:b/>
            <w:color w:val="FF0000"/>
            <w:sz w:val="28"/>
            <w:szCs w:val="28"/>
            <w:rPrChange w:id="312" w:author="Nguyen Bjno" w:date="2020-08-08T04:45:00Z">
              <w:rPr>
                <w:rFonts w:ascii="Times New Roman" w:hAnsi="Times New Roman" w:cs="Times New Roman"/>
                <w:b/>
                <w:color w:val="000000"/>
                <w:sz w:val="28"/>
                <w:szCs w:val="28"/>
                <w:highlight w:val="yellow"/>
              </w:rPr>
            </w:rPrChange>
          </w:rPr>
          <w:t xml:space="preserve"> </w:t>
        </w:r>
        <w:r w:rsidRPr="009D451C">
          <w:rPr>
            <w:rStyle w:val="fontstyle01"/>
            <w:rFonts w:ascii="Times New Roman" w:hAnsi="Times New Roman" w:cs="Times New Roman"/>
            <w:b w:val="0"/>
            <w:color w:val="FF0000"/>
            <w:sz w:val="28"/>
            <w:szCs w:val="28"/>
            <w:lang w:val="vi-VN"/>
            <w:rPrChange w:id="313" w:author="Nguyen Bjno" w:date="2020-08-08T04:45:00Z">
              <w:rPr>
                <w:rStyle w:val="fontstyle01"/>
                <w:rFonts w:ascii="Times New Roman" w:hAnsi="Times New Roman" w:cs="Times New Roman"/>
                <w:b w:val="0"/>
                <w:sz w:val="28"/>
                <w:szCs w:val="28"/>
                <w:highlight w:val="yellow"/>
                <w:lang w:val="vi-VN"/>
              </w:rPr>
            </w:rPrChange>
          </w:rPr>
          <w:t>hàm lượng ôxy hoà tan (DO), Tổng chất rắn lơ lửng (TSS), Nhu cầu oxy hoá học (COD), Nitrat (N-NO</w:t>
        </w:r>
        <w:r w:rsidRPr="009D451C">
          <w:rPr>
            <w:rStyle w:val="fontstyle01"/>
            <w:rFonts w:ascii="Times New Roman" w:hAnsi="Times New Roman" w:cs="Times New Roman"/>
            <w:b w:val="0"/>
            <w:color w:val="FF0000"/>
            <w:sz w:val="28"/>
            <w:szCs w:val="28"/>
            <w:vertAlign w:val="subscript"/>
            <w:lang w:val="vi-VN"/>
            <w:rPrChange w:id="314" w:author="Nguyen Bjno" w:date="2020-08-08T04:45:00Z">
              <w:rPr>
                <w:rStyle w:val="fontstyle01"/>
                <w:rFonts w:ascii="Times New Roman" w:hAnsi="Times New Roman" w:cs="Times New Roman"/>
                <w:b w:val="0"/>
                <w:sz w:val="28"/>
                <w:szCs w:val="28"/>
                <w:highlight w:val="yellow"/>
                <w:vertAlign w:val="subscript"/>
                <w:lang w:val="vi-VN"/>
              </w:rPr>
            </w:rPrChange>
          </w:rPr>
          <w:t>3</w:t>
        </w:r>
        <w:r w:rsidRPr="009D451C">
          <w:rPr>
            <w:rStyle w:val="fontstyle01"/>
            <w:rFonts w:ascii="Times New Roman" w:hAnsi="Times New Roman" w:cs="Times New Roman"/>
            <w:b w:val="0"/>
            <w:color w:val="FF0000"/>
            <w:sz w:val="28"/>
            <w:szCs w:val="28"/>
            <w:vertAlign w:val="superscript"/>
            <w:lang w:val="vi-VN"/>
            <w:rPrChange w:id="315" w:author="Nguyen Bjno" w:date="2020-08-08T04:45:00Z">
              <w:rPr>
                <w:rStyle w:val="fontstyle01"/>
                <w:rFonts w:ascii="Times New Roman" w:hAnsi="Times New Roman" w:cs="Times New Roman"/>
                <w:b w:val="0"/>
                <w:sz w:val="28"/>
                <w:szCs w:val="28"/>
                <w:highlight w:val="yellow"/>
                <w:vertAlign w:val="superscript"/>
                <w:lang w:val="vi-VN"/>
              </w:rPr>
            </w:rPrChange>
          </w:rPr>
          <w:t>-</w:t>
        </w:r>
        <w:r w:rsidRPr="009D451C">
          <w:rPr>
            <w:rStyle w:val="fontstyle01"/>
            <w:rFonts w:ascii="Times New Roman" w:hAnsi="Times New Roman" w:cs="Times New Roman"/>
            <w:b w:val="0"/>
            <w:color w:val="FF0000"/>
            <w:sz w:val="28"/>
            <w:szCs w:val="28"/>
            <w:lang w:val="vi-VN"/>
            <w:rPrChange w:id="316" w:author="Nguyen Bjno" w:date="2020-08-08T04:45:00Z">
              <w:rPr>
                <w:rStyle w:val="fontstyle01"/>
                <w:rFonts w:ascii="Times New Roman" w:hAnsi="Times New Roman" w:cs="Times New Roman"/>
                <w:b w:val="0"/>
                <w:sz w:val="28"/>
                <w:szCs w:val="28"/>
                <w:highlight w:val="yellow"/>
                <w:lang w:val="vi-VN"/>
              </w:rPr>
            </w:rPrChange>
          </w:rPr>
          <w:t>)</w:t>
        </w:r>
        <w:r w:rsidRPr="009D451C">
          <w:rPr>
            <w:rStyle w:val="fontstyle01"/>
            <w:rFonts w:ascii="Times New Roman" w:hAnsi="Times New Roman" w:cs="Times New Roman"/>
            <w:b w:val="0"/>
            <w:color w:val="FF0000"/>
            <w:sz w:val="28"/>
            <w:szCs w:val="28"/>
            <w:rPrChange w:id="317" w:author="Nguyen Bjno" w:date="2020-08-08T04:45:00Z">
              <w:rPr>
                <w:rStyle w:val="fontstyle01"/>
                <w:rFonts w:ascii="Times New Roman" w:hAnsi="Times New Roman" w:cs="Times New Roman"/>
                <w:b w:val="0"/>
                <w:sz w:val="28"/>
                <w:szCs w:val="28"/>
              </w:rPr>
            </w:rPrChange>
          </w:rPr>
          <w:t xml:space="preserve">; độ mặn; </w:t>
        </w:r>
      </w:ins>
      <w:ins w:id="318" w:author="Nguyen Bjno" w:date="2020-08-08T04:43:00Z">
        <w:r w:rsidRPr="009D451C">
          <w:rPr>
            <w:rStyle w:val="fontstyle01"/>
            <w:rFonts w:ascii="Times New Roman" w:hAnsi="Times New Roman" w:cs="Times New Roman"/>
            <w:b w:val="0"/>
            <w:color w:val="FF0000"/>
            <w:sz w:val="28"/>
            <w:szCs w:val="28"/>
            <w:lang w:val="vi-VN"/>
            <w:rPrChange w:id="319" w:author="Nguyen Bjno" w:date="2020-08-08T04:45:00Z">
              <w:rPr>
                <w:rStyle w:val="fontstyle01"/>
                <w:rFonts w:ascii="Times New Roman" w:hAnsi="Times New Roman" w:cs="Times New Roman"/>
                <w:b w:val="0"/>
                <w:sz w:val="28"/>
                <w:szCs w:val="28"/>
                <w:lang w:val="vi-VN"/>
              </w:rPr>
            </w:rPrChange>
          </w:rPr>
          <w:t>tổng chất rắn hoà tan (TDS), amôni (N-NH</w:t>
        </w:r>
        <w:r w:rsidRPr="009D451C">
          <w:rPr>
            <w:rStyle w:val="fontstyle01"/>
            <w:rFonts w:ascii="Times New Roman" w:hAnsi="Times New Roman" w:cs="Times New Roman"/>
            <w:b w:val="0"/>
            <w:color w:val="FF0000"/>
            <w:sz w:val="28"/>
            <w:szCs w:val="28"/>
            <w:vertAlign w:val="subscript"/>
            <w:lang w:val="vi-VN"/>
            <w:rPrChange w:id="320" w:author="Nguyen Bjno" w:date="2020-08-08T04:45:00Z">
              <w:rPr>
                <w:rStyle w:val="fontstyle01"/>
                <w:rFonts w:ascii="Times New Roman" w:hAnsi="Times New Roman" w:cs="Times New Roman"/>
                <w:b w:val="0"/>
                <w:sz w:val="28"/>
                <w:szCs w:val="28"/>
                <w:vertAlign w:val="subscript"/>
                <w:lang w:val="vi-VN"/>
              </w:rPr>
            </w:rPrChange>
          </w:rPr>
          <w:t>4</w:t>
        </w:r>
        <w:r w:rsidRPr="009D451C">
          <w:rPr>
            <w:rStyle w:val="fontstyle01"/>
            <w:rFonts w:ascii="Times New Roman" w:hAnsi="Times New Roman" w:cs="Times New Roman"/>
            <w:b w:val="0"/>
            <w:color w:val="FF0000"/>
            <w:sz w:val="28"/>
            <w:szCs w:val="28"/>
            <w:vertAlign w:val="superscript"/>
            <w:lang w:val="vi-VN"/>
            <w:rPrChange w:id="321" w:author="Nguyen Bjno" w:date="2020-08-08T04:45:00Z">
              <w:rPr>
                <w:rStyle w:val="fontstyle01"/>
                <w:rFonts w:ascii="Times New Roman" w:hAnsi="Times New Roman" w:cs="Times New Roman"/>
                <w:b w:val="0"/>
                <w:sz w:val="28"/>
                <w:szCs w:val="28"/>
                <w:vertAlign w:val="superscript"/>
                <w:lang w:val="vi-VN"/>
              </w:rPr>
            </w:rPrChange>
          </w:rPr>
          <w:t>+</w:t>
        </w:r>
        <w:r w:rsidRPr="009D451C">
          <w:rPr>
            <w:rStyle w:val="fontstyle01"/>
            <w:rFonts w:ascii="Times New Roman" w:hAnsi="Times New Roman" w:cs="Times New Roman"/>
            <w:b w:val="0"/>
            <w:color w:val="FF0000"/>
            <w:sz w:val="28"/>
            <w:szCs w:val="28"/>
            <w:lang w:val="vi-VN"/>
            <w:rPrChange w:id="322" w:author="Nguyen Bjno" w:date="2020-08-08T04:45:00Z">
              <w:rPr>
                <w:rStyle w:val="fontstyle01"/>
                <w:rFonts w:ascii="Times New Roman" w:hAnsi="Times New Roman" w:cs="Times New Roman"/>
                <w:b w:val="0"/>
                <w:sz w:val="28"/>
                <w:szCs w:val="28"/>
                <w:lang w:val="vi-VN"/>
              </w:rPr>
            </w:rPrChange>
          </w:rPr>
          <w:t>), Tổng nitơ (TN), Tổng Phôtpho (TP), tổng hợp chất hữu cơ các bon (TOC) và các thông số khác</w:t>
        </w:r>
        <w:r w:rsidRPr="00B244A1">
          <w:rPr>
            <w:rStyle w:val="fontstyle01"/>
            <w:rFonts w:ascii="Times New Roman" w:hAnsi="Times New Roman" w:cs="Times New Roman"/>
            <w:b w:val="0"/>
            <w:sz w:val="28"/>
            <w:szCs w:val="28"/>
            <w:lang w:val="vi-VN"/>
          </w:rPr>
          <w:t>.</w:t>
        </w:r>
      </w:ins>
    </w:p>
    <w:p w14:paraId="31C32E66" w14:textId="77777777" w:rsidR="006641FD" w:rsidRPr="006641FD" w:rsidRDefault="006641FD" w:rsidP="00221E80">
      <w:pPr>
        <w:spacing w:before="120" w:after="120" w:line="240" w:lineRule="auto"/>
        <w:ind w:firstLine="709"/>
        <w:jc w:val="both"/>
        <w:rPr>
          <w:rStyle w:val="fontstyle01"/>
          <w:rFonts w:ascii="Times New Roman" w:hAnsi="Times New Roman" w:cs="Times New Roman"/>
          <w:b w:val="0"/>
          <w:color w:val="FF0000"/>
          <w:sz w:val="28"/>
          <w:szCs w:val="28"/>
          <w:rPrChange w:id="323" w:author="Nguyen Bjno" w:date="2020-08-08T04:43:00Z">
            <w:rPr>
              <w:rStyle w:val="fontstyle01"/>
              <w:rFonts w:ascii="Times New Roman" w:hAnsi="Times New Roman" w:cs="Times New Roman"/>
              <w:b w:val="0"/>
              <w:color w:val="FF0000"/>
              <w:sz w:val="28"/>
              <w:szCs w:val="28"/>
              <w:lang w:val="vi-VN"/>
            </w:rPr>
          </w:rPrChange>
        </w:rPr>
      </w:pPr>
    </w:p>
    <w:p w14:paraId="59F5F892"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t>2. Vị trí quan trắc:</w:t>
      </w:r>
    </w:p>
    <w:p w14:paraId="4C4DE90E"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t>Căn cứ vào mục tiêu quan trắc, các cơ quan, tổ chức, cá nhân có thể lắp đặt các trạm quan trắc nước mặt tự động, liên tục để theo dõi diễn biến chất lượng nước và cảnh báo nguy cơ ô nhiễm môi trường, ưu tiên việc lắp đặt các trạm quan trắc tự động đảm bảo các tiêu chí sau đây:</w:t>
      </w:r>
    </w:p>
    <w:p w14:paraId="63F2AD21"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t>a) Các khu vực nước được bảo vệ nghiêm ngặt, được sử dụng cho mục đích cấp nước sinh hoạt hoặc bảo vệ hệ sinh thái;</w:t>
      </w:r>
    </w:p>
    <w:p w14:paraId="6FE8AC2B"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lastRenderedPageBreak/>
        <w:t>b) Các khu vực đầu nguồn dòng sông gần biên giới với các quốc gia lân cận để theo dõi đánh giá chất lượng nước từ các khu vực nước ngoài giáp ranh biên giới đổ vào Việt Nam;</w:t>
      </w:r>
    </w:p>
    <w:p w14:paraId="4C21DE03"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t>c) Các nguồn tiếp nhận gần khu vực tập trung cơ sở sản xuất công nghiệp có quy mô xả thải lớn, tiềm ẩn nguy cơ về sự cố môi trường để theo dõi, kịp thời cảnh báo các hiện tượng ô nhiễm môi trường.</w:t>
      </w:r>
    </w:p>
    <w:p w14:paraId="4A4F049D"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lang w:val="vi-VN"/>
        </w:rPr>
      </w:pPr>
      <w:r w:rsidRPr="00B244A1">
        <w:rPr>
          <w:rStyle w:val="fontstyle01"/>
          <w:rFonts w:ascii="Times New Roman" w:hAnsi="Times New Roman" w:cs="Times New Roman"/>
          <w:b w:val="0"/>
          <w:sz w:val="28"/>
          <w:szCs w:val="28"/>
          <w:lang w:val="vi-VN"/>
        </w:rPr>
        <w:t>3. Yêu cầu kỹ thuật đối với vị trí quan trắc:</w:t>
      </w:r>
    </w:p>
    <w:p w14:paraId="5470C79C" w14:textId="77777777" w:rsidR="00221E80" w:rsidRPr="00B244A1" w:rsidRDefault="00221E80" w:rsidP="00221E80">
      <w:pPr>
        <w:ind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a) Địa điểm lắp đặt trạm quan trắc cần được lựa chọn trên cơ sở xem xét các yếu tố: việc xây dựng trạm phải có tính khả thi, vị trí lấy mẫu có tính đại diện, nhu cầu quan trắc dài hạn, khả năng đảm bảo an toàn cho trạm và chi phí vận hành.</w:t>
      </w:r>
    </w:p>
    <w:p w14:paraId="05A69DF1" w14:textId="77777777" w:rsidR="00221E80" w:rsidRPr="00B244A1" w:rsidRDefault="00221E80" w:rsidP="00221E80">
      <w:pPr>
        <w:ind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b) Địa điểm lắp đặt trạm cần có điều kiện thuận lợi về giao thông, điện, nước sạch, viễn thông, khoảng cách phù hợp tới điểm lấy mẫu/đặt sensor, khả năng lấy mẫu trong mùa khô, an toàn trong vận hành và bảo dưỡng, và các điều kiện cơ bản khác đảm bảo cho việc xây dựng nhà trạm.</w:t>
      </w:r>
    </w:p>
    <w:p w14:paraId="6405DA19" w14:textId="210D4FDF" w:rsidR="00221E80" w:rsidRPr="00B244A1" w:rsidRDefault="00221E80" w:rsidP="00221E80">
      <w:pPr>
        <w:ind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 xml:space="preserve">c) Đối với trạm quan trắc trên sông, cần lựa chọn vị trí quan trắc ở đoạn sông thẳng </w:t>
      </w:r>
      <w:r w:rsidRPr="002D44AB">
        <w:rPr>
          <w:rFonts w:ascii="Times New Roman" w:hAnsi="Times New Roman" w:cs="Times New Roman"/>
          <w:sz w:val="28"/>
          <w:szCs w:val="28"/>
          <w:highlight w:val="yellow"/>
          <w:lang w:val="vi-VN"/>
          <w:rPrChange w:id="324" w:author="Nguyen Bjno" w:date="2020-08-08T04:48:00Z">
            <w:rPr>
              <w:rFonts w:ascii="Times New Roman" w:hAnsi="Times New Roman" w:cs="Times New Roman"/>
              <w:sz w:val="28"/>
              <w:szCs w:val="28"/>
              <w:lang w:val="vi-VN"/>
            </w:rPr>
          </w:rPrChange>
        </w:rPr>
        <w:t>(tối thiểu 300m về phía thượng nguồn và hạ nguồn</w:t>
      </w:r>
      <w:r w:rsidRPr="00B244A1">
        <w:rPr>
          <w:rFonts w:ascii="Times New Roman" w:hAnsi="Times New Roman" w:cs="Times New Roman"/>
          <w:sz w:val="28"/>
          <w:szCs w:val="28"/>
          <w:lang w:val="vi-VN"/>
        </w:rPr>
        <w:t>)</w:t>
      </w:r>
      <w:ins w:id="325" w:author="Nguyen Bjno" w:date="2020-08-08T04:51:00Z">
        <w:r w:rsidR="002D44AB">
          <w:rPr>
            <w:rFonts w:ascii="Times New Roman" w:hAnsi="Times New Roman" w:cs="Times New Roman"/>
            <w:sz w:val="28"/>
            <w:szCs w:val="28"/>
          </w:rPr>
          <w:t xml:space="preserve"> </w:t>
        </w:r>
        <w:r w:rsidR="002D44AB" w:rsidRPr="002D44AB">
          <w:rPr>
            <w:rFonts w:ascii="Times New Roman" w:hAnsi="Times New Roman" w:cs="Times New Roman"/>
            <w:color w:val="FF0000"/>
            <w:sz w:val="28"/>
            <w:szCs w:val="28"/>
            <w:rPrChange w:id="326" w:author="Nguyen Bjno" w:date="2020-08-08T04:51:00Z">
              <w:rPr>
                <w:rFonts w:ascii="Times New Roman" w:hAnsi="Times New Roman" w:cs="Times New Roman"/>
                <w:sz w:val="28"/>
                <w:szCs w:val="28"/>
              </w:rPr>
            </w:rPrChange>
          </w:rPr>
          <w:t>(nên xem xét con số việc thực tế đảm bảo 2 đầu như vậy rất khó)</w:t>
        </w:r>
      </w:ins>
      <w:r w:rsidRPr="002D44AB">
        <w:rPr>
          <w:rFonts w:ascii="Times New Roman" w:hAnsi="Times New Roman" w:cs="Times New Roman"/>
          <w:color w:val="FF0000"/>
          <w:sz w:val="28"/>
          <w:szCs w:val="28"/>
          <w:lang w:val="vi-VN"/>
          <w:rPrChange w:id="327" w:author="Nguyen Bjno" w:date="2020-08-08T04:51:00Z">
            <w:rPr>
              <w:rFonts w:ascii="Times New Roman" w:hAnsi="Times New Roman" w:cs="Times New Roman"/>
              <w:sz w:val="28"/>
              <w:szCs w:val="28"/>
              <w:lang w:val="vi-VN"/>
            </w:rPr>
          </w:rPrChange>
        </w:rPr>
        <w:t xml:space="preserve">, </w:t>
      </w:r>
      <w:r w:rsidRPr="00B244A1">
        <w:rPr>
          <w:rFonts w:ascii="Times New Roman" w:hAnsi="Times New Roman" w:cs="Times New Roman"/>
          <w:sz w:val="28"/>
          <w:szCs w:val="28"/>
          <w:lang w:val="vi-VN"/>
        </w:rPr>
        <w:t xml:space="preserve">nơi có chất lượng nước đồng đều và vận tốc và chế độ dòng chảy tương đối ổn định, có khoảng cách tối thiểu </w:t>
      </w:r>
      <w:r w:rsidRPr="002D44AB">
        <w:rPr>
          <w:rFonts w:ascii="Times New Roman" w:hAnsi="Times New Roman" w:cs="Times New Roman"/>
          <w:sz w:val="28"/>
          <w:szCs w:val="28"/>
          <w:highlight w:val="yellow"/>
          <w:lang w:val="vi-VN"/>
          <w:rPrChange w:id="328" w:author="Nguyen Bjno" w:date="2020-08-08T04:48:00Z">
            <w:rPr>
              <w:rFonts w:ascii="Times New Roman" w:hAnsi="Times New Roman" w:cs="Times New Roman"/>
              <w:sz w:val="28"/>
              <w:szCs w:val="28"/>
              <w:lang w:val="vi-VN"/>
            </w:rPr>
          </w:rPrChange>
        </w:rPr>
        <w:t>1km</w:t>
      </w:r>
      <w:r w:rsidRPr="00B244A1">
        <w:rPr>
          <w:rFonts w:ascii="Times New Roman" w:hAnsi="Times New Roman" w:cs="Times New Roman"/>
          <w:sz w:val="28"/>
          <w:szCs w:val="28"/>
          <w:lang w:val="vi-VN"/>
        </w:rPr>
        <w:t xml:space="preserve"> từ các cống xả nước thải và các cửa triều. Việc lựa chọn vị trí quan trắc tự động cần nhất quán, tương đồng với việc lựa chọn các vị trí quan trắc thông thường để đảm bảo tính liên tục của dữ liệu quan trắc.</w:t>
      </w:r>
    </w:p>
    <w:p w14:paraId="630381DC" w14:textId="47D16EEE" w:rsidR="00130277" w:rsidRDefault="00221E80" w:rsidP="00130277">
      <w:pPr>
        <w:spacing w:before="120" w:after="120" w:line="240" w:lineRule="auto"/>
        <w:ind w:firstLine="709"/>
        <w:jc w:val="both"/>
        <w:rPr>
          <w:ins w:id="329" w:author="Nguyen Bjno" w:date="2020-08-08T04:53:00Z"/>
          <w:rFonts w:ascii="Times New Roman" w:hAnsi="Times New Roman" w:cs="Times New Roman"/>
          <w:sz w:val="28"/>
          <w:szCs w:val="28"/>
          <w:lang w:val="vi-VN"/>
        </w:rPr>
      </w:pPr>
      <w:r w:rsidRPr="00B244A1">
        <w:rPr>
          <w:rFonts w:ascii="Times New Roman" w:hAnsi="Times New Roman" w:cs="Times New Roman"/>
          <w:sz w:val="28"/>
          <w:szCs w:val="28"/>
          <w:lang w:val="vi-VN"/>
        </w:rPr>
        <w:t>d) Đối với trạm quan trắc trên hồ (nguồn nước tĩnh), cần lựa chọn vị trí quan trắc ở những khu vực có chế độ trao đổi thủy lực tốt, mang tính đại diện cho chất lượng nước của hồ, tránh chọn vị trí quan trắc tại các khu vực nước tù, nước đọng, hoặc những khu vực dễ xảy ra hiện tượng lắng trầm tích và/hoặc sinh sôi thực vật thủy sinh.</w:t>
      </w:r>
    </w:p>
    <w:p w14:paraId="48996C83" w14:textId="577C3AAB" w:rsidR="00130277" w:rsidRPr="00130277" w:rsidRDefault="00130277">
      <w:pPr>
        <w:spacing w:before="120" w:after="120" w:line="240" w:lineRule="auto"/>
        <w:ind w:firstLine="709"/>
        <w:jc w:val="both"/>
        <w:rPr>
          <w:rStyle w:val="fontstyle01"/>
          <w:rFonts w:ascii="Times New Roman" w:hAnsi="Times New Roman" w:cs="Times New Roman"/>
          <w:b w:val="0"/>
          <w:bCs w:val="0"/>
          <w:color w:val="FF0000"/>
          <w:sz w:val="28"/>
          <w:szCs w:val="28"/>
          <w:rPrChange w:id="330" w:author="Nguyen Bjno" w:date="2020-08-08T04:53:00Z">
            <w:rPr>
              <w:rStyle w:val="fontstyle01"/>
              <w:rFonts w:ascii="Times New Roman" w:hAnsi="Times New Roman" w:cs="Times New Roman"/>
              <w:sz w:val="28"/>
              <w:szCs w:val="28"/>
              <w:lang w:val="vi-VN"/>
            </w:rPr>
          </w:rPrChange>
        </w:rPr>
      </w:pPr>
      <w:ins w:id="331" w:author="Nguyen Bjno" w:date="2020-08-08T04:53:00Z">
        <w:r w:rsidRPr="00130277">
          <w:rPr>
            <w:rFonts w:ascii="Times New Roman" w:hAnsi="Times New Roman" w:cs="Times New Roman"/>
            <w:color w:val="FF0000"/>
            <w:sz w:val="28"/>
            <w:szCs w:val="28"/>
            <w:rPrChange w:id="332" w:author="Nguyen Bjno" w:date="2020-08-08T04:53:00Z">
              <w:rPr>
                <w:rFonts w:ascii="Times New Roman" w:hAnsi="Times New Roman" w:cs="Times New Roman"/>
                <w:b/>
                <w:bCs/>
                <w:color w:val="242021"/>
                <w:sz w:val="28"/>
                <w:szCs w:val="28"/>
              </w:rPr>
            </w:rPrChange>
          </w:rPr>
          <w:t>e) bổ sung yêu cầu đối với trạm nước biển</w:t>
        </w:r>
      </w:ins>
    </w:p>
    <w:p w14:paraId="6CE35142" w14:textId="77777777" w:rsidR="00221E80" w:rsidRPr="00B244A1" w:rsidRDefault="00221E80" w:rsidP="00221E80">
      <w:pPr>
        <w:spacing w:before="120" w:after="120" w:line="240" w:lineRule="auto"/>
        <w:ind w:right="4"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4.</w:t>
      </w:r>
      <w:r w:rsidRPr="00B244A1">
        <w:rPr>
          <w:rFonts w:ascii="Times New Roman" w:eastAsia="Arial" w:hAnsi="Times New Roman" w:cs="Times New Roman"/>
          <w:sz w:val="28"/>
          <w:szCs w:val="28"/>
          <w:lang w:val="vi-VN"/>
        </w:rPr>
        <w:t xml:space="preserve"> </w:t>
      </w:r>
      <w:r w:rsidRPr="00B244A1">
        <w:rPr>
          <w:rFonts w:ascii="Times New Roman" w:hAnsi="Times New Roman" w:cs="Times New Roman"/>
          <w:sz w:val="28"/>
          <w:szCs w:val="28"/>
          <w:lang w:val="vi-VN"/>
        </w:rPr>
        <w:t xml:space="preserve">Thành phần cơ bản của Hệ thống gồm: </w:t>
      </w:r>
    </w:p>
    <w:p w14:paraId="67B145F0" w14:textId="599B726F" w:rsidR="00221E80" w:rsidRPr="00B244A1" w:rsidRDefault="00221E80" w:rsidP="00221E80">
      <w:pPr>
        <w:numPr>
          <w:ilvl w:val="0"/>
          <w:numId w:val="155"/>
        </w:numPr>
        <w:tabs>
          <w:tab w:val="left" w:pos="993"/>
        </w:tabs>
        <w:spacing w:before="120" w:after="120" w:line="240" w:lineRule="auto"/>
        <w:ind w:left="0" w:right="4"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Thiết bị quan trắc tự động, liên tục: gồm một hoặc nhiều thiết bị có khả năng đo, phân tích và đưa ra kết quả quan trắc của các thông số trong nước</w:t>
      </w:r>
      <w:del w:id="333" w:author="Nguyen Bjno" w:date="2020-08-08T04:54:00Z">
        <w:r w:rsidRPr="00B244A1" w:rsidDel="003C7D1F">
          <w:rPr>
            <w:rFonts w:ascii="Times New Roman" w:hAnsi="Times New Roman" w:cs="Times New Roman"/>
            <w:sz w:val="28"/>
            <w:szCs w:val="28"/>
            <w:lang w:val="vi-VN"/>
          </w:rPr>
          <w:delText xml:space="preserve"> </w:delText>
        </w:r>
        <w:r w:rsidRPr="003C7D1F" w:rsidDel="003C7D1F">
          <w:rPr>
            <w:rFonts w:ascii="Times New Roman" w:hAnsi="Times New Roman" w:cs="Times New Roman"/>
            <w:sz w:val="28"/>
            <w:szCs w:val="28"/>
            <w:highlight w:val="yellow"/>
            <w:lang w:val="vi-VN"/>
            <w:rPrChange w:id="334" w:author="Nguyen Bjno" w:date="2020-08-08T04:54:00Z">
              <w:rPr>
                <w:rFonts w:ascii="Times New Roman" w:hAnsi="Times New Roman" w:cs="Times New Roman"/>
                <w:sz w:val="28"/>
                <w:szCs w:val="28"/>
                <w:lang w:val="vi-VN"/>
              </w:rPr>
            </w:rPrChange>
          </w:rPr>
          <w:delText>thải</w:delText>
        </w:r>
      </w:del>
      <w:r w:rsidRPr="00B244A1">
        <w:rPr>
          <w:rFonts w:ascii="Times New Roman" w:hAnsi="Times New Roman" w:cs="Times New Roman"/>
          <w:sz w:val="28"/>
          <w:szCs w:val="28"/>
          <w:lang w:val="vi-VN"/>
        </w:rPr>
        <w:t xml:space="preserve"> một cách tự động, liên tục. Căn cứ vào thông số quan trắc và nguyên lý đo, phân tích của thiết bị quan trắc để xác định phương án lắp đặt thiết bị quan trắc phù hợp, cụ thể: </w:t>
      </w:r>
    </w:p>
    <w:p w14:paraId="16D4F6DC" w14:textId="39A66802" w:rsidR="00221E80" w:rsidRPr="00B244A1" w:rsidRDefault="00221E80" w:rsidP="00221E80">
      <w:pPr>
        <w:spacing w:before="120" w:after="120" w:line="240" w:lineRule="auto"/>
        <w:ind w:right="4"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lastRenderedPageBreak/>
        <w:t xml:space="preserve">- Phương án trực tiếp: các thiết bị quan trắc </w:t>
      </w:r>
      <w:del w:id="335" w:author="Nguyen Bjno" w:date="2020-08-08T04:56:00Z">
        <w:r w:rsidRPr="00B244A1" w:rsidDel="003C7D1F">
          <w:rPr>
            <w:rFonts w:ascii="Times New Roman" w:hAnsi="Times New Roman" w:cs="Times New Roman"/>
            <w:sz w:val="28"/>
            <w:szCs w:val="28"/>
            <w:lang w:val="vi-VN"/>
          </w:rPr>
          <w:delText xml:space="preserve">(đầu đo pH, nhiệt độ, TSS...) </w:delText>
        </w:r>
      </w:del>
      <w:r w:rsidRPr="00B244A1">
        <w:rPr>
          <w:rFonts w:ascii="Times New Roman" w:hAnsi="Times New Roman" w:cs="Times New Roman"/>
          <w:sz w:val="28"/>
          <w:szCs w:val="28"/>
          <w:lang w:val="vi-VN"/>
        </w:rPr>
        <w:t xml:space="preserve">được đặt trực tiếp </w:t>
      </w:r>
      <w:ins w:id="336" w:author="Nguyen Bjno" w:date="2020-08-08T04:57:00Z">
        <w:r w:rsidR="003C7D1F">
          <w:rPr>
            <w:rFonts w:ascii="Times New Roman" w:hAnsi="Times New Roman" w:cs="Times New Roman"/>
            <w:sz w:val="28"/>
            <w:szCs w:val="28"/>
          </w:rPr>
          <w:t>(</w:t>
        </w:r>
      </w:ins>
      <w:ins w:id="337" w:author="Nguyen Bjno" w:date="2020-08-08T04:56:00Z">
        <w:r w:rsidR="003C7D1F">
          <w:rPr>
            <w:rFonts w:ascii="Times New Roman" w:hAnsi="Times New Roman" w:cs="Times New Roman"/>
            <w:sz w:val="28"/>
            <w:szCs w:val="28"/>
          </w:rPr>
          <w:t>sông, hồ, biển</w:t>
        </w:r>
      </w:ins>
      <w:ins w:id="338" w:author="Nguyen Bjno" w:date="2020-08-08T04:57:00Z">
        <w:r w:rsidR="003C7D1F">
          <w:rPr>
            <w:rFonts w:ascii="Times New Roman" w:hAnsi="Times New Roman" w:cs="Times New Roman"/>
            <w:sz w:val="28"/>
            <w:szCs w:val="28"/>
          </w:rPr>
          <w:t>..)</w:t>
        </w:r>
      </w:ins>
      <w:del w:id="339" w:author="Nguyen Bjno" w:date="2020-08-08T04:56:00Z">
        <w:r w:rsidRPr="00B244A1" w:rsidDel="003C7D1F">
          <w:rPr>
            <w:rFonts w:ascii="Times New Roman" w:hAnsi="Times New Roman" w:cs="Times New Roman"/>
            <w:sz w:val="28"/>
            <w:szCs w:val="28"/>
            <w:lang w:val="vi-VN"/>
          </w:rPr>
          <w:delText>trong bể nước thải sau hệ thống xử lý</w:delText>
        </w:r>
      </w:del>
      <w:r w:rsidRPr="00B244A1">
        <w:rPr>
          <w:rFonts w:ascii="Times New Roman" w:hAnsi="Times New Roman" w:cs="Times New Roman"/>
          <w:sz w:val="28"/>
          <w:szCs w:val="28"/>
          <w:lang w:val="vi-VN"/>
        </w:rPr>
        <w:t xml:space="preserve">, vị trí đặt các đầu đo phải cách ít nhất 10 cm từ bề mặt nước </w:t>
      </w:r>
      <w:del w:id="340" w:author="Nguyen Bjno" w:date="2020-08-08T04:57:00Z">
        <w:r w:rsidRPr="00B244A1" w:rsidDel="003C7D1F">
          <w:rPr>
            <w:rFonts w:ascii="Times New Roman" w:hAnsi="Times New Roman" w:cs="Times New Roman"/>
            <w:sz w:val="28"/>
            <w:szCs w:val="28"/>
            <w:lang w:val="vi-VN"/>
          </w:rPr>
          <w:delText xml:space="preserve">thải </w:delText>
        </w:r>
      </w:del>
      <w:r w:rsidRPr="00B244A1">
        <w:rPr>
          <w:rFonts w:ascii="Times New Roman" w:hAnsi="Times New Roman" w:cs="Times New Roman"/>
          <w:sz w:val="28"/>
          <w:szCs w:val="28"/>
          <w:lang w:val="vi-VN"/>
        </w:rPr>
        <w:t xml:space="preserve">và ít nhất 15 cm từ đáy; </w:t>
      </w:r>
    </w:p>
    <w:p w14:paraId="030F1444" w14:textId="5C330174" w:rsidR="00221E80" w:rsidRPr="00B244A1" w:rsidRDefault="00221E80" w:rsidP="00221E80">
      <w:pPr>
        <w:tabs>
          <w:tab w:val="left" w:pos="1276"/>
        </w:tabs>
        <w:spacing w:before="120" w:after="120" w:line="240" w:lineRule="auto"/>
        <w:ind w:right="4"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 Phương án gián tiếp: nước mặt được bơm lên nhà trạm vào thùng chứa mẫu và hệ thiết bị phân tích tự động (nếu có). Các đầu đo</w:t>
      </w:r>
      <w:ins w:id="341" w:author="Nguyen Bjno" w:date="2020-08-08T04:58:00Z">
        <w:r w:rsidR="004A708F">
          <w:rPr>
            <w:rFonts w:ascii="Times New Roman" w:hAnsi="Times New Roman" w:cs="Times New Roman"/>
            <w:sz w:val="28"/>
            <w:szCs w:val="28"/>
          </w:rPr>
          <w:t xml:space="preserve"> </w:t>
        </w:r>
      </w:ins>
      <w:del w:id="342" w:author="Nguyen Bjno" w:date="2020-08-08T04:58:00Z">
        <w:r w:rsidRPr="00B244A1" w:rsidDel="004A708F">
          <w:rPr>
            <w:rFonts w:ascii="Times New Roman" w:hAnsi="Times New Roman" w:cs="Times New Roman"/>
            <w:sz w:val="28"/>
            <w:szCs w:val="28"/>
            <w:lang w:val="vi-VN"/>
          </w:rPr>
          <w:delText xml:space="preserve">: pH, nhiệt độ, TSS... </w:delText>
        </w:r>
      </w:del>
      <w:r w:rsidRPr="00B244A1">
        <w:rPr>
          <w:rFonts w:ascii="Times New Roman" w:hAnsi="Times New Roman" w:cs="Times New Roman"/>
          <w:sz w:val="28"/>
          <w:szCs w:val="28"/>
          <w:lang w:val="vi-VN"/>
        </w:rPr>
        <w:t xml:space="preserve">được nhúng trực tiếp vào thùng chứa mẫu bên trong nhà trạm; </w:t>
      </w:r>
    </w:p>
    <w:p w14:paraId="74892CF9" w14:textId="77777777" w:rsidR="00221E80" w:rsidRPr="00B244A1" w:rsidRDefault="00221E80" w:rsidP="00221E80">
      <w:pPr>
        <w:numPr>
          <w:ilvl w:val="0"/>
          <w:numId w:val="155"/>
        </w:numPr>
        <w:tabs>
          <w:tab w:val="left" w:pos="1134"/>
        </w:tabs>
        <w:spacing w:before="120" w:after="120" w:line="240" w:lineRule="auto"/>
        <w:ind w:left="0" w:right="4"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 xml:space="preserve">Thiết bị thu thập, lưu giữ, truyền dữ liệu (datalogger): để thu thập, lưu giữ và truyền dữ liệu quan trắc tự động, liên tục của Hệ thống về cơ quan nhà nước về môi trường và được quy định chi tiết tại </w:t>
      </w:r>
      <w:r w:rsidRPr="00B244A1">
        <w:rPr>
          <w:rFonts w:ascii="Times New Roman" w:hAnsi="Times New Roman" w:cs="Times New Roman"/>
          <w:sz w:val="28"/>
          <w:szCs w:val="28"/>
          <w:highlight w:val="yellow"/>
          <w:lang w:val="vi-VN"/>
        </w:rPr>
        <w:t>Chương … Thông tư</w:t>
      </w:r>
      <w:r w:rsidRPr="00B244A1">
        <w:rPr>
          <w:rFonts w:ascii="Times New Roman" w:hAnsi="Times New Roman" w:cs="Times New Roman"/>
          <w:sz w:val="28"/>
          <w:szCs w:val="28"/>
          <w:lang w:val="vi-VN"/>
        </w:rPr>
        <w:t xml:space="preserve"> này; </w:t>
      </w:r>
    </w:p>
    <w:p w14:paraId="4D8F361C" w14:textId="77777777" w:rsidR="00221E80" w:rsidRPr="00B244A1" w:rsidRDefault="00221E80" w:rsidP="00221E80">
      <w:pPr>
        <w:numPr>
          <w:ilvl w:val="0"/>
          <w:numId w:val="155"/>
        </w:numPr>
        <w:tabs>
          <w:tab w:val="left" w:pos="993"/>
        </w:tabs>
        <w:spacing w:before="120" w:after="120" w:line="240" w:lineRule="auto"/>
        <w:ind w:left="0" w:right="4"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 xml:space="preserve">Dung dịch chuẩn: để kiểm tra và hiệu chuẩn thiết bị quan trắc của Hệ thống; </w:t>
      </w:r>
    </w:p>
    <w:p w14:paraId="0A1B9F13" w14:textId="28701612" w:rsidR="00221E80" w:rsidRPr="00B244A1" w:rsidRDefault="00221E80" w:rsidP="00221E80">
      <w:pPr>
        <w:spacing w:before="120" w:after="120" w:line="240" w:lineRule="auto"/>
        <w:ind w:right="4" w:firstLine="709"/>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d) Camera: để cung cấp hình ảnh trực tuyến tại vị trí đặt các thiết bị quan trắc</w:t>
      </w:r>
      <w:del w:id="343" w:author="Nguyen Bjno" w:date="2020-08-08T04:59:00Z">
        <w:r w:rsidRPr="00B244A1" w:rsidDel="00530E89">
          <w:rPr>
            <w:rFonts w:ascii="Times New Roman" w:hAnsi="Times New Roman" w:cs="Times New Roman"/>
            <w:sz w:val="28"/>
            <w:szCs w:val="28"/>
            <w:lang w:val="vi-VN"/>
          </w:rPr>
          <w:delText xml:space="preserve"> và vị trí cửa xả của hệ thống xử lý nước thải, trước khi đổ ra nguồn tiếp nhận</w:delText>
        </w:r>
      </w:del>
      <w:ins w:id="344" w:author="Nguyen Bjno" w:date="2020-08-08T04:59:00Z">
        <w:r w:rsidR="00530E89">
          <w:rPr>
            <w:rFonts w:ascii="Times New Roman" w:hAnsi="Times New Roman" w:cs="Times New Roman"/>
            <w:sz w:val="28"/>
            <w:szCs w:val="28"/>
          </w:rPr>
          <w:t xml:space="preserve"> (</w:t>
        </w:r>
      </w:ins>
      <w:ins w:id="345" w:author="Nguyen Bjno" w:date="2020-08-08T05:00:00Z">
        <w:r w:rsidR="00530E89">
          <w:rPr>
            <w:rFonts w:ascii="Times New Roman" w:hAnsi="Times New Roman" w:cs="Times New Roman"/>
            <w:sz w:val="28"/>
            <w:szCs w:val="28"/>
          </w:rPr>
          <w:t>k</w:t>
        </w:r>
      </w:ins>
      <w:ins w:id="346" w:author="Nguyen Bjno" w:date="2020-08-08T04:59:00Z">
        <w:r w:rsidR="00530E89">
          <w:rPr>
            <w:rFonts w:ascii="Times New Roman" w:hAnsi="Times New Roman" w:cs="Times New Roman"/>
            <w:sz w:val="28"/>
            <w:szCs w:val="28"/>
          </w:rPr>
          <w:t>huyến k</w:t>
        </w:r>
      </w:ins>
      <w:ins w:id="347" w:author="Nguyen Bjno" w:date="2020-08-08T05:00:00Z">
        <w:r w:rsidR="00530E89">
          <w:rPr>
            <w:rFonts w:ascii="Times New Roman" w:hAnsi="Times New Roman" w:cs="Times New Roman"/>
            <w:sz w:val="28"/>
            <w:szCs w:val="28"/>
          </w:rPr>
          <w:t>hích)</w:t>
        </w:r>
      </w:ins>
      <w:r w:rsidRPr="00B244A1">
        <w:rPr>
          <w:rFonts w:ascii="Times New Roman" w:hAnsi="Times New Roman" w:cs="Times New Roman"/>
          <w:sz w:val="28"/>
          <w:szCs w:val="28"/>
          <w:lang w:val="vi-VN"/>
        </w:rPr>
        <w:t xml:space="preserve">; </w:t>
      </w:r>
    </w:p>
    <w:p w14:paraId="60B259A4" w14:textId="77777777" w:rsidR="00221E80" w:rsidRPr="00B244A1" w:rsidRDefault="00221E80" w:rsidP="00221E80">
      <w:pPr>
        <w:numPr>
          <w:ilvl w:val="0"/>
          <w:numId w:val="177"/>
        </w:numPr>
        <w:tabs>
          <w:tab w:val="left" w:pos="993"/>
        </w:tabs>
        <w:spacing w:before="120" w:after="120" w:line="240" w:lineRule="auto"/>
        <w:ind w:right="4"/>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 xml:space="preserve">Cơ sở hạ tầng, gồm: </w:t>
      </w:r>
    </w:p>
    <w:p w14:paraId="3525DC32" w14:textId="77777777" w:rsidR="00221E80" w:rsidRPr="00B244A1" w:rsidRDefault="00221E80" w:rsidP="00221E80">
      <w:pPr>
        <w:numPr>
          <w:ilvl w:val="1"/>
          <w:numId w:val="177"/>
        </w:numPr>
        <w:tabs>
          <w:tab w:val="left" w:pos="1134"/>
        </w:tabs>
        <w:spacing w:before="120" w:after="120" w:line="240" w:lineRule="auto"/>
        <w:ind w:left="0" w:right="4" w:firstLine="567"/>
        <w:jc w:val="both"/>
        <w:rPr>
          <w:rFonts w:ascii="Times New Roman" w:hAnsi="Times New Roman" w:cs="Times New Roman"/>
          <w:sz w:val="28"/>
          <w:szCs w:val="28"/>
          <w:lang w:val="vi-VN"/>
        </w:rPr>
      </w:pPr>
      <w:r w:rsidRPr="00B244A1">
        <w:rPr>
          <w:rFonts w:ascii="Times New Roman" w:hAnsi="Times New Roman" w:cs="Times New Roman"/>
          <w:sz w:val="28"/>
          <w:szCs w:val="28"/>
          <w:lang w:val="vi-VN"/>
        </w:rPr>
        <w:t xml:space="preserve">Nhà trạm: để chứa các thiết bị quan trắc của Hệ thống. Tùy theo điều kiện cụ thể tại ví trí lắp đặt, nhà trạm có thể được xây dựng dưới nhiều hình thức khác nhau nhưng phải bảo đảm môi trường an toàn và ổn định cho các thiết bị bên trong nhà trạm. Vị trí nhà trạm phải đáp ứng tối thiểu các yêu cầu sau:  </w:t>
      </w:r>
    </w:p>
    <w:p w14:paraId="087D280F" w14:textId="77777777" w:rsidR="00221E80" w:rsidRPr="00B244A1" w:rsidRDefault="00221E80" w:rsidP="00221E80">
      <w:pPr>
        <w:numPr>
          <w:ilvl w:val="2"/>
          <w:numId w:val="177"/>
        </w:numPr>
        <w:tabs>
          <w:tab w:val="left" w:pos="1134"/>
        </w:tabs>
        <w:spacing w:before="120" w:after="120" w:line="240" w:lineRule="auto"/>
        <w:ind w:left="0" w:right="4" w:firstLine="567"/>
        <w:jc w:val="both"/>
        <w:rPr>
          <w:rFonts w:ascii="Times New Roman" w:hAnsi="Times New Roman" w:cs="Times New Roman"/>
          <w:sz w:val="28"/>
          <w:szCs w:val="28"/>
        </w:rPr>
      </w:pPr>
      <w:r w:rsidRPr="00B244A1">
        <w:rPr>
          <w:rFonts w:ascii="Times New Roman" w:hAnsi="Times New Roman" w:cs="Times New Roman"/>
          <w:sz w:val="28"/>
          <w:szCs w:val="28"/>
        </w:rPr>
        <w:t xml:space="preserve">Ít bị rung, lắc; </w:t>
      </w:r>
    </w:p>
    <w:p w14:paraId="44767C46" w14:textId="77777777"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B244A1">
        <w:rPr>
          <w:rFonts w:ascii="Times New Roman" w:hAnsi="Times New Roman" w:cs="Times New Roman"/>
          <w:sz w:val="28"/>
          <w:szCs w:val="28"/>
        </w:rPr>
        <w:t>Ít bị tác động do bụi và các khí gây ăn m</w:t>
      </w:r>
      <w:r w:rsidRPr="002E0B50">
        <w:rPr>
          <w:rFonts w:ascii="Times New Roman" w:hAnsi="Times New Roman"/>
          <w:sz w:val="28"/>
          <w:szCs w:val="28"/>
        </w:rPr>
        <w:t xml:space="preserve">òn; </w:t>
      </w:r>
    </w:p>
    <w:p w14:paraId="108A6572" w14:textId="231F1EDA" w:rsidR="00221E80" w:rsidRPr="004D6302"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4D6302">
        <w:rPr>
          <w:rFonts w:ascii="Times New Roman" w:hAnsi="Times New Roman"/>
          <w:sz w:val="28"/>
          <w:szCs w:val="28"/>
        </w:rPr>
        <w:t>Có nguồn điện ổn định. Nguồn điện và các thiết bị lưu điện phải bảo đảm duy trì hoạt động liên tục, ổn định của Hệ thống và các thiết bị điện phải có các thiết bị đóng ngắt, chống quá dòng, quá áp</w:t>
      </w:r>
      <w:del w:id="348" w:author="Nguyen Bjno" w:date="2020-08-08T05:02:00Z">
        <w:r w:rsidRPr="004D6302" w:rsidDel="00911E7B">
          <w:rPr>
            <w:rFonts w:ascii="Times New Roman" w:hAnsi="Times New Roman"/>
            <w:sz w:val="28"/>
            <w:szCs w:val="28"/>
          </w:rPr>
          <w:delText>;</w:delText>
        </w:r>
      </w:del>
      <w:r w:rsidRPr="004D6302">
        <w:rPr>
          <w:rFonts w:ascii="Times New Roman" w:hAnsi="Times New Roman"/>
          <w:sz w:val="28"/>
          <w:szCs w:val="28"/>
        </w:rPr>
        <w:t xml:space="preserve"> và có thiết bị ổn áp với công suất phù hợp để bảo đảm Hệ thống hoạt động ổn định, có bộ lưu điện (UPS) bảo đảm </w:t>
      </w:r>
      <w:r>
        <w:rPr>
          <w:rFonts w:ascii="Times New Roman" w:hAnsi="Times New Roman"/>
          <w:sz w:val="28"/>
          <w:szCs w:val="28"/>
        </w:rPr>
        <w:t>h</w:t>
      </w:r>
      <w:r w:rsidRPr="004D6302">
        <w:rPr>
          <w:rFonts w:ascii="Times New Roman" w:hAnsi="Times New Roman"/>
          <w:sz w:val="28"/>
          <w:szCs w:val="28"/>
        </w:rPr>
        <w:t xml:space="preserve">ệ thống hoạt động tối thiểu </w:t>
      </w:r>
      <w:del w:id="349" w:author="Nguyen Bjno" w:date="2020-08-08T05:04:00Z">
        <w:r w:rsidRPr="004D6302" w:rsidDel="00911E7B">
          <w:rPr>
            <w:rFonts w:ascii="Times New Roman" w:hAnsi="Times New Roman"/>
            <w:sz w:val="28"/>
            <w:szCs w:val="28"/>
          </w:rPr>
          <w:delText xml:space="preserve">30 </w:delText>
        </w:r>
      </w:del>
      <w:ins w:id="350" w:author="Nguyen Bjno" w:date="2020-08-08T05:04:00Z">
        <w:r w:rsidR="00911E7B">
          <w:rPr>
            <w:rFonts w:ascii="Times New Roman" w:hAnsi="Times New Roman"/>
            <w:sz w:val="28"/>
            <w:szCs w:val="28"/>
          </w:rPr>
          <w:t>3</w:t>
        </w:r>
        <w:r w:rsidR="00911E7B" w:rsidRPr="004D6302">
          <w:rPr>
            <w:rFonts w:ascii="Times New Roman" w:hAnsi="Times New Roman"/>
            <w:sz w:val="28"/>
            <w:szCs w:val="28"/>
          </w:rPr>
          <w:t xml:space="preserve"> </w:t>
        </w:r>
      </w:ins>
      <w:r w:rsidRPr="004D6302">
        <w:rPr>
          <w:rFonts w:ascii="Times New Roman" w:hAnsi="Times New Roman"/>
          <w:sz w:val="28"/>
          <w:szCs w:val="28"/>
        </w:rPr>
        <w:t xml:space="preserve">phút từ khi mất điện;  </w:t>
      </w:r>
    </w:p>
    <w:p w14:paraId="28627BFD" w14:textId="77777777"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Thuận tiện cho công tác lắp đặt, bảo trì, an toàn cho người và thiết bị; </w:t>
      </w:r>
    </w:p>
    <w:p w14:paraId="653B6DE0" w14:textId="57998906"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Gần vị trí quan trắc, đáp ứng quy định tại tiết </w:t>
      </w:r>
      <w:r w:rsidRPr="00911E7B">
        <w:rPr>
          <w:rFonts w:ascii="Times New Roman" w:hAnsi="Times New Roman"/>
          <w:sz w:val="28"/>
          <w:szCs w:val="28"/>
          <w:highlight w:val="yellow"/>
          <w:rPrChange w:id="351" w:author="Nguyen Bjno" w:date="2020-08-08T05:06:00Z">
            <w:rPr>
              <w:rFonts w:ascii="Times New Roman" w:hAnsi="Times New Roman"/>
              <w:sz w:val="28"/>
              <w:szCs w:val="28"/>
            </w:rPr>
          </w:rPrChange>
        </w:rPr>
        <w:t xml:space="preserve">e.2.3 khoản </w:t>
      </w:r>
      <w:del w:id="352" w:author="Nguyen Bjno" w:date="2020-08-08T05:06:00Z">
        <w:r w:rsidRPr="00911E7B" w:rsidDel="00911E7B">
          <w:rPr>
            <w:rFonts w:ascii="Times New Roman" w:hAnsi="Times New Roman"/>
            <w:sz w:val="28"/>
            <w:szCs w:val="28"/>
            <w:highlight w:val="yellow"/>
            <w:rPrChange w:id="353" w:author="Nguyen Bjno" w:date="2020-08-08T05:06:00Z">
              <w:rPr>
                <w:rFonts w:ascii="Times New Roman" w:hAnsi="Times New Roman"/>
                <w:sz w:val="28"/>
                <w:szCs w:val="28"/>
              </w:rPr>
            </w:rPrChange>
          </w:rPr>
          <w:delText>1</w:delText>
        </w:r>
        <w:r w:rsidRPr="002E0B50" w:rsidDel="00911E7B">
          <w:rPr>
            <w:rFonts w:ascii="Times New Roman" w:hAnsi="Times New Roman"/>
            <w:sz w:val="28"/>
            <w:szCs w:val="28"/>
          </w:rPr>
          <w:delText xml:space="preserve"> </w:delText>
        </w:r>
      </w:del>
      <w:ins w:id="354" w:author="Nguyen Bjno" w:date="2020-08-08T05:06:00Z">
        <w:r w:rsidR="00911E7B">
          <w:rPr>
            <w:rFonts w:ascii="Times New Roman" w:hAnsi="Times New Roman"/>
            <w:sz w:val="28"/>
            <w:szCs w:val="28"/>
          </w:rPr>
          <w:t>4</w:t>
        </w:r>
        <w:r w:rsidR="00911E7B" w:rsidRPr="002E0B50">
          <w:rPr>
            <w:rFonts w:ascii="Times New Roman" w:hAnsi="Times New Roman"/>
            <w:sz w:val="28"/>
            <w:szCs w:val="28"/>
          </w:rPr>
          <w:t xml:space="preserve"> </w:t>
        </w:r>
      </w:ins>
      <w:r w:rsidRPr="002E0B50">
        <w:rPr>
          <w:rFonts w:ascii="Times New Roman" w:hAnsi="Times New Roman"/>
          <w:sz w:val="28"/>
          <w:szCs w:val="28"/>
        </w:rPr>
        <w:t xml:space="preserve">Điều này. </w:t>
      </w:r>
    </w:p>
    <w:p w14:paraId="33F329D4" w14:textId="77777777" w:rsidR="00221E80" w:rsidRPr="002E0B50" w:rsidRDefault="00221E80" w:rsidP="00221E80">
      <w:pPr>
        <w:numPr>
          <w:ilvl w:val="1"/>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Bơm lấy mẫu và ống dẫn nước (nếu có) </w:t>
      </w:r>
    </w:p>
    <w:p w14:paraId="129882BC" w14:textId="77777777"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Bơm lấy mẫu: phải gồm 02 bơm và hệ thống điều khiển để hoạt động luân phiên nhằm bảo đảm nước được bơm liên tục vào thùng chứa nước hoặc vào các thiết bị đo và phân tích mẫu, không tạo bọt khí trong ống dẫn và thùng chứa nước. Thân bơm, buồng bơm phải được chế tạo bằng thép không gỉ hoặc vật liệu không làm thay đổi chất lượng mẫu nước; </w:t>
      </w:r>
    </w:p>
    <w:p w14:paraId="7FDC1C2B" w14:textId="77777777"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Ống dẫn nước: phải làm bằng vật liệu bền, không gây ảnh hưởng đến chất lượng mẫu nước và có khả năng chống bám vi sinh và phải được thiết kế với </w:t>
      </w:r>
      <w:r w:rsidRPr="002E0B50">
        <w:rPr>
          <w:rFonts w:ascii="Times New Roman" w:hAnsi="Times New Roman"/>
          <w:sz w:val="28"/>
          <w:szCs w:val="28"/>
        </w:rPr>
        <w:lastRenderedPageBreak/>
        <w:t xml:space="preserve">hai ống song song và bảo đảm thuận tiện cho công tác làm sạch đường ống và bảo dưỡng định kỳ; </w:t>
      </w:r>
    </w:p>
    <w:p w14:paraId="3A318E77" w14:textId="77777777" w:rsidR="00221E80" w:rsidRPr="00E135EE"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E135EE">
        <w:rPr>
          <w:rFonts w:ascii="Times New Roman" w:hAnsi="Times New Roman"/>
          <w:sz w:val="28"/>
          <w:szCs w:val="28"/>
        </w:rPr>
        <w:t xml:space="preserve">Trong trường hợp sử dụng phương pháp lắp đặt thiết bị đo gián tiếp thì chiều dài của đường ống dẫn nước từ vị trí quan trắc đến các thùng chứa nước phải càng ngắn càng tốt và đường kính ống phải đủ lớn (tối thiểu ø27) để bảo đảm ống không bị tắc nghẽn; </w:t>
      </w:r>
    </w:p>
    <w:p w14:paraId="1A3333FD" w14:textId="2CBCABD8" w:rsidR="00221E80" w:rsidRPr="002E0B50" w:rsidRDefault="00221E80" w:rsidP="00221E80">
      <w:pPr>
        <w:numPr>
          <w:ilvl w:val="1"/>
          <w:numId w:val="177"/>
        </w:numPr>
        <w:tabs>
          <w:tab w:val="left" w:pos="993"/>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Thiết bị báo cháy, báo khói, chống sét trực tiếp và lan truyền</w:t>
      </w:r>
      <w:ins w:id="355" w:author="Nguyen Bjno" w:date="2020-08-08T05:09:00Z">
        <w:r w:rsidR="006A7FD2">
          <w:rPr>
            <w:rFonts w:ascii="Times New Roman" w:hAnsi="Times New Roman"/>
            <w:sz w:val="28"/>
            <w:szCs w:val="28"/>
          </w:rPr>
          <w:t xml:space="preserve"> (</w:t>
        </w:r>
      </w:ins>
      <w:ins w:id="356" w:author="Nguyen Bjno" w:date="2020-08-08T05:10:00Z">
        <w:r w:rsidR="0074481A">
          <w:rPr>
            <w:rFonts w:ascii="Times New Roman" w:hAnsi="Times New Roman"/>
            <w:sz w:val="28"/>
            <w:szCs w:val="28"/>
          </w:rPr>
          <w:t>nếu có</w:t>
        </w:r>
      </w:ins>
      <w:ins w:id="357" w:author="Nguyen Bjno" w:date="2020-08-08T05:09:00Z">
        <w:r w:rsidR="006A7FD2">
          <w:rPr>
            <w:rFonts w:ascii="Times New Roman" w:hAnsi="Times New Roman"/>
            <w:sz w:val="28"/>
            <w:szCs w:val="28"/>
          </w:rPr>
          <w:t>)</w:t>
        </w:r>
      </w:ins>
      <w:r w:rsidRPr="002E0B50">
        <w:rPr>
          <w:rFonts w:ascii="Times New Roman" w:hAnsi="Times New Roman"/>
          <w:sz w:val="28"/>
          <w:szCs w:val="28"/>
        </w:rPr>
        <w:t xml:space="preserve">; </w:t>
      </w:r>
    </w:p>
    <w:p w14:paraId="395E32B3" w14:textId="77777777" w:rsidR="00221E80" w:rsidRPr="002E0B50" w:rsidRDefault="00221E80" w:rsidP="00221E80">
      <w:pPr>
        <w:numPr>
          <w:ilvl w:val="1"/>
          <w:numId w:val="177"/>
        </w:numPr>
        <w:tabs>
          <w:tab w:val="left" w:pos="993"/>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Thiết bị phụ trợ khác: tùy theo các phương pháp đo, phân tích và điều kiện cụ thể tại vị trí quan trắc, các thiết bị phụ trợ có thể bao gồm (nhưng không bắt buộc) các thành phần sau: </w:t>
      </w:r>
    </w:p>
    <w:p w14:paraId="6DCBC2EF" w14:textId="77777777"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Lưới chắn rác (được sử dụng trong trường hợp lắp đặt thiết bị quan trắc trực tiếp mẫu nước thải): để không cho rác và chất bẩn bám vào các đầu đo, làm ảnh hưởng đến kết quả đo. Lưới chắn rác được làm bằng thép không gỉ, có khả năng chịu được ăn mòn; </w:t>
      </w:r>
    </w:p>
    <w:p w14:paraId="3D0236B9" w14:textId="77777777"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Thùng chứa mẫu: để chứa mẫu nước thải cần quan trắc và các đầu đo. Thùng chứa nước được làm bằng thép không gỉ hoặc vật liệu không gây ảnh hưởng đến nước thải, thuận tiện cho công tác bảo dưỡng và có thể tích phù hợp với yêu cầu lắp đặt thiết bị quan trắc (thể tích thùng chứa nước tối thiểu 15 lít) và được thiết kế để bảo đảm nước lưu thông liên tục, hạn chế tối đa tình trạng lắng đọng mẫu nước trong thùng chứa nước để bảo đảm tính chính xác và vẹn toàn của mẫu nước; </w:t>
      </w:r>
    </w:p>
    <w:p w14:paraId="18FA2044" w14:textId="77777777" w:rsidR="00221E80" w:rsidRPr="002E0B50" w:rsidRDefault="00221E80" w:rsidP="00221E80">
      <w:pPr>
        <w:numPr>
          <w:ilvl w:val="2"/>
          <w:numId w:val="177"/>
        </w:numPr>
        <w:tabs>
          <w:tab w:val="left" w:pos="1134"/>
        </w:tabs>
        <w:spacing w:before="120" w:after="120" w:line="240" w:lineRule="auto"/>
        <w:ind w:left="0" w:right="4" w:firstLine="567"/>
        <w:jc w:val="both"/>
        <w:rPr>
          <w:rFonts w:ascii="Times New Roman" w:hAnsi="Times New Roman"/>
          <w:sz w:val="28"/>
          <w:szCs w:val="28"/>
        </w:rPr>
      </w:pPr>
      <w:r w:rsidRPr="002E0B50">
        <w:rPr>
          <w:rFonts w:ascii="Times New Roman" w:hAnsi="Times New Roman"/>
          <w:sz w:val="28"/>
          <w:szCs w:val="28"/>
        </w:rPr>
        <w:t xml:space="preserve">Dụng cụ chứa chất thải: để lưu giữ chất thải từ các quá trình phân tích, các dung dịch chuẩn sau sử dụng. Dụng cụ chứa chất thải phải được làm bằng vật liệu chống ăn mòn hóa chất để ngăn chất thải bị rò rỉ ra môi trường bên ngoài. Nơi lưu giữ chất thải được bố trí ở khu vực riêng, có dán nhãn, biển cảnh báo và được quản lý, xử lý theo quy định hiện hành về quản lý chất thải và phế liệu; </w:t>
      </w:r>
    </w:p>
    <w:p w14:paraId="4EB48800" w14:textId="77777777" w:rsidR="00221E80" w:rsidRDefault="00221E80" w:rsidP="00221E80">
      <w:pPr>
        <w:numPr>
          <w:ilvl w:val="1"/>
          <w:numId w:val="177"/>
        </w:numPr>
        <w:tabs>
          <w:tab w:val="left" w:pos="1134"/>
        </w:tabs>
        <w:spacing w:before="120" w:after="120" w:line="240" w:lineRule="auto"/>
        <w:ind w:left="0" w:right="4" w:firstLine="567"/>
        <w:jc w:val="both"/>
      </w:pPr>
      <w:r w:rsidRPr="002E0B50">
        <w:rPr>
          <w:rFonts w:ascii="Times New Roman" w:hAnsi="Times New Roman"/>
          <w:sz w:val="28"/>
          <w:szCs w:val="28"/>
        </w:rPr>
        <w:t>Có thiết bị đo nhiệt độ và độ ẩm bên trong nhà trạm.</w:t>
      </w:r>
      <w:r w:rsidRPr="00262895">
        <w:rPr>
          <w:rFonts w:ascii="Times New Roman" w:hAnsi="Times New Roman"/>
          <w:sz w:val="28"/>
          <w:szCs w:val="28"/>
        </w:rPr>
        <w:t xml:space="preserve"> </w:t>
      </w:r>
    </w:p>
    <w:p w14:paraId="7ED243C9" w14:textId="7FC31780" w:rsidR="00221E80" w:rsidRPr="001B7451" w:rsidRDefault="008746B5">
      <w:pPr>
        <w:tabs>
          <w:tab w:val="left" w:pos="709"/>
          <w:tab w:val="left" w:pos="9356"/>
        </w:tabs>
        <w:spacing w:before="120" w:after="120" w:line="240" w:lineRule="auto"/>
        <w:ind w:right="4"/>
        <w:jc w:val="both"/>
        <w:rPr>
          <w:rFonts w:ascii="Times New Roman" w:hAnsi="Times New Roman"/>
          <w:sz w:val="28"/>
          <w:szCs w:val="28"/>
        </w:rPr>
        <w:pPrChange w:id="358" w:author="Nguyen Bjno" w:date="2020-08-18T05:18:00Z">
          <w:pPr>
            <w:numPr>
              <w:numId w:val="156"/>
            </w:numPr>
            <w:tabs>
              <w:tab w:val="left" w:pos="993"/>
              <w:tab w:val="left" w:pos="9356"/>
            </w:tabs>
            <w:spacing w:before="120" w:after="120" w:line="240" w:lineRule="auto"/>
            <w:ind w:left="851" w:right="4" w:firstLine="709"/>
            <w:jc w:val="both"/>
          </w:pPr>
        </w:pPrChange>
      </w:pPr>
      <w:ins w:id="359" w:author="Nguyen Bjno" w:date="2020-08-18T05:18:00Z">
        <w:r>
          <w:rPr>
            <w:rFonts w:ascii="Times New Roman" w:hAnsi="Times New Roman"/>
            <w:sz w:val="28"/>
            <w:szCs w:val="28"/>
          </w:rPr>
          <w:tab/>
          <w:t xml:space="preserve">5. </w:t>
        </w:r>
      </w:ins>
      <w:r w:rsidR="00221E80" w:rsidRPr="001B7451">
        <w:rPr>
          <w:rFonts w:ascii="Times New Roman" w:hAnsi="Times New Roman"/>
          <w:sz w:val="28"/>
          <w:szCs w:val="28"/>
        </w:rPr>
        <w:t xml:space="preserve">Kiểm định, hiệu chuẩn và kiểm tra định kỳ đối với thiết bị quan trắc </w:t>
      </w:r>
      <w:ins w:id="360" w:author="Nguyen Bjno" w:date="2020-08-08T05:13:00Z">
        <w:r w:rsidR="007B2A51">
          <w:rPr>
            <w:rFonts w:ascii="Times New Roman" w:hAnsi="Times New Roman"/>
            <w:sz w:val="28"/>
            <w:szCs w:val="28"/>
          </w:rPr>
          <w:t xml:space="preserve">nước mặt </w:t>
        </w:r>
      </w:ins>
      <w:r w:rsidR="00221E80" w:rsidRPr="001B7451">
        <w:rPr>
          <w:rFonts w:ascii="Times New Roman" w:hAnsi="Times New Roman"/>
          <w:sz w:val="28"/>
          <w:szCs w:val="28"/>
        </w:rPr>
        <w:t xml:space="preserve">tự động, liên tục </w:t>
      </w:r>
    </w:p>
    <w:p w14:paraId="637F636A" w14:textId="77777777" w:rsidR="00221E80" w:rsidRPr="001B7451" w:rsidRDefault="00221E80" w:rsidP="00221E80">
      <w:pPr>
        <w:numPr>
          <w:ilvl w:val="0"/>
          <w:numId w:val="157"/>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Thiết bị phải được kiểm định, hiệu chuẩn theo quy định của pháp luật hiện hành về đo lường và chất lượng sản phẩm, hàng hóa; </w:t>
      </w:r>
    </w:p>
    <w:p w14:paraId="2915BAD7" w14:textId="57452DD4" w:rsidR="00221E80" w:rsidRDefault="00221E80" w:rsidP="00221E80">
      <w:pPr>
        <w:numPr>
          <w:ilvl w:val="0"/>
          <w:numId w:val="157"/>
        </w:numPr>
        <w:tabs>
          <w:tab w:val="left" w:pos="993"/>
          <w:tab w:val="left" w:pos="9356"/>
        </w:tabs>
        <w:spacing w:before="120" w:after="120" w:line="240" w:lineRule="auto"/>
        <w:ind w:left="0" w:right="4" w:firstLine="709"/>
        <w:jc w:val="both"/>
        <w:rPr>
          <w:ins w:id="361" w:author="Nguyen Bjno" w:date="2020-08-08T05:15:00Z"/>
          <w:rFonts w:ascii="Times New Roman" w:hAnsi="Times New Roman"/>
          <w:color w:val="FF0000"/>
          <w:sz w:val="28"/>
          <w:szCs w:val="28"/>
        </w:rPr>
      </w:pPr>
      <w:r w:rsidRPr="00D454C8">
        <w:rPr>
          <w:rFonts w:ascii="Times New Roman" w:hAnsi="Times New Roman"/>
          <w:sz w:val="28"/>
          <w:szCs w:val="28"/>
          <w:highlight w:val="yellow"/>
          <w:rPrChange w:id="362" w:author="Nguyen Bjno" w:date="2020-08-18T05:21:00Z">
            <w:rPr>
              <w:rFonts w:ascii="Times New Roman" w:hAnsi="Times New Roman"/>
              <w:sz w:val="28"/>
              <w:szCs w:val="28"/>
            </w:rPr>
          </w:rPrChange>
        </w:rPr>
        <w:t>Thiết bị phải được kiểm tra định kỳ bằng chất chuẩn theo khuyến cáo của nhà sản xuất</w:t>
      </w:r>
      <w:ins w:id="363" w:author="Nguyen Bjno" w:date="2020-08-08T05:15:00Z">
        <w:r w:rsidR="00FD43A8">
          <w:rPr>
            <w:rFonts w:ascii="Times New Roman" w:hAnsi="Times New Roman"/>
            <w:sz w:val="28"/>
            <w:szCs w:val="28"/>
          </w:rPr>
          <w:t>;</w:t>
        </w:r>
      </w:ins>
      <w:r w:rsidRPr="00E135EE">
        <w:rPr>
          <w:rFonts w:ascii="Times New Roman" w:hAnsi="Times New Roman"/>
          <w:sz w:val="28"/>
          <w:szCs w:val="28"/>
        </w:rPr>
        <w:t xml:space="preserve"> nhưng phải bảo đảm tối thiểu 1 tháng/lần bởi đơn vị vận hành Hệ thống</w:t>
      </w:r>
      <w:r>
        <w:rPr>
          <w:rFonts w:ascii="Times New Roman" w:hAnsi="Times New Roman"/>
          <w:sz w:val="28"/>
          <w:szCs w:val="28"/>
        </w:rPr>
        <w:t xml:space="preserve"> </w:t>
      </w:r>
      <w:r w:rsidRPr="007B2A51">
        <w:rPr>
          <w:rFonts w:ascii="Times New Roman" w:hAnsi="Times New Roman"/>
          <w:color w:val="FF0000"/>
          <w:sz w:val="28"/>
          <w:szCs w:val="28"/>
          <w:rPrChange w:id="364" w:author="Nguyen Bjno" w:date="2020-08-08T05:13:00Z">
            <w:rPr>
              <w:rFonts w:ascii="Times New Roman" w:hAnsi="Times New Roman"/>
              <w:sz w:val="28"/>
              <w:szCs w:val="28"/>
            </w:rPr>
          </w:rPrChange>
        </w:rPr>
        <w:t>(viết rõ việc chấp nhận các thiết bị có chất chuẩn bên trong hệ thống)</w:t>
      </w:r>
      <w:r>
        <w:rPr>
          <w:rFonts w:ascii="Times New Roman" w:hAnsi="Times New Roman"/>
          <w:sz w:val="28"/>
          <w:szCs w:val="28"/>
        </w:rPr>
        <w:t xml:space="preserve">, ghi lại nhật ký kiểm tra thiết bị. Trong trường hợp cần thiết, độ trôi lớn thì phải hiệu chuẩn lại </w:t>
      </w:r>
      <w:r w:rsidRPr="007B2A51">
        <w:rPr>
          <w:rFonts w:ascii="Times New Roman" w:hAnsi="Times New Roman"/>
          <w:color w:val="FF0000"/>
          <w:sz w:val="28"/>
          <w:szCs w:val="28"/>
          <w:rPrChange w:id="365" w:author="Nguyen Bjno" w:date="2020-08-08T05:14:00Z">
            <w:rPr>
              <w:rFonts w:ascii="Times New Roman" w:hAnsi="Times New Roman"/>
              <w:sz w:val="28"/>
              <w:szCs w:val="28"/>
            </w:rPr>
          </w:rPrChange>
        </w:rPr>
        <w:t xml:space="preserve">căn vào độ chính xác của thiết bị công bố trên catalogue); </w:t>
      </w:r>
    </w:p>
    <w:p w14:paraId="13FC0AAA" w14:textId="371C7CFC" w:rsidR="00FD43A8" w:rsidRDefault="00FD43A8" w:rsidP="00FD43A8">
      <w:pPr>
        <w:tabs>
          <w:tab w:val="left" w:pos="993"/>
          <w:tab w:val="left" w:pos="9356"/>
        </w:tabs>
        <w:spacing w:before="120" w:after="120" w:line="240" w:lineRule="auto"/>
        <w:ind w:left="709" w:right="4"/>
        <w:jc w:val="both"/>
        <w:rPr>
          <w:ins w:id="366" w:author="Nguyen Bjno" w:date="2020-08-08T05:15:00Z"/>
          <w:rFonts w:ascii="Times New Roman" w:hAnsi="Times New Roman"/>
          <w:sz w:val="28"/>
          <w:szCs w:val="28"/>
        </w:rPr>
      </w:pPr>
      <w:ins w:id="367" w:author="Nguyen Bjno" w:date="2020-08-08T05:15:00Z">
        <w:r>
          <w:rPr>
            <w:rFonts w:ascii="Times New Roman" w:hAnsi="Times New Roman"/>
            <w:sz w:val="28"/>
            <w:szCs w:val="28"/>
          </w:rPr>
          <w:t>Điều chỉnh:</w:t>
        </w:r>
      </w:ins>
    </w:p>
    <w:p w14:paraId="5AF3A530" w14:textId="5A6BBCDF" w:rsidR="00FD43A8" w:rsidRPr="007B2A51" w:rsidRDefault="00FD43A8">
      <w:pPr>
        <w:tabs>
          <w:tab w:val="left" w:pos="993"/>
          <w:tab w:val="left" w:pos="9356"/>
        </w:tabs>
        <w:spacing w:before="120" w:after="120" w:line="240" w:lineRule="auto"/>
        <w:ind w:right="4" w:firstLine="709"/>
        <w:jc w:val="both"/>
        <w:rPr>
          <w:rFonts w:ascii="Times New Roman" w:hAnsi="Times New Roman"/>
          <w:color w:val="FF0000"/>
          <w:sz w:val="28"/>
          <w:szCs w:val="28"/>
          <w:rPrChange w:id="368" w:author="Nguyen Bjno" w:date="2020-08-08T05:14:00Z">
            <w:rPr>
              <w:rFonts w:ascii="Times New Roman" w:hAnsi="Times New Roman"/>
              <w:sz w:val="28"/>
              <w:szCs w:val="28"/>
            </w:rPr>
          </w:rPrChange>
        </w:rPr>
        <w:pPrChange w:id="369" w:author="Nguyen Bjno" w:date="2020-08-08T05:16:00Z">
          <w:pPr>
            <w:numPr>
              <w:numId w:val="157"/>
            </w:numPr>
            <w:tabs>
              <w:tab w:val="left" w:pos="993"/>
              <w:tab w:val="left" w:pos="9356"/>
            </w:tabs>
            <w:spacing w:before="120" w:after="120" w:line="240" w:lineRule="auto"/>
            <w:ind w:left="621" w:right="4" w:firstLine="709"/>
            <w:jc w:val="both"/>
          </w:pPr>
        </w:pPrChange>
      </w:pPr>
      <w:ins w:id="370" w:author="Nguyen Bjno" w:date="2020-08-08T05:15:00Z">
        <w:r w:rsidRPr="00E135EE">
          <w:rPr>
            <w:rFonts w:ascii="Times New Roman" w:hAnsi="Times New Roman"/>
            <w:sz w:val="28"/>
            <w:szCs w:val="28"/>
          </w:rPr>
          <w:lastRenderedPageBreak/>
          <w:t>Thiết bị phải được kiểm tra định kỳ bằng chất chuẩn theo khuyến cáo của nhà sản xuất</w:t>
        </w:r>
      </w:ins>
      <w:ins w:id="371" w:author="Nguyen Bjno" w:date="2020-08-08T05:16:00Z">
        <w:r>
          <w:rPr>
            <w:rFonts w:ascii="Times New Roman" w:hAnsi="Times New Roman"/>
            <w:sz w:val="28"/>
            <w:szCs w:val="28"/>
          </w:rPr>
          <w:t>, đ</w:t>
        </w:r>
      </w:ins>
      <w:ins w:id="372" w:author="Nguyen Bjno" w:date="2020-08-18T05:18:00Z">
        <w:r w:rsidR="008746B5">
          <w:rPr>
            <w:rFonts w:ascii="Times New Roman" w:hAnsi="Times New Roman"/>
            <w:sz w:val="28"/>
            <w:szCs w:val="28"/>
          </w:rPr>
          <w:t>ối với một số thông số</w:t>
        </w:r>
      </w:ins>
      <w:ins w:id="373" w:author="Nguyen Bjno" w:date="2020-08-18T05:21:00Z">
        <w:r w:rsidR="00D454C8">
          <w:rPr>
            <w:rFonts w:ascii="Times New Roman" w:hAnsi="Times New Roman"/>
            <w:sz w:val="28"/>
            <w:szCs w:val="28"/>
          </w:rPr>
          <w:t xml:space="preserve"> đặc thù</w:t>
        </w:r>
      </w:ins>
      <w:ins w:id="374" w:author="Nguyen Bjno" w:date="2020-08-18T05:18:00Z">
        <w:r w:rsidR="008746B5">
          <w:rPr>
            <w:rFonts w:ascii="Times New Roman" w:hAnsi="Times New Roman"/>
            <w:sz w:val="28"/>
            <w:szCs w:val="28"/>
          </w:rPr>
          <w:t xml:space="preserve"> </w:t>
        </w:r>
      </w:ins>
      <w:ins w:id="375" w:author="Nguyen Bjno" w:date="2020-08-18T05:19:00Z">
        <w:r w:rsidR="008746B5">
          <w:rPr>
            <w:rFonts w:ascii="Times New Roman" w:hAnsi="Times New Roman"/>
            <w:sz w:val="28"/>
            <w:szCs w:val="28"/>
          </w:rPr>
          <w:t>có thể sử dụng phương pháp phân tích trong phòng thí nghiệm</w:t>
        </w:r>
      </w:ins>
      <w:ins w:id="376" w:author="Nguyen Bjno" w:date="2020-08-18T05:20:00Z">
        <w:r w:rsidR="008746B5">
          <w:rPr>
            <w:rFonts w:ascii="Times New Roman" w:hAnsi="Times New Roman"/>
            <w:sz w:val="28"/>
            <w:szCs w:val="28"/>
          </w:rPr>
          <w:t xml:space="preserve"> (phòng thí nghiệm </w:t>
        </w:r>
      </w:ins>
      <w:ins w:id="377" w:author="Nguyen Bjno" w:date="2020-08-18T05:22:00Z">
        <w:r w:rsidR="00D454C8">
          <w:rPr>
            <w:rFonts w:ascii="Times New Roman" w:hAnsi="Times New Roman"/>
            <w:sz w:val="28"/>
            <w:szCs w:val="28"/>
          </w:rPr>
          <w:t xml:space="preserve">đã </w:t>
        </w:r>
      </w:ins>
      <w:ins w:id="378" w:author="Nguyen Bjno" w:date="2020-08-18T05:20:00Z">
        <w:r w:rsidR="008746B5">
          <w:rPr>
            <w:rFonts w:ascii="Times New Roman" w:hAnsi="Times New Roman"/>
            <w:sz w:val="28"/>
            <w:szCs w:val="28"/>
          </w:rPr>
          <w:t>được công nhận theo Vimcert)</w:t>
        </w:r>
      </w:ins>
      <w:ins w:id="379" w:author="Nguyen Bjno" w:date="2020-08-18T05:19:00Z">
        <w:r w:rsidR="008746B5">
          <w:rPr>
            <w:rFonts w:ascii="Times New Roman" w:hAnsi="Times New Roman"/>
            <w:sz w:val="28"/>
            <w:szCs w:val="28"/>
          </w:rPr>
          <w:t xml:space="preserve"> để kiểm tra, đánh giá độ chính xác của thiết bị</w:t>
        </w:r>
      </w:ins>
      <w:ins w:id="380" w:author="Nguyen Bjno" w:date="2020-08-18T05:20:00Z">
        <w:r w:rsidR="008746B5">
          <w:rPr>
            <w:rFonts w:ascii="Times New Roman" w:hAnsi="Times New Roman"/>
            <w:sz w:val="28"/>
            <w:szCs w:val="28"/>
          </w:rPr>
          <w:t>.</w:t>
        </w:r>
      </w:ins>
      <w:ins w:id="381" w:author="Nguyen Bjno" w:date="2020-08-18T05:23:00Z">
        <w:r w:rsidR="00D51598" w:rsidRPr="00D51598">
          <w:rPr>
            <w:rFonts w:ascii="Times New Roman" w:hAnsi="Times New Roman"/>
            <w:sz w:val="28"/>
            <w:szCs w:val="28"/>
          </w:rPr>
          <w:t xml:space="preserve"> </w:t>
        </w:r>
        <w:r w:rsidR="00D51598">
          <w:rPr>
            <w:rFonts w:ascii="Times New Roman" w:hAnsi="Times New Roman"/>
            <w:sz w:val="28"/>
            <w:szCs w:val="28"/>
          </w:rPr>
          <w:t xml:space="preserve">Thiết bị </w:t>
        </w:r>
        <w:r w:rsidR="00D51598" w:rsidRPr="00E135EE">
          <w:rPr>
            <w:rFonts w:ascii="Times New Roman" w:hAnsi="Times New Roman"/>
            <w:sz w:val="28"/>
            <w:szCs w:val="28"/>
          </w:rPr>
          <w:t xml:space="preserve">phải bảo đảm </w:t>
        </w:r>
        <w:r w:rsidR="00D51598">
          <w:rPr>
            <w:rFonts w:ascii="Times New Roman" w:hAnsi="Times New Roman"/>
            <w:sz w:val="28"/>
            <w:szCs w:val="28"/>
          </w:rPr>
          <w:t xml:space="preserve">thực hiện kiểm tra </w:t>
        </w:r>
        <w:r w:rsidR="00D51598" w:rsidRPr="00E135EE">
          <w:rPr>
            <w:rFonts w:ascii="Times New Roman" w:hAnsi="Times New Roman"/>
            <w:sz w:val="28"/>
            <w:szCs w:val="28"/>
          </w:rPr>
          <w:t>tối thiểu 1 tháng/lần bởi đơn vị vận hành Hệ thống</w:t>
        </w:r>
      </w:ins>
      <w:ins w:id="382" w:author="Nguyen Bjno" w:date="2020-08-18T05:24:00Z">
        <w:r w:rsidR="00D51598">
          <w:rPr>
            <w:rFonts w:ascii="Times New Roman" w:hAnsi="Times New Roman"/>
            <w:sz w:val="28"/>
            <w:szCs w:val="28"/>
          </w:rPr>
          <w:t>,</w:t>
        </w:r>
      </w:ins>
      <w:ins w:id="383" w:author="Nguyen Bjno" w:date="2020-08-18T05:23:00Z">
        <w:r w:rsidR="00D51598">
          <w:rPr>
            <w:rFonts w:ascii="Times New Roman" w:hAnsi="Times New Roman"/>
            <w:sz w:val="28"/>
            <w:szCs w:val="28"/>
          </w:rPr>
          <w:t xml:space="preserve"> </w:t>
        </w:r>
      </w:ins>
      <w:ins w:id="384" w:author="Nguyen Bjno" w:date="2020-08-18T05:24:00Z">
        <w:r w:rsidR="00D51598">
          <w:rPr>
            <w:rFonts w:ascii="Times New Roman" w:hAnsi="Times New Roman"/>
            <w:sz w:val="28"/>
            <w:szCs w:val="28"/>
          </w:rPr>
          <w:t>ghi lại nhật ký kiểm tra thiết bị. Trong trường hợp cần thiết, độ trôi lớn thì phải hiệu chuẩn lại</w:t>
        </w:r>
      </w:ins>
    </w:p>
    <w:p w14:paraId="41ADA212" w14:textId="1FCA7FB8" w:rsidR="00221E80" w:rsidRPr="001B7451" w:rsidRDefault="00221E80" w:rsidP="00221E80">
      <w:pPr>
        <w:numPr>
          <w:ilvl w:val="0"/>
          <w:numId w:val="157"/>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Hoạt động bảo trì sửa chữa, thay thế linh phụ kiện phải được đơn vị vận hành Hệ thống lập kế hoạch và được quy định chi tiết trong quy trình vận hành chuẩn (SOP).</w:t>
      </w:r>
      <w:ins w:id="385" w:author="Nguyen Bjno" w:date="2020-08-18T05:26:00Z">
        <w:r w:rsidR="001608E0">
          <w:rPr>
            <w:rFonts w:ascii="Times New Roman" w:hAnsi="Times New Roman"/>
            <w:sz w:val="28"/>
            <w:szCs w:val="28"/>
          </w:rPr>
          <w:t xml:space="preserve"> Quá trình thực hiện </w:t>
        </w:r>
      </w:ins>
      <w:ins w:id="386" w:author="Nguyen Bjno" w:date="2020-08-18T05:28:00Z">
        <w:r w:rsidR="001608E0">
          <w:rPr>
            <w:rFonts w:ascii="Times New Roman" w:hAnsi="Times New Roman"/>
            <w:sz w:val="28"/>
            <w:szCs w:val="28"/>
          </w:rPr>
          <w:t>bảo dưỡng sửa chữa</w:t>
        </w:r>
      </w:ins>
      <w:ins w:id="387" w:author="Nguyen Bjno" w:date="2020-08-18T05:29:00Z">
        <w:r w:rsidR="00CD4D77">
          <w:rPr>
            <w:rFonts w:ascii="Times New Roman" w:hAnsi="Times New Roman"/>
            <w:sz w:val="28"/>
            <w:szCs w:val="28"/>
          </w:rPr>
          <w:t>,</w:t>
        </w:r>
      </w:ins>
      <w:ins w:id="388" w:author="Nguyen Bjno" w:date="2020-08-18T05:28:00Z">
        <w:r w:rsidR="001608E0">
          <w:rPr>
            <w:rFonts w:ascii="Times New Roman" w:hAnsi="Times New Roman"/>
            <w:sz w:val="28"/>
            <w:szCs w:val="28"/>
          </w:rPr>
          <w:t xml:space="preserve"> </w:t>
        </w:r>
      </w:ins>
      <w:ins w:id="389" w:author="Nguyen Bjno" w:date="2020-08-18T05:26:00Z">
        <w:r w:rsidR="001608E0">
          <w:rPr>
            <w:rFonts w:ascii="Times New Roman" w:hAnsi="Times New Roman"/>
            <w:sz w:val="28"/>
            <w:szCs w:val="28"/>
          </w:rPr>
          <w:t xml:space="preserve">thay thế linh phụ kiện phải ghi lại </w:t>
        </w:r>
      </w:ins>
      <w:ins w:id="390" w:author="Nguyen Bjno" w:date="2020-08-18T05:29:00Z">
        <w:r w:rsidR="00CD4D77">
          <w:rPr>
            <w:rFonts w:ascii="Times New Roman" w:hAnsi="Times New Roman"/>
            <w:sz w:val="28"/>
            <w:szCs w:val="28"/>
          </w:rPr>
          <w:t xml:space="preserve">vào sổ </w:t>
        </w:r>
      </w:ins>
      <w:ins w:id="391" w:author="Nguyen Bjno" w:date="2020-08-18T05:26:00Z">
        <w:r w:rsidR="001608E0">
          <w:rPr>
            <w:rFonts w:ascii="Times New Roman" w:hAnsi="Times New Roman"/>
            <w:sz w:val="28"/>
            <w:szCs w:val="28"/>
          </w:rPr>
          <w:t>nhật ký</w:t>
        </w:r>
      </w:ins>
      <w:del w:id="392" w:author="Nguyen Bjno" w:date="2020-08-18T05:27:00Z">
        <w:r w:rsidRPr="001B7451" w:rsidDel="001608E0">
          <w:rPr>
            <w:rFonts w:ascii="Times New Roman" w:hAnsi="Times New Roman"/>
            <w:sz w:val="28"/>
            <w:szCs w:val="28"/>
          </w:rPr>
          <w:delText xml:space="preserve"> </w:delText>
        </w:r>
        <w:r w:rsidDel="001608E0">
          <w:rPr>
            <w:rFonts w:ascii="Times New Roman" w:hAnsi="Times New Roman"/>
            <w:sz w:val="28"/>
            <w:szCs w:val="28"/>
          </w:rPr>
          <w:delText>(yêu cầu đơn vị quản lý ghi lại nhật ký)</w:delText>
        </w:r>
      </w:del>
      <w:r>
        <w:rPr>
          <w:rFonts w:ascii="Times New Roman" w:hAnsi="Times New Roman"/>
          <w:sz w:val="28"/>
          <w:szCs w:val="28"/>
        </w:rPr>
        <w:t>.</w:t>
      </w:r>
    </w:p>
    <w:p w14:paraId="3D2F6FD2" w14:textId="77777777" w:rsidR="00221E80" w:rsidRPr="001B7451" w:rsidRDefault="00221E80" w:rsidP="00221E80">
      <w:pPr>
        <w:numPr>
          <w:ilvl w:val="0"/>
          <w:numId w:val="158"/>
        </w:numPr>
        <w:tabs>
          <w:tab w:val="left" w:pos="993"/>
          <w:tab w:val="left" w:pos="9356"/>
        </w:tabs>
        <w:spacing w:before="120" w:after="120" w:line="240" w:lineRule="auto"/>
        <w:ind w:left="0" w:right="4" w:firstLine="709"/>
        <w:jc w:val="both"/>
        <w:rPr>
          <w:rFonts w:ascii="Times New Roman" w:hAnsi="Times New Roman"/>
          <w:sz w:val="28"/>
          <w:szCs w:val="28"/>
        </w:rPr>
      </w:pPr>
      <w:r>
        <w:rPr>
          <w:rFonts w:ascii="Times New Roman" w:hAnsi="Times New Roman"/>
          <w:sz w:val="28"/>
          <w:szCs w:val="28"/>
        </w:rPr>
        <w:t>Hồ sơ kỹ thuật của Hệ thống phải được lưu giữ</w:t>
      </w:r>
      <w:r w:rsidRPr="001B7451">
        <w:rPr>
          <w:rFonts w:ascii="Times New Roman" w:hAnsi="Times New Roman"/>
          <w:sz w:val="28"/>
          <w:szCs w:val="28"/>
        </w:rPr>
        <w:t xml:space="preserve"> bao gồm: </w:t>
      </w:r>
    </w:p>
    <w:p w14:paraId="5FE1989D" w14:textId="77777777" w:rsidR="00221E80" w:rsidRPr="001B7451" w:rsidRDefault="00221E80" w:rsidP="00221E80">
      <w:pPr>
        <w:numPr>
          <w:ilvl w:val="0"/>
          <w:numId w:val="159"/>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Thông tin về đơn vị đầu tư và vận hành hệ thống: tên, địa chỉ của đơn vị; </w:t>
      </w:r>
    </w:p>
    <w:p w14:paraId="6CA8AA41" w14:textId="77777777" w:rsidR="00221E80" w:rsidRPr="001B7451" w:rsidRDefault="00221E80" w:rsidP="00221E80">
      <w:pPr>
        <w:numPr>
          <w:ilvl w:val="0"/>
          <w:numId w:val="159"/>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Thời gian lắp đặt thiết bị (thời gian bắt đầu, thời gian kết thúc) và thời gian, kết quả thực hiện việc kiểm soát chất lượng của Hệ thống tuân theo quy định tại </w:t>
      </w:r>
      <w:r w:rsidRPr="00850D0C">
        <w:rPr>
          <w:rFonts w:ascii="Times New Roman" w:hAnsi="Times New Roman"/>
          <w:sz w:val="28"/>
          <w:szCs w:val="28"/>
          <w:highlight w:val="yellow"/>
        </w:rPr>
        <w:t xml:space="preserve">khoản 2 Điều </w:t>
      </w:r>
      <w:r>
        <w:rPr>
          <w:rFonts w:ascii="Times New Roman" w:hAnsi="Times New Roman"/>
          <w:sz w:val="28"/>
          <w:szCs w:val="28"/>
          <w:highlight w:val="yellow"/>
        </w:rPr>
        <w:t>7</w:t>
      </w:r>
      <w:r w:rsidRPr="00850D0C">
        <w:rPr>
          <w:rFonts w:ascii="Times New Roman" w:hAnsi="Times New Roman"/>
          <w:sz w:val="28"/>
          <w:szCs w:val="28"/>
          <w:highlight w:val="yellow"/>
        </w:rPr>
        <w:t xml:space="preserve"> Thông tư</w:t>
      </w:r>
      <w:r w:rsidRPr="001B7451">
        <w:rPr>
          <w:rFonts w:ascii="Times New Roman" w:hAnsi="Times New Roman"/>
          <w:sz w:val="28"/>
          <w:szCs w:val="28"/>
        </w:rPr>
        <w:t xml:space="preserve"> này; </w:t>
      </w:r>
    </w:p>
    <w:p w14:paraId="1D987D0C" w14:textId="77777777" w:rsidR="00221E80" w:rsidRPr="001B7451" w:rsidRDefault="00221E80" w:rsidP="00221E80">
      <w:pPr>
        <w:numPr>
          <w:ilvl w:val="0"/>
          <w:numId w:val="159"/>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Bản vẽ thiết kế và mô tả về Hệ thống; danh mục thông số quan trắc và phương án lắp đặt thiết bị quan trắc (trực tiếp, gián tiếp); thông tin mô tả và hình ảnh, sơ đồ, bản đồ của vị trí quan trắc; </w:t>
      </w:r>
    </w:p>
    <w:p w14:paraId="7E01EB87" w14:textId="77777777" w:rsidR="00221E80" w:rsidRDefault="00221E80" w:rsidP="00221E80">
      <w:pPr>
        <w:spacing w:before="120" w:after="120" w:line="240" w:lineRule="auto"/>
        <w:ind w:firstLine="709"/>
        <w:jc w:val="both"/>
        <w:rPr>
          <w:rFonts w:ascii="Times New Roman" w:hAnsi="Times New Roman"/>
          <w:sz w:val="28"/>
          <w:szCs w:val="28"/>
        </w:rPr>
      </w:pPr>
      <w:r w:rsidRPr="001B7451">
        <w:rPr>
          <w:rFonts w:ascii="Times New Roman" w:hAnsi="Times New Roman"/>
          <w:sz w:val="28"/>
          <w:szCs w:val="28"/>
        </w:rPr>
        <w:t>Danh mục và đặc tính kỹ thuật của các thiết bị đo và phân tích; hãng sản xuất và model thiết bị; giấy chứng nhận kèm theo báo cáo kết quả kiểm định, hiệu chuẩn thiết bị; hệ thống thu thập, lưu giữ dữ liệu quan trắc; địa chỉ IP tĩnh (giao thức truyền dữ liệu) gắn liền với Hệ thống.</w:t>
      </w:r>
    </w:p>
    <w:p w14:paraId="2AB5A6C3" w14:textId="77777777" w:rsidR="00221E80" w:rsidRPr="002E0B50" w:rsidRDefault="00221E80" w:rsidP="00221E80">
      <w:pPr>
        <w:spacing w:before="120" w:after="120" w:line="240" w:lineRule="auto"/>
        <w:ind w:firstLine="709"/>
        <w:jc w:val="both"/>
        <w:rPr>
          <w:rFonts w:ascii="Times New Roman" w:hAnsi="Times New Roman"/>
          <w:b/>
          <w:sz w:val="28"/>
          <w:szCs w:val="28"/>
        </w:rPr>
      </w:pPr>
      <w:r w:rsidRPr="002E0B50">
        <w:rPr>
          <w:rFonts w:ascii="Times New Roman" w:hAnsi="Times New Roman"/>
          <w:b/>
          <w:sz w:val="28"/>
          <w:szCs w:val="28"/>
        </w:rPr>
        <w:t>Điều</w:t>
      </w:r>
      <w:r>
        <w:rPr>
          <w:rFonts w:ascii="Times New Roman" w:hAnsi="Times New Roman"/>
          <w:b/>
          <w:sz w:val="28"/>
          <w:szCs w:val="28"/>
        </w:rPr>
        <w:t xml:space="preserve"> 25</w:t>
      </w:r>
      <w:r w:rsidRPr="002E0B50">
        <w:rPr>
          <w:rFonts w:ascii="Times New Roman" w:hAnsi="Times New Roman"/>
          <w:b/>
          <w:sz w:val="28"/>
          <w:szCs w:val="28"/>
        </w:rPr>
        <w:t xml:space="preserve"> Yêu cầu về đặc tính kỹ thuật đối với thiết bị quan trắc nước mặt tự động, liên tục</w:t>
      </w:r>
    </w:p>
    <w:p w14:paraId="15CB3F1D"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Trạm quan trắc nước mặt tự động tối thiểu phải đáp ứng được các yêu cầu</w:t>
      </w:r>
      <w:r w:rsidRPr="00B244A1">
        <w:rPr>
          <w:rFonts w:ascii="Times New Roman" w:hAnsi="Times New Roman" w:cs="Times New Roman"/>
          <w:b/>
          <w:color w:val="000000"/>
          <w:sz w:val="28"/>
          <w:szCs w:val="28"/>
        </w:rPr>
        <w:br/>
      </w:r>
      <w:r w:rsidRPr="00B244A1">
        <w:rPr>
          <w:rStyle w:val="fontstyle01"/>
          <w:rFonts w:ascii="Times New Roman" w:hAnsi="Times New Roman" w:cs="Times New Roman"/>
          <w:b w:val="0"/>
          <w:sz w:val="28"/>
          <w:szCs w:val="28"/>
        </w:rPr>
        <w:t>về đặc tính kỹ thuật như sau:</w:t>
      </w:r>
    </w:p>
    <w:p w14:paraId="3140FED2"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1. Đặc tính kỹ thuật của các thiết bị quan trắc tự động tối thiểu phải đáp ứng các yêu cầu sau đây:</w:t>
      </w:r>
    </w:p>
    <w:tbl>
      <w:tblPr>
        <w:tblW w:w="9296" w:type="dxa"/>
        <w:jc w:val="center"/>
        <w:tblCellMar>
          <w:right w:w="38" w:type="dxa"/>
        </w:tblCellMar>
        <w:tblLook w:val="04A0" w:firstRow="1" w:lastRow="0" w:firstColumn="1" w:lastColumn="0" w:noHBand="0" w:noVBand="1"/>
        <w:tblPrChange w:id="393" w:author="Nguyen Bjno" w:date="2020-08-18T05:31:00Z">
          <w:tblPr>
            <w:tblW w:w="9296" w:type="dxa"/>
            <w:jc w:val="center"/>
            <w:tblCellMar>
              <w:right w:w="38" w:type="dxa"/>
            </w:tblCellMar>
            <w:tblLook w:val="04A0" w:firstRow="1" w:lastRow="0" w:firstColumn="1" w:lastColumn="0" w:noHBand="0" w:noVBand="1"/>
          </w:tblPr>
        </w:tblPrChange>
      </w:tblPr>
      <w:tblGrid>
        <w:gridCol w:w="762"/>
        <w:gridCol w:w="2268"/>
        <w:gridCol w:w="1416"/>
        <w:gridCol w:w="1597"/>
        <w:gridCol w:w="1556"/>
        <w:gridCol w:w="1697"/>
        <w:tblGridChange w:id="394">
          <w:tblGrid>
            <w:gridCol w:w="762"/>
            <w:gridCol w:w="2268"/>
            <w:gridCol w:w="1416"/>
            <w:gridCol w:w="1597"/>
            <w:gridCol w:w="1556"/>
            <w:gridCol w:w="1697"/>
          </w:tblGrid>
        </w:tblGridChange>
      </w:tblGrid>
      <w:tr w:rsidR="00221E80" w:rsidRPr="00AF381B" w14:paraId="48713C6D" w14:textId="77777777" w:rsidTr="008D4B4E">
        <w:trPr>
          <w:trHeight w:val="1152"/>
          <w:tblHeader/>
          <w:jc w:val="center"/>
          <w:trPrChange w:id="395" w:author="Nguyen Bjno" w:date="2020-08-18T05:31:00Z">
            <w:trPr>
              <w:trHeight w:val="1152"/>
              <w:jc w:val="center"/>
            </w:trPr>
          </w:trPrChange>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Change w:id="396" w:author="Nguyen Bjno" w:date="2020-08-18T05:31:00Z">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57C9C7A"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STT</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Change w:id="397" w:author="Nguyen Bjno" w:date="2020-08-18T05:31:00Z">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88BB429"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Thông số quan trắc</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398" w:author="Nguyen Bjno" w:date="2020-08-18T05:31: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628B5971" w14:textId="77777777" w:rsidR="00221E80" w:rsidRPr="00AF381B" w:rsidRDefault="00221E80" w:rsidP="00221E80">
            <w:pPr>
              <w:spacing w:before="120" w:after="120" w:line="240" w:lineRule="auto"/>
              <w:ind w:right="32"/>
              <w:jc w:val="center"/>
              <w:rPr>
                <w:rFonts w:ascii="Times New Roman" w:hAnsi="Times New Roman"/>
                <w:sz w:val="28"/>
                <w:szCs w:val="28"/>
              </w:rPr>
            </w:pPr>
            <w:r w:rsidRPr="00AF381B">
              <w:rPr>
                <w:rFonts w:ascii="Times New Roman" w:hAnsi="Times New Roman"/>
                <w:b/>
                <w:sz w:val="28"/>
                <w:szCs w:val="28"/>
              </w:rPr>
              <w:t>Đơn vị đo</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Change w:id="399" w:author="Nguyen Bjno" w:date="2020-08-18T05:31:00Z">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6F32802"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Độ chính xác</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Change w:id="400" w:author="Nguyen Bjno" w:date="2020-08-18T05:31:00Z">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952940B" w14:textId="54A01E34" w:rsidR="008D4B4E" w:rsidRPr="008D4B4E" w:rsidRDefault="00221E80">
            <w:pPr>
              <w:spacing w:before="120" w:after="120" w:line="240" w:lineRule="auto"/>
              <w:jc w:val="center"/>
              <w:rPr>
                <w:rFonts w:ascii="Times New Roman" w:hAnsi="Times New Roman"/>
                <w:b/>
                <w:sz w:val="28"/>
                <w:szCs w:val="28"/>
                <w:highlight w:val="yellow"/>
                <w:rPrChange w:id="401" w:author="Nguyen Bjno" w:date="2020-08-18T05:35:00Z">
                  <w:rPr>
                    <w:rFonts w:ascii="Times New Roman" w:hAnsi="Times New Roman"/>
                    <w:sz w:val="28"/>
                    <w:szCs w:val="28"/>
                  </w:rPr>
                </w:rPrChange>
              </w:rPr>
            </w:pPr>
            <w:del w:id="402" w:author="Nguyen Bjno" w:date="2020-08-18T05:35:00Z">
              <w:r w:rsidRPr="008D4B4E" w:rsidDel="008D4B4E">
                <w:rPr>
                  <w:rFonts w:ascii="Times New Roman" w:hAnsi="Times New Roman"/>
                  <w:b/>
                  <w:sz w:val="28"/>
                  <w:szCs w:val="28"/>
                  <w:highlight w:val="yellow"/>
                  <w:rPrChange w:id="403" w:author="Nguyen Bjno" w:date="2020-08-18T05:35:00Z">
                    <w:rPr>
                      <w:rFonts w:ascii="Times New Roman" w:hAnsi="Times New Roman"/>
                      <w:b/>
                      <w:sz w:val="28"/>
                      <w:szCs w:val="28"/>
                    </w:rPr>
                  </w:rPrChange>
                </w:rPr>
                <w:delText>Giới hạn phát hiện</w:delText>
              </w:r>
            </w:del>
            <w:ins w:id="404" w:author="Nguyen Bjno" w:date="2020-08-18T05:35:00Z">
              <w:r w:rsidR="008D4B4E">
                <w:rPr>
                  <w:rFonts w:ascii="Times New Roman" w:hAnsi="Times New Roman"/>
                  <w:b/>
                  <w:sz w:val="28"/>
                  <w:szCs w:val="28"/>
                  <w:highlight w:val="yellow"/>
                </w:rPr>
                <w:t>Độ phân dải</w:t>
              </w:r>
            </w:ins>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Change w:id="405" w:author="Nguyen Bjno" w:date="2020-08-18T05:31:00Z">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0063021"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Thời gian đáp ứng</w:t>
            </w:r>
          </w:p>
        </w:tc>
      </w:tr>
      <w:tr w:rsidR="00221E80" w:rsidRPr="00AF381B" w14:paraId="732DE92E"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2804A7"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47597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Nhiệt độ</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13F885E"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vertAlign w:val="superscript"/>
              </w:rPr>
              <w:t>o</w:t>
            </w:r>
            <w:r w:rsidRPr="00AF381B">
              <w:rPr>
                <w:rFonts w:ascii="Times New Roman" w:hAnsi="Times New Roman"/>
                <w:sz w:val="28"/>
                <w:szCs w:val="28"/>
              </w:rPr>
              <w:t>C</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F2DBA"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0,5</w:t>
            </w:r>
            <w:r w:rsidRPr="00AF381B">
              <w:rPr>
                <w:rFonts w:ascii="Times New Roman" w:hAnsi="Times New Roman"/>
                <w:sz w:val="28"/>
                <w:szCs w:val="28"/>
                <w:vertAlign w:val="superscript"/>
              </w:rPr>
              <w:t xml:space="preserve"> o</w:t>
            </w:r>
            <w:r w:rsidRPr="00AF381B">
              <w:rPr>
                <w:rFonts w:ascii="Times New Roman" w:hAnsi="Times New Roman"/>
                <w:sz w:val="28"/>
                <w:szCs w:val="28"/>
              </w:rPr>
              <w:t>C</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6A1F8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r>
              <w:rPr>
                <w:rFonts w:ascii="Times New Roman" w:hAnsi="Times New Roman"/>
                <w:sz w:val="28"/>
                <w:szCs w:val="28"/>
              </w:rPr>
              <w:t xml:space="preserve"> </w:t>
            </w:r>
            <w:r w:rsidRPr="00AF381B">
              <w:rPr>
                <w:rFonts w:ascii="Times New Roman" w:hAnsi="Times New Roman"/>
                <w:sz w:val="28"/>
                <w:szCs w:val="28"/>
                <w:vertAlign w:val="superscript"/>
              </w:rPr>
              <w:t>o</w:t>
            </w:r>
            <w:r w:rsidRPr="00AF381B">
              <w:rPr>
                <w:rFonts w:ascii="Times New Roman" w:hAnsi="Times New Roman"/>
                <w:sz w:val="28"/>
                <w:szCs w:val="28"/>
              </w:rPr>
              <w:t>C</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48213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giây</w:t>
            </w:r>
          </w:p>
        </w:tc>
      </w:tr>
      <w:tr w:rsidR="00221E80" w:rsidRPr="00AF381B" w14:paraId="1DC1B40D"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577323"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E8CF13"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pH</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5CB8B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26E96C" w14:textId="0B93C446"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0,</w:t>
            </w:r>
            <w:del w:id="406" w:author="Nguyen Bjno" w:date="2020-08-18T05:38:00Z">
              <w:r w:rsidDel="007C1A58">
                <w:rPr>
                  <w:rFonts w:ascii="Times New Roman" w:hAnsi="Times New Roman"/>
                  <w:sz w:val="28"/>
                  <w:szCs w:val="28"/>
                </w:rPr>
                <w:delText>1</w:delText>
              </w:r>
            </w:del>
            <w:ins w:id="407" w:author="Nguyen Bjno" w:date="2020-08-18T05:38:00Z">
              <w:r w:rsidR="007C1A58">
                <w:rPr>
                  <w:rFonts w:ascii="Times New Roman" w:hAnsi="Times New Roman"/>
                  <w:sz w:val="28"/>
                  <w:szCs w:val="28"/>
                </w:rPr>
                <w:t>05</w:t>
              </w:r>
            </w:ins>
            <w:r w:rsidRPr="00AF381B">
              <w:rPr>
                <w:rFonts w:ascii="Times New Roman" w:hAnsi="Times New Roman"/>
                <w:sz w:val="28"/>
                <w:szCs w:val="28"/>
              </w:rPr>
              <w:t xml:space="preserve"> pH</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D59CC5" w14:textId="180A7724" w:rsidR="00221E80" w:rsidRPr="00AF381B" w:rsidRDefault="00221E80" w:rsidP="00221E80">
            <w:pPr>
              <w:spacing w:before="120" w:after="120" w:line="240" w:lineRule="auto"/>
              <w:ind w:right="79" w:firstLine="33"/>
              <w:jc w:val="center"/>
              <w:rPr>
                <w:rFonts w:ascii="Times New Roman" w:hAnsi="Times New Roman"/>
                <w:sz w:val="28"/>
                <w:szCs w:val="28"/>
              </w:rPr>
            </w:pPr>
            <w:r w:rsidRPr="008D4B4E">
              <w:rPr>
                <w:rFonts w:ascii="Times New Roman" w:hAnsi="Times New Roman"/>
                <w:sz w:val="28"/>
                <w:szCs w:val="28"/>
                <w:highlight w:val="yellow"/>
                <w:rPrChange w:id="408" w:author="Nguyen Bjno" w:date="2020-08-18T05:31:00Z">
                  <w:rPr>
                    <w:rFonts w:ascii="Times New Roman" w:hAnsi="Times New Roman"/>
                    <w:sz w:val="28"/>
                    <w:szCs w:val="28"/>
                  </w:rPr>
                </w:rPrChange>
              </w:rPr>
              <w:t>0,</w:t>
            </w:r>
            <w:del w:id="409" w:author="Nguyen Bjno" w:date="2020-08-18T05:38:00Z">
              <w:r w:rsidRPr="008D4B4E" w:rsidDel="007C1A58">
                <w:rPr>
                  <w:rFonts w:ascii="Times New Roman" w:hAnsi="Times New Roman"/>
                  <w:sz w:val="28"/>
                  <w:szCs w:val="28"/>
                  <w:highlight w:val="yellow"/>
                  <w:rPrChange w:id="410" w:author="Nguyen Bjno" w:date="2020-08-18T05:31:00Z">
                    <w:rPr>
                      <w:rFonts w:ascii="Times New Roman" w:hAnsi="Times New Roman"/>
                      <w:sz w:val="28"/>
                      <w:szCs w:val="28"/>
                    </w:rPr>
                  </w:rPrChange>
                </w:rPr>
                <w:delText>0</w:delText>
              </w:r>
            </w:del>
            <w:r w:rsidRPr="008D4B4E">
              <w:rPr>
                <w:rFonts w:ascii="Times New Roman" w:hAnsi="Times New Roman"/>
                <w:sz w:val="28"/>
                <w:szCs w:val="28"/>
                <w:highlight w:val="yellow"/>
                <w:rPrChange w:id="411" w:author="Nguyen Bjno" w:date="2020-08-18T05:31:00Z">
                  <w:rPr>
                    <w:rFonts w:ascii="Times New Roman" w:hAnsi="Times New Roman"/>
                    <w:sz w:val="28"/>
                    <w:szCs w:val="28"/>
                  </w:rPr>
                </w:rPrChange>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EBDE73"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giây</w:t>
            </w:r>
          </w:p>
        </w:tc>
      </w:tr>
      <w:tr w:rsidR="00221E80" w:rsidRPr="00AF381B" w14:paraId="138B1A23"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51B22"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8EBAF9"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TSS</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A7B136"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46146C"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8A48BA"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14EB13"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10 giây</w:t>
            </w:r>
          </w:p>
        </w:tc>
      </w:tr>
      <w:tr w:rsidR="00221E80" w:rsidRPr="00AF381B" w14:paraId="02ADEB62"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766936"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AF14D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COD</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BE1B0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1F7624"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042F6D"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9C351A"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15 phút</w:t>
            </w:r>
          </w:p>
        </w:tc>
      </w:tr>
      <w:tr w:rsidR="00221E80" w:rsidRPr="00AF381B" w14:paraId="3E998B21"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2BC645"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6243B2"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DO</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BF37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47A9A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 xml:space="preserve">0,1 </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43E620" w14:textId="77777777" w:rsidR="00221E80"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E02287"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giây</w:t>
            </w:r>
          </w:p>
        </w:tc>
      </w:tr>
      <w:tr w:rsidR="00221E80" w:rsidRPr="00AF381B" w14:paraId="02D3ABF5"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7B5505"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796719" w14:textId="77777777" w:rsidR="00221E80" w:rsidRPr="00A81FCE"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Nitrat (N_NO</w:t>
            </w:r>
            <w:r>
              <w:rPr>
                <w:rFonts w:ascii="Times New Roman" w:hAnsi="Times New Roman"/>
                <w:sz w:val="28"/>
                <w:szCs w:val="28"/>
                <w:vertAlign w:val="subscript"/>
              </w:rPr>
              <w:t>3</w:t>
            </w:r>
            <w:r>
              <w:rPr>
                <w:rFonts w:ascii="Times New Roman" w:hAnsi="Times New Roman"/>
                <w:sz w:val="28"/>
                <w:szCs w:val="28"/>
              </w:rPr>
              <w:t>)</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75127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51ED51" w14:textId="315817EA" w:rsidR="00221E80" w:rsidRDefault="00BD00DA" w:rsidP="00221E80">
            <w:pPr>
              <w:spacing w:before="120" w:after="120" w:line="240" w:lineRule="auto"/>
              <w:ind w:right="79" w:firstLine="33"/>
              <w:jc w:val="center"/>
              <w:rPr>
                <w:rFonts w:ascii="Times New Roman" w:hAnsi="Times New Roman"/>
                <w:sz w:val="28"/>
                <w:szCs w:val="28"/>
              </w:rPr>
            </w:pPr>
            <w:ins w:id="412" w:author="Nguyen Bjno" w:date="2020-08-18T05:39:00Z">
              <w:r w:rsidRPr="00AF381B">
                <w:rPr>
                  <w:rFonts w:ascii="Times New Roman" w:hAnsi="Times New Roman"/>
                  <w:sz w:val="28"/>
                  <w:szCs w:val="28"/>
                </w:rPr>
                <w:t>± 5 %</w:t>
              </w:r>
            </w:ins>
            <w:del w:id="413" w:author="Nguyen Bjno" w:date="2020-08-18T05:39:00Z">
              <w:r w:rsidR="00221E80" w:rsidRPr="00AF381B" w:rsidDel="00BD00DA">
                <w:rPr>
                  <w:rFonts w:ascii="Times New Roman" w:hAnsi="Times New Roman"/>
                  <w:sz w:val="28"/>
                  <w:szCs w:val="28"/>
                </w:rPr>
                <w:delText xml:space="preserve">± </w:delText>
              </w:r>
              <w:r w:rsidR="00221E80" w:rsidDel="00BD00DA">
                <w:rPr>
                  <w:rFonts w:ascii="Times New Roman" w:hAnsi="Times New Roman"/>
                  <w:sz w:val="28"/>
                  <w:szCs w:val="28"/>
                </w:rPr>
                <w:delText>2</w:delText>
              </w:r>
              <w:r w:rsidR="00221E80" w:rsidRPr="00AF381B" w:rsidDel="00BD00DA">
                <w:rPr>
                  <w:rFonts w:ascii="Times New Roman" w:hAnsi="Times New Roman"/>
                  <w:sz w:val="28"/>
                  <w:szCs w:val="28"/>
                </w:rPr>
                <w:delText>%</w:delText>
              </w:r>
            </w:del>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0A1BF5" w14:textId="77777777" w:rsidR="00221E80"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DF768B" w14:textId="77777777" w:rsidR="00221E80" w:rsidRPr="00BD00DA" w:rsidRDefault="00221E80" w:rsidP="00221E80">
            <w:pPr>
              <w:spacing w:before="120" w:after="120" w:line="240" w:lineRule="auto"/>
              <w:ind w:right="79" w:firstLine="33"/>
              <w:jc w:val="center"/>
              <w:rPr>
                <w:rFonts w:ascii="Times New Roman" w:hAnsi="Times New Roman"/>
                <w:sz w:val="28"/>
                <w:szCs w:val="28"/>
              </w:rPr>
            </w:pPr>
            <w:r w:rsidRPr="00BD00DA">
              <w:rPr>
                <w:rFonts w:ascii="Times New Roman" w:hAnsi="Times New Roman"/>
                <w:sz w:val="28"/>
                <w:szCs w:val="28"/>
                <w:rPrChange w:id="414" w:author="Nguyen Bjno" w:date="2020-08-18T05:40:00Z">
                  <w:rPr>
                    <w:rStyle w:val="fontstyle01"/>
                  </w:rPr>
                </w:rPrChange>
              </w:rPr>
              <w:t>≤ 5 gi</w:t>
            </w:r>
            <w:r w:rsidRPr="00BD00DA">
              <w:rPr>
                <w:rFonts w:ascii="Times New Roman" w:hAnsi="Times New Roman" w:hint="eastAsia"/>
                <w:sz w:val="28"/>
                <w:szCs w:val="28"/>
                <w:rPrChange w:id="415" w:author="Nguyen Bjno" w:date="2020-08-18T05:40:00Z">
                  <w:rPr>
                    <w:rStyle w:val="fontstyle01"/>
                    <w:rFonts w:hint="eastAsia"/>
                  </w:rPr>
                </w:rPrChange>
              </w:rPr>
              <w:t>â</w:t>
            </w:r>
            <w:r w:rsidRPr="00BD00DA">
              <w:rPr>
                <w:rFonts w:ascii="Times New Roman" w:hAnsi="Times New Roman"/>
                <w:sz w:val="28"/>
                <w:szCs w:val="28"/>
                <w:rPrChange w:id="416" w:author="Nguyen Bjno" w:date="2020-08-18T05:40:00Z">
                  <w:rPr>
                    <w:rStyle w:val="fontstyle01"/>
                  </w:rPr>
                </w:rPrChange>
              </w:rPr>
              <w:t>y</w:t>
            </w:r>
          </w:p>
        </w:tc>
      </w:tr>
      <w:tr w:rsidR="00221E80" w:rsidRPr="00AF381B" w14:paraId="7D528E4A"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789A58"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5C842"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N-NH</w:t>
            </w:r>
            <w:r w:rsidRPr="00AF381B">
              <w:rPr>
                <w:rFonts w:ascii="Times New Roman" w:hAnsi="Times New Roman"/>
                <w:sz w:val="28"/>
                <w:szCs w:val="28"/>
                <w:vertAlign w:val="subscript"/>
              </w:rPr>
              <w:t>4</w:t>
            </w:r>
            <w:r w:rsidRPr="00AF381B">
              <w:rPr>
                <w:rFonts w:ascii="Times New Roman" w:hAnsi="Times New Roman"/>
                <w:sz w:val="28"/>
                <w:szCs w:val="28"/>
                <w:vertAlign w:val="superscript"/>
              </w:rPr>
              <w:t>+</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A075DA"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D5F8EC"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BB4F93"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E88C14" w14:textId="77777777" w:rsidR="00221E80" w:rsidRPr="00BD00DA" w:rsidRDefault="00221E80" w:rsidP="00221E80">
            <w:pPr>
              <w:spacing w:before="120" w:after="120" w:line="240" w:lineRule="auto"/>
              <w:ind w:right="79" w:firstLine="33"/>
              <w:jc w:val="center"/>
              <w:rPr>
                <w:rFonts w:ascii="Times New Roman" w:hAnsi="Times New Roman"/>
                <w:sz w:val="28"/>
                <w:szCs w:val="28"/>
              </w:rPr>
            </w:pPr>
            <w:r w:rsidRPr="00BD00DA">
              <w:rPr>
                <w:rFonts w:ascii="Times New Roman" w:hAnsi="Times New Roman"/>
                <w:sz w:val="28"/>
                <w:szCs w:val="28"/>
              </w:rPr>
              <w:t>≤ 30 phút</w:t>
            </w:r>
          </w:p>
        </w:tc>
      </w:tr>
      <w:tr w:rsidR="00221E80" w:rsidRPr="00AF381B" w14:paraId="26647774" w14:textId="77777777" w:rsidTr="00221E80">
        <w:trPr>
          <w:trHeight w:val="605"/>
          <w:jc w:val="center"/>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29A178" w14:textId="77777777" w:rsidR="00221E80" w:rsidRPr="00AF381B" w:rsidRDefault="00221E80" w:rsidP="00221E80">
            <w:pPr>
              <w:numPr>
                <w:ilvl w:val="0"/>
                <w:numId w:val="164"/>
              </w:numPr>
              <w:spacing w:before="120" w:after="120" w:line="240" w:lineRule="auto"/>
              <w:ind w:left="641" w:right="79"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246AB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TDS</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1E9418"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243D9B"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xml:space="preserve">± </w:t>
            </w:r>
            <w:r>
              <w:rPr>
                <w:rFonts w:ascii="Times New Roman" w:hAnsi="Times New Roman"/>
                <w:sz w:val="28"/>
                <w:szCs w:val="28"/>
              </w:rPr>
              <w:t>5</w:t>
            </w:r>
            <w:r w:rsidRPr="00AF381B">
              <w:rPr>
                <w:rFonts w:ascii="Times New Roman" w:hAnsi="Times New Roman"/>
                <w:sz w:val="28"/>
                <w:szCs w:val="28"/>
              </w:rPr>
              <w:t>%</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C1178" w14:textId="77777777" w:rsidR="00221E80"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6D7E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giây</w:t>
            </w:r>
          </w:p>
        </w:tc>
      </w:tr>
      <w:tr w:rsidR="00BD00DA" w:rsidRPr="00AF381B" w14:paraId="2D0A1711" w14:textId="77777777" w:rsidTr="00A060C0">
        <w:trPr>
          <w:trHeight w:val="605"/>
          <w:jc w:val="center"/>
          <w:trPrChange w:id="417" w:author="Nguyen Bjno" w:date="2020-08-18T05:39:00Z">
            <w:trPr>
              <w:trHeight w:val="605"/>
              <w:jc w:val="center"/>
            </w:trPr>
          </w:trPrChange>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Change w:id="418" w:author="Nguyen Bjno" w:date="2020-08-18T05:39:00Z">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7477720" w14:textId="77777777" w:rsidR="00BD00DA" w:rsidRPr="00AF381B" w:rsidRDefault="00BD00DA" w:rsidP="00BD00DA">
            <w:pPr>
              <w:numPr>
                <w:ilvl w:val="0"/>
                <w:numId w:val="164"/>
              </w:numPr>
              <w:spacing w:before="120" w:after="120" w:line="240" w:lineRule="auto"/>
              <w:ind w:left="641" w:right="76"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Change w:id="419" w:author="Nguyen Bjno" w:date="2020-08-18T05:39:00Z">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BB20C9A"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Tổng P</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420" w:author="Nguyen Bjno" w:date="2020-08-18T05:39: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89A1ABB"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tcPrChange w:id="421" w:author="Nguyen Bjno" w:date="2020-08-18T05:39:00Z">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5B0046E8" w14:textId="7F790A25" w:rsidR="00BD00DA" w:rsidRPr="00AF381B" w:rsidRDefault="00BD00DA" w:rsidP="00BD00DA">
            <w:pPr>
              <w:spacing w:before="120" w:after="120" w:line="240" w:lineRule="auto"/>
              <w:ind w:right="79" w:firstLine="33"/>
              <w:jc w:val="center"/>
              <w:rPr>
                <w:rFonts w:ascii="Times New Roman" w:hAnsi="Times New Roman"/>
                <w:sz w:val="28"/>
                <w:szCs w:val="28"/>
              </w:rPr>
            </w:pPr>
            <w:ins w:id="422" w:author="Nguyen Bjno" w:date="2020-08-18T05:39:00Z">
              <w:r w:rsidRPr="006E2C75">
                <w:rPr>
                  <w:rFonts w:ascii="Times New Roman" w:hAnsi="Times New Roman"/>
                  <w:sz w:val="28"/>
                  <w:szCs w:val="28"/>
                </w:rPr>
                <w:t>± 5 %</w:t>
              </w:r>
            </w:ins>
            <w:del w:id="423" w:author="Nguyen Bjno" w:date="2020-08-18T05:39:00Z">
              <w:r w:rsidRPr="00AF381B" w:rsidDel="005B5DF3">
                <w:rPr>
                  <w:rFonts w:ascii="Times New Roman" w:hAnsi="Times New Roman"/>
                  <w:sz w:val="28"/>
                  <w:szCs w:val="28"/>
                </w:rPr>
                <w:delText>± 3 %</w:delText>
              </w:r>
            </w:del>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Change w:id="424" w:author="Nguyen Bjno" w:date="2020-08-18T05:39:00Z">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4AD1D5B"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Change w:id="425" w:author="Nguyen Bjno" w:date="2020-08-18T05:39:00Z">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04BF530"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30 phút</w:t>
            </w:r>
          </w:p>
        </w:tc>
      </w:tr>
      <w:tr w:rsidR="00BD00DA" w:rsidRPr="00AF381B" w14:paraId="6934E320" w14:textId="77777777" w:rsidTr="00A060C0">
        <w:trPr>
          <w:trHeight w:val="605"/>
          <w:jc w:val="center"/>
          <w:trPrChange w:id="426" w:author="Nguyen Bjno" w:date="2020-08-18T05:39:00Z">
            <w:trPr>
              <w:trHeight w:val="605"/>
              <w:jc w:val="center"/>
            </w:trPr>
          </w:trPrChange>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Change w:id="427" w:author="Nguyen Bjno" w:date="2020-08-18T05:39:00Z">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723BEEA" w14:textId="77777777" w:rsidR="00BD00DA" w:rsidRPr="00AF381B" w:rsidRDefault="00BD00DA" w:rsidP="00BD00DA">
            <w:pPr>
              <w:numPr>
                <w:ilvl w:val="0"/>
                <w:numId w:val="164"/>
              </w:numPr>
              <w:spacing w:before="120" w:after="120" w:line="240" w:lineRule="auto"/>
              <w:ind w:left="641" w:right="76"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Change w:id="428" w:author="Nguyen Bjno" w:date="2020-08-18T05:39:00Z">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1600BBF"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Tổng N</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429" w:author="Nguyen Bjno" w:date="2020-08-18T05:39: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CAF783A"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tcPrChange w:id="430" w:author="Nguyen Bjno" w:date="2020-08-18T05:39:00Z">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2A41ABF" w14:textId="199E6850" w:rsidR="00BD00DA" w:rsidRPr="00AF381B" w:rsidRDefault="00BD00DA" w:rsidP="00BD00DA">
            <w:pPr>
              <w:spacing w:before="120" w:after="120" w:line="240" w:lineRule="auto"/>
              <w:ind w:right="79" w:firstLine="33"/>
              <w:jc w:val="center"/>
              <w:rPr>
                <w:rFonts w:ascii="Times New Roman" w:hAnsi="Times New Roman"/>
                <w:sz w:val="28"/>
                <w:szCs w:val="28"/>
              </w:rPr>
            </w:pPr>
            <w:ins w:id="431" w:author="Nguyen Bjno" w:date="2020-08-18T05:39:00Z">
              <w:r w:rsidRPr="006E2C75">
                <w:rPr>
                  <w:rFonts w:ascii="Times New Roman" w:hAnsi="Times New Roman"/>
                  <w:sz w:val="28"/>
                  <w:szCs w:val="28"/>
                </w:rPr>
                <w:t>± 5 %</w:t>
              </w:r>
            </w:ins>
            <w:del w:id="432" w:author="Nguyen Bjno" w:date="2020-08-18T05:39:00Z">
              <w:r w:rsidRPr="00AF381B" w:rsidDel="005B5DF3">
                <w:rPr>
                  <w:rFonts w:ascii="Times New Roman" w:hAnsi="Times New Roman"/>
                  <w:sz w:val="28"/>
                  <w:szCs w:val="28"/>
                </w:rPr>
                <w:delText>± 3%</w:delText>
              </w:r>
            </w:del>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Change w:id="433" w:author="Nguyen Bjno" w:date="2020-08-18T05:39:00Z">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6CA2C469"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Change w:id="434" w:author="Nguyen Bjno" w:date="2020-08-18T05:39:00Z">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B55E4BC"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30 phút</w:t>
            </w:r>
          </w:p>
        </w:tc>
      </w:tr>
      <w:tr w:rsidR="00BD00DA" w:rsidRPr="00AF381B" w14:paraId="266FF98D" w14:textId="77777777" w:rsidTr="00A060C0">
        <w:trPr>
          <w:trHeight w:val="605"/>
          <w:jc w:val="center"/>
          <w:trPrChange w:id="435" w:author="Nguyen Bjno" w:date="2020-08-18T05:39:00Z">
            <w:trPr>
              <w:trHeight w:val="605"/>
              <w:jc w:val="center"/>
            </w:trPr>
          </w:trPrChange>
        </w:trPr>
        <w:tc>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Change w:id="436" w:author="Nguyen Bjno" w:date="2020-08-18T05:39:00Z">
              <w:tcPr>
                <w:tcW w:w="76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CFA32DE" w14:textId="77777777" w:rsidR="00BD00DA" w:rsidRPr="00AF381B" w:rsidRDefault="00BD00DA" w:rsidP="00BD00DA">
            <w:pPr>
              <w:numPr>
                <w:ilvl w:val="0"/>
                <w:numId w:val="164"/>
              </w:numPr>
              <w:spacing w:before="120" w:after="120" w:line="240" w:lineRule="auto"/>
              <w:ind w:left="641" w:right="76" w:hanging="357"/>
              <w:jc w:val="both"/>
              <w:rPr>
                <w:rFonts w:ascii="Times New Roman" w:hAnsi="Times New Roman"/>
                <w:sz w:val="28"/>
                <w:szCs w:val="28"/>
              </w:rPr>
            </w:pP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Change w:id="437" w:author="Nguyen Bjno" w:date="2020-08-18T05:39:00Z">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57E4C3D"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TOC</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438" w:author="Nguyen Bjno" w:date="2020-08-18T05:39: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93F6E9E"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597" w:type="dxa"/>
            <w:tcBorders>
              <w:top w:val="single" w:sz="4" w:space="0" w:color="000000"/>
              <w:left w:val="single" w:sz="4" w:space="0" w:color="000000"/>
              <w:bottom w:val="single" w:sz="4" w:space="0" w:color="000000"/>
              <w:right w:val="single" w:sz="4" w:space="0" w:color="000000"/>
            </w:tcBorders>
            <w:shd w:val="clear" w:color="auto" w:fill="auto"/>
            <w:tcPrChange w:id="439" w:author="Nguyen Bjno" w:date="2020-08-18T05:39:00Z">
              <w:tcPr>
                <w:tcW w:w="15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1836E8E" w14:textId="4666AC09" w:rsidR="00BD00DA" w:rsidRPr="00AF381B" w:rsidRDefault="00BD00DA" w:rsidP="00BD00DA">
            <w:pPr>
              <w:spacing w:before="120" w:after="120" w:line="240" w:lineRule="auto"/>
              <w:ind w:right="79" w:firstLine="33"/>
              <w:jc w:val="center"/>
              <w:rPr>
                <w:rFonts w:ascii="Times New Roman" w:hAnsi="Times New Roman"/>
                <w:sz w:val="28"/>
                <w:szCs w:val="28"/>
              </w:rPr>
            </w:pPr>
            <w:ins w:id="440" w:author="Nguyen Bjno" w:date="2020-08-18T05:39:00Z">
              <w:r w:rsidRPr="006E2C75">
                <w:rPr>
                  <w:rFonts w:ascii="Times New Roman" w:hAnsi="Times New Roman"/>
                  <w:sz w:val="28"/>
                  <w:szCs w:val="28"/>
                </w:rPr>
                <w:t>± 5 %</w:t>
              </w:r>
            </w:ins>
            <w:del w:id="441" w:author="Nguyen Bjno" w:date="2020-08-18T05:39:00Z">
              <w:r w:rsidRPr="00AF381B" w:rsidDel="005B5DF3">
                <w:rPr>
                  <w:rFonts w:ascii="Times New Roman" w:hAnsi="Times New Roman"/>
                  <w:sz w:val="28"/>
                  <w:szCs w:val="28"/>
                </w:rPr>
                <w:delText>± 2%</w:delText>
              </w:r>
            </w:del>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Change w:id="442" w:author="Nguyen Bjno" w:date="2020-08-18T05:39:00Z">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A34F82E"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0,05</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Change w:id="443" w:author="Nguyen Bjno" w:date="2020-08-18T05:39:00Z">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D21D833" w14:textId="77777777" w:rsidR="00BD00DA" w:rsidRPr="00AF381B" w:rsidRDefault="00BD00DA" w:rsidP="00BD00DA">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30 phút</w:t>
            </w:r>
          </w:p>
        </w:tc>
      </w:tr>
    </w:tbl>
    <w:p w14:paraId="30C5704A" w14:textId="28A72F92" w:rsidR="00221E80" w:rsidRPr="00B244A1" w:rsidDel="00BD00DA" w:rsidRDefault="00221E80" w:rsidP="00221E80">
      <w:pPr>
        <w:spacing w:before="120" w:after="120" w:line="240" w:lineRule="auto"/>
        <w:ind w:firstLine="709"/>
        <w:jc w:val="both"/>
        <w:rPr>
          <w:del w:id="444" w:author="Nguyen Bjno" w:date="2020-08-18T05:43:00Z"/>
          <w:rStyle w:val="fontstyle01"/>
          <w:rFonts w:ascii="Times New Roman" w:hAnsi="Times New Roman" w:cs="Times New Roman"/>
          <w:b w:val="0"/>
          <w:sz w:val="28"/>
          <w:szCs w:val="28"/>
        </w:rPr>
      </w:pPr>
      <w:del w:id="445" w:author="Nguyen Bjno" w:date="2020-08-18T05:43:00Z">
        <w:r w:rsidRPr="00B244A1" w:rsidDel="00BD00DA">
          <w:rPr>
            <w:rStyle w:val="fontstyle01"/>
            <w:rFonts w:ascii="Times New Roman" w:hAnsi="Times New Roman" w:cs="Times New Roman"/>
            <w:b w:val="0"/>
            <w:sz w:val="28"/>
            <w:szCs w:val="28"/>
          </w:rPr>
          <w:delText>Tất cả các thiết bị thuộc trạm quan trắc tự động đều phải kèm theo hệ</w:delText>
        </w:r>
        <w:r w:rsidRPr="00B244A1" w:rsidDel="00BD00DA">
          <w:rPr>
            <w:rFonts w:ascii="Times New Roman" w:hAnsi="Times New Roman" w:cs="Times New Roman"/>
            <w:color w:val="000000"/>
            <w:sz w:val="28"/>
            <w:szCs w:val="28"/>
          </w:rPr>
          <w:br/>
        </w:r>
        <w:r w:rsidRPr="00B244A1" w:rsidDel="00BD00DA">
          <w:rPr>
            <w:rStyle w:val="fontstyle01"/>
            <w:rFonts w:ascii="Times New Roman" w:hAnsi="Times New Roman" w:cs="Times New Roman"/>
            <w:b w:val="0"/>
            <w:sz w:val="28"/>
            <w:szCs w:val="28"/>
          </w:rPr>
          <w:delText xml:space="preserve">thống tự động làm sac̣h đầu đo, </w:delText>
        </w:r>
        <w:r w:rsidRPr="00BD00DA" w:rsidDel="00BD00DA">
          <w:rPr>
            <w:rStyle w:val="fontstyle01"/>
            <w:rFonts w:ascii="Times New Roman" w:hAnsi="Times New Roman" w:cs="Times New Roman"/>
            <w:b w:val="0"/>
            <w:sz w:val="28"/>
            <w:szCs w:val="28"/>
            <w:highlight w:val="yellow"/>
            <w:rPrChange w:id="446" w:author="Nguyen Bjno" w:date="2020-08-18T05:41:00Z">
              <w:rPr>
                <w:rStyle w:val="fontstyle01"/>
                <w:rFonts w:ascii="Times New Roman" w:hAnsi="Times New Roman" w:cs="Times New Roman"/>
                <w:b w:val="0"/>
                <w:sz w:val="28"/>
                <w:szCs w:val="28"/>
              </w:rPr>
            </w:rPrChange>
          </w:rPr>
          <w:delText>có khả năng hiệu chuẩn từ xa.</w:delText>
        </w:r>
      </w:del>
    </w:p>
    <w:p w14:paraId="21718719" w14:textId="30D8BC1F" w:rsidR="00221E80" w:rsidRPr="00B244A1" w:rsidDel="00F002E9" w:rsidRDefault="00221E80" w:rsidP="00221E80">
      <w:pPr>
        <w:spacing w:before="120" w:after="120" w:line="240" w:lineRule="auto"/>
        <w:ind w:firstLine="709"/>
        <w:jc w:val="both"/>
        <w:rPr>
          <w:del w:id="447" w:author="Nguyen Bjno" w:date="2020-08-18T12:05:00Z"/>
          <w:rStyle w:val="fontstyle01"/>
          <w:rFonts w:ascii="Times New Roman" w:hAnsi="Times New Roman" w:cs="Times New Roman"/>
          <w:b w:val="0"/>
          <w:sz w:val="28"/>
          <w:szCs w:val="28"/>
        </w:rPr>
      </w:pPr>
    </w:p>
    <w:p w14:paraId="1B58971C" w14:textId="6868A830" w:rsidR="00221E80" w:rsidRDefault="00221E80" w:rsidP="00221E80">
      <w:pPr>
        <w:spacing w:before="120" w:after="120" w:line="240" w:lineRule="auto"/>
        <w:ind w:firstLine="709"/>
        <w:jc w:val="both"/>
        <w:rPr>
          <w:ins w:id="448" w:author="Nguyen Bjno" w:date="2020-08-18T05:45:00Z"/>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2. Khuyến khích sử dụng các thiết bị quan trắc có khả năng đồng bộ của</w:t>
      </w:r>
      <w:r w:rsidRPr="00B244A1">
        <w:rPr>
          <w:rFonts w:ascii="Times New Roman" w:hAnsi="Times New Roman" w:cs="Times New Roman"/>
          <w:color w:val="000000"/>
          <w:sz w:val="28"/>
          <w:szCs w:val="28"/>
        </w:rPr>
        <w:br/>
      </w:r>
      <w:r w:rsidRPr="00B244A1">
        <w:rPr>
          <w:rStyle w:val="fontstyle01"/>
          <w:rFonts w:ascii="Times New Roman" w:hAnsi="Times New Roman" w:cs="Times New Roman"/>
          <w:b w:val="0"/>
          <w:sz w:val="28"/>
          <w:szCs w:val="28"/>
        </w:rPr>
        <w:t xml:space="preserve">cùng một hãng sản xuất và đã được </w:t>
      </w:r>
      <w:del w:id="449" w:author="Nguyen Bjno" w:date="2020-08-18T05:47:00Z">
        <w:r w:rsidRPr="00B244A1" w:rsidDel="00015332">
          <w:rPr>
            <w:rStyle w:val="fontstyle01"/>
            <w:rFonts w:ascii="Times New Roman" w:hAnsi="Times New Roman" w:cs="Times New Roman"/>
            <w:b w:val="0"/>
            <w:sz w:val="28"/>
            <w:szCs w:val="28"/>
          </w:rPr>
          <w:delText>cấp chứng chỉ</w:delText>
        </w:r>
      </w:del>
      <w:ins w:id="450" w:author="Nguyen Bjno" w:date="2020-08-18T05:47:00Z">
        <w:r w:rsidR="00015332">
          <w:rPr>
            <w:rStyle w:val="fontstyle01"/>
            <w:rFonts w:ascii="Times New Roman" w:hAnsi="Times New Roman" w:cs="Times New Roman"/>
            <w:b w:val="0"/>
            <w:sz w:val="28"/>
            <w:szCs w:val="28"/>
          </w:rPr>
          <w:t>chứng nhận</w:t>
        </w:r>
      </w:ins>
      <w:r w:rsidRPr="00B244A1">
        <w:rPr>
          <w:rStyle w:val="fontstyle01"/>
          <w:rFonts w:ascii="Times New Roman" w:hAnsi="Times New Roman" w:cs="Times New Roman"/>
          <w:b w:val="0"/>
          <w:sz w:val="28"/>
          <w:szCs w:val="28"/>
        </w:rPr>
        <w:t xml:space="preserve"> </w:t>
      </w:r>
      <w:del w:id="451" w:author="Nguyen Bjno" w:date="2020-08-18T05:47:00Z">
        <w:r w:rsidRPr="00B244A1" w:rsidDel="00015332">
          <w:rPr>
            <w:rStyle w:val="fontstyle01"/>
            <w:rFonts w:ascii="Times New Roman" w:hAnsi="Times New Roman" w:cs="Times New Roman"/>
            <w:b w:val="0"/>
            <w:sz w:val="28"/>
            <w:szCs w:val="28"/>
          </w:rPr>
          <w:delText xml:space="preserve">kiểm định/ hiệu chuẩn </w:delText>
        </w:r>
      </w:del>
      <w:r w:rsidRPr="00B244A1">
        <w:rPr>
          <w:rStyle w:val="fontstyle01"/>
          <w:rFonts w:ascii="Times New Roman" w:hAnsi="Times New Roman" w:cs="Times New Roman"/>
          <w:b w:val="0"/>
          <w:sz w:val="28"/>
          <w:szCs w:val="28"/>
        </w:rPr>
        <w:t>bởi các</w:t>
      </w:r>
      <w:r w:rsidR="00B244A1" w:rsidRPr="00B244A1">
        <w:rPr>
          <w:rStyle w:val="fontstyle01"/>
          <w:rFonts w:ascii="Times New Roman" w:hAnsi="Times New Roman" w:cs="Times New Roman"/>
          <w:b w:val="0"/>
          <w:sz w:val="28"/>
          <w:szCs w:val="28"/>
        </w:rPr>
        <w:t xml:space="preserve"> </w:t>
      </w:r>
      <w:r w:rsidRPr="00B244A1">
        <w:rPr>
          <w:rStyle w:val="fontstyle01"/>
          <w:rFonts w:ascii="Times New Roman" w:hAnsi="Times New Roman" w:cs="Times New Roman"/>
          <w:b w:val="0"/>
          <w:sz w:val="28"/>
          <w:szCs w:val="28"/>
        </w:rPr>
        <w:t>tổ chức quốc tế như: Cơ quan bảo vệ môi trường Mỹ (US EPA), Tổ chức chứng</w:t>
      </w:r>
      <w:ins w:id="452" w:author="Nguyen Bjno" w:date="2020-08-18T05:44:00Z">
        <w:r w:rsidR="00A32F70">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 xml:space="preserve">nhận Anh (mCert), Cơ quan </w:t>
      </w:r>
      <w:del w:id="453" w:author="Nguyen Bjno" w:date="2020-08-18T05:48:00Z">
        <w:r w:rsidRPr="00B244A1" w:rsidDel="00A66D92">
          <w:rPr>
            <w:rStyle w:val="fontstyle01"/>
            <w:rFonts w:ascii="Times New Roman" w:hAnsi="Times New Roman" w:cs="Times New Roman"/>
            <w:b w:val="0"/>
            <w:sz w:val="28"/>
            <w:szCs w:val="28"/>
          </w:rPr>
          <w:delText>kiểm định</w:delText>
        </w:r>
      </w:del>
      <w:ins w:id="454" w:author="Nguyen Bjno" w:date="2020-08-18T05:48:00Z">
        <w:r w:rsidR="00A66D92">
          <w:rPr>
            <w:rStyle w:val="fontstyle01"/>
            <w:rFonts w:ascii="Times New Roman" w:hAnsi="Times New Roman" w:cs="Times New Roman"/>
            <w:b w:val="0"/>
            <w:sz w:val="28"/>
            <w:szCs w:val="28"/>
          </w:rPr>
          <w:t>chứng nhận</w:t>
        </w:r>
      </w:ins>
      <w:r w:rsidRPr="00B244A1">
        <w:rPr>
          <w:rStyle w:val="fontstyle01"/>
          <w:rFonts w:ascii="Times New Roman" w:hAnsi="Times New Roman" w:cs="Times New Roman"/>
          <w:b w:val="0"/>
          <w:sz w:val="28"/>
          <w:szCs w:val="28"/>
        </w:rPr>
        <w:t xml:space="preserve"> kỹ thuật Đức (TÜV)</w:t>
      </w:r>
      <w:del w:id="455" w:author="Nguyen Bjno" w:date="2020-08-18T05:52:00Z">
        <w:r w:rsidRPr="00B244A1" w:rsidDel="00A66D92">
          <w:rPr>
            <w:rStyle w:val="fontstyle01"/>
            <w:rFonts w:ascii="Times New Roman" w:hAnsi="Times New Roman" w:cs="Times New Roman"/>
            <w:b w:val="0"/>
            <w:sz w:val="28"/>
            <w:szCs w:val="28"/>
          </w:rPr>
          <w:delText xml:space="preserve"> </w:delText>
        </w:r>
      </w:del>
      <w:ins w:id="456" w:author="Nguyen Bjno" w:date="2020-08-18T05:52:00Z">
        <w:r w:rsidR="00A66D92">
          <w:rPr>
            <w:rStyle w:val="fontstyle01"/>
            <w:rFonts w:ascii="Times New Roman" w:hAnsi="Times New Roman" w:cs="Times New Roman"/>
            <w:b w:val="0"/>
            <w:sz w:val="28"/>
            <w:szCs w:val="28"/>
          </w:rPr>
          <w:t>..</w:t>
        </w:r>
      </w:ins>
      <w:del w:id="457" w:author="Nguyen Bjno" w:date="2020-08-18T05:52:00Z">
        <w:r w:rsidRPr="00B244A1" w:rsidDel="00A66D92">
          <w:rPr>
            <w:rStyle w:val="fontstyle01"/>
            <w:rFonts w:ascii="Times New Roman" w:hAnsi="Times New Roman" w:cs="Times New Roman"/>
            <w:b w:val="0"/>
            <w:sz w:val="28"/>
            <w:szCs w:val="28"/>
          </w:rPr>
          <w:delText xml:space="preserve">và một số cơquan cóchức năng </w:delText>
        </w:r>
      </w:del>
      <w:del w:id="458" w:author="Nguyen Bjno" w:date="2020-08-18T05:49:00Z">
        <w:r w:rsidRPr="00B244A1" w:rsidDel="00A66D92">
          <w:rPr>
            <w:rStyle w:val="fontstyle01"/>
            <w:rFonts w:ascii="Times New Roman" w:hAnsi="Times New Roman" w:cs="Times New Roman"/>
            <w:b w:val="0"/>
            <w:sz w:val="28"/>
            <w:szCs w:val="28"/>
          </w:rPr>
          <w:delText xml:space="preserve">kiểm định/hiệu chuẩn tại </w:delText>
        </w:r>
      </w:del>
      <w:del w:id="459" w:author="Nguyen Bjno" w:date="2020-08-18T05:52:00Z">
        <w:r w:rsidRPr="00B244A1" w:rsidDel="00A66D92">
          <w:rPr>
            <w:rStyle w:val="fontstyle01"/>
            <w:rFonts w:ascii="Times New Roman" w:hAnsi="Times New Roman" w:cs="Times New Roman"/>
            <w:b w:val="0"/>
            <w:sz w:val="28"/>
            <w:szCs w:val="28"/>
          </w:rPr>
          <w:delText>Hàn Quốc, Nhật Bản</w:delText>
        </w:r>
      </w:del>
      <w:r w:rsidRPr="00B244A1">
        <w:rPr>
          <w:rStyle w:val="fontstyle01"/>
          <w:rFonts w:ascii="Times New Roman" w:hAnsi="Times New Roman" w:cs="Times New Roman"/>
          <w:b w:val="0"/>
          <w:sz w:val="28"/>
          <w:szCs w:val="28"/>
        </w:rPr>
        <w:t>.</w:t>
      </w:r>
    </w:p>
    <w:p w14:paraId="59EAE4EE" w14:textId="7DA0E0DB" w:rsidR="00A060C0" w:rsidRPr="00B244A1" w:rsidDel="00094E77" w:rsidRDefault="00A060C0" w:rsidP="00221E80">
      <w:pPr>
        <w:spacing w:before="120" w:after="120" w:line="240" w:lineRule="auto"/>
        <w:ind w:firstLine="709"/>
        <w:jc w:val="both"/>
        <w:rPr>
          <w:del w:id="460" w:author="Nguyen Bjno" w:date="2020-08-18T05:52:00Z"/>
          <w:rStyle w:val="fontstyle01"/>
          <w:rFonts w:ascii="Times New Roman" w:hAnsi="Times New Roman" w:cs="Times New Roman"/>
          <w:b w:val="0"/>
          <w:sz w:val="28"/>
          <w:szCs w:val="28"/>
        </w:rPr>
      </w:pPr>
    </w:p>
    <w:p w14:paraId="30A9DC86"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3. Vận hành thử nghiệm:</w:t>
      </w:r>
    </w:p>
    <w:p w14:paraId="7F7DC1DD" w14:textId="465EEDA9"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Sau khi hoàn thành lắp đặt, Trạm quan trắc nước mặt tự động phải đượcvận hành thử nghiệm. Tổ chức, cá nhân đầu tư</w:t>
      </w:r>
      <w:ins w:id="461" w:author="Nguyen Bjno" w:date="2020-08-18T05:52:00Z">
        <w:r w:rsidR="00153F50">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Trạm có trách nhiệm gửi số liệu quan trắc trong thời gian vận hành thử nghiệm và chứng chỉ kiểm định, hiệu chuẩn ban đầu</w:t>
      </w:r>
      <w:ins w:id="462" w:author="Nguyen Bjno" w:date="2020-08-18T05:52:00Z">
        <w:r w:rsidR="008A6F9A">
          <w:rPr>
            <w:rStyle w:val="fontstyle01"/>
            <w:rFonts w:ascii="Times New Roman" w:hAnsi="Times New Roman" w:cs="Times New Roman"/>
            <w:b w:val="0"/>
            <w:sz w:val="28"/>
            <w:szCs w:val="28"/>
          </w:rPr>
          <w:t>.</w:t>
        </w:r>
      </w:ins>
      <w:r w:rsidRPr="00B244A1">
        <w:rPr>
          <w:rStyle w:val="fontstyle01"/>
          <w:rFonts w:ascii="Times New Roman" w:hAnsi="Times New Roman" w:cs="Times New Roman"/>
          <w:b w:val="0"/>
          <w:sz w:val="28"/>
          <w:szCs w:val="28"/>
        </w:rPr>
        <w:t xml:space="preserve"> </w:t>
      </w:r>
    </w:p>
    <w:p w14:paraId="16833C8A" w14:textId="77777777" w:rsidR="00221E80" w:rsidRPr="00B244A1" w:rsidRDefault="00221E80" w:rsidP="00221E80">
      <w:pPr>
        <w:spacing w:before="120" w:after="120" w:line="240" w:lineRule="auto"/>
        <w:ind w:firstLine="567"/>
        <w:jc w:val="both"/>
        <w:rPr>
          <w:rFonts w:ascii="Times New Roman" w:hAnsi="Times New Roman" w:cs="Times New Roman"/>
          <w:b/>
          <w:sz w:val="28"/>
          <w:szCs w:val="28"/>
        </w:rPr>
      </w:pPr>
      <w:r w:rsidRPr="00B244A1">
        <w:rPr>
          <w:rFonts w:ascii="Times New Roman" w:hAnsi="Times New Roman" w:cs="Times New Roman"/>
          <w:b/>
          <w:sz w:val="28"/>
          <w:szCs w:val="28"/>
        </w:rPr>
        <w:t>Điều 26. Yêu cầu về quản lý hệ thống quan trắc tự động nước mặt tự động, liên tục trong quá trình vận hành</w:t>
      </w:r>
    </w:p>
    <w:p w14:paraId="43B63A59" w14:textId="1CD22BEF" w:rsidR="00221E80" w:rsidRPr="00B244A1" w:rsidRDefault="00221E80">
      <w:pPr>
        <w:spacing w:before="120" w:after="120" w:line="240" w:lineRule="auto"/>
        <w:ind w:firstLine="709"/>
        <w:jc w:val="both"/>
        <w:rPr>
          <w:rStyle w:val="fontstyle01"/>
          <w:rFonts w:ascii="Times New Roman" w:hAnsi="Times New Roman" w:cs="Times New Roman"/>
          <w:b w:val="0"/>
          <w:sz w:val="28"/>
          <w:szCs w:val="28"/>
        </w:rPr>
      </w:pPr>
      <w:r w:rsidRPr="00B244A1">
        <w:rPr>
          <w:rFonts w:ascii="Times New Roman" w:hAnsi="Times New Roman" w:cs="Times New Roman"/>
          <w:sz w:val="28"/>
          <w:szCs w:val="28"/>
        </w:rPr>
        <w:t xml:space="preserve">1. </w:t>
      </w:r>
      <w:r w:rsidRPr="00B244A1">
        <w:rPr>
          <w:rStyle w:val="fontstyle01"/>
          <w:rFonts w:ascii="Times New Roman" w:hAnsi="Times New Roman" w:cs="Times New Roman"/>
          <w:b w:val="0"/>
          <w:sz w:val="28"/>
          <w:szCs w:val="28"/>
        </w:rPr>
        <w:t xml:space="preserve">Kiểm định và hiệu chuẩn thiết bị: các thông số </w:t>
      </w:r>
      <w:del w:id="463" w:author="Nguyen Bjno" w:date="2020-08-18T06:01:00Z">
        <w:r w:rsidRPr="00B244A1" w:rsidDel="00C22ED2">
          <w:rPr>
            <w:rStyle w:val="fontstyle01"/>
            <w:rFonts w:ascii="Times New Roman" w:hAnsi="Times New Roman" w:cs="Times New Roman"/>
            <w:b w:val="0"/>
            <w:sz w:val="28"/>
            <w:szCs w:val="28"/>
          </w:rPr>
          <w:delText xml:space="preserve">quy định </w:delText>
        </w:r>
      </w:del>
      <w:r w:rsidRPr="00B244A1">
        <w:rPr>
          <w:rStyle w:val="fontstyle01"/>
          <w:rFonts w:ascii="Times New Roman" w:hAnsi="Times New Roman" w:cs="Times New Roman"/>
          <w:b w:val="0"/>
          <w:sz w:val="28"/>
          <w:szCs w:val="28"/>
        </w:rPr>
        <w:t xml:space="preserve">tại </w:t>
      </w:r>
      <w:del w:id="464" w:author="Nguyen Bjno" w:date="2020-08-18T05:58:00Z">
        <w:r w:rsidRPr="00B244A1" w:rsidDel="00153C19">
          <w:rPr>
            <w:rStyle w:val="fontstyle01"/>
            <w:rFonts w:ascii="Times New Roman" w:hAnsi="Times New Roman" w:cs="Times New Roman"/>
            <w:b w:val="0"/>
            <w:sz w:val="28"/>
            <w:szCs w:val="28"/>
          </w:rPr>
          <w:delText>Điểm a,</w:delText>
        </w:r>
        <w:r w:rsidRPr="00B244A1" w:rsidDel="00153C19">
          <w:rPr>
            <w:rFonts w:ascii="Times New Roman" w:hAnsi="Times New Roman" w:cs="Times New Roman"/>
            <w:color w:val="000000"/>
            <w:sz w:val="28"/>
            <w:szCs w:val="28"/>
          </w:rPr>
          <w:br/>
        </w:r>
      </w:del>
      <w:r w:rsidRPr="00B244A1">
        <w:rPr>
          <w:rStyle w:val="fontstyle01"/>
          <w:rFonts w:ascii="Times New Roman" w:hAnsi="Times New Roman" w:cs="Times New Roman"/>
          <w:b w:val="0"/>
          <w:sz w:val="28"/>
          <w:szCs w:val="28"/>
          <w:highlight w:val="yellow"/>
        </w:rPr>
        <w:t>Khoản 1 Điều 2</w:t>
      </w:r>
      <w:ins w:id="465" w:author="Nguyen Bjno" w:date="2020-08-18T05:58:00Z">
        <w:r w:rsidR="00153C19">
          <w:rPr>
            <w:rStyle w:val="fontstyle01"/>
            <w:rFonts w:ascii="Times New Roman" w:hAnsi="Times New Roman" w:cs="Times New Roman"/>
            <w:b w:val="0"/>
            <w:sz w:val="28"/>
            <w:szCs w:val="28"/>
          </w:rPr>
          <w:t>5</w:t>
        </w:r>
      </w:ins>
      <w:r w:rsidRPr="00B244A1">
        <w:rPr>
          <w:rStyle w:val="fontstyle01"/>
          <w:rFonts w:ascii="Times New Roman" w:hAnsi="Times New Roman" w:cs="Times New Roman"/>
          <w:b w:val="0"/>
          <w:sz w:val="28"/>
          <w:szCs w:val="28"/>
        </w:rPr>
        <w:t xml:space="preserve"> </w:t>
      </w:r>
      <w:ins w:id="466" w:author="Nguyen Bjno" w:date="2020-08-18T06:00:00Z">
        <w:r w:rsidR="00D944D8">
          <w:rPr>
            <w:rStyle w:val="fontstyle01"/>
            <w:rFonts w:ascii="Times New Roman" w:hAnsi="Times New Roman" w:cs="Times New Roman"/>
            <w:b w:val="0"/>
            <w:sz w:val="28"/>
            <w:szCs w:val="28"/>
          </w:rPr>
          <w:t xml:space="preserve">phải </w:t>
        </w:r>
      </w:ins>
      <w:ins w:id="467" w:author="Nguyen Bjno" w:date="2020-08-18T06:01:00Z">
        <w:r w:rsidR="00D944D8">
          <w:rPr>
            <w:rStyle w:val="fontstyle01"/>
            <w:rFonts w:ascii="Times New Roman" w:hAnsi="Times New Roman" w:cs="Times New Roman"/>
            <w:b w:val="0"/>
            <w:sz w:val="28"/>
            <w:szCs w:val="28"/>
          </w:rPr>
          <w:t>thực hiện kiểm định theo đúng quy định</w:t>
        </w:r>
      </w:ins>
      <w:ins w:id="468" w:author="Nguyen Bjno" w:date="2020-08-18T06:03:00Z">
        <w:r w:rsidR="00E2374D">
          <w:rPr>
            <w:rStyle w:val="fontstyle01"/>
            <w:rFonts w:ascii="Times New Roman" w:hAnsi="Times New Roman" w:cs="Times New Roman"/>
            <w:b w:val="0"/>
            <w:sz w:val="28"/>
            <w:szCs w:val="28"/>
          </w:rPr>
          <w:t xml:space="preserve"> của pháp luật hiện hành</w:t>
        </w:r>
      </w:ins>
      <w:ins w:id="469" w:author="Nguyen Bjno" w:date="2020-08-18T06:01:00Z">
        <w:r w:rsidR="00D944D8">
          <w:rPr>
            <w:rStyle w:val="fontstyle01"/>
            <w:rFonts w:ascii="Times New Roman" w:hAnsi="Times New Roman" w:cs="Times New Roman"/>
            <w:b w:val="0"/>
            <w:sz w:val="28"/>
            <w:szCs w:val="28"/>
          </w:rPr>
          <w:t xml:space="preserve"> về Đo lường</w:t>
        </w:r>
      </w:ins>
      <w:del w:id="470" w:author="Nguyen Bjno" w:date="2020-08-18T06:03:00Z">
        <w:r w:rsidRPr="00B244A1" w:rsidDel="00F008CA">
          <w:rPr>
            <w:rStyle w:val="fontstyle01"/>
            <w:rFonts w:ascii="Times New Roman" w:hAnsi="Times New Roman" w:cs="Times New Roman"/>
            <w:b w:val="0"/>
            <w:sz w:val="28"/>
            <w:szCs w:val="28"/>
          </w:rPr>
          <w:delText>phải được kiểm định</w:delText>
        </w:r>
      </w:del>
      <w:del w:id="471" w:author="Nguyen Bjno" w:date="2020-08-18T05:59:00Z">
        <w:r w:rsidRPr="00B244A1" w:rsidDel="00136C67">
          <w:rPr>
            <w:rStyle w:val="fontstyle01"/>
            <w:rFonts w:ascii="Times New Roman" w:hAnsi="Times New Roman" w:cs="Times New Roman"/>
            <w:b w:val="0"/>
            <w:sz w:val="28"/>
            <w:szCs w:val="28"/>
          </w:rPr>
          <w:delText xml:space="preserve"> </w:delText>
        </w:r>
      </w:del>
      <w:del w:id="472" w:author="Nguyen Bjno" w:date="2020-08-18T06:03:00Z">
        <w:r w:rsidRPr="00B244A1" w:rsidDel="00F008CA">
          <w:rPr>
            <w:rStyle w:val="fontstyle01"/>
            <w:rFonts w:ascii="Times New Roman" w:hAnsi="Times New Roman" w:cs="Times New Roman"/>
            <w:b w:val="0"/>
            <w:sz w:val="28"/>
            <w:szCs w:val="28"/>
          </w:rPr>
          <w:delText>theo Thông tư số 23/2013/TT-BKHCN</w:delText>
        </w:r>
        <w:r w:rsidRPr="00B244A1" w:rsidDel="00F008CA">
          <w:rPr>
            <w:rFonts w:ascii="Times New Roman" w:hAnsi="Times New Roman" w:cs="Times New Roman"/>
            <w:color w:val="000000"/>
            <w:sz w:val="28"/>
            <w:szCs w:val="28"/>
          </w:rPr>
          <w:br/>
        </w:r>
        <w:r w:rsidRPr="00B244A1" w:rsidDel="00F008CA">
          <w:rPr>
            <w:rStyle w:val="fontstyle01"/>
            <w:rFonts w:ascii="Times New Roman" w:hAnsi="Times New Roman" w:cs="Times New Roman"/>
            <w:b w:val="0"/>
            <w:sz w:val="28"/>
            <w:szCs w:val="28"/>
          </w:rPr>
          <w:delText xml:space="preserve">ngày 26 tháng 9 năm 2013 và Thông tư số </w:delText>
        </w:r>
      </w:del>
      <w:del w:id="473" w:author="Nguyen Bjno" w:date="2020-08-18T05:58:00Z">
        <w:r w:rsidRPr="00B244A1" w:rsidDel="00153C19">
          <w:rPr>
            <w:rStyle w:val="fontstyle01"/>
            <w:rFonts w:ascii="Times New Roman" w:hAnsi="Times New Roman" w:cs="Times New Roman"/>
            <w:b w:val="0"/>
            <w:sz w:val="28"/>
            <w:szCs w:val="28"/>
          </w:rPr>
          <w:delText>24</w:delText>
        </w:r>
      </w:del>
      <w:del w:id="474" w:author="Nguyen Bjno" w:date="2020-08-18T06:03:00Z">
        <w:r w:rsidRPr="00B244A1" w:rsidDel="00F008CA">
          <w:rPr>
            <w:rStyle w:val="fontstyle01"/>
            <w:rFonts w:ascii="Times New Roman" w:hAnsi="Times New Roman" w:cs="Times New Roman"/>
            <w:b w:val="0"/>
            <w:sz w:val="28"/>
            <w:szCs w:val="28"/>
          </w:rPr>
          <w:delText>/201</w:delText>
        </w:r>
      </w:del>
      <w:del w:id="475" w:author="Nguyen Bjno" w:date="2020-08-18T05:58:00Z">
        <w:r w:rsidRPr="00B244A1" w:rsidDel="00153C19">
          <w:rPr>
            <w:rStyle w:val="fontstyle01"/>
            <w:rFonts w:ascii="Times New Roman" w:hAnsi="Times New Roman" w:cs="Times New Roman"/>
            <w:b w:val="0"/>
            <w:sz w:val="28"/>
            <w:szCs w:val="28"/>
          </w:rPr>
          <w:delText>3</w:delText>
        </w:r>
      </w:del>
      <w:del w:id="476" w:author="Nguyen Bjno" w:date="2020-08-18T06:03:00Z">
        <w:r w:rsidRPr="00B244A1" w:rsidDel="00F008CA">
          <w:rPr>
            <w:rStyle w:val="fontstyle01"/>
            <w:rFonts w:ascii="Times New Roman" w:hAnsi="Times New Roman" w:cs="Times New Roman"/>
            <w:b w:val="0"/>
            <w:sz w:val="28"/>
            <w:szCs w:val="28"/>
          </w:rPr>
          <w:delText xml:space="preserve">/TT-BKHCN ngày </w:delText>
        </w:r>
      </w:del>
      <w:del w:id="477" w:author="Nguyen Bjno" w:date="2020-08-18T05:59:00Z">
        <w:r w:rsidRPr="00B244A1" w:rsidDel="00153C19">
          <w:rPr>
            <w:rStyle w:val="fontstyle01"/>
            <w:rFonts w:ascii="Times New Roman" w:hAnsi="Times New Roman" w:cs="Times New Roman"/>
            <w:b w:val="0"/>
            <w:sz w:val="28"/>
            <w:szCs w:val="28"/>
          </w:rPr>
          <w:delText xml:space="preserve">30 </w:delText>
        </w:r>
      </w:del>
      <w:del w:id="478" w:author="Nguyen Bjno" w:date="2020-08-18T06:03:00Z">
        <w:r w:rsidRPr="00B244A1" w:rsidDel="00F008CA">
          <w:rPr>
            <w:rStyle w:val="fontstyle01"/>
            <w:rFonts w:ascii="Times New Roman" w:hAnsi="Times New Roman" w:cs="Times New Roman"/>
            <w:b w:val="0"/>
            <w:sz w:val="28"/>
            <w:szCs w:val="28"/>
          </w:rPr>
          <w:delText xml:space="preserve">tháng </w:delText>
        </w:r>
      </w:del>
      <w:del w:id="479" w:author="Nguyen Bjno" w:date="2020-08-18T05:59:00Z">
        <w:r w:rsidRPr="00B244A1" w:rsidDel="00153C19">
          <w:rPr>
            <w:rStyle w:val="fontstyle01"/>
            <w:rFonts w:ascii="Times New Roman" w:hAnsi="Times New Roman" w:cs="Times New Roman"/>
            <w:b w:val="0"/>
            <w:sz w:val="28"/>
            <w:szCs w:val="28"/>
          </w:rPr>
          <w:delText>9</w:delText>
        </w:r>
      </w:del>
      <w:del w:id="480" w:author="Nguyen Bjno" w:date="2020-08-18T06:03:00Z">
        <w:r w:rsidRPr="00B244A1" w:rsidDel="00F008CA">
          <w:rPr>
            <w:rStyle w:val="fontstyle01"/>
            <w:rFonts w:ascii="Times New Roman" w:hAnsi="Times New Roman" w:cs="Times New Roman"/>
            <w:b w:val="0"/>
            <w:sz w:val="28"/>
            <w:szCs w:val="28"/>
          </w:rPr>
          <w:delText xml:space="preserve">năm </w:delText>
        </w:r>
      </w:del>
      <w:del w:id="481" w:author="Nguyen Bjno" w:date="2020-08-18T05:59:00Z">
        <w:r w:rsidRPr="00B244A1" w:rsidDel="00595E25">
          <w:rPr>
            <w:rStyle w:val="fontstyle01"/>
            <w:rFonts w:ascii="Times New Roman" w:hAnsi="Times New Roman" w:cs="Times New Roman"/>
            <w:b w:val="0"/>
            <w:sz w:val="28"/>
            <w:szCs w:val="28"/>
          </w:rPr>
          <w:delText>2013</w:delText>
        </w:r>
      </w:del>
      <w:r w:rsidRPr="00B244A1">
        <w:rPr>
          <w:rStyle w:val="fontstyle01"/>
          <w:rFonts w:ascii="Times New Roman" w:hAnsi="Times New Roman" w:cs="Times New Roman"/>
          <w:b w:val="0"/>
          <w:sz w:val="28"/>
          <w:szCs w:val="28"/>
        </w:rPr>
        <w:t xml:space="preserve">. </w:t>
      </w:r>
      <w:ins w:id="482" w:author="Nguyen Bjno" w:date="2020-08-18T06:05:00Z">
        <w:r w:rsidR="00F008CA">
          <w:rPr>
            <w:rStyle w:val="fontstyle01"/>
            <w:rFonts w:ascii="Times New Roman" w:hAnsi="Times New Roman" w:cs="Times New Roman"/>
            <w:b w:val="0"/>
            <w:sz w:val="28"/>
            <w:szCs w:val="28"/>
          </w:rPr>
          <w:t>Đối với các thiết bị không</w:t>
        </w:r>
      </w:ins>
      <w:ins w:id="483" w:author="Nguyen Bjno" w:date="2020-08-18T06:07:00Z">
        <w:r w:rsidR="00F008CA">
          <w:rPr>
            <w:rStyle w:val="fontstyle01"/>
            <w:rFonts w:ascii="Times New Roman" w:hAnsi="Times New Roman" w:cs="Times New Roman"/>
            <w:b w:val="0"/>
            <w:sz w:val="28"/>
            <w:szCs w:val="28"/>
          </w:rPr>
          <w:t xml:space="preserve"> phải</w:t>
        </w:r>
      </w:ins>
      <w:ins w:id="484" w:author="Nguyen Bjno" w:date="2020-08-18T06:05:00Z">
        <w:r w:rsidR="00F008CA">
          <w:rPr>
            <w:rStyle w:val="fontstyle01"/>
            <w:rFonts w:ascii="Times New Roman" w:hAnsi="Times New Roman" w:cs="Times New Roman"/>
            <w:b w:val="0"/>
            <w:sz w:val="28"/>
            <w:szCs w:val="28"/>
          </w:rPr>
          <w:t xml:space="preserve"> </w:t>
        </w:r>
      </w:ins>
      <w:ins w:id="485" w:author="Nguyen Bjno" w:date="2020-08-18T06:06:00Z">
        <w:r w:rsidR="00F008CA">
          <w:rPr>
            <w:rStyle w:val="fontstyle01"/>
            <w:rFonts w:ascii="Times New Roman" w:hAnsi="Times New Roman" w:cs="Times New Roman"/>
            <w:b w:val="0"/>
            <w:sz w:val="28"/>
            <w:szCs w:val="28"/>
          </w:rPr>
          <w:t xml:space="preserve">thực hiện </w:t>
        </w:r>
      </w:ins>
      <w:ins w:id="486" w:author="Nguyen Bjno" w:date="2020-08-18T06:05:00Z">
        <w:r w:rsidR="00F008CA">
          <w:rPr>
            <w:rStyle w:val="fontstyle01"/>
            <w:rFonts w:ascii="Times New Roman" w:hAnsi="Times New Roman" w:cs="Times New Roman"/>
            <w:b w:val="0"/>
            <w:sz w:val="28"/>
            <w:szCs w:val="28"/>
          </w:rPr>
          <w:t>kiểm định</w:t>
        </w:r>
      </w:ins>
      <w:ins w:id="487" w:author="Nguyen Bjno" w:date="2020-08-18T06:06:00Z">
        <w:r w:rsidR="00F008CA">
          <w:rPr>
            <w:rStyle w:val="fontstyle01"/>
            <w:rFonts w:ascii="Times New Roman" w:hAnsi="Times New Roman" w:cs="Times New Roman"/>
            <w:b w:val="0"/>
            <w:sz w:val="28"/>
            <w:szCs w:val="28"/>
          </w:rPr>
          <w:t xml:space="preserve"> bắt buộc thì</w:t>
        </w:r>
      </w:ins>
      <w:ins w:id="488" w:author="Nguyen Bjno" w:date="2020-08-18T06:07:00Z">
        <w:r w:rsidR="00F008CA">
          <w:rPr>
            <w:rStyle w:val="fontstyle01"/>
            <w:rFonts w:ascii="Times New Roman" w:hAnsi="Times New Roman" w:cs="Times New Roman"/>
            <w:b w:val="0"/>
            <w:sz w:val="28"/>
            <w:szCs w:val="28"/>
          </w:rPr>
          <w:t xml:space="preserve"> thực hiện hiệu chuẩn </w:t>
        </w:r>
      </w:ins>
      <w:ins w:id="489" w:author="Nguyen Bjno" w:date="2020-08-18T06:09:00Z">
        <w:r w:rsidR="00F008CA">
          <w:rPr>
            <w:rStyle w:val="fontstyle01"/>
            <w:rFonts w:ascii="Times New Roman" w:hAnsi="Times New Roman" w:cs="Times New Roman"/>
            <w:b w:val="0"/>
            <w:sz w:val="28"/>
            <w:szCs w:val="28"/>
          </w:rPr>
          <w:t xml:space="preserve">thiết bị </w:t>
        </w:r>
      </w:ins>
      <w:ins w:id="490" w:author="Nguyen Bjno" w:date="2020-08-18T06:07:00Z">
        <w:r w:rsidR="00F008CA">
          <w:rPr>
            <w:rStyle w:val="fontstyle01"/>
            <w:rFonts w:ascii="Times New Roman" w:hAnsi="Times New Roman" w:cs="Times New Roman"/>
            <w:b w:val="0"/>
            <w:sz w:val="28"/>
            <w:szCs w:val="28"/>
          </w:rPr>
          <w:t>tại đơn vị đã</w:t>
        </w:r>
      </w:ins>
      <w:ins w:id="491" w:author="Nguyen Bjno" w:date="2020-08-18T06:09:00Z">
        <w:r w:rsidR="00F008CA">
          <w:rPr>
            <w:rStyle w:val="fontstyle01"/>
            <w:rFonts w:ascii="Times New Roman" w:hAnsi="Times New Roman" w:cs="Times New Roman"/>
            <w:b w:val="0"/>
            <w:sz w:val="28"/>
            <w:szCs w:val="28"/>
          </w:rPr>
          <w:t xml:space="preserve"> đăng ký và</w:t>
        </w:r>
      </w:ins>
      <w:ins w:id="492" w:author="Nguyen Bjno" w:date="2020-08-18T06:07:00Z">
        <w:r w:rsidR="00F008CA">
          <w:rPr>
            <w:rStyle w:val="fontstyle01"/>
            <w:rFonts w:ascii="Times New Roman" w:hAnsi="Times New Roman" w:cs="Times New Roman"/>
            <w:b w:val="0"/>
            <w:sz w:val="28"/>
            <w:szCs w:val="28"/>
          </w:rPr>
          <w:t xml:space="preserve"> được Tổng cục Tiêu chuẩn Đo lường Chất l</w:t>
        </w:r>
      </w:ins>
      <w:ins w:id="493" w:author="Nguyen Bjno" w:date="2020-08-18T06:08:00Z">
        <w:r w:rsidR="00F008CA">
          <w:rPr>
            <w:rStyle w:val="fontstyle01"/>
            <w:rFonts w:ascii="Times New Roman" w:hAnsi="Times New Roman" w:cs="Times New Roman"/>
            <w:b w:val="0"/>
            <w:sz w:val="28"/>
            <w:szCs w:val="28"/>
          </w:rPr>
          <w:t>ượng chứng nhận</w:t>
        </w:r>
      </w:ins>
      <w:ins w:id="494" w:author="Nguyen Bjno" w:date="2020-08-18T06:09:00Z">
        <w:r w:rsidR="00F008CA">
          <w:rPr>
            <w:rStyle w:val="fontstyle01"/>
            <w:rFonts w:ascii="Times New Roman" w:hAnsi="Times New Roman" w:cs="Times New Roman"/>
            <w:b w:val="0"/>
            <w:sz w:val="28"/>
            <w:szCs w:val="28"/>
          </w:rPr>
          <w:t>.</w:t>
        </w:r>
      </w:ins>
      <w:ins w:id="495" w:author="Nguyen Bjno" w:date="2020-08-18T06:10:00Z">
        <w:r w:rsidR="00463FD7">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Thiết bị quan trắc môi trường phải có bằng chứng về việc thực hiện</w:t>
      </w:r>
      <w:ins w:id="496" w:author="Nguyen Bjno" w:date="2020-08-18T06:04:00Z">
        <w:r w:rsidR="00F008CA">
          <w:rPr>
            <w:rStyle w:val="fontstyle01"/>
            <w:rFonts w:ascii="Times New Roman" w:hAnsi="Times New Roman" w:cs="Times New Roman"/>
            <w:b w:val="0"/>
            <w:sz w:val="28"/>
            <w:szCs w:val="28"/>
          </w:rPr>
          <w:t xml:space="preserve"> </w:t>
        </w:r>
      </w:ins>
      <w:ins w:id="497" w:author="Nguyen Bjno" w:date="2020-08-18T06:10:00Z">
        <w:r w:rsidR="00463FD7">
          <w:rPr>
            <w:rStyle w:val="fontstyle01"/>
            <w:rFonts w:ascii="Times New Roman" w:hAnsi="Times New Roman" w:cs="Times New Roman"/>
            <w:b w:val="0"/>
            <w:sz w:val="28"/>
            <w:szCs w:val="28"/>
          </w:rPr>
          <w:t xml:space="preserve">kiểm định, </w:t>
        </w:r>
      </w:ins>
      <w:r w:rsidRPr="00B244A1">
        <w:rPr>
          <w:rStyle w:val="fontstyle01"/>
          <w:rFonts w:ascii="Times New Roman" w:hAnsi="Times New Roman" w:cs="Times New Roman"/>
          <w:b w:val="0"/>
          <w:sz w:val="28"/>
          <w:szCs w:val="28"/>
        </w:rPr>
        <w:t xml:space="preserve">hiệu chuẩn </w:t>
      </w:r>
      <w:del w:id="498" w:author="Nguyen Bjno" w:date="2020-08-18T06:10:00Z">
        <w:r w:rsidRPr="00B244A1" w:rsidDel="005338BB">
          <w:rPr>
            <w:rStyle w:val="fontstyle01"/>
            <w:rFonts w:ascii="Times New Roman" w:hAnsi="Times New Roman" w:cs="Times New Roman"/>
            <w:b w:val="0"/>
            <w:sz w:val="28"/>
            <w:szCs w:val="28"/>
          </w:rPr>
          <w:delText xml:space="preserve">(tem </w:delText>
        </w:r>
        <w:r w:rsidRPr="00B244A1" w:rsidDel="00463FD7">
          <w:rPr>
            <w:rStyle w:val="fontstyle01"/>
            <w:rFonts w:ascii="Times New Roman" w:hAnsi="Times New Roman" w:cs="Times New Roman"/>
            <w:b w:val="0"/>
            <w:sz w:val="28"/>
            <w:szCs w:val="28"/>
          </w:rPr>
          <w:delText xml:space="preserve">hiệu chuẩn </w:delText>
        </w:r>
        <w:r w:rsidRPr="00B244A1" w:rsidDel="005338BB">
          <w:rPr>
            <w:rStyle w:val="fontstyle01"/>
            <w:rFonts w:ascii="Times New Roman" w:hAnsi="Times New Roman" w:cs="Times New Roman"/>
            <w:b w:val="0"/>
            <w:sz w:val="28"/>
            <w:szCs w:val="28"/>
          </w:rPr>
          <w:delText xml:space="preserve">và giấy chứng nhận hiệu chuẩn) </w:delText>
        </w:r>
      </w:del>
      <w:r w:rsidRPr="00B244A1">
        <w:rPr>
          <w:rStyle w:val="fontstyle01"/>
          <w:rFonts w:ascii="Times New Roman" w:hAnsi="Times New Roman" w:cs="Times New Roman"/>
          <w:b w:val="0"/>
          <w:sz w:val="28"/>
          <w:szCs w:val="28"/>
        </w:rPr>
        <w:t>và phải được quản lý</w:t>
      </w:r>
      <w:ins w:id="499" w:author="Nguyen Bjno" w:date="2020-08-18T06:04:00Z">
        <w:r w:rsidR="00F008CA">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có hệ thống theo thời gian để sẵn sàng cung cấp, xuất trình</w:t>
      </w:r>
      <w:ins w:id="500" w:author="Nguyen Bjno" w:date="2020-08-18T06:11:00Z">
        <w:r w:rsidR="005338BB">
          <w:rPr>
            <w:rStyle w:val="fontstyle01"/>
            <w:rFonts w:ascii="Times New Roman" w:hAnsi="Times New Roman" w:cs="Times New Roman"/>
            <w:b w:val="0"/>
            <w:sz w:val="28"/>
            <w:szCs w:val="28"/>
          </w:rPr>
          <w:t xml:space="preserve"> hồ sơ khi có yêu cầu</w:t>
        </w:r>
      </w:ins>
      <w:del w:id="501" w:author="Nguyen Bjno" w:date="2020-08-18T06:11:00Z">
        <w:r w:rsidRPr="00B244A1" w:rsidDel="005338BB">
          <w:rPr>
            <w:rStyle w:val="fontstyle01"/>
            <w:rFonts w:ascii="Times New Roman" w:hAnsi="Times New Roman" w:cs="Times New Roman"/>
            <w:b w:val="0"/>
            <w:sz w:val="28"/>
            <w:szCs w:val="28"/>
          </w:rPr>
          <w:delText xml:space="preserve"> với các</w:delText>
        </w:r>
      </w:del>
      <w:ins w:id="502" w:author="Nguyen Bjno" w:date="2020-08-18T06:11:00Z">
        <w:r w:rsidR="005338BB">
          <w:rPr>
            <w:rStyle w:val="fontstyle01"/>
            <w:rFonts w:ascii="Times New Roman" w:hAnsi="Times New Roman" w:cs="Times New Roman"/>
            <w:b w:val="0"/>
            <w:sz w:val="28"/>
            <w:szCs w:val="28"/>
          </w:rPr>
          <w:t xml:space="preserve"> của</w:t>
        </w:r>
      </w:ins>
      <w:r w:rsidRPr="00B244A1">
        <w:rPr>
          <w:rStyle w:val="fontstyle01"/>
          <w:rFonts w:ascii="Times New Roman" w:hAnsi="Times New Roman" w:cs="Times New Roman"/>
          <w:b w:val="0"/>
          <w:sz w:val="28"/>
          <w:szCs w:val="28"/>
        </w:rPr>
        <w:t xml:space="preserve"> cơ quan</w:t>
      </w:r>
      <w:ins w:id="503" w:author="Nguyen Bjno" w:date="2020-08-18T06:11:00Z">
        <w:r w:rsidR="00347B6F">
          <w:rPr>
            <w:rStyle w:val="fontstyle01"/>
            <w:rFonts w:ascii="Times New Roman" w:hAnsi="Times New Roman" w:cs="Times New Roman"/>
            <w:b w:val="0"/>
            <w:sz w:val="28"/>
            <w:szCs w:val="28"/>
          </w:rPr>
          <w:t xml:space="preserve"> nhà nước</w:t>
        </w:r>
      </w:ins>
      <w:r w:rsidRPr="00B244A1">
        <w:rPr>
          <w:rStyle w:val="fontstyle01"/>
          <w:rFonts w:ascii="Times New Roman" w:hAnsi="Times New Roman" w:cs="Times New Roman"/>
          <w:b w:val="0"/>
          <w:sz w:val="28"/>
          <w:szCs w:val="28"/>
        </w:rPr>
        <w:t xml:space="preserve"> có</w:t>
      </w:r>
      <w:ins w:id="504" w:author="Nguyen Bjno" w:date="2020-08-18T06:04:00Z">
        <w:r w:rsidR="00F008CA">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 xml:space="preserve">thẩm quyền; </w:t>
      </w:r>
    </w:p>
    <w:p w14:paraId="40E9355C" w14:textId="32F7D40C"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lastRenderedPageBreak/>
        <w:t xml:space="preserve">2. Đảm bảo chất lượng và kiểm soát chất lượng (QA/QC) đối với Trạm quan trắc chất lượng nước tự động: </w:t>
      </w:r>
      <w:del w:id="505" w:author="Nguyen Bjno" w:date="2020-08-18T06:12:00Z">
        <w:r w:rsidRPr="00B244A1" w:rsidDel="0057668C">
          <w:rPr>
            <w:rStyle w:val="fontstyle01"/>
            <w:rFonts w:ascii="Times New Roman" w:hAnsi="Times New Roman" w:cs="Times New Roman"/>
            <w:b w:val="0"/>
            <w:sz w:val="28"/>
            <w:szCs w:val="28"/>
          </w:rPr>
          <w:delText xml:space="preserve"> </w:delText>
        </w:r>
      </w:del>
      <w:r w:rsidRPr="00B244A1">
        <w:rPr>
          <w:rStyle w:val="fontstyle01"/>
          <w:rFonts w:ascii="Times New Roman" w:hAnsi="Times New Roman" w:cs="Times New Roman"/>
          <w:b w:val="0"/>
          <w:sz w:val="28"/>
          <w:szCs w:val="28"/>
        </w:rPr>
        <w:t xml:space="preserve">Trước khi Trạm được vận hành thử </w:t>
      </w:r>
      <w:del w:id="506" w:author="Nguyen Bjno" w:date="2020-08-18T06:12:00Z">
        <w:r w:rsidRPr="00B244A1" w:rsidDel="0057668C">
          <w:rPr>
            <w:rStyle w:val="fontstyle01"/>
            <w:rFonts w:ascii="Times New Roman" w:hAnsi="Times New Roman" w:cs="Times New Roman"/>
            <w:b w:val="0"/>
            <w:sz w:val="28"/>
            <w:szCs w:val="28"/>
          </w:rPr>
          <w:delText>nghiêm</w:delText>
        </w:r>
      </w:del>
      <w:ins w:id="507" w:author="Nguyen Bjno" w:date="2020-08-18T06:12:00Z">
        <w:r w:rsidR="0057668C" w:rsidRPr="00B244A1">
          <w:rPr>
            <w:rStyle w:val="fontstyle01"/>
            <w:rFonts w:ascii="Times New Roman" w:hAnsi="Times New Roman" w:cs="Times New Roman"/>
            <w:b w:val="0"/>
            <w:sz w:val="28"/>
            <w:szCs w:val="28"/>
          </w:rPr>
          <w:t>nghi</w:t>
        </w:r>
        <w:r w:rsidR="0057668C">
          <w:rPr>
            <w:rStyle w:val="fontstyle01"/>
            <w:rFonts w:ascii="Times New Roman" w:hAnsi="Times New Roman" w:cs="Times New Roman"/>
            <w:b w:val="0"/>
            <w:sz w:val="28"/>
            <w:szCs w:val="28"/>
          </w:rPr>
          <w:t>ệ</w:t>
        </w:r>
        <w:r w:rsidR="0057668C" w:rsidRPr="00B244A1">
          <w:rPr>
            <w:rStyle w:val="fontstyle01"/>
            <w:rFonts w:ascii="Times New Roman" w:hAnsi="Times New Roman" w:cs="Times New Roman"/>
            <w:b w:val="0"/>
            <w:sz w:val="28"/>
            <w:szCs w:val="28"/>
          </w:rPr>
          <w:t>m</w:t>
        </w:r>
      </w:ins>
      <w:r w:rsidRPr="00B244A1">
        <w:rPr>
          <w:rStyle w:val="fontstyle01"/>
          <w:rFonts w:ascii="Times New Roman" w:hAnsi="Times New Roman" w:cs="Times New Roman"/>
          <w:b w:val="0"/>
          <w:sz w:val="28"/>
          <w:szCs w:val="28"/>
        </w:rPr>
        <w:t>, cán bộ vận hành Trạm có</w:t>
      </w:r>
      <w:ins w:id="508" w:author="Nguyen Bjno" w:date="2020-08-18T06:12:00Z">
        <w:r w:rsidR="00762E55">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trách nhiệm xây dựng quy trình thao tác chuẩn (SOP) trong quá trình quản lý, vận</w:t>
      </w:r>
      <w:ins w:id="509" w:author="Nguyen Bjno" w:date="2020-08-18T06:12:00Z">
        <w:r w:rsidR="00762E55">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hành Trạm. Quy trình thao tác chuẩn phải bao gồm các nội dung sau: quy trình</w:t>
      </w:r>
      <w:ins w:id="510" w:author="Nguyen Bjno" w:date="2020-08-18T06:12:00Z">
        <w:r w:rsidR="00762E55">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vận hành, quy trình kiểm tra, bảo dưỡng các đầu đo và thiết bị, quy trình quản lý số liệu, quy trình khắc phục sự cố.</w:t>
      </w:r>
    </w:p>
    <w:p w14:paraId="4DB0D9C5" w14:textId="77777777"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 xml:space="preserve">3. Trạm phải có đầy đủ các hồ sơ liên quan đến Trạm: Hồ sơ thông tin về Trạm, hồ sơ về bảo dưỡng, thay thế Trạm, hồ sơ thiết bị, bản vẽ thiết kế kỹ thuật và các quy trình vận hành, bảo dưỡng, thay thế và sửa chữa Trạm. </w:t>
      </w:r>
    </w:p>
    <w:p w14:paraId="149F421F" w14:textId="5C45307B"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4. Cán bộ vận hành Trạm phải được đào tạo đầy đủ về công tác quản lý và</w:t>
      </w:r>
      <w:ins w:id="511" w:author="Nguyen Bjno" w:date="2020-08-18T06:13:00Z">
        <w:r w:rsidR="00A25036">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vận hành Trạm, khắc phục sự cố và công tác an toàn lao động.</w:t>
      </w:r>
    </w:p>
    <w:p w14:paraId="6D787991" w14:textId="09355080" w:rsidR="00474D0B" w:rsidRPr="00304B78" w:rsidRDefault="00221E80" w:rsidP="00221E80">
      <w:pPr>
        <w:spacing w:before="120" w:after="120" w:line="240" w:lineRule="auto"/>
        <w:ind w:firstLine="709"/>
        <w:jc w:val="both"/>
        <w:rPr>
          <w:ins w:id="512" w:author="Nguyen Bjno" w:date="2020-08-18T06:14:00Z"/>
          <w:rStyle w:val="fontstyle01"/>
          <w:rFonts w:ascii="Times New Roman" w:hAnsi="Times New Roman" w:cs="Times New Roman"/>
          <w:b w:val="0"/>
          <w:color w:val="FF0000"/>
          <w:sz w:val="28"/>
          <w:szCs w:val="28"/>
          <w:rPrChange w:id="513" w:author="Nguyen Bjno" w:date="2020-08-18T06:17:00Z">
            <w:rPr>
              <w:ins w:id="514" w:author="Nguyen Bjno" w:date="2020-08-18T06:14:00Z"/>
              <w:rStyle w:val="fontstyle01"/>
              <w:rFonts w:ascii="Times New Roman" w:hAnsi="Times New Roman" w:cs="Times New Roman"/>
              <w:b w:val="0"/>
              <w:sz w:val="28"/>
              <w:szCs w:val="28"/>
            </w:rPr>
          </w:rPrChange>
        </w:rPr>
      </w:pPr>
      <w:r w:rsidRPr="00B244A1">
        <w:rPr>
          <w:rStyle w:val="fontstyle01"/>
          <w:rFonts w:ascii="Times New Roman" w:hAnsi="Times New Roman" w:cs="Times New Roman"/>
          <w:b w:val="0"/>
          <w:sz w:val="28"/>
          <w:szCs w:val="28"/>
        </w:rPr>
        <w:t xml:space="preserve">5. </w:t>
      </w:r>
      <w:ins w:id="515" w:author="Nguyen Bjno" w:date="2020-08-18T06:15:00Z">
        <w:r w:rsidR="00474D0B" w:rsidRPr="00304B78">
          <w:rPr>
            <w:rStyle w:val="fontstyle01"/>
            <w:rFonts w:ascii="Times New Roman" w:hAnsi="Times New Roman" w:cs="Times New Roman"/>
            <w:b w:val="0"/>
            <w:color w:val="FF0000"/>
            <w:sz w:val="28"/>
            <w:szCs w:val="28"/>
            <w:rPrChange w:id="516" w:author="Nguyen Bjno" w:date="2020-08-18T06:17:00Z">
              <w:rPr>
                <w:rStyle w:val="fontstyle01"/>
                <w:rFonts w:ascii="Times New Roman" w:hAnsi="Times New Roman" w:cs="Times New Roman"/>
                <w:b w:val="0"/>
                <w:sz w:val="28"/>
                <w:szCs w:val="28"/>
              </w:rPr>
            </w:rPrChange>
          </w:rPr>
          <w:t>Hàng tuần, cán bộ được giao vận hành trạm phải tiến hành kiểm tra thiết bị</w:t>
        </w:r>
        <w:r w:rsidR="00474D0B" w:rsidRPr="00304B78">
          <w:rPr>
            <w:rFonts w:ascii="Times New Roman" w:hAnsi="Times New Roman"/>
            <w:color w:val="FF0000"/>
            <w:sz w:val="28"/>
            <w:szCs w:val="28"/>
            <w:rPrChange w:id="517" w:author="Nguyen Bjno" w:date="2020-08-18T06:17:00Z">
              <w:rPr>
                <w:rFonts w:ascii="Times New Roman" w:hAnsi="Times New Roman"/>
                <w:sz w:val="28"/>
                <w:szCs w:val="28"/>
              </w:rPr>
            </w:rPrChange>
          </w:rPr>
          <w:t xml:space="preserve"> định kỳ bằng chất chuẩn theo khuyến cáo của nhà sản xuất, đối với một số thông số đặc thù có thể sử dụng phương pháp phân tích trong phòng thí nghiệm (phòng thí nghiệm đã được công nhận theo Vimcert) để kiểm tra, đánh giá độ chính xác của thiết bị</w:t>
        </w:r>
      </w:ins>
    </w:p>
    <w:p w14:paraId="3CB853C9" w14:textId="38AF420D" w:rsidR="00221E80" w:rsidRPr="00B244A1" w:rsidDel="00474D0B" w:rsidRDefault="00221E80" w:rsidP="00221E80">
      <w:pPr>
        <w:spacing w:before="120" w:after="120" w:line="240" w:lineRule="auto"/>
        <w:ind w:firstLine="709"/>
        <w:jc w:val="both"/>
        <w:rPr>
          <w:del w:id="518" w:author="Nguyen Bjno" w:date="2020-08-18T06:16:00Z"/>
          <w:rStyle w:val="fontstyle01"/>
          <w:rFonts w:ascii="Times New Roman" w:hAnsi="Times New Roman" w:cs="Times New Roman"/>
          <w:b w:val="0"/>
          <w:sz w:val="28"/>
          <w:szCs w:val="28"/>
        </w:rPr>
      </w:pPr>
      <w:del w:id="519" w:author="Nguyen Bjno" w:date="2020-08-18T06:16:00Z">
        <w:r w:rsidRPr="00B244A1" w:rsidDel="00474D0B">
          <w:rPr>
            <w:rStyle w:val="fontstyle01"/>
            <w:rFonts w:ascii="Times New Roman" w:hAnsi="Times New Roman" w:cs="Times New Roman"/>
            <w:b w:val="0"/>
            <w:sz w:val="28"/>
            <w:szCs w:val="28"/>
          </w:rPr>
          <w:delText>Hàng tuần, cán bộ được giao vận hành trạm phải tiến hành kiểm tra thiết bị thiết bị bằng các dung dịch chuẩn đã biết chính xác nồng độ và có chứng nhậnliên kết chuẩn với đơn vị đủ điều kiện.</w:delText>
        </w:r>
      </w:del>
    </w:p>
    <w:p w14:paraId="06732C86" w14:textId="08170F6C" w:rsidR="00221E80" w:rsidRPr="00B244A1" w:rsidRDefault="00221E80" w:rsidP="00221E80">
      <w:pPr>
        <w:spacing w:before="120" w:after="120" w:line="240" w:lineRule="auto"/>
        <w:ind w:firstLine="709"/>
        <w:jc w:val="both"/>
        <w:rPr>
          <w:rStyle w:val="fontstyle01"/>
          <w:rFonts w:ascii="Times New Roman" w:hAnsi="Times New Roman" w:cs="Times New Roman"/>
          <w:b w:val="0"/>
          <w:sz w:val="28"/>
          <w:szCs w:val="28"/>
        </w:rPr>
      </w:pPr>
      <w:r w:rsidRPr="00B244A1">
        <w:rPr>
          <w:rStyle w:val="fontstyle01"/>
          <w:rFonts w:ascii="Times New Roman" w:hAnsi="Times New Roman" w:cs="Times New Roman"/>
          <w:b w:val="0"/>
          <w:sz w:val="28"/>
          <w:szCs w:val="28"/>
        </w:rPr>
        <w:t>6. Nhân lực quản lý và vận hành: căn cứ vào quy mô và phương pháp quan</w:t>
      </w:r>
      <w:r w:rsidRPr="00B244A1">
        <w:rPr>
          <w:rFonts w:ascii="Times New Roman" w:hAnsi="Times New Roman" w:cs="Times New Roman"/>
          <w:color w:val="000000"/>
          <w:sz w:val="28"/>
          <w:szCs w:val="28"/>
        </w:rPr>
        <w:br/>
      </w:r>
      <w:r w:rsidRPr="00B244A1">
        <w:rPr>
          <w:rStyle w:val="fontstyle01"/>
          <w:rFonts w:ascii="Times New Roman" w:hAnsi="Times New Roman" w:cs="Times New Roman"/>
          <w:b w:val="0"/>
          <w:sz w:val="28"/>
          <w:szCs w:val="28"/>
        </w:rPr>
        <w:t>trắc của Trạm để bố trí cán bộ quản lý và vận hành Trạm theo Thông tư số</w:t>
      </w:r>
      <w:r w:rsidRPr="00B244A1">
        <w:rPr>
          <w:rFonts w:ascii="Times New Roman" w:hAnsi="Times New Roman" w:cs="Times New Roman"/>
          <w:color w:val="000000"/>
          <w:sz w:val="28"/>
          <w:szCs w:val="28"/>
        </w:rPr>
        <w:br/>
      </w:r>
      <w:r w:rsidRPr="00B244A1">
        <w:rPr>
          <w:rStyle w:val="fontstyle01"/>
          <w:rFonts w:ascii="Times New Roman" w:hAnsi="Times New Roman" w:cs="Times New Roman"/>
          <w:b w:val="0"/>
          <w:sz w:val="28"/>
          <w:szCs w:val="28"/>
        </w:rPr>
        <w:t>18/2010/TT-BTNMT quy định về định mức sử dụng diện tích nhà xưởng, thiết bị</w:t>
      </w:r>
      <w:ins w:id="520" w:author="Nguyen Bjno" w:date="2020-08-18T06:17:00Z">
        <w:r w:rsidR="00304B78">
          <w:rPr>
            <w:rStyle w:val="fontstyle01"/>
            <w:rFonts w:ascii="Times New Roman" w:hAnsi="Times New Roman" w:cs="Times New Roman"/>
            <w:b w:val="0"/>
            <w:sz w:val="28"/>
            <w:szCs w:val="28"/>
          </w:rPr>
          <w:t xml:space="preserve"> </w:t>
        </w:r>
      </w:ins>
      <w:r w:rsidRPr="00B244A1">
        <w:rPr>
          <w:rStyle w:val="fontstyle01"/>
          <w:rFonts w:ascii="Times New Roman" w:hAnsi="Times New Roman" w:cs="Times New Roman"/>
          <w:b w:val="0"/>
          <w:sz w:val="28"/>
          <w:szCs w:val="28"/>
        </w:rPr>
        <w:t>và biên chế cho Trạm quan trắc môi trường.</w:t>
      </w:r>
    </w:p>
    <w:p w14:paraId="0B7FD6BE" w14:textId="77777777" w:rsidR="00221E80" w:rsidRPr="00B244A1" w:rsidRDefault="00221E80" w:rsidP="00221E80">
      <w:pPr>
        <w:spacing w:before="120" w:after="120" w:line="240" w:lineRule="auto"/>
        <w:ind w:firstLine="567"/>
        <w:jc w:val="both"/>
        <w:rPr>
          <w:rFonts w:ascii="Times New Roman" w:hAnsi="Times New Roman" w:cs="Times New Roman"/>
          <w:b/>
          <w:sz w:val="28"/>
          <w:szCs w:val="28"/>
        </w:rPr>
      </w:pPr>
      <w:r w:rsidRPr="00B244A1">
        <w:rPr>
          <w:rFonts w:ascii="Times New Roman" w:hAnsi="Times New Roman" w:cs="Times New Roman"/>
          <w:b/>
          <w:sz w:val="28"/>
          <w:szCs w:val="28"/>
        </w:rPr>
        <w:t>Điều 27. Yêu cầu cơ bản đối với hệ thống quan trắc nước thải tự động, liên tục</w:t>
      </w:r>
    </w:p>
    <w:p w14:paraId="425DE421" w14:textId="77777777" w:rsidR="00221E80" w:rsidRPr="00B244A1" w:rsidRDefault="00221E80" w:rsidP="00221E80">
      <w:pPr>
        <w:spacing w:before="120" w:after="120" w:line="240" w:lineRule="auto"/>
        <w:ind w:right="4" w:firstLine="709"/>
        <w:jc w:val="both"/>
        <w:rPr>
          <w:rFonts w:ascii="Times New Roman" w:hAnsi="Times New Roman" w:cs="Times New Roman"/>
          <w:sz w:val="28"/>
          <w:szCs w:val="28"/>
        </w:rPr>
      </w:pPr>
      <w:r w:rsidRPr="00B244A1">
        <w:rPr>
          <w:rFonts w:ascii="Times New Roman" w:hAnsi="Times New Roman" w:cs="Times New Roman"/>
          <w:sz w:val="28"/>
          <w:szCs w:val="28"/>
        </w:rPr>
        <w:t xml:space="preserve">Hệ thống quan trắc nước thải tự động, liên tục (trong mục này được gọi là Hệ thống) được lắp đặt để quan trắc các thông số trong nước thải theo các quy định hiện hành về bảo vệ môi trường và phải đáp ứng được tối thiểu các yêu cầu như sau: </w:t>
      </w:r>
    </w:p>
    <w:p w14:paraId="2705AD2B" w14:textId="77777777" w:rsidR="00221E80" w:rsidRPr="00B244A1" w:rsidRDefault="00221E80" w:rsidP="00221E80">
      <w:pPr>
        <w:spacing w:before="120" w:after="120" w:line="240" w:lineRule="auto"/>
        <w:ind w:right="4" w:firstLine="709"/>
        <w:jc w:val="both"/>
        <w:rPr>
          <w:rFonts w:ascii="Times New Roman" w:hAnsi="Times New Roman" w:cs="Times New Roman"/>
          <w:sz w:val="28"/>
          <w:szCs w:val="28"/>
        </w:rPr>
      </w:pPr>
      <w:r w:rsidRPr="00B244A1">
        <w:rPr>
          <w:rFonts w:ascii="Times New Roman" w:hAnsi="Times New Roman" w:cs="Times New Roman"/>
          <w:sz w:val="28"/>
          <w:szCs w:val="28"/>
        </w:rPr>
        <w:t>1.</w:t>
      </w:r>
      <w:r w:rsidRPr="00B244A1">
        <w:rPr>
          <w:rFonts w:ascii="Times New Roman" w:eastAsia="Arial" w:hAnsi="Times New Roman" w:cs="Times New Roman"/>
          <w:sz w:val="28"/>
          <w:szCs w:val="28"/>
        </w:rPr>
        <w:t xml:space="preserve"> </w:t>
      </w:r>
      <w:r w:rsidRPr="00B244A1">
        <w:rPr>
          <w:rFonts w:ascii="Times New Roman" w:hAnsi="Times New Roman" w:cs="Times New Roman"/>
          <w:sz w:val="28"/>
          <w:szCs w:val="28"/>
        </w:rPr>
        <w:t xml:space="preserve">Thành phần cơ bản của Hệ thống, gồm: </w:t>
      </w:r>
    </w:p>
    <w:p w14:paraId="1FD102AB" w14:textId="77777777" w:rsidR="00221E80" w:rsidRPr="00B244A1" w:rsidRDefault="00221E80" w:rsidP="00221E80">
      <w:pPr>
        <w:numPr>
          <w:ilvl w:val="0"/>
          <w:numId w:val="178"/>
        </w:numPr>
        <w:tabs>
          <w:tab w:val="left" w:pos="851"/>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Thiết bị quan trắc tự động, liên tục: gồm một hoặc nhiều thiết bị có khả năng đo, phân tích và đưa ra kết quả quan trắc của các thông số trong nước thải một cách tự động, liên tục. Căn cứ vào thông số quan trắc và nguyên lý đo, phân tích của thiết bị quan trắc để xác định phương án lắp đặt thiết bị quan trắc phù hợp, cụ thể: </w:t>
      </w:r>
    </w:p>
    <w:p w14:paraId="30602EDE" w14:textId="77777777" w:rsidR="00221E80" w:rsidRPr="00B244A1" w:rsidRDefault="00221E80" w:rsidP="00221E80">
      <w:pPr>
        <w:numPr>
          <w:ilvl w:val="1"/>
          <w:numId w:val="178"/>
        </w:numPr>
        <w:tabs>
          <w:tab w:val="left" w:pos="1134"/>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Phương án trực tiếp: các thiết bị quan trắc (đầu đo pH, nhiệt độ, TDS/EC...) được đặt trực tiếp trong bể nước thải sau hệ thống xử lý, vị trí đặt các đầu đo phải cách ít nhất 10 cm từ bề mặt nước thải và ít nhất 15 cm từ đáy; </w:t>
      </w:r>
    </w:p>
    <w:p w14:paraId="74F2BED5" w14:textId="77777777" w:rsidR="00221E80" w:rsidRPr="00B244A1" w:rsidRDefault="00221E80" w:rsidP="00221E80">
      <w:pPr>
        <w:numPr>
          <w:ilvl w:val="1"/>
          <w:numId w:val="178"/>
        </w:numPr>
        <w:tabs>
          <w:tab w:val="left" w:pos="1134"/>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Phương án gián tiếp: nước thải sau khi xử lý được bơm lên nhà trạm vào thùng chứa mẫu và hệ thiết bị phân tích tự động (nếu có). Các đầu đo: pH, nhiệt độ, TDS/EC... được nhúng trực tiếp vào thùng chứa mẫu bên trong nhà trạm; </w:t>
      </w:r>
    </w:p>
    <w:p w14:paraId="1F8FD676" w14:textId="77777777" w:rsidR="00221E80" w:rsidRPr="00B244A1" w:rsidRDefault="00221E80" w:rsidP="00221E80">
      <w:pPr>
        <w:numPr>
          <w:ilvl w:val="0"/>
          <w:numId w:val="178"/>
        </w:numPr>
        <w:tabs>
          <w:tab w:val="left" w:pos="851"/>
          <w:tab w:val="left" w:pos="1134"/>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lastRenderedPageBreak/>
        <w:t xml:space="preserve">Thiết bị thu thập, lưu giữ, truyền dữ liệu: để thu thập, lưu giữ và truyền dữ liệu quan trắc tự động, liên tục của Hệ thống về cơ quan nhà nước về môi trường và được quy định chi tiết tại </w:t>
      </w:r>
      <w:r w:rsidRPr="00D65238">
        <w:rPr>
          <w:rFonts w:ascii="Times New Roman" w:hAnsi="Times New Roman" w:cs="Times New Roman"/>
          <w:sz w:val="28"/>
          <w:szCs w:val="28"/>
          <w:highlight w:val="yellow"/>
          <w:rPrChange w:id="521" w:author="Nguyen Bjno" w:date="2020-08-18T06:19:00Z">
            <w:rPr>
              <w:rFonts w:ascii="Times New Roman" w:hAnsi="Times New Roman" w:cs="Times New Roman"/>
              <w:sz w:val="28"/>
              <w:szCs w:val="28"/>
            </w:rPr>
          </w:rPrChange>
        </w:rPr>
        <w:t>Chương V Thông tư này</w:t>
      </w:r>
      <w:r w:rsidRPr="00B244A1">
        <w:rPr>
          <w:rFonts w:ascii="Times New Roman" w:hAnsi="Times New Roman" w:cs="Times New Roman"/>
          <w:sz w:val="28"/>
          <w:szCs w:val="28"/>
        </w:rPr>
        <w:t xml:space="preserve">; </w:t>
      </w:r>
    </w:p>
    <w:p w14:paraId="6C2321B0" w14:textId="77777777" w:rsidR="00221E80" w:rsidRPr="00B244A1" w:rsidRDefault="00221E80" w:rsidP="00221E80">
      <w:pPr>
        <w:numPr>
          <w:ilvl w:val="0"/>
          <w:numId w:val="178"/>
        </w:numPr>
        <w:tabs>
          <w:tab w:val="left" w:pos="851"/>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Dung dịch chuẩn: để kiểm tra và hiệu chuẩn thiết bị quan trắc của Hệ thống; </w:t>
      </w:r>
    </w:p>
    <w:p w14:paraId="1AD05F51" w14:textId="77777777" w:rsidR="00221E80" w:rsidRPr="00B244A1" w:rsidRDefault="00221E80" w:rsidP="00221E80">
      <w:pPr>
        <w:numPr>
          <w:ilvl w:val="0"/>
          <w:numId w:val="178"/>
        </w:numPr>
        <w:tabs>
          <w:tab w:val="left" w:pos="851"/>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Thiết bị lấy mẫu tự động: để lấy và lưu mẫu nước khi một trong những thông số được giám sát vượt ngưỡng quy chuẩn cho phép hoặc theo yêu cầu của cơ quan nhà nước có thẩm quyền; </w:t>
      </w:r>
    </w:p>
    <w:p w14:paraId="46E55C00" w14:textId="77777777" w:rsidR="00221E80" w:rsidRPr="00B244A1" w:rsidRDefault="00221E80" w:rsidP="00221E80">
      <w:pPr>
        <w:tabs>
          <w:tab w:val="left" w:pos="851"/>
        </w:tabs>
        <w:spacing w:before="120" w:after="120" w:line="240" w:lineRule="auto"/>
        <w:ind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đ) Camera: để cung cấp hình ảnh trực tuyến tại vị trí đặt các thiết bị quan trắc và vị trí cửa xả của hệ thống xử lý nước thải, trước khi đổ ra nguồn tiếp nhận; </w:t>
      </w:r>
    </w:p>
    <w:p w14:paraId="680740F7" w14:textId="77777777" w:rsidR="00221E80" w:rsidRPr="00B244A1" w:rsidRDefault="00221E80" w:rsidP="00221E80">
      <w:pPr>
        <w:numPr>
          <w:ilvl w:val="0"/>
          <w:numId w:val="178"/>
        </w:numPr>
        <w:tabs>
          <w:tab w:val="left" w:pos="851"/>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Cơ sở hạ tầng, gồm: </w:t>
      </w:r>
    </w:p>
    <w:p w14:paraId="7954432E" w14:textId="77777777" w:rsidR="00221E80" w:rsidRPr="00B244A1" w:rsidRDefault="00221E80" w:rsidP="00221E80">
      <w:pPr>
        <w:numPr>
          <w:ilvl w:val="1"/>
          <w:numId w:val="178"/>
        </w:numPr>
        <w:tabs>
          <w:tab w:val="left" w:pos="851"/>
          <w:tab w:val="left" w:pos="1276"/>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Nhà trạm: để chứa các thiết bị quan trắc của Hệ thống. Tùy theo điều kiện cụ thể tại ví trí lắp đặt, nhà trạm có thể được xây dựng dưới nhiều hình thức khác nhau nhưng phải bảo đảm môi trường an toàn và ổn định cho các thiết bị bên trong nhà trạm. Vị trí nhà trạm phải đáp ứng tối thiểu các yêu cầu sau:  </w:t>
      </w:r>
    </w:p>
    <w:p w14:paraId="30A23ACA" w14:textId="77777777" w:rsidR="00221E80" w:rsidRPr="00B244A1" w:rsidRDefault="00221E80" w:rsidP="00221E80">
      <w:pPr>
        <w:numPr>
          <w:ilvl w:val="2"/>
          <w:numId w:val="178"/>
        </w:numPr>
        <w:tabs>
          <w:tab w:val="left" w:pos="851"/>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Ít bị rung, lắc; </w:t>
      </w:r>
    </w:p>
    <w:p w14:paraId="5AB6339E" w14:textId="77777777" w:rsidR="00221E80" w:rsidRPr="00B244A1" w:rsidRDefault="00221E80" w:rsidP="00221E80">
      <w:pPr>
        <w:numPr>
          <w:ilvl w:val="2"/>
          <w:numId w:val="178"/>
        </w:numPr>
        <w:tabs>
          <w:tab w:val="left" w:pos="851"/>
        </w:tabs>
        <w:spacing w:before="120" w:after="120" w:line="240" w:lineRule="auto"/>
        <w:ind w:left="0" w:right="4" w:firstLine="568"/>
        <w:jc w:val="both"/>
        <w:rPr>
          <w:rFonts w:ascii="Times New Roman" w:hAnsi="Times New Roman" w:cs="Times New Roman"/>
          <w:sz w:val="28"/>
          <w:szCs w:val="28"/>
        </w:rPr>
      </w:pPr>
      <w:r w:rsidRPr="00B244A1">
        <w:rPr>
          <w:rFonts w:ascii="Times New Roman" w:hAnsi="Times New Roman" w:cs="Times New Roman"/>
          <w:sz w:val="28"/>
          <w:szCs w:val="28"/>
        </w:rPr>
        <w:t xml:space="preserve">Ít bị tác động do bụi và các khí gây ăn mòn; </w:t>
      </w:r>
    </w:p>
    <w:p w14:paraId="1AE7253E" w14:textId="30CF4296" w:rsidR="00221E80" w:rsidRPr="002E0B50" w:rsidDel="00D65238" w:rsidRDefault="00221E80">
      <w:pPr>
        <w:numPr>
          <w:ilvl w:val="2"/>
          <w:numId w:val="178"/>
        </w:numPr>
        <w:tabs>
          <w:tab w:val="left" w:pos="851"/>
        </w:tabs>
        <w:spacing w:before="120" w:after="120" w:line="240" w:lineRule="auto"/>
        <w:ind w:left="0" w:right="4" w:firstLine="568"/>
        <w:jc w:val="both"/>
        <w:rPr>
          <w:del w:id="522" w:author="Nguyen Bjno" w:date="2020-08-18T06:21:00Z"/>
          <w:rFonts w:ascii="Times New Roman" w:hAnsi="Times New Roman"/>
          <w:sz w:val="28"/>
          <w:szCs w:val="28"/>
        </w:rPr>
        <w:pPrChange w:id="523" w:author="Nguyen Bjno" w:date="2020-08-18T06:21:00Z">
          <w:pPr>
            <w:numPr>
              <w:ilvl w:val="2"/>
              <w:numId w:val="178"/>
            </w:numPr>
            <w:tabs>
              <w:tab w:val="left" w:pos="851"/>
            </w:tabs>
            <w:spacing w:before="120" w:after="120" w:line="240" w:lineRule="auto"/>
            <w:ind w:left="621" w:right="4" w:firstLine="568"/>
            <w:jc w:val="both"/>
          </w:pPr>
        </w:pPrChange>
      </w:pPr>
      <w:r w:rsidRPr="00B244A1">
        <w:rPr>
          <w:rFonts w:ascii="Times New Roman" w:hAnsi="Times New Roman" w:cs="Times New Roman"/>
          <w:sz w:val="28"/>
          <w:szCs w:val="28"/>
        </w:rPr>
        <w:t>Có nguồn điện ổn định. Nguồn điện và các thiết bị lưu điện phải bảo đảm duy trì hoạt động liên tục, ổn định của Hệ thống và</w:t>
      </w:r>
      <w:ins w:id="524" w:author="Nguyen Bjno" w:date="2020-08-18T06:20:00Z">
        <w:r w:rsidR="00D65238">
          <w:rPr>
            <w:rFonts w:ascii="Times New Roman" w:hAnsi="Times New Roman" w:cs="Times New Roman"/>
            <w:sz w:val="28"/>
            <w:szCs w:val="28"/>
          </w:rPr>
          <w:t xml:space="preserve"> </w:t>
        </w:r>
      </w:ins>
      <w:r w:rsidRPr="00B244A1">
        <w:rPr>
          <w:rFonts w:ascii="Times New Roman" w:hAnsi="Times New Roman" w:cs="Times New Roman"/>
          <w:sz w:val="28"/>
          <w:szCs w:val="28"/>
        </w:rPr>
        <w:t>các thiết bị điện phải có các thiết bị đóng ngắt, chống quá dòng, quá áp; và có thiết bị ổn áp với công suất phù hợp để bảo đảm Hệ thống hoạt động ổn định, có bộ lưu điện (UPS)</w:t>
      </w:r>
      <w:del w:id="525" w:author="Nguyen Bjno" w:date="2020-08-18T06:21:00Z">
        <w:r w:rsidRPr="00B244A1" w:rsidDel="00D65238">
          <w:rPr>
            <w:rFonts w:ascii="Times New Roman" w:hAnsi="Times New Roman" w:cs="Times New Roman"/>
            <w:sz w:val="28"/>
            <w:szCs w:val="28"/>
          </w:rPr>
          <w:delText xml:space="preserve"> bảo</w:delText>
        </w:r>
        <w:r w:rsidRPr="002E0B50" w:rsidDel="00D65238">
          <w:rPr>
            <w:rFonts w:ascii="Times New Roman" w:hAnsi="Times New Roman"/>
            <w:sz w:val="28"/>
            <w:szCs w:val="28"/>
          </w:rPr>
          <w:delText xml:space="preserve"> đảm </w:delText>
        </w:r>
      </w:del>
    </w:p>
    <w:p w14:paraId="308C8421" w14:textId="6AE87E6D" w:rsidR="00221E80" w:rsidRPr="002E0B50" w:rsidRDefault="00221E80">
      <w:pPr>
        <w:numPr>
          <w:ilvl w:val="2"/>
          <w:numId w:val="178"/>
        </w:numPr>
        <w:tabs>
          <w:tab w:val="left" w:pos="851"/>
        </w:tabs>
        <w:spacing w:before="120" w:after="120" w:line="240" w:lineRule="auto"/>
        <w:ind w:left="0" w:right="4" w:firstLine="568"/>
        <w:jc w:val="both"/>
        <w:rPr>
          <w:rFonts w:ascii="Times New Roman" w:hAnsi="Times New Roman"/>
          <w:sz w:val="28"/>
          <w:szCs w:val="28"/>
        </w:rPr>
        <w:pPrChange w:id="526" w:author="Nguyen Bjno" w:date="2020-08-18T06:21:00Z">
          <w:pPr>
            <w:tabs>
              <w:tab w:val="left" w:pos="851"/>
            </w:tabs>
            <w:spacing w:before="120" w:after="120" w:line="240" w:lineRule="auto"/>
            <w:ind w:right="4" w:firstLine="568"/>
            <w:jc w:val="both"/>
          </w:pPr>
        </w:pPrChange>
      </w:pPr>
      <w:del w:id="527" w:author="Nguyen Bjno" w:date="2020-08-18T06:21:00Z">
        <w:r w:rsidRPr="002E0B50" w:rsidDel="00D65238">
          <w:rPr>
            <w:rFonts w:ascii="Times New Roman" w:hAnsi="Times New Roman"/>
            <w:sz w:val="28"/>
            <w:szCs w:val="28"/>
          </w:rPr>
          <w:delText>Hệ thống hoạt động tối thiểu 30 phút từ khi mất điện;</w:delText>
        </w:r>
      </w:del>
      <w:ins w:id="528" w:author="Nguyen Bjno" w:date="2020-08-18T06:22:00Z">
        <w:r w:rsidR="009D57E2">
          <w:rPr>
            <w:rFonts w:ascii="Times New Roman" w:hAnsi="Times New Roman"/>
            <w:sz w:val="28"/>
            <w:szCs w:val="28"/>
          </w:rPr>
          <w:t>.</w:t>
        </w:r>
      </w:ins>
      <w:r w:rsidRPr="002E0B50">
        <w:rPr>
          <w:rFonts w:ascii="Times New Roman" w:hAnsi="Times New Roman"/>
          <w:sz w:val="28"/>
          <w:szCs w:val="28"/>
        </w:rPr>
        <w:t xml:space="preserve">  </w:t>
      </w:r>
    </w:p>
    <w:p w14:paraId="19B5C034" w14:textId="77777777" w:rsidR="00221E80" w:rsidRPr="002E0B50" w:rsidRDefault="00221E80" w:rsidP="00221E80">
      <w:pPr>
        <w:numPr>
          <w:ilvl w:val="2"/>
          <w:numId w:val="178"/>
        </w:numPr>
        <w:tabs>
          <w:tab w:val="left" w:pos="851"/>
          <w:tab w:val="left" w:pos="1276"/>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Thuận tiện cho công tác lắp đặt, bảo trì, an toàn cho người và thiết bị; </w:t>
      </w:r>
    </w:p>
    <w:p w14:paraId="6C9B590A" w14:textId="77777777" w:rsidR="00221E80" w:rsidRPr="002E0B50" w:rsidRDefault="00221E80" w:rsidP="00221E80">
      <w:pPr>
        <w:numPr>
          <w:ilvl w:val="2"/>
          <w:numId w:val="178"/>
        </w:numPr>
        <w:tabs>
          <w:tab w:val="left" w:pos="851"/>
          <w:tab w:val="left" w:pos="1276"/>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Gần vị trí quan trắc, đáp ứng quy định tại tiết e.2.3 khoản 1 Điều này. </w:t>
      </w:r>
    </w:p>
    <w:p w14:paraId="1EB3BFC8" w14:textId="748161C1" w:rsidR="00221E80" w:rsidRPr="002E0B50" w:rsidRDefault="00221E80" w:rsidP="00221E80">
      <w:pPr>
        <w:numPr>
          <w:ilvl w:val="1"/>
          <w:numId w:val="178"/>
        </w:numPr>
        <w:tabs>
          <w:tab w:val="left" w:pos="851"/>
          <w:tab w:val="left" w:pos="1276"/>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Bơm lấy mẫu và ống dẫn nước (</w:t>
      </w:r>
      <w:del w:id="529" w:author="Nguyen Bjno" w:date="2020-08-18T06:23:00Z">
        <w:r w:rsidRPr="002E0B50" w:rsidDel="009D57E2">
          <w:rPr>
            <w:rFonts w:ascii="Times New Roman" w:hAnsi="Times New Roman"/>
            <w:sz w:val="28"/>
            <w:szCs w:val="28"/>
          </w:rPr>
          <w:delText>nếu có</w:delText>
        </w:r>
      </w:del>
      <w:ins w:id="530" w:author="Nguyen Bjno" w:date="2020-08-18T06:24:00Z">
        <w:r w:rsidR="009D57E2">
          <w:rPr>
            <w:rFonts w:ascii="Times New Roman" w:hAnsi="Times New Roman"/>
            <w:sz w:val="28"/>
            <w:szCs w:val="28"/>
          </w:rPr>
          <w:t>phương pháp gián tiếp</w:t>
        </w:r>
      </w:ins>
      <w:r w:rsidRPr="002E0B50">
        <w:rPr>
          <w:rFonts w:ascii="Times New Roman" w:hAnsi="Times New Roman"/>
          <w:sz w:val="28"/>
          <w:szCs w:val="28"/>
        </w:rPr>
        <w:t xml:space="preserve">) </w:t>
      </w:r>
    </w:p>
    <w:p w14:paraId="70D12BE7" w14:textId="77777777" w:rsidR="00221E80" w:rsidRPr="002E0B50" w:rsidRDefault="00221E80" w:rsidP="00221E80">
      <w:pPr>
        <w:numPr>
          <w:ilvl w:val="2"/>
          <w:numId w:val="178"/>
        </w:numPr>
        <w:tabs>
          <w:tab w:val="left" w:pos="851"/>
          <w:tab w:val="left" w:pos="1276"/>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Bơm lấy mẫu: phải gồm 02 bơm và hệ thống điều khiển để hoạt động luân phiên nhằm bảo đảm nước được bơm liên tục vào thùng chứa nước hoặc vào các thiết bị đo và phân tích mẫu, không tạo bọt khí trong ống dẫn và thùng chứa nước. Thân bơm, buồng bơm phải được chế tạo bằng thép không gỉ hoặc vật liệu không làm thay đổi chất lượng mẫu nước; </w:t>
      </w:r>
    </w:p>
    <w:p w14:paraId="238E2B5D" w14:textId="77777777" w:rsidR="00221E80" w:rsidRPr="002E0B50" w:rsidRDefault="00221E80" w:rsidP="00221E80">
      <w:pPr>
        <w:numPr>
          <w:ilvl w:val="2"/>
          <w:numId w:val="178"/>
        </w:numPr>
        <w:tabs>
          <w:tab w:val="left" w:pos="851"/>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Ống dẫn nước: phải làm bằng vật liệu bền, không gây ảnh hưởng đến chất lượng mẫu nước và có khả năng chống bám vi sinh và phải được thiết kế với hai ống song song và bảo đảm thuận tiện cho công tác làm sạch đường ống và bảo dưỡng định kỳ; </w:t>
      </w:r>
    </w:p>
    <w:p w14:paraId="20225EBC" w14:textId="1D96CA7B" w:rsidR="00221E80" w:rsidRPr="00E135EE" w:rsidRDefault="00221E80" w:rsidP="00221E80">
      <w:pPr>
        <w:numPr>
          <w:ilvl w:val="2"/>
          <w:numId w:val="178"/>
        </w:numPr>
        <w:tabs>
          <w:tab w:val="left" w:pos="851"/>
          <w:tab w:val="left" w:pos="1276"/>
        </w:tabs>
        <w:spacing w:before="120" w:after="120" w:line="240" w:lineRule="auto"/>
        <w:ind w:left="0" w:right="4" w:firstLine="568"/>
        <w:jc w:val="both"/>
        <w:rPr>
          <w:rFonts w:ascii="Times New Roman" w:hAnsi="Times New Roman"/>
          <w:sz w:val="28"/>
          <w:szCs w:val="28"/>
        </w:rPr>
      </w:pPr>
      <w:del w:id="531" w:author="Nguyen Bjno" w:date="2020-08-18T06:27:00Z">
        <w:r w:rsidRPr="00E135EE" w:rsidDel="00686DED">
          <w:rPr>
            <w:rFonts w:ascii="Times New Roman" w:hAnsi="Times New Roman"/>
            <w:sz w:val="28"/>
            <w:szCs w:val="28"/>
          </w:rPr>
          <w:delText>Trong trường hợp sử dụng phương pháp lắp đặt thiết bị đo gián tiếp thì c</w:delText>
        </w:r>
      </w:del>
      <w:ins w:id="532" w:author="Nguyen Bjno" w:date="2020-08-18T06:27:00Z">
        <w:r w:rsidR="00686DED">
          <w:rPr>
            <w:rFonts w:ascii="Times New Roman" w:hAnsi="Times New Roman"/>
            <w:sz w:val="28"/>
            <w:szCs w:val="28"/>
          </w:rPr>
          <w:t>C</w:t>
        </w:r>
      </w:ins>
      <w:r w:rsidRPr="00E135EE">
        <w:rPr>
          <w:rFonts w:ascii="Times New Roman" w:hAnsi="Times New Roman"/>
          <w:sz w:val="28"/>
          <w:szCs w:val="28"/>
        </w:rPr>
        <w:t xml:space="preserve">hiều dài của đường ống dẫn nước từ vị trí quan trắc đến các thùng chứa nước phải càng ngắn càng tốt (chiều dài tối </w:t>
      </w:r>
      <w:del w:id="533" w:author="Nguyen Bjno" w:date="2020-08-18T06:27:00Z">
        <w:r w:rsidRPr="00E135EE" w:rsidDel="00686DED">
          <w:rPr>
            <w:rFonts w:ascii="Times New Roman" w:hAnsi="Times New Roman"/>
            <w:sz w:val="28"/>
            <w:szCs w:val="28"/>
          </w:rPr>
          <w:delText xml:space="preserve">đa </w:delText>
        </w:r>
      </w:del>
      <w:ins w:id="534" w:author="Nguyen Bjno" w:date="2020-08-18T06:27:00Z">
        <w:r w:rsidR="00686DED">
          <w:rPr>
            <w:rFonts w:ascii="Times New Roman" w:hAnsi="Times New Roman"/>
            <w:sz w:val="28"/>
            <w:szCs w:val="28"/>
          </w:rPr>
          <w:t>nhất dưới</w:t>
        </w:r>
        <w:r w:rsidR="00686DED" w:rsidRPr="00E135EE">
          <w:rPr>
            <w:rFonts w:ascii="Times New Roman" w:hAnsi="Times New Roman"/>
            <w:sz w:val="28"/>
            <w:szCs w:val="28"/>
          </w:rPr>
          <w:t xml:space="preserve"> </w:t>
        </w:r>
      </w:ins>
      <w:r w:rsidRPr="00E135EE">
        <w:rPr>
          <w:rFonts w:ascii="Times New Roman" w:hAnsi="Times New Roman"/>
          <w:sz w:val="28"/>
          <w:szCs w:val="28"/>
        </w:rPr>
        <w:t xml:space="preserve">20 m) và đường kính ống phải đủ lớn (tối thiểu ø27) để bảo đảm ống không bị tắc nghẽn; </w:t>
      </w:r>
    </w:p>
    <w:p w14:paraId="619924DE" w14:textId="5314A379" w:rsidR="00221E80" w:rsidRPr="002E0B50" w:rsidRDefault="00221E80" w:rsidP="00221E80">
      <w:pPr>
        <w:numPr>
          <w:ilvl w:val="1"/>
          <w:numId w:val="178"/>
        </w:numPr>
        <w:tabs>
          <w:tab w:val="left" w:pos="1134"/>
          <w:tab w:val="left" w:pos="1276"/>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lastRenderedPageBreak/>
        <w:t>Thiết bị báo cháy, báo khói, chống sét trực tiếp và lan truyền</w:t>
      </w:r>
      <w:ins w:id="535" w:author="Nguyen Bjno" w:date="2020-08-18T06:30:00Z">
        <w:r w:rsidR="00C43AFD">
          <w:rPr>
            <w:rFonts w:ascii="Times New Roman" w:hAnsi="Times New Roman"/>
            <w:sz w:val="28"/>
            <w:szCs w:val="28"/>
          </w:rPr>
          <w:t xml:space="preserve"> (</w:t>
        </w:r>
      </w:ins>
      <w:ins w:id="536" w:author="Nguyen Bjno" w:date="2020-08-18T06:31:00Z">
        <w:r w:rsidR="00853B02" w:rsidRPr="002E0B50">
          <w:rPr>
            <w:rFonts w:ascii="Times New Roman" w:hAnsi="Times New Roman"/>
            <w:sz w:val="28"/>
            <w:szCs w:val="28"/>
          </w:rPr>
          <w:t>nhưng không bắt buộc</w:t>
        </w:r>
      </w:ins>
      <w:ins w:id="537" w:author="Nguyen Bjno" w:date="2020-08-18T06:30:00Z">
        <w:r w:rsidR="00C43AFD">
          <w:rPr>
            <w:rFonts w:ascii="Times New Roman" w:hAnsi="Times New Roman"/>
            <w:sz w:val="28"/>
            <w:szCs w:val="28"/>
          </w:rPr>
          <w:t>)</w:t>
        </w:r>
      </w:ins>
      <w:r w:rsidRPr="002E0B50">
        <w:rPr>
          <w:rFonts w:ascii="Times New Roman" w:hAnsi="Times New Roman"/>
          <w:sz w:val="28"/>
          <w:szCs w:val="28"/>
        </w:rPr>
        <w:t xml:space="preserve">; </w:t>
      </w:r>
    </w:p>
    <w:p w14:paraId="4B2838EE" w14:textId="77777777" w:rsidR="00221E80" w:rsidRPr="002E0B50" w:rsidRDefault="00221E80" w:rsidP="00221E80">
      <w:pPr>
        <w:numPr>
          <w:ilvl w:val="1"/>
          <w:numId w:val="178"/>
        </w:numPr>
        <w:tabs>
          <w:tab w:val="left" w:pos="1134"/>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Thiết bị phụ trợ khác: tùy theo các phương pháp đo, phân tích và điều kiện cụ thể tại vị trí quan trắc, các thiết bị phụ trợ có thể bao gồm (nhưng không bắt buộc) các thành phần sau: </w:t>
      </w:r>
    </w:p>
    <w:p w14:paraId="611CEBF5" w14:textId="77777777" w:rsidR="00221E80" w:rsidRPr="002E0B50" w:rsidRDefault="00221E80" w:rsidP="00221E80">
      <w:pPr>
        <w:numPr>
          <w:ilvl w:val="2"/>
          <w:numId w:val="178"/>
        </w:numPr>
        <w:tabs>
          <w:tab w:val="left" w:pos="851"/>
          <w:tab w:val="left" w:pos="1276"/>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Lưới chắn rác (được sử dụng trong trường hợp lắp đặt thiết bị quan trắc trực tiếp mẫu nước thải): để không cho rác và chất bẩn bám vào các đầu đo, làm ảnh hưởng đến kết quả đo. Lưới chắn rác được làm bằng thép không gỉ, có khả năng chịu được ăn mòn; </w:t>
      </w:r>
    </w:p>
    <w:p w14:paraId="2D950C9E" w14:textId="77777777" w:rsidR="00221E80" w:rsidRPr="002E0B50" w:rsidRDefault="00221E80" w:rsidP="00221E80">
      <w:pPr>
        <w:numPr>
          <w:ilvl w:val="2"/>
          <w:numId w:val="178"/>
        </w:numPr>
        <w:tabs>
          <w:tab w:val="left" w:pos="1276"/>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Thùng chứa mẫu: để chứa mẫu nước thải cần quan trắc và các đầu đo. Thùng chứa nước được làm bằng thép không gỉ hoặc vật liệu không gây ảnh hưởng đến nước thải, thuận tiện cho công tác bảo dưỡng và có thể tích phù hợp với yêu cầu lắp đặt thiết bị quan trắc (thể tích thùng chứa nước tối thiểu 15 lít) và được thiết kế để bảo đảm nước lưu thông liên tục, hạn chế tối đa tình trạng lắng đọng mẫu nước trong thùng chứa nước để bảo đảm tính chính xác và vẹn toàn của mẫu nước; </w:t>
      </w:r>
    </w:p>
    <w:p w14:paraId="4A11D17B" w14:textId="77777777" w:rsidR="00221E80" w:rsidRPr="002E0B50" w:rsidRDefault="00221E80" w:rsidP="00221E80">
      <w:pPr>
        <w:numPr>
          <w:ilvl w:val="2"/>
          <w:numId w:val="178"/>
        </w:numPr>
        <w:tabs>
          <w:tab w:val="left" w:pos="851"/>
        </w:tabs>
        <w:spacing w:before="120" w:after="120" w:line="240" w:lineRule="auto"/>
        <w:ind w:left="0" w:right="4" w:firstLine="568"/>
        <w:jc w:val="both"/>
        <w:rPr>
          <w:rFonts w:ascii="Times New Roman" w:hAnsi="Times New Roman"/>
          <w:sz w:val="28"/>
          <w:szCs w:val="28"/>
        </w:rPr>
      </w:pPr>
      <w:r w:rsidRPr="002E0B50">
        <w:rPr>
          <w:rFonts w:ascii="Times New Roman" w:hAnsi="Times New Roman"/>
          <w:sz w:val="28"/>
          <w:szCs w:val="28"/>
        </w:rPr>
        <w:t xml:space="preserve">Dụng cụ chứa chất thải: để lưu giữ chất thải từ các quá trình phân tích, các dung dịch chuẩn sau sử dụng. Dụng cụ chứa chất thải phải được làm bằng vật liệu chống ăn mòn hóa chất để ngăn chất thải bị rò rỉ ra môi trường bên ngoài. Nơi lưu giữ chất thải được bố trí ở khu vực riêng, có dán nhãn, biển cảnh báo và được quản lý, xử lý theo quy định hiện hành về quản lý chất thải và phế liệu; </w:t>
      </w:r>
    </w:p>
    <w:p w14:paraId="289E2B7C" w14:textId="77777777" w:rsidR="00221E80" w:rsidRDefault="00221E80" w:rsidP="00221E80">
      <w:pPr>
        <w:numPr>
          <w:ilvl w:val="1"/>
          <w:numId w:val="178"/>
        </w:numPr>
        <w:tabs>
          <w:tab w:val="left" w:pos="1134"/>
        </w:tabs>
        <w:spacing w:before="120" w:after="120" w:line="240" w:lineRule="auto"/>
        <w:ind w:left="0" w:right="4" w:firstLine="568"/>
        <w:jc w:val="both"/>
      </w:pPr>
      <w:r w:rsidRPr="002E0B50">
        <w:rPr>
          <w:rFonts w:ascii="Times New Roman" w:hAnsi="Times New Roman"/>
          <w:sz w:val="28"/>
          <w:szCs w:val="28"/>
        </w:rPr>
        <w:t>Có thiết bị đo nhiệt độ và độ ẩm bên trong nhà trạm.</w:t>
      </w:r>
      <w:r w:rsidRPr="00262895">
        <w:rPr>
          <w:rFonts w:ascii="Times New Roman" w:hAnsi="Times New Roman"/>
          <w:sz w:val="28"/>
          <w:szCs w:val="28"/>
        </w:rPr>
        <w:t xml:space="preserve"> </w:t>
      </w:r>
    </w:p>
    <w:p w14:paraId="56F6F8AE" w14:textId="349A7F76" w:rsidR="00221E80" w:rsidRPr="001B7451" w:rsidRDefault="00221E80" w:rsidP="00B244A1">
      <w:pPr>
        <w:numPr>
          <w:ilvl w:val="0"/>
          <w:numId w:val="156"/>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V</w:t>
      </w:r>
      <w:r w:rsidR="00B244A1">
        <w:rPr>
          <w:rFonts w:ascii="Times New Roman" w:hAnsi="Times New Roman"/>
          <w:sz w:val="28"/>
          <w:szCs w:val="28"/>
        </w:rPr>
        <w:t xml:space="preserve">ị </w:t>
      </w:r>
      <w:r w:rsidRPr="001B7451">
        <w:rPr>
          <w:rFonts w:ascii="Times New Roman" w:hAnsi="Times New Roman"/>
          <w:sz w:val="28"/>
          <w:szCs w:val="28"/>
        </w:rPr>
        <w:t xml:space="preserve">trí quan trắc: phải bảo đảm đại diện, đặc trưng cho nguồn thải cần quan trắc và phải ở </w:t>
      </w:r>
      <w:del w:id="538" w:author="Nguyen Bjno" w:date="2020-08-18T06:33:00Z">
        <w:r w:rsidRPr="001B7451" w:rsidDel="00A57BE8">
          <w:rPr>
            <w:rFonts w:ascii="Times New Roman" w:hAnsi="Times New Roman"/>
            <w:sz w:val="28"/>
            <w:szCs w:val="28"/>
          </w:rPr>
          <w:delText xml:space="preserve">ngay </w:delText>
        </w:r>
      </w:del>
      <w:r w:rsidRPr="001B7451">
        <w:rPr>
          <w:rFonts w:ascii="Times New Roman" w:hAnsi="Times New Roman"/>
          <w:sz w:val="28"/>
          <w:szCs w:val="28"/>
        </w:rPr>
        <w:t xml:space="preserve">sau hệ thống xử lý nước thải, trước khi xả thải ra nguồn tiếp nhận. </w:t>
      </w:r>
    </w:p>
    <w:p w14:paraId="5BAF13BC" w14:textId="77777777" w:rsidR="00221E80" w:rsidRPr="001B7451" w:rsidRDefault="00221E80" w:rsidP="00B244A1">
      <w:pPr>
        <w:numPr>
          <w:ilvl w:val="0"/>
          <w:numId w:val="156"/>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Kiểm định, hiệu chuẩn, thử nghiệm và kiểm tra định kỳ đối với thiết bị quan trắc tự động, liên tục </w:t>
      </w:r>
    </w:p>
    <w:p w14:paraId="6694FC0B" w14:textId="77777777" w:rsidR="00221E80" w:rsidRPr="001B7451" w:rsidRDefault="00221E80" w:rsidP="00B244A1">
      <w:pPr>
        <w:numPr>
          <w:ilvl w:val="0"/>
          <w:numId w:val="180"/>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Thiết bị phải được kiểm định, hiệu chuẩn và thử nghiệm theo quy định của pháp luật hiện hành về đo lường và chất lượng sản phẩm, hàng hóa; </w:t>
      </w:r>
    </w:p>
    <w:p w14:paraId="7C962FA6" w14:textId="0D11CB69" w:rsidR="00221E80" w:rsidRDefault="00221E80" w:rsidP="00B244A1">
      <w:pPr>
        <w:numPr>
          <w:ilvl w:val="0"/>
          <w:numId w:val="180"/>
        </w:numPr>
        <w:tabs>
          <w:tab w:val="left" w:pos="993"/>
          <w:tab w:val="left" w:pos="9356"/>
        </w:tabs>
        <w:spacing w:before="120" w:after="120" w:line="240" w:lineRule="auto"/>
        <w:ind w:left="0" w:right="4" w:firstLine="709"/>
        <w:jc w:val="both"/>
        <w:rPr>
          <w:ins w:id="539" w:author="Nguyen Bjno" w:date="2020-08-18T11:38:00Z"/>
          <w:rFonts w:ascii="Times New Roman" w:hAnsi="Times New Roman"/>
          <w:sz w:val="28"/>
          <w:szCs w:val="28"/>
        </w:rPr>
      </w:pPr>
      <w:r w:rsidRPr="0075126F">
        <w:rPr>
          <w:rFonts w:ascii="Times New Roman" w:hAnsi="Times New Roman"/>
          <w:sz w:val="28"/>
          <w:szCs w:val="28"/>
          <w:highlight w:val="yellow"/>
          <w:rPrChange w:id="540" w:author="Nguyen Bjno" w:date="2020-08-18T11:37:00Z">
            <w:rPr>
              <w:rFonts w:ascii="Times New Roman" w:hAnsi="Times New Roman"/>
              <w:sz w:val="28"/>
              <w:szCs w:val="28"/>
            </w:rPr>
          </w:rPrChange>
        </w:rPr>
        <w:t>Thiết bị phải được kiểm tra định kỳ bằng chất chuẩn theo khuyến cáo của nhà sản xuất nhưng phải bảo đảm tối thiểu 1 tháng/lần bởi đơn vị vận hành Hệ thống</w:t>
      </w:r>
      <w:r>
        <w:rPr>
          <w:rFonts w:ascii="Times New Roman" w:hAnsi="Times New Roman"/>
          <w:sz w:val="28"/>
          <w:szCs w:val="28"/>
        </w:rPr>
        <w:t xml:space="preserve">. Khi kết quả kiểm tra bằng chất chuẩn có sai số lớn hơn độ chính xác của thiết bị đo, chủ cơ sở có trách nhiệm thông báo bằng văn bản cho Sở Tài nguyên và Môi trường địa phương để giám sát chủ cơ sở thực hiện hiệu chuẩn lại thiết bị. </w:t>
      </w:r>
    </w:p>
    <w:p w14:paraId="7EB53057" w14:textId="0B8CC65C" w:rsidR="0075126F" w:rsidRDefault="0075126F" w:rsidP="0075126F">
      <w:pPr>
        <w:tabs>
          <w:tab w:val="left" w:pos="993"/>
          <w:tab w:val="left" w:pos="9356"/>
        </w:tabs>
        <w:spacing w:before="120" w:after="120" w:line="240" w:lineRule="auto"/>
        <w:ind w:left="709" w:right="4"/>
        <w:jc w:val="both"/>
        <w:rPr>
          <w:ins w:id="541" w:author="Nguyen Bjno" w:date="2020-08-18T11:38:00Z"/>
          <w:rFonts w:ascii="Times New Roman" w:hAnsi="Times New Roman"/>
          <w:sz w:val="28"/>
          <w:szCs w:val="28"/>
        </w:rPr>
      </w:pPr>
      <w:ins w:id="542" w:author="Nguyen Bjno" w:date="2020-08-18T11:38:00Z">
        <w:r w:rsidRPr="009D251B">
          <w:rPr>
            <w:rFonts w:ascii="Times New Roman" w:hAnsi="Times New Roman"/>
            <w:sz w:val="28"/>
            <w:szCs w:val="28"/>
            <w:highlight w:val="yellow"/>
            <w:rPrChange w:id="543" w:author="Nguyen Bjno" w:date="2020-08-18T11:39:00Z">
              <w:rPr>
                <w:rFonts w:ascii="Times New Roman" w:hAnsi="Times New Roman"/>
                <w:sz w:val="28"/>
                <w:szCs w:val="28"/>
              </w:rPr>
            </w:rPrChange>
          </w:rPr>
          <w:t>Điều chỉnh</w:t>
        </w:r>
      </w:ins>
    </w:p>
    <w:p w14:paraId="32A26C53" w14:textId="02878C28" w:rsidR="0075126F" w:rsidRDefault="0075126F">
      <w:pPr>
        <w:tabs>
          <w:tab w:val="left" w:pos="993"/>
          <w:tab w:val="left" w:pos="9356"/>
        </w:tabs>
        <w:spacing w:before="120" w:after="120" w:line="240" w:lineRule="auto"/>
        <w:ind w:right="4" w:firstLine="709"/>
        <w:jc w:val="both"/>
        <w:rPr>
          <w:rFonts w:ascii="Times New Roman" w:hAnsi="Times New Roman"/>
          <w:sz w:val="28"/>
          <w:szCs w:val="28"/>
        </w:rPr>
        <w:pPrChange w:id="544" w:author="Nguyen Bjno" w:date="2020-08-18T11:38:00Z">
          <w:pPr>
            <w:numPr>
              <w:numId w:val="180"/>
            </w:numPr>
            <w:tabs>
              <w:tab w:val="left" w:pos="993"/>
              <w:tab w:val="left" w:pos="9356"/>
            </w:tabs>
            <w:spacing w:before="120" w:after="120" w:line="240" w:lineRule="auto"/>
            <w:ind w:left="1560" w:right="4" w:firstLine="709"/>
            <w:jc w:val="both"/>
          </w:pPr>
        </w:pPrChange>
      </w:pPr>
      <w:ins w:id="545" w:author="Nguyen Bjno" w:date="2020-08-18T11:38:00Z">
        <w:r w:rsidRPr="00E135EE">
          <w:rPr>
            <w:rFonts w:ascii="Times New Roman" w:hAnsi="Times New Roman"/>
            <w:sz w:val="28"/>
            <w:szCs w:val="28"/>
          </w:rPr>
          <w:t>Thiết bị phải được kiểm tra định kỳ bằng chất chuẩn theo khuyến cáo của nhà sản xuất</w:t>
        </w:r>
        <w:r>
          <w:rPr>
            <w:rFonts w:ascii="Times New Roman" w:hAnsi="Times New Roman"/>
            <w:sz w:val="28"/>
            <w:szCs w:val="28"/>
          </w:rPr>
          <w:t xml:space="preserve">, đối với một số thông số đặc thù có thể sử dụng phương pháp phân tích trong phòng thí nghiệm (phòng thí nghiệm đã được công nhận theo Vimcert) để kiểm </w:t>
        </w:r>
        <w:r>
          <w:rPr>
            <w:rFonts w:ascii="Times New Roman" w:hAnsi="Times New Roman"/>
            <w:sz w:val="28"/>
            <w:szCs w:val="28"/>
          </w:rPr>
          <w:lastRenderedPageBreak/>
          <w:t>tra, đánh giá độ chính xác của thiết bị. Khi kết quả kiểm tra có sai số lớn hơn độ chính xác của thiết bị đo, chủ cơ sở có trách nhiệm thông báo bằng văn bản cho Sở Tài nguyên và Môi trường địa phương để giám sát chủ cơ sở thực hiện hiệu chuẩn lại thiết bị</w:t>
        </w:r>
      </w:ins>
    </w:p>
    <w:p w14:paraId="28AEE499" w14:textId="77777777" w:rsidR="00221E80" w:rsidRPr="001B7451" w:rsidRDefault="00221E80" w:rsidP="00B244A1">
      <w:pPr>
        <w:numPr>
          <w:ilvl w:val="0"/>
          <w:numId w:val="180"/>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Hoạt động bảo trì sửa chữa, thay thế linh phụ kiện phải được đơn vị vận hành Hệ thống lập kế hoạch và được quy định chi tiết trong quy trình vận hành chuẩn (SOP). </w:t>
      </w:r>
    </w:p>
    <w:p w14:paraId="58848DA2" w14:textId="77777777" w:rsidR="00221E80" w:rsidRPr="001B7451" w:rsidRDefault="00221E80" w:rsidP="00B244A1">
      <w:pPr>
        <w:numPr>
          <w:ilvl w:val="0"/>
          <w:numId w:val="158"/>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Thời gian hoạt động: Hệ thống phải được hoạt động liên tục. Trong thời gian bảo trì, kiểm định, hiệu chuẩn, thay thế linh phụ kiện, sửa chữa, thay thế các thiết bị đo và phân tích, nước thải không được xả thải ra môi trường. </w:t>
      </w:r>
    </w:p>
    <w:p w14:paraId="703A67B3" w14:textId="77777777" w:rsidR="00221E80" w:rsidRPr="001B7451" w:rsidRDefault="00221E80" w:rsidP="00B244A1">
      <w:pPr>
        <w:numPr>
          <w:ilvl w:val="0"/>
          <w:numId w:val="158"/>
        </w:numPr>
        <w:tabs>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Trước khi Hệ thống được đưa vào vận hành chính thức, đơn vị vận hành Hệ thống phải gửi hồ sơ liên quan về Sở Tài nguyên và Môi trường, bao gồm: </w:t>
      </w:r>
    </w:p>
    <w:p w14:paraId="0BA934CB" w14:textId="77777777" w:rsidR="00221E80" w:rsidRDefault="00221E80" w:rsidP="00B244A1">
      <w:pPr>
        <w:numPr>
          <w:ilvl w:val="0"/>
          <w:numId w:val="181"/>
        </w:numPr>
        <w:tabs>
          <w:tab w:val="left" w:pos="851"/>
          <w:tab w:val="left" w:pos="993"/>
          <w:tab w:val="left" w:pos="9356"/>
        </w:tabs>
        <w:spacing w:before="120" w:after="120" w:line="240" w:lineRule="auto"/>
        <w:ind w:left="0" w:right="4" w:firstLine="568"/>
        <w:jc w:val="both"/>
        <w:rPr>
          <w:rFonts w:ascii="Times New Roman" w:hAnsi="Times New Roman"/>
          <w:sz w:val="28"/>
          <w:szCs w:val="28"/>
        </w:rPr>
      </w:pPr>
      <w:r w:rsidRPr="00A81FCE">
        <w:rPr>
          <w:rFonts w:ascii="Times New Roman" w:hAnsi="Times New Roman"/>
          <w:sz w:val="28"/>
          <w:szCs w:val="28"/>
        </w:rPr>
        <w:t xml:space="preserve">Thông tin về đơn vị đầu tư và vận hành hệ thống: tên, địa chỉ của đơn vị; </w:t>
      </w:r>
    </w:p>
    <w:p w14:paraId="755AFF79" w14:textId="77777777" w:rsidR="00221E80" w:rsidRPr="00A81FCE" w:rsidRDefault="00221E80" w:rsidP="00B244A1">
      <w:pPr>
        <w:numPr>
          <w:ilvl w:val="0"/>
          <w:numId w:val="181"/>
        </w:numPr>
        <w:tabs>
          <w:tab w:val="left" w:pos="851"/>
          <w:tab w:val="left" w:pos="993"/>
          <w:tab w:val="left" w:pos="9356"/>
        </w:tabs>
        <w:spacing w:before="120" w:after="120" w:line="240" w:lineRule="auto"/>
        <w:ind w:left="0" w:right="4" w:firstLine="709"/>
        <w:jc w:val="both"/>
        <w:rPr>
          <w:rFonts w:ascii="Times New Roman" w:hAnsi="Times New Roman"/>
          <w:sz w:val="28"/>
          <w:szCs w:val="28"/>
        </w:rPr>
      </w:pPr>
      <w:r w:rsidRPr="00A81FCE">
        <w:rPr>
          <w:rFonts w:ascii="Times New Roman" w:hAnsi="Times New Roman"/>
          <w:sz w:val="28"/>
          <w:szCs w:val="28"/>
        </w:rPr>
        <w:t xml:space="preserve">Thời gian lắp đặt thiết bị (thời gian bắt đầu, thời gian kết thúc) và thời gian, kết quả thực hiện việc kiểm soát chất lượng của Hệ thống tuân theo quy định tại </w:t>
      </w:r>
      <w:r w:rsidRPr="00A81FCE">
        <w:rPr>
          <w:rFonts w:ascii="Times New Roman" w:hAnsi="Times New Roman"/>
          <w:sz w:val="28"/>
          <w:szCs w:val="28"/>
          <w:highlight w:val="yellow"/>
        </w:rPr>
        <w:t>khoản … Điều … Thông tư</w:t>
      </w:r>
      <w:r w:rsidRPr="00A81FCE">
        <w:rPr>
          <w:rFonts w:ascii="Times New Roman" w:hAnsi="Times New Roman"/>
          <w:sz w:val="28"/>
          <w:szCs w:val="28"/>
        </w:rPr>
        <w:t xml:space="preserve"> này; </w:t>
      </w:r>
    </w:p>
    <w:p w14:paraId="3F07B9D8" w14:textId="77777777" w:rsidR="00221E80" w:rsidRPr="001B7451" w:rsidRDefault="00221E80" w:rsidP="00B244A1">
      <w:pPr>
        <w:numPr>
          <w:ilvl w:val="0"/>
          <w:numId w:val="181"/>
        </w:numPr>
        <w:tabs>
          <w:tab w:val="left" w:pos="851"/>
          <w:tab w:val="left" w:pos="993"/>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Bản vẽ thiết kế và mô tả về Hệ thống; danh mục thông số quan trắc và phương án lắp đặt thiết bị quan trắc (trực tiếp, gián tiếp); thông tin mô tả và hình ảnh, sơ đồ, bản đồ của vị trí quan trắc; </w:t>
      </w:r>
    </w:p>
    <w:p w14:paraId="26717B19" w14:textId="77777777" w:rsidR="00221E80" w:rsidRPr="001B7451" w:rsidRDefault="00221E80" w:rsidP="00B244A1">
      <w:pPr>
        <w:tabs>
          <w:tab w:val="left" w:pos="851"/>
          <w:tab w:val="left" w:pos="993"/>
          <w:tab w:val="left" w:pos="9356"/>
        </w:tabs>
        <w:spacing w:before="120" w:after="120" w:line="240" w:lineRule="auto"/>
        <w:ind w:right="4" w:firstLine="568"/>
        <w:jc w:val="both"/>
        <w:rPr>
          <w:rFonts w:ascii="Times New Roman" w:hAnsi="Times New Roman"/>
          <w:sz w:val="28"/>
          <w:szCs w:val="28"/>
        </w:rPr>
      </w:pPr>
      <w:r w:rsidRPr="001B7451">
        <w:rPr>
          <w:rFonts w:ascii="Times New Roman" w:hAnsi="Times New Roman"/>
          <w:sz w:val="28"/>
          <w:szCs w:val="28"/>
        </w:rPr>
        <w:t>Danh mục và đặc tính kỹ thuật của các thiết bị đo và phân tích; hãng sản xuất và model thiết bị; giấy chứng nhận kèm theo báo cáo kết quả kiểm định, hiệu chuẩn thiết bị; hệ thống thu thập, lưu giữ dữ liệu quan trắc; địa chỉ IP tĩnh (giao thức truyền dữ liệu) gắn liền với Hệ thống.</w:t>
      </w:r>
    </w:p>
    <w:p w14:paraId="6A8C2993" w14:textId="77777777" w:rsidR="00221E80" w:rsidRPr="001B7451" w:rsidRDefault="00221E80" w:rsidP="00221E80">
      <w:pPr>
        <w:spacing w:before="120" w:after="120" w:line="240" w:lineRule="auto"/>
        <w:ind w:firstLine="709"/>
        <w:jc w:val="both"/>
        <w:rPr>
          <w:rFonts w:ascii="Times New Roman" w:hAnsi="Times New Roman"/>
          <w:b/>
          <w:sz w:val="28"/>
          <w:szCs w:val="28"/>
        </w:rPr>
      </w:pPr>
      <w:r w:rsidRPr="001B7451">
        <w:rPr>
          <w:rFonts w:ascii="Times New Roman" w:hAnsi="Times New Roman"/>
          <w:b/>
          <w:sz w:val="28"/>
          <w:szCs w:val="28"/>
        </w:rPr>
        <w:t>Điều</w:t>
      </w:r>
      <w:r>
        <w:rPr>
          <w:rFonts w:ascii="Times New Roman" w:hAnsi="Times New Roman"/>
          <w:b/>
          <w:sz w:val="28"/>
          <w:szCs w:val="28"/>
        </w:rPr>
        <w:t xml:space="preserve"> 28.</w:t>
      </w:r>
      <w:r w:rsidRPr="001B7451">
        <w:rPr>
          <w:rFonts w:ascii="Times New Roman" w:hAnsi="Times New Roman"/>
          <w:b/>
          <w:sz w:val="28"/>
          <w:szCs w:val="28"/>
        </w:rPr>
        <w:t xml:space="preserve"> Yêu cầu về đặc tính kỹ thuật đối với thiết bị quan trắc nước thải tự động, liên tục</w:t>
      </w:r>
    </w:p>
    <w:p w14:paraId="1E23CEC9" w14:textId="77777777" w:rsidR="00221E80" w:rsidRPr="001B7451" w:rsidRDefault="00221E80" w:rsidP="00221E80">
      <w:pPr>
        <w:tabs>
          <w:tab w:val="left" w:pos="1134"/>
          <w:tab w:val="left" w:pos="9356"/>
        </w:tabs>
        <w:spacing w:before="120" w:after="120" w:line="240" w:lineRule="auto"/>
        <w:ind w:right="4" w:firstLine="709"/>
        <w:jc w:val="both"/>
        <w:rPr>
          <w:rFonts w:ascii="Times New Roman" w:hAnsi="Times New Roman"/>
          <w:sz w:val="28"/>
          <w:szCs w:val="28"/>
        </w:rPr>
      </w:pPr>
      <w:r w:rsidRPr="001B7451">
        <w:rPr>
          <w:rFonts w:ascii="Times New Roman" w:hAnsi="Times New Roman"/>
          <w:sz w:val="28"/>
          <w:szCs w:val="28"/>
        </w:rPr>
        <w:t>1.</w:t>
      </w:r>
      <w:r w:rsidRPr="001B7451">
        <w:rPr>
          <w:rFonts w:ascii="Times New Roman" w:eastAsia="Arial" w:hAnsi="Times New Roman"/>
          <w:sz w:val="28"/>
          <w:szCs w:val="28"/>
        </w:rPr>
        <w:t xml:space="preserve"> </w:t>
      </w:r>
      <w:r w:rsidRPr="001B7451">
        <w:rPr>
          <w:rFonts w:ascii="Times New Roman" w:hAnsi="Times New Roman"/>
          <w:sz w:val="28"/>
          <w:szCs w:val="28"/>
        </w:rPr>
        <w:t xml:space="preserve">Thiết bị quan trắc tự động, liên tục </w:t>
      </w:r>
    </w:p>
    <w:p w14:paraId="5EC0BB73" w14:textId="77777777" w:rsidR="00221E80" w:rsidRPr="007D4A32" w:rsidRDefault="00221E80" w:rsidP="00221E80">
      <w:pPr>
        <w:numPr>
          <w:ilvl w:val="0"/>
          <w:numId w:val="160"/>
        </w:numPr>
        <w:tabs>
          <w:tab w:val="left" w:pos="1134"/>
          <w:tab w:val="left" w:pos="9356"/>
        </w:tabs>
        <w:spacing w:before="120" w:after="120" w:line="240" w:lineRule="auto"/>
        <w:ind w:left="0" w:right="4" w:firstLine="709"/>
        <w:jc w:val="both"/>
        <w:rPr>
          <w:rFonts w:ascii="Times New Roman" w:hAnsi="Times New Roman"/>
          <w:sz w:val="28"/>
          <w:szCs w:val="28"/>
        </w:rPr>
      </w:pPr>
      <w:r w:rsidRPr="001B7451">
        <w:rPr>
          <w:rFonts w:ascii="Times New Roman" w:hAnsi="Times New Roman"/>
          <w:sz w:val="28"/>
          <w:szCs w:val="28"/>
        </w:rPr>
        <w:t xml:space="preserve">Đặc tính kỹ thuật của các thiết bị quan trắctự động, liên tục của Hệ thống tối thiểu phải đáp ứng các yêu cầu tại </w:t>
      </w:r>
      <w:r w:rsidRPr="00A81FCE">
        <w:rPr>
          <w:rFonts w:ascii="Times New Roman" w:hAnsi="Times New Roman"/>
          <w:sz w:val="28"/>
          <w:szCs w:val="28"/>
          <w:highlight w:val="yellow"/>
        </w:rPr>
        <w:t>Bảng ….</w:t>
      </w:r>
      <w:r w:rsidRPr="001B7451">
        <w:rPr>
          <w:rFonts w:ascii="Times New Roman" w:hAnsi="Times New Roman"/>
          <w:sz w:val="28"/>
          <w:szCs w:val="28"/>
        </w:rPr>
        <w:t xml:space="preserve"> dưới đây</w:t>
      </w:r>
      <w:r w:rsidRPr="00A81FCE">
        <w:rPr>
          <w:rFonts w:ascii="Times New Roman" w:hAnsi="Times New Roman"/>
          <w:sz w:val="28"/>
          <w:szCs w:val="28"/>
        </w:rPr>
        <w:t>.</w:t>
      </w:r>
      <w:r w:rsidRPr="001B7451">
        <w:rPr>
          <w:rFonts w:ascii="Times New Roman" w:hAnsi="Times New Roman"/>
          <w:sz w:val="28"/>
          <w:szCs w:val="28"/>
          <w:highlight w:val="yellow"/>
        </w:rPr>
        <w:t xml:space="preserve"> </w:t>
      </w:r>
    </w:p>
    <w:p w14:paraId="22E42117" w14:textId="77777777" w:rsidR="00221E80" w:rsidRPr="00262895" w:rsidRDefault="00221E80" w:rsidP="00221E80">
      <w:pPr>
        <w:tabs>
          <w:tab w:val="left" w:pos="1134"/>
          <w:tab w:val="left" w:pos="9356"/>
        </w:tabs>
        <w:spacing w:before="120" w:after="120" w:line="240" w:lineRule="auto"/>
        <w:ind w:left="709" w:right="4"/>
        <w:jc w:val="both"/>
        <w:rPr>
          <w:rFonts w:ascii="Times New Roman" w:hAnsi="Times New Roman"/>
          <w:sz w:val="28"/>
          <w:szCs w:val="28"/>
        </w:rPr>
      </w:pPr>
      <w:r w:rsidRPr="00A81FCE">
        <w:rPr>
          <w:rFonts w:ascii="Times New Roman" w:hAnsi="Times New Roman"/>
          <w:b/>
          <w:sz w:val="28"/>
          <w:szCs w:val="28"/>
          <w:highlight w:val="yellow"/>
        </w:rPr>
        <w:t>Bảng ...</w:t>
      </w:r>
      <w:r w:rsidRPr="00577A6B">
        <w:rPr>
          <w:rFonts w:ascii="Times New Roman" w:hAnsi="Times New Roman"/>
          <w:b/>
          <w:sz w:val="28"/>
          <w:szCs w:val="28"/>
        </w:rPr>
        <w:t xml:space="preserve"> Đặc</w:t>
      </w:r>
      <w:r>
        <w:rPr>
          <w:rFonts w:ascii="Times New Roman" w:hAnsi="Times New Roman"/>
          <w:b/>
          <w:sz w:val="28"/>
          <w:szCs w:val="28"/>
        </w:rPr>
        <w:t xml:space="preserve"> tính kỹ thuật của các thiết bị</w:t>
      </w:r>
      <w:r w:rsidRPr="00262895">
        <w:rPr>
          <w:rFonts w:ascii="Times New Roman" w:hAnsi="Times New Roman"/>
          <w:b/>
          <w:sz w:val="28"/>
          <w:szCs w:val="28"/>
        </w:rPr>
        <w:t xml:space="preserve"> </w:t>
      </w:r>
      <w:r>
        <w:rPr>
          <w:rFonts w:ascii="Times New Roman" w:hAnsi="Times New Roman"/>
          <w:b/>
          <w:sz w:val="28"/>
          <w:szCs w:val="28"/>
        </w:rPr>
        <w:t>quan trắc nước thải tự động</w:t>
      </w:r>
    </w:p>
    <w:tbl>
      <w:tblPr>
        <w:tblW w:w="8941" w:type="dxa"/>
        <w:jc w:val="center"/>
        <w:tblCellMar>
          <w:right w:w="38" w:type="dxa"/>
        </w:tblCellMar>
        <w:tblLook w:val="04A0" w:firstRow="1" w:lastRow="0" w:firstColumn="1" w:lastColumn="0" w:noHBand="0" w:noVBand="1"/>
      </w:tblPr>
      <w:tblGrid>
        <w:gridCol w:w="703"/>
        <w:gridCol w:w="1912"/>
        <w:gridCol w:w="1416"/>
        <w:gridCol w:w="1657"/>
        <w:gridCol w:w="1556"/>
        <w:gridCol w:w="1697"/>
        <w:tblGridChange w:id="546">
          <w:tblGrid>
            <w:gridCol w:w="5"/>
            <w:gridCol w:w="698"/>
            <w:gridCol w:w="5"/>
            <w:gridCol w:w="1907"/>
            <w:gridCol w:w="5"/>
            <w:gridCol w:w="1411"/>
            <w:gridCol w:w="5"/>
            <w:gridCol w:w="1652"/>
            <w:gridCol w:w="5"/>
            <w:gridCol w:w="1551"/>
            <w:gridCol w:w="5"/>
            <w:gridCol w:w="1692"/>
            <w:gridCol w:w="5"/>
          </w:tblGrid>
        </w:tblGridChange>
      </w:tblGrid>
      <w:tr w:rsidR="00221E80" w:rsidRPr="00AF381B" w14:paraId="1C55FF26" w14:textId="77777777" w:rsidTr="00221E80">
        <w:trPr>
          <w:trHeight w:val="1152"/>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D641EE" w14:textId="77777777" w:rsidR="00221E80" w:rsidRPr="00AF381B" w:rsidRDefault="00221E80" w:rsidP="00221E80">
            <w:pPr>
              <w:spacing w:before="120" w:after="120" w:line="240" w:lineRule="auto"/>
              <w:jc w:val="center"/>
              <w:rPr>
                <w:rFonts w:ascii="Times New Roman" w:hAnsi="Times New Roman"/>
                <w:sz w:val="28"/>
                <w:szCs w:val="28"/>
              </w:rPr>
            </w:pPr>
            <w:r>
              <w:rPr>
                <w:sz w:val="6"/>
              </w:rPr>
              <w:t xml:space="preserve"> </w:t>
            </w:r>
            <w:r w:rsidRPr="00AF381B">
              <w:rPr>
                <w:rFonts w:ascii="Times New Roman" w:hAnsi="Times New Roman"/>
                <w:b/>
                <w:sz w:val="28"/>
                <w:szCs w:val="28"/>
              </w:rPr>
              <w:t>STT</w:t>
            </w: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AC0161"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Thông số quan trắc</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BDCFBD" w14:textId="77777777" w:rsidR="00221E80" w:rsidRPr="00AF381B" w:rsidRDefault="00221E80" w:rsidP="00221E80">
            <w:pPr>
              <w:spacing w:before="120" w:after="120" w:line="240" w:lineRule="auto"/>
              <w:ind w:right="32"/>
              <w:jc w:val="center"/>
              <w:rPr>
                <w:rFonts w:ascii="Times New Roman" w:hAnsi="Times New Roman"/>
                <w:sz w:val="28"/>
                <w:szCs w:val="28"/>
              </w:rPr>
            </w:pPr>
            <w:r w:rsidRPr="00AF381B">
              <w:rPr>
                <w:rFonts w:ascii="Times New Roman" w:hAnsi="Times New Roman"/>
                <w:b/>
                <w:sz w:val="28"/>
                <w:szCs w:val="28"/>
              </w:rPr>
              <w:t>Đơn vị đo</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D755E8"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Độ chính xác</w:t>
            </w:r>
            <w:r>
              <w:rPr>
                <w:rFonts w:ascii="Times New Roman" w:hAnsi="Times New Roman"/>
                <w:b/>
                <w:sz w:val="28"/>
                <w:szCs w:val="28"/>
              </w:rPr>
              <w:t xml:space="preserve"> (theo thang đo)</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0793B9" w14:textId="6C7213C3" w:rsidR="00221E80" w:rsidRPr="00AF381B" w:rsidRDefault="00221E80" w:rsidP="00221E80">
            <w:pPr>
              <w:spacing w:before="120" w:after="120" w:line="240" w:lineRule="auto"/>
              <w:jc w:val="center"/>
              <w:rPr>
                <w:rFonts w:ascii="Times New Roman" w:hAnsi="Times New Roman"/>
                <w:sz w:val="28"/>
                <w:szCs w:val="28"/>
              </w:rPr>
            </w:pPr>
            <w:del w:id="547" w:author="Nguyen Bjno" w:date="2020-08-18T11:52:00Z">
              <w:r w:rsidRPr="007F6250" w:rsidDel="007F6250">
                <w:rPr>
                  <w:rFonts w:ascii="Times New Roman" w:hAnsi="Times New Roman"/>
                  <w:b/>
                  <w:sz w:val="28"/>
                  <w:szCs w:val="28"/>
                  <w:highlight w:val="yellow"/>
                  <w:rPrChange w:id="548" w:author="Nguyen Bjno" w:date="2020-08-18T11:52:00Z">
                    <w:rPr>
                      <w:rFonts w:ascii="Times New Roman" w:hAnsi="Times New Roman"/>
                      <w:b/>
                      <w:sz w:val="28"/>
                      <w:szCs w:val="28"/>
                    </w:rPr>
                  </w:rPrChange>
                </w:rPr>
                <w:delText>Giới hạn phát hiện</w:delText>
              </w:r>
            </w:del>
            <w:ins w:id="549" w:author="Nguyen Bjno" w:date="2020-08-18T11:52:00Z">
              <w:r w:rsidR="007F6250" w:rsidRPr="007F6250">
                <w:rPr>
                  <w:rFonts w:ascii="Times New Roman" w:hAnsi="Times New Roman"/>
                  <w:b/>
                  <w:sz w:val="28"/>
                  <w:szCs w:val="28"/>
                  <w:highlight w:val="yellow"/>
                  <w:rPrChange w:id="550" w:author="Nguyen Bjno" w:date="2020-08-18T11:52:00Z">
                    <w:rPr>
                      <w:rFonts w:ascii="Times New Roman" w:hAnsi="Times New Roman"/>
                      <w:b/>
                      <w:sz w:val="28"/>
                      <w:szCs w:val="28"/>
                    </w:rPr>
                  </w:rPrChange>
                </w:rPr>
                <w:t>Độ phân dải</w:t>
              </w:r>
            </w:ins>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BB165E"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Thời gian đáp ứng</w:t>
            </w:r>
          </w:p>
        </w:tc>
      </w:tr>
      <w:tr w:rsidR="00221E80" w:rsidRPr="00AF381B" w14:paraId="59F375B3" w14:textId="77777777" w:rsidTr="00221E80">
        <w:trPr>
          <w:trHeight w:val="605"/>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2A16F8" w14:textId="77777777" w:rsidR="00221E80" w:rsidRPr="00AF381B" w:rsidRDefault="00221E80" w:rsidP="00221E80">
            <w:pPr>
              <w:numPr>
                <w:ilvl w:val="0"/>
                <w:numId w:val="179"/>
              </w:numPr>
              <w:spacing w:before="120" w:after="120" w:line="240" w:lineRule="auto"/>
              <w:ind w:left="-109" w:right="706" w:firstLine="79"/>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BFEA7B"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Lưu lượng</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9347F9"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w:t>
            </w:r>
            <w:r w:rsidRPr="00AF381B">
              <w:rPr>
                <w:rFonts w:ascii="Times New Roman" w:hAnsi="Times New Roman"/>
                <w:sz w:val="28"/>
                <w:szCs w:val="28"/>
                <w:vertAlign w:val="superscript"/>
              </w:rPr>
              <w:t>3</w:t>
            </w:r>
            <w:r w:rsidRPr="00AF381B">
              <w:rPr>
                <w:rFonts w:ascii="Times New Roman" w:hAnsi="Times New Roman"/>
                <w:sz w:val="28"/>
                <w:szCs w:val="28"/>
              </w:rPr>
              <w:t>/h</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3D0CC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1EEDCD"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B95B953"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phút</w:t>
            </w:r>
          </w:p>
        </w:tc>
      </w:tr>
      <w:tr w:rsidR="00221E80" w:rsidRPr="00AF381B" w14:paraId="37231AA6" w14:textId="77777777" w:rsidTr="00221E80">
        <w:trPr>
          <w:trHeight w:val="605"/>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737FB" w14:textId="77777777" w:rsidR="00221E80" w:rsidRPr="00AF381B" w:rsidRDefault="00221E80" w:rsidP="00221E80">
            <w:pPr>
              <w:numPr>
                <w:ilvl w:val="0"/>
                <w:numId w:val="179"/>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2B7DDD"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Nhiệt độ</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884D7E"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vertAlign w:val="superscript"/>
              </w:rPr>
              <w:t>o</w:t>
            </w:r>
            <w:r w:rsidRPr="00AF381B">
              <w:rPr>
                <w:rFonts w:ascii="Times New Roman" w:hAnsi="Times New Roman"/>
                <w:sz w:val="28"/>
                <w:szCs w:val="28"/>
              </w:rPr>
              <w:t>C</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111BC2F" w14:textId="64EBAA25" w:rsidR="00221E80" w:rsidRPr="00AF381B" w:rsidRDefault="00221E80" w:rsidP="00221E80">
            <w:pPr>
              <w:spacing w:before="120" w:after="120" w:line="240" w:lineRule="auto"/>
              <w:ind w:right="79" w:firstLine="33"/>
              <w:jc w:val="center"/>
              <w:rPr>
                <w:rFonts w:ascii="Times New Roman" w:hAnsi="Times New Roman"/>
                <w:sz w:val="28"/>
                <w:szCs w:val="28"/>
              </w:rPr>
            </w:pPr>
            <w:r w:rsidRPr="009800DD">
              <w:rPr>
                <w:rFonts w:ascii="Times New Roman" w:hAnsi="Times New Roman"/>
                <w:sz w:val="28"/>
                <w:szCs w:val="28"/>
                <w:highlight w:val="yellow"/>
                <w:rPrChange w:id="551" w:author="Nguyen Bjno" w:date="2020-08-18T11:58:00Z">
                  <w:rPr>
                    <w:rFonts w:ascii="Times New Roman" w:hAnsi="Times New Roman"/>
                    <w:sz w:val="28"/>
                    <w:szCs w:val="28"/>
                  </w:rPr>
                </w:rPrChange>
              </w:rPr>
              <w:t>± 0,</w:t>
            </w:r>
            <w:del w:id="552" w:author="Nguyen Bjno" w:date="2020-08-18T11:57:00Z">
              <w:r w:rsidRPr="009800DD" w:rsidDel="000C0284">
                <w:rPr>
                  <w:rFonts w:ascii="Times New Roman" w:hAnsi="Times New Roman"/>
                  <w:sz w:val="28"/>
                  <w:szCs w:val="28"/>
                  <w:highlight w:val="yellow"/>
                  <w:rPrChange w:id="553" w:author="Nguyen Bjno" w:date="2020-08-18T11:58:00Z">
                    <w:rPr>
                      <w:rFonts w:ascii="Times New Roman" w:hAnsi="Times New Roman"/>
                      <w:sz w:val="28"/>
                      <w:szCs w:val="28"/>
                    </w:rPr>
                  </w:rPrChange>
                </w:rPr>
                <w:delText xml:space="preserve">1 </w:delText>
              </w:r>
            </w:del>
            <w:ins w:id="554" w:author="Nguyen Bjno" w:date="2020-08-18T11:57:00Z">
              <w:r w:rsidR="000C0284" w:rsidRPr="009800DD">
                <w:rPr>
                  <w:rFonts w:ascii="Times New Roman" w:hAnsi="Times New Roman"/>
                  <w:sz w:val="28"/>
                  <w:szCs w:val="28"/>
                  <w:highlight w:val="yellow"/>
                  <w:rPrChange w:id="555" w:author="Nguyen Bjno" w:date="2020-08-18T11:58:00Z">
                    <w:rPr>
                      <w:rFonts w:ascii="Times New Roman" w:hAnsi="Times New Roman"/>
                      <w:sz w:val="28"/>
                      <w:szCs w:val="28"/>
                    </w:rPr>
                  </w:rPrChange>
                </w:rPr>
                <w:t xml:space="preserve">5 </w:t>
              </w:r>
            </w:ins>
            <w:r w:rsidRPr="009800DD">
              <w:rPr>
                <w:rFonts w:ascii="Times New Roman" w:hAnsi="Times New Roman"/>
                <w:sz w:val="28"/>
                <w:szCs w:val="28"/>
                <w:highlight w:val="yellow"/>
                <w:vertAlign w:val="superscript"/>
                <w:rPrChange w:id="556" w:author="Nguyen Bjno" w:date="2020-08-18T11:58:00Z">
                  <w:rPr>
                    <w:rFonts w:ascii="Times New Roman" w:hAnsi="Times New Roman"/>
                    <w:sz w:val="28"/>
                    <w:szCs w:val="28"/>
                    <w:vertAlign w:val="superscript"/>
                  </w:rPr>
                </w:rPrChange>
              </w:rPr>
              <w:t>o</w:t>
            </w:r>
            <w:r w:rsidRPr="009800DD">
              <w:rPr>
                <w:rFonts w:ascii="Times New Roman" w:hAnsi="Times New Roman"/>
                <w:sz w:val="28"/>
                <w:szCs w:val="28"/>
                <w:highlight w:val="yellow"/>
                <w:rPrChange w:id="557" w:author="Nguyen Bjno" w:date="2020-08-18T11:58:00Z">
                  <w:rPr>
                    <w:rFonts w:ascii="Times New Roman" w:hAnsi="Times New Roman"/>
                    <w:sz w:val="28"/>
                    <w:szCs w:val="28"/>
                  </w:rPr>
                </w:rPrChange>
              </w:rPr>
              <w:t>C</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6D0FA6"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FE0C1B"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giây</w:t>
            </w:r>
          </w:p>
        </w:tc>
      </w:tr>
      <w:tr w:rsidR="00221E80" w:rsidRPr="00AF381B" w14:paraId="28849219" w14:textId="77777777" w:rsidTr="00221E80">
        <w:trPr>
          <w:trHeight w:val="603"/>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C2224A" w14:textId="77777777" w:rsidR="00221E80" w:rsidRPr="00AF381B" w:rsidRDefault="00221E80" w:rsidP="00221E80">
            <w:pPr>
              <w:numPr>
                <w:ilvl w:val="0"/>
                <w:numId w:val="179"/>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AA5A1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Độ màu</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4EB25D"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Pt-Co</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1D98B7"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7872C8"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5,0</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D8356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giây</w:t>
            </w:r>
          </w:p>
        </w:tc>
      </w:tr>
      <w:tr w:rsidR="00221E80" w:rsidRPr="00AF381B" w14:paraId="083CD3C1" w14:textId="77777777" w:rsidTr="00221E80">
        <w:trPr>
          <w:trHeight w:val="605"/>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E583FB" w14:textId="77777777" w:rsidR="00221E80" w:rsidRPr="00AF381B" w:rsidRDefault="00221E80" w:rsidP="00221E80">
            <w:pPr>
              <w:numPr>
                <w:ilvl w:val="0"/>
                <w:numId w:val="179"/>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4DED2"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pH</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4DF54"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871F7"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0,2 pH</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18F97C"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7BAF9"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giây</w:t>
            </w:r>
          </w:p>
        </w:tc>
      </w:tr>
      <w:tr w:rsidR="00221E80" w:rsidRPr="00AF381B" w14:paraId="607DD0C6" w14:textId="77777777" w:rsidTr="00221E80">
        <w:trPr>
          <w:trHeight w:val="605"/>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9438CE" w14:textId="77777777" w:rsidR="00221E80" w:rsidRPr="00AF381B" w:rsidRDefault="00221E80" w:rsidP="00221E80">
            <w:pPr>
              <w:numPr>
                <w:ilvl w:val="0"/>
                <w:numId w:val="179"/>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53F852"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TSS</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A588D"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3EF51"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90C4F3"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E085E8"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10 giây</w:t>
            </w:r>
          </w:p>
        </w:tc>
      </w:tr>
      <w:tr w:rsidR="00221E80" w:rsidRPr="00AF381B" w14:paraId="44527DBE" w14:textId="77777777" w:rsidTr="00221E80">
        <w:trPr>
          <w:trHeight w:val="605"/>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BF1E4F" w14:textId="77777777" w:rsidR="00221E80" w:rsidRPr="00AF381B" w:rsidRDefault="00221E80" w:rsidP="00221E80">
            <w:pPr>
              <w:numPr>
                <w:ilvl w:val="0"/>
                <w:numId w:val="179"/>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FAA97F"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COD</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453D1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45478F"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D73FC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0,5</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B55389"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15 phút</w:t>
            </w:r>
          </w:p>
        </w:tc>
      </w:tr>
      <w:tr w:rsidR="00221E80" w:rsidRPr="00AF381B" w14:paraId="3648E48E" w14:textId="77777777" w:rsidTr="00221E80">
        <w:trPr>
          <w:trHeight w:val="605"/>
          <w:jc w:val="center"/>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AECD19" w14:textId="77777777" w:rsidR="00221E80" w:rsidRPr="00AF381B" w:rsidRDefault="00221E80" w:rsidP="00221E80">
            <w:pPr>
              <w:numPr>
                <w:ilvl w:val="0"/>
                <w:numId w:val="179"/>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FF0136"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N-NH</w:t>
            </w:r>
            <w:r w:rsidRPr="00AF381B">
              <w:rPr>
                <w:rFonts w:ascii="Times New Roman" w:hAnsi="Times New Roman"/>
                <w:sz w:val="28"/>
                <w:szCs w:val="28"/>
                <w:vertAlign w:val="subscript"/>
              </w:rPr>
              <w:t>4</w:t>
            </w:r>
            <w:r w:rsidRPr="00AF381B">
              <w:rPr>
                <w:rFonts w:ascii="Times New Roman" w:hAnsi="Times New Roman"/>
                <w:sz w:val="28"/>
                <w:szCs w:val="28"/>
                <w:vertAlign w:val="superscript"/>
              </w:rPr>
              <w:t>+</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DE593F"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129DA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5 %</w:t>
            </w:r>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35F7DD"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0,2</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72B2F9"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30 phút</w:t>
            </w:r>
          </w:p>
        </w:tc>
      </w:tr>
      <w:tr w:rsidR="002D2C6C" w:rsidRPr="00AF381B" w14:paraId="39B69FF4" w14:textId="77777777" w:rsidTr="00C52344">
        <w:tblPrEx>
          <w:tblW w:w="8941" w:type="dxa"/>
          <w:jc w:val="center"/>
          <w:tblCellMar>
            <w:right w:w="38" w:type="dxa"/>
          </w:tblCellMar>
          <w:tblPrExChange w:id="558" w:author="Nguyen Bjno" w:date="2020-08-18T12:00:00Z">
            <w:tblPrEx>
              <w:tblW w:w="8941" w:type="dxa"/>
              <w:jc w:val="center"/>
              <w:tblCellMar>
                <w:right w:w="38" w:type="dxa"/>
              </w:tblCellMar>
            </w:tblPrEx>
          </w:tblPrExChange>
        </w:tblPrEx>
        <w:trPr>
          <w:trHeight w:val="605"/>
          <w:jc w:val="center"/>
          <w:trPrChange w:id="559" w:author="Nguyen Bjno" w:date="2020-08-18T12:00:00Z">
            <w:trPr>
              <w:gridAfter w:val="0"/>
              <w:trHeight w:val="605"/>
              <w:jc w:val="center"/>
            </w:trPr>
          </w:trPrChange>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Change w:id="560" w:author="Nguyen Bjno" w:date="2020-08-18T12:00:00Z">
              <w:tcPr>
                <w:tcW w:w="70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574FD38" w14:textId="77777777" w:rsidR="002D2C6C" w:rsidRPr="00AF381B" w:rsidRDefault="002D2C6C" w:rsidP="002D2C6C">
            <w:pPr>
              <w:numPr>
                <w:ilvl w:val="0"/>
                <w:numId w:val="179"/>
              </w:numPr>
              <w:spacing w:before="120" w:after="120" w:line="240" w:lineRule="auto"/>
              <w:ind w:left="641" w:right="76"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Change w:id="561" w:author="Nguyen Bjno" w:date="2020-08-18T12:00:00Z">
              <w:tcPr>
                <w:tcW w:w="19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4231AD3"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Tổng P</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562" w:author="Nguyen Bjno" w:date="2020-08-18T12:00:00Z">
              <w:tcPr>
                <w:tcW w:w="141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1C8BD16"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657" w:type="dxa"/>
            <w:tcBorders>
              <w:top w:val="single" w:sz="4" w:space="0" w:color="000000"/>
              <w:left w:val="single" w:sz="4" w:space="0" w:color="000000"/>
              <w:bottom w:val="single" w:sz="4" w:space="0" w:color="000000"/>
              <w:right w:val="single" w:sz="4" w:space="0" w:color="000000"/>
            </w:tcBorders>
            <w:shd w:val="clear" w:color="auto" w:fill="auto"/>
            <w:tcPrChange w:id="563" w:author="Nguyen Bjno" w:date="2020-08-18T12:00:00Z">
              <w:tcPr>
                <w:tcW w:w="165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D0AC3D1" w14:textId="0E3522D8" w:rsidR="002D2C6C" w:rsidRPr="00AF381B" w:rsidRDefault="002D2C6C" w:rsidP="002D2C6C">
            <w:pPr>
              <w:spacing w:before="120" w:after="120" w:line="240" w:lineRule="auto"/>
              <w:ind w:right="79" w:firstLine="33"/>
              <w:jc w:val="center"/>
              <w:rPr>
                <w:rFonts w:ascii="Times New Roman" w:hAnsi="Times New Roman"/>
                <w:sz w:val="28"/>
                <w:szCs w:val="28"/>
              </w:rPr>
            </w:pPr>
            <w:ins w:id="564" w:author="Nguyen Bjno" w:date="2020-08-18T12:00:00Z">
              <w:r w:rsidRPr="000404B6">
                <w:rPr>
                  <w:rFonts w:ascii="Times New Roman" w:hAnsi="Times New Roman"/>
                  <w:sz w:val="28"/>
                  <w:szCs w:val="28"/>
                </w:rPr>
                <w:t>± 5 %</w:t>
              </w:r>
            </w:ins>
            <w:del w:id="565" w:author="Nguyen Bjno" w:date="2020-08-18T12:00:00Z">
              <w:r w:rsidRPr="00AF381B" w:rsidDel="00B91326">
                <w:rPr>
                  <w:rFonts w:ascii="Times New Roman" w:hAnsi="Times New Roman"/>
                  <w:sz w:val="28"/>
                  <w:szCs w:val="28"/>
                </w:rPr>
                <w:delText>± 3 %</w:delText>
              </w:r>
            </w:del>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Change w:id="566" w:author="Nguyen Bjno" w:date="2020-08-18T12:00:00Z">
              <w:tcPr>
                <w:tcW w:w="155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1070611"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Change w:id="567" w:author="Nguyen Bjno" w:date="2020-08-18T12:00:00Z">
              <w:tcPr>
                <w:tcW w:w="169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5580652F"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30 phút</w:t>
            </w:r>
          </w:p>
        </w:tc>
      </w:tr>
      <w:tr w:rsidR="002D2C6C" w:rsidRPr="00AF381B" w14:paraId="2762334D" w14:textId="77777777" w:rsidTr="00C52344">
        <w:tblPrEx>
          <w:tblW w:w="8941" w:type="dxa"/>
          <w:jc w:val="center"/>
          <w:tblCellMar>
            <w:right w:w="38" w:type="dxa"/>
          </w:tblCellMar>
          <w:tblPrExChange w:id="568" w:author="Nguyen Bjno" w:date="2020-08-18T12:00:00Z">
            <w:tblPrEx>
              <w:tblW w:w="8941" w:type="dxa"/>
              <w:jc w:val="center"/>
              <w:tblCellMar>
                <w:right w:w="38" w:type="dxa"/>
              </w:tblCellMar>
            </w:tblPrEx>
          </w:tblPrExChange>
        </w:tblPrEx>
        <w:trPr>
          <w:trHeight w:val="605"/>
          <w:jc w:val="center"/>
          <w:trPrChange w:id="569" w:author="Nguyen Bjno" w:date="2020-08-18T12:00:00Z">
            <w:trPr>
              <w:gridAfter w:val="0"/>
              <w:trHeight w:val="605"/>
              <w:jc w:val="center"/>
            </w:trPr>
          </w:trPrChange>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Change w:id="570" w:author="Nguyen Bjno" w:date="2020-08-18T12:00:00Z">
              <w:tcPr>
                <w:tcW w:w="70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E23325A" w14:textId="77777777" w:rsidR="002D2C6C" w:rsidRPr="00AF381B" w:rsidRDefault="002D2C6C" w:rsidP="002D2C6C">
            <w:pPr>
              <w:numPr>
                <w:ilvl w:val="0"/>
                <w:numId w:val="179"/>
              </w:numPr>
              <w:spacing w:before="120" w:after="120" w:line="240" w:lineRule="auto"/>
              <w:ind w:left="641" w:right="76"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Change w:id="571" w:author="Nguyen Bjno" w:date="2020-08-18T12:00:00Z">
              <w:tcPr>
                <w:tcW w:w="19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74F70F4"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Tổng N</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572" w:author="Nguyen Bjno" w:date="2020-08-18T12:00:00Z">
              <w:tcPr>
                <w:tcW w:w="141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5DACF457"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657" w:type="dxa"/>
            <w:tcBorders>
              <w:top w:val="single" w:sz="4" w:space="0" w:color="000000"/>
              <w:left w:val="single" w:sz="4" w:space="0" w:color="000000"/>
              <w:bottom w:val="single" w:sz="4" w:space="0" w:color="000000"/>
              <w:right w:val="single" w:sz="4" w:space="0" w:color="000000"/>
            </w:tcBorders>
            <w:shd w:val="clear" w:color="auto" w:fill="auto"/>
            <w:tcPrChange w:id="573" w:author="Nguyen Bjno" w:date="2020-08-18T12:00:00Z">
              <w:tcPr>
                <w:tcW w:w="165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F26942F" w14:textId="6CD65E57" w:rsidR="002D2C6C" w:rsidRPr="00AF381B" w:rsidRDefault="002D2C6C" w:rsidP="002D2C6C">
            <w:pPr>
              <w:spacing w:before="120" w:after="120" w:line="240" w:lineRule="auto"/>
              <w:ind w:right="79" w:firstLine="33"/>
              <w:jc w:val="center"/>
              <w:rPr>
                <w:rFonts w:ascii="Times New Roman" w:hAnsi="Times New Roman"/>
                <w:sz w:val="28"/>
                <w:szCs w:val="28"/>
              </w:rPr>
            </w:pPr>
            <w:ins w:id="574" w:author="Nguyen Bjno" w:date="2020-08-18T12:00:00Z">
              <w:r w:rsidRPr="000404B6">
                <w:rPr>
                  <w:rFonts w:ascii="Times New Roman" w:hAnsi="Times New Roman"/>
                  <w:sz w:val="28"/>
                  <w:szCs w:val="28"/>
                </w:rPr>
                <w:t>± 5 %</w:t>
              </w:r>
            </w:ins>
            <w:del w:id="575" w:author="Nguyen Bjno" w:date="2020-08-18T12:00:00Z">
              <w:r w:rsidRPr="00AF381B" w:rsidDel="00B91326">
                <w:rPr>
                  <w:rFonts w:ascii="Times New Roman" w:hAnsi="Times New Roman"/>
                  <w:sz w:val="28"/>
                  <w:szCs w:val="28"/>
                </w:rPr>
                <w:delText>± 3%</w:delText>
              </w:r>
            </w:del>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Change w:id="576" w:author="Nguyen Bjno" w:date="2020-08-18T12:00:00Z">
              <w:tcPr>
                <w:tcW w:w="155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60F9C1A"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Change w:id="577" w:author="Nguyen Bjno" w:date="2020-08-18T12:00:00Z">
              <w:tcPr>
                <w:tcW w:w="169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6FE460CB"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30 phút</w:t>
            </w:r>
          </w:p>
        </w:tc>
      </w:tr>
      <w:tr w:rsidR="002D2C6C" w:rsidRPr="00AF381B" w14:paraId="5EA8D0FB" w14:textId="77777777" w:rsidTr="00C52344">
        <w:tblPrEx>
          <w:tblW w:w="8941" w:type="dxa"/>
          <w:jc w:val="center"/>
          <w:tblCellMar>
            <w:right w:w="38" w:type="dxa"/>
          </w:tblCellMar>
          <w:tblPrExChange w:id="578" w:author="Nguyen Bjno" w:date="2020-08-18T12:00:00Z">
            <w:tblPrEx>
              <w:tblW w:w="8941" w:type="dxa"/>
              <w:jc w:val="center"/>
              <w:tblCellMar>
                <w:right w:w="38" w:type="dxa"/>
              </w:tblCellMar>
            </w:tblPrEx>
          </w:tblPrExChange>
        </w:tblPrEx>
        <w:trPr>
          <w:trHeight w:val="605"/>
          <w:jc w:val="center"/>
          <w:trPrChange w:id="579" w:author="Nguyen Bjno" w:date="2020-08-18T12:00:00Z">
            <w:trPr>
              <w:gridAfter w:val="0"/>
              <w:trHeight w:val="605"/>
              <w:jc w:val="center"/>
            </w:trPr>
          </w:trPrChange>
        </w:trPr>
        <w:tc>
          <w:tcPr>
            <w:tcW w:w="703" w:type="dxa"/>
            <w:tcBorders>
              <w:top w:val="single" w:sz="4" w:space="0" w:color="000000"/>
              <w:left w:val="single" w:sz="4" w:space="0" w:color="000000"/>
              <w:bottom w:val="single" w:sz="4" w:space="0" w:color="000000"/>
              <w:right w:val="single" w:sz="4" w:space="0" w:color="000000"/>
            </w:tcBorders>
            <w:shd w:val="clear" w:color="auto" w:fill="auto"/>
            <w:vAlign w:val="center"/>
            <w:tcPrChange w:id="580" w:author="Nguyen Bjno" w:date="2020-08-18T12:00:00Z">
              <w:tcPr>
                <w:tcW w:w="70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D56C5A5" w14:textId="77777777" w:rsidR="002D2C6C" w:rsidRPr="00AF381B" w:rsidRDefault="002D2C6C" w:rsidP="002D2C6C">
            <w:pPr>
              <w:numPr>
                <w:ilvl w:val="0"/>
                <w:numId w:val="179"/>
              </w:numPr>
              <w:spacing w:before="120" w:after="120" w:line="240" w:lineRule="auto"/>
              <w:ind w:left="641" w:right="76"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Change w:id="581" w:author="Nguyen Bjno" w:date="2020-08-18T12:00:00Z">
              <w:tcPr>
                <w:tcW w:w="1912"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4E93F62"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TOC</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582" w:author="Nguyen Bjno" w:date="2020-08-18T12:00:00Z">
              <w:tcPr>
                <w:tcW w:w="141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3315092"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mg/L</w:t>
            </w:r>
          </w:p>
        </w:tc>
        <w:tc>
          <w:tcPr>
            <w:tcW w:w="1657" w:type="dxa"/>
            <w:tcBorders>
              <w:top w:val="single" w:sz="4" w:space="0" w:color="000000"/>
              <w:left w:val="single" w:sz="4" w:space="0" w:color="000000"/>
              <w:bottom w:val="single" w:sz="4" w:space="0" w:color="000000"/>
              <w:right w:val="single" w:sz="4" w:space="0" w:color="000000"/>
            </w:tcBorders>
            <w:shd w:val="clear" w:color="auto" w:fill="auto"/>
            <w:tcPrChange w:id="583" w:author="Nguyen Bjno" w:date="2020-08-18T12:00:00Z">
              <w:tcPr>
                <w:tcW w:w="165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5ECACD6" w14:textId="27DE4A47" w:rsidR="002D2C6C" w:rsidRPr="00AF381B" w:rsidRDefault="002D2C6C" w:rsidP="002D2C6C">
            <w:pPr>
              <w:spacing w:before="120" w:after="120" w:line="240" w:lineRule="auto"/>
              <w:ind w:right="79" w:firstLine="33"/>
              <w:jc w:val="center"/>
              <w:rPr>
                <w:rFonts w:ascii="Times New Roman" w:hAnsi="Times New Roman"/>
                <w:sz w:val="28"/>
                <w:szCs w:val="28"/>
              </w:rPr>
            </w:pPr>
            <w:ins w:id="584" w:author="Nguyen Bjno" w:date="2020-08-18T12:00:00Z">
              <w:r w:rsidRPr="000404B6">
                <w:rPr>
                  <w:rFonts w:ascii="Times New Roman" w:hAnsi="Times New Roman"/>
                  <w:sz w:val="28"/>
                  <w:szCs w:val="28"/>
                </w:rPr>
                <w:t>± 5 %</w:t>
              </w:r>
            </w:ins>
            <w:del w:id="585" w:author="Nguyen Bjno" w:date="2020-08-18T12:00:00Z">
              <w:r w:rsidRPr="00AF381B" w:rsidDel="00B91326">
                <w:rPr>
                  <w:rFonts w:ascii="Times New Roman" w:hAnsi="Times New Roman"/>
                  <w:sz w:val="28"/>
                  <w:szCs w:val="28"/>
                </w:rPr>
                <w:delText>± 2%</w:delText>
              </w:r>
            </w:del>
          </w:p>
        </w:tc>
        <w:tc>
          <w:tcPr>
            <w:tcW w:w="1556" w:type="dxa"/>
            <w:tcBorders>
              <w:top w:val="single" w:sz="4" w:space="0" w:color="000000"/>
              <w:left w:val="single" w:sz="4" w:space="0" w:color="000000"/>
              <w:bottom w:val="single" w:sz="4" w:space="0" w:color="000000"/>
              <w:right w:val="single" w:sz="4" w:space="0" w:color="000000"/>
            </w:tcBorders>
            <w:shd w:val="clear" w:color="auto" w:fill="auto"/>
            <w:vAlign w:val="center"/>
            <w:tcPrChange w:id="586" w:author="Nguyen Bjno" w:date="2020-08-18T12:00:00Z">
              <w:tcPr>
                <w:tcW w:w="1556"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3AF3F46"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0,1</w:t>
            </w:r>
          </w:p>
        </w:tc>
        <w:tc>
          <w:tcPr>
            <w:tcW w:w="1697" w:type="dxa"/>
            <w:tcBorders>
              <w:top w:val="single" w:sz="4" w:space="0" w:color="000000"/>
              <w:left w:val="single" w:sz="4" w:space="0" w:color="000000"/>
              <w:bottom w:val="single" w:sz="4" w:space="0" w:color="000000"/>
              <w:right w:val="single" w:sz="4" w:space="0" w:color="000000"/>
            </w:tcBorders>
            <w:shd w:val="clear" w:color="auto" w:fill="auto"/>
            <w:vAlign w:val="center"/>
            <w:tcPrChange w:id="587" w:author="Nguyen Bjno" w:date="2020-08-18T12:00:00Z">
              <w:tcPr>
                <w:tcW w:w="169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651B2D61" w14:textId="77777777" w:rsidR="002D2C6C" w:rsidRPr="00AF381B" w:rsidRDefault="002D2C6C" w:rsidP="002D2C6C">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30 phút</w:t>
            </w:r>
          </w:p>
        </w:tc>
      </w:tr>
    </w:tbl>
    <w:p w14:paraId="1DCB4BA0" w14:textId="21A2DB9F" w:rsidR="002D2C6C" w:rsidRDefault="00F002E9">
      <w:pPr>
        <w:tabs>
          <w:tab w:val="left" w:pos="993"/>
        </w:tabs>
        <w:spacing w:before="120" w:after="120" w:line="240" w:lineRule="auto"/>
        <w:ind w:right="6" w:firstLine="709"/>
        <w:jc w:val="both"/>
        <w:rPr>
          <w:ins w:id="588" w:author="Nguyen Bjno" w:date="2020-08-18T12:02:00Z"/>
          <w:rFonts w:ascii="Times New Roman" w:hAnsi="Times New Roman"/>
          <w:sz w:val="28"/>
          <w:szCs w:val="28"/>
        </w:rPr>
        <w:pPrChange w:id="589" w:author="Nguyen Bjno" w:date="2020-08-18T12:06:00Z">
          <w:pPr>
            <w:numPr>
              <w:numId w:val="160"/>
            </w:numPr>
            <w:tabs>
              <w:tab w:val="left" w:pos="993"/>
            </w:tabs>
            <w:spacing w:before="120" w:after="120" w:line="240" w:lineRule="auto"/>
            <w:ind w:left="6663" w:right="6" w:firstLine="709"/>
            <w:jc w:val="both"/>
          </w:pPr>
        </w:pPrChange>
      </w:pPr>
      <w:ins w:id="590" w:author="Nguyen Bjno" w:date="2020-08-18T12:05:00Z">
        <w:r>
          <w:rPr>
            <w:rFonts w:ascii="Times New Roman" w:hAnsi="Times New Roman"/>
            <w:sz w:val="28"/>
            <w:szCs w:val="28"/>
          </w:rPr>
          <w:t xml:space="preserve">Đối với những thông số không quy định tại bảng 1 phải đảm bảo độ chính xác dưới 5% và </w:t>
        </w:r>
      </w:ins>
      <w:ins w:id="591" w:author="Nguyen Bjno" w:date="2020-08-18T12:06:00Z">
        <w:r>
          <w:rPr>
            <w:rFonts w:ascii="Times New Roman" w:hAnsi="Times New Roman"/>
            <w:sz w:val="28"/>
            <w:szCs w:val="28"/>
          </w:rPr>
          <w:t>đáp ứng theo quy định tại Điểm b Khoản 1 Điều này.</w:t>
        </w:r>
      </w:ins>
    </w:p>
    <w:p w14:paraId="20D46413" w14:textId="139D8A32" w:rsidR="00221E80" w:rsidRPr="000545DA" w:rsidRDefault="00221E80" w:rsidP="00221E80">
      <w:pPr>
        <w:numPr>
          <w:ilvl w:val="0"/>
          <w:numId w:val="160"/>
        </w:numPr>
        <w:tabs>
          <w:tab w:val="left" w:pos="993"/>
        </w:tabs>
        <w:spacing w:before="120" w:after="120" w:line="240" w:lineRule="auto"/>
        <w:ind w:left="0" w:right="6" w:firstLine="709"/>
        <w:jc w:val="both"/>
        <w:rPr>
          <w:rFonts w:ascii="Times New Roman" w:hAnsi="Times New Roman"/>
          <w:sz w:val="28"/>
          <w:szCs w:val="28"/>
        </w:rPr>
      </w:pPr>
      <w:r w:rsidRPr="000545DA">
        <w:rPr>
          <w:rFonts w:ascii="Times New Roman" w:hAnsi="Times New Roman"/>
          <w:sz w:val="28"/>
          <w:szCs w:val="28"/>
        </w:rPr>
        <w:t xml:space="preserve">Thiết bị quan trắc phải có khả </w:t>
      </w:r>
      <w:del w:id="592" w:author="Nguyen Bjno" w:date="2020-08-18T12:06:00Z">
        <w:r w:rsidRPr="000545DA" w:rsidDel="00524C37">
          <w:rPr>
            <w:rFonts w:ascii="Times New Roman" w:hAnsi="Times New Roman"/>
            <w:sz w:val="28"/>
            <w:szCs w:val="28"/>
          </w:rPr>
          <w:delText xml:space="preserve"> </w:delText>
        </w:r>
      </w:del>
      <w:r w:rsidRPr="000545DA">
        <w:rPr>
          <w:rFonts w:ascii="Times New Roman" w:hAnsi="Times New Roman"/>
          <w:sz w:val="28"/>
          <w:szCs w:val="28"/>
        </w:rPr>
        <w:t xml:space="preserve">năng đo </w:t>
      </w:r>
      <w:r>
        <w:rPr>
          <w:rFonts w:ascii="Times New Roman" w:hAnsi="Times New Roman"/>
          <w:sz w:val="28"/>
          <w:szCs w:val="28"/>
        </w:rPr>
        <w:t>phù hợp với</w:t>
      </w:r>
      <w:r w:rsidRPr="000545DA">
        <w:rPr>
          <w:rFonts w:ascii="Times New Roman" w:hAnsi="Times New Roman"/>
          <w:sz w:val="28"/>
          <w:szCs w:val="28"/>
        </w:rPr>
        <w:t xml:space="preserve"> giá trị giới hạn quy định theo quy chuẩn kỹ thuật quốc gia hiện hành về môi trường; </w:t>
      </w:r>
    </w:p>
    <w:p w14:paraId="0F0FF091" w14:textId="77777777" w:rsidR="00221E80" w:rsidRPr="00AF381B" w:rsidRDefault="00221E80" w:rsidP="00221E80">
      <w:pPr>
        <w:numPr>
          <w:ilvl w:val="0"/>
          <w:numId w:val="160"/>
        </w:numPr>
        <w:tabs>
          <w:tab w:val="left" w:pos="993"/>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Khuyến khích sử dụng các thiết bị quan trắc đồng bộ, được chứng nhận bởi các tổ chức quốc tế: Cơ quan Bảo vệ môi trường Hoa Kỳ (US EPA), Tổ chức chứng nhận Anh (mCERTs), Cơ quan kiểm định kỹ thuật Đức (TÜV), Bộ Môi trường Hàn Quốc (KMOE), Bộ Môi trường Nhật Bản (JMOE); </w:t>
      </w:r>
    </w:p>
    <w:p w14:paraId="718C9EF9" w14:textId="288CCAD3" w:rsidR="00221E80" w:rsidRDefault="00221E80" w:rsidP="00221E80">
      <w:pPr>
        <w:numPr>
          <w:ilvl w:val="0"/>
          <w:numId w:val="160"/>
        </w:numPr>
        <w:tabs>
          <w:tab w:val="left" w:pos="993"/>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Có khả năng lưu giữ và kết xuất tự động kết quả quan trắc và thông tin trạng thái của thiết bị đo (tối thiểu bao gồm các trạng thái: đang đo</w:t>
      </w:r>
      <w:del w:id="593" w:author="Nguyen Bjno" w:date="2020-08-18T12:09:00Z">
        <w:r w:rsidRPr="00AF381B" w:rsidDel="00DA6C55">
          <w:rPr>
            <w:rFonts w:ascii="Times New Roman" w:hAnsi="Times New Roman"/>
            <w:sz w:val="28"/>
            <w:szCs w:val="28"/>
          </w:rPr>
          <w:delText>, hiệu chuẩn và</w:delText>
        </w:r>
      </w:del>
      <w:ins w:id="594" w:author="Nguyen Bjno" w:date="2020-08-18T12:09:00Z">
        <w:r w:rsidR="00DA6C55">
          <w:rPr>
            <w:rFonts w:ascii="Times New Roman" w:hAnsi="Times New Roman"/>
            <w:sz w:val="28"/>
            <w:szCs w:val="28"/>
          </w:rPr>
          <w:t>,</w:t>
        </w:r>
      </w:ins>
      <w:r w:rsidRPr="00AF381B">
        <w:rPr>
          <w:rFonts w:ascii="Times New Roman" w:hAnsi="Times New Roman"/>
          <w:sz w:val="28"/>
          <w:szCs w:val="28"/>
        </w:rPr>
        <w:t xml:space="preserve"> báo lỗi thiết bị). </w:t>
      </w:r>
    </w:p>
    <w:p w14:paraId="3ABBAE6B" w14:textId="56C334B0" w:rsidR="00221E80" w:rsidRDefault="00221E80" w:rsidP="00221E80">
      <w:pPr>
        <w:tabs>
          <w:tab w:val="left" w:pos="993"/>
        </w:tabs>
        <w:spacing w:before="120" w:after="120" w:line="240" w:lineRule="auto"/>
        <w:ind w:left="709" w:right="6"/>
        <w:jc w:val="both"/>
        <w:rPr>
          <w:ins w:id="595" w:author="Nguyen Bjno" w:date="2020-08-18T13:48:00Z"/>
          <w:rFonts w:ascii="Times New Roman" w:hAnsi="Times New Roman"/>
          <w:sz w:val="28"/>
          <w:szCs w:val="28"/>
        </w:rPr>
      </w:pPr>
      <w:r w:rsidRPr="00AF381B">
        <w:rPr>
          <w:rFonts w:ascii="Times New Roman" w:hAnsi="Times New Roman"/>
          <w:sz w:val="28"/>
          <w:szCs w:val="28"/>
        </w:rPr>
        <w:t>2.</w:t>
      </w:r>
      <w:r w:rsidRPr="00AF381B">
        <w:rPr>
          <w:rFonts w:ascii="Times New Roman" w:eastAsia="Arial" w:hAnsi="Times New Roman"/>
          <w:sz w:val="28"/>
          <w:szCs w:val="28"/>
        </w:rPr>
        <w:t xml:space="preserve"> </w:t>
      </w:r>
      <w:r w:rsidRPr="00AF381B">
        <w:rPr>
          <w:rFonts w:ascii="Times New Roman" w:hAnsi="Times New Roman"/>
          <w:sz w:val="28"/>
          <w:szCs w:val="28"/>
        </w:rPr>
        <w:t xml:space="preserve">Chất chuẩn </w:t>
      </w:r>
    </w:p>
    <w:p w14:paraId="19C931EF" w14:textId="5019AB48" w:rsidR="00583198" w:rsidRPr="00AF381B" w:rsidRDefault="00583198">
      <w:pPr>
        <w:tabs>
          <w:tab w:val="left" w:pos="993"/>
        </w:tabs>
        <w:spacing w:before="120" w:after="120" w:line="240" w:lineRule="auto"/>
        <w:ind w:right="6" w:firstLine="709"/>
        <w:jc w:val="both"/>
        <w:rPr>
          <w:rFonts w:ascii="Times New Roman" w:hAnsi="Times New Roman"/>
          <w:sz w:val="28"/>
          <w:szCs w:val="28"/>
        </w:rPr>
        <w:pPrChange w:id="596" w:author="Nguyen Bjno" w:date="2020-08-18T13:49:00Z">
          <w:pPr>
            <w:tabs>
              <w:tab w:val="left" w:pos="993"/>
            </w:tabs>
            <w:spacing w:before="120" w:after="120" w:line="240" w:lineRule="auto"/>
            <w:ind w:left="709" w:right="6"/>
            <w:jc w:val="both"/>
          </w:pPr>
        </w:pPrChange>
      </w:pPr>
      <w:ins w:id="597" w:author="Nguyen Bjno" w:date="2020-08-18T13:48:00Z">
        <w:r>
          <w:rPr>
            <w:rFonts w:ascii="Times New Roman" w:hAnsi="Times New Roman"/>
            <w:sz w:val="28"/>
            <w:szCs w:val="28"/>
          </w:rPr>
          <w:t xml:space="preserve">Việc </w:t>
        </w:r>
      </w:ins>
      <w:ins w:id="598" w:author="Nguyen Bjno" w:date="2020-08-18T13:53:00Z">
        <w:r w:rsidR="00EC5D7B">
          <w:rPr>
            <w:rFonts w:ascii="Times New Roman" w:hAnsi="Times New Roman"/>
            <w:sz w:val="28"/>
            <w:szCs w:val="28"/>
          </w:rPr>
          <w:t xml:space="preserve">sử dụng </w:t>
        </w:r>
      </w:ins>
      <w:ins w:id="599" w:author="Nguyen Bjno" w:date="2020-08-18T13:49:00Z">
        <w:r>
          <w:rPr>
            <w:rFonts w:ascii="Times New Roman" w:hAnsi="Times New Roman"/>
            <w:sz w:val="28"/>
            <w:szCs w:val="28"/>
          </w:rPr>
          <w:t>chất chuẩn kiểm tra tùy thuộc theo phương pháp và nguyên lý đo của thiết bị quan trắc môi trường nước thải. Đối với các đơn vị sử dụng chất chuẩn phải đảm bảo các yêu cầu:</w:t>
        </w:r>
      </w:ins>
    </w:p>
    <w:p w14:paraId="4D1F115E" w14:textId="77777777" w:rsidR="00221E80" w:rsidRPr="00EC5D7B" w:rsidRDefault="00221E80" w:rsidP="00221E80">
      <w:pPr>
        <w:numPr>
          <w:ilvl w:val="0"/>
          <w:numId w:val="161"/>
        </w:numPr>
        <w:tabs>
          <w:tab w:val="left" w:pos="993"/>
        </w:tabs>
        <w:spacing w:before="120" w:after="120" w:line="240" w:lineRule="auto"/>
        <w:ind w:left="0" w:right="6" w:firstLine="709"/>
        <w:jc w:val="both"/>
        <w:rPr>
          <w:rFonts w:ascii="Times New Roman" w:hAnsi="Times New Roman"/>
          <w:sz w:val="28"/>
          <w:szCs w:val="28"/>
          <w:rPrChange w:id="600" w:author="Nguyen Bjno" w:date="2020-08-18T13:52:00Z">
            <w:rPr>
              <w:rFonts w:ascii="Times New Roman" w:hAnsi="Times New Roman"/>
              <w:sz w:val="28"/>
              <w:szCs w:val="28"/>
              <w:highlight w:val="yellow"/>
            </w:rPr>
          </w:rPrChange>
        </w:rPr>
      </w:pPr>
      <w:r w:rsidRPr="00EC5D7B">
        <w:rPr>
          <w:rFonts w:ascii="Times New Roman" w:hAnsi="Times New Roman"/>
          <w:sz w:val="28"/>
          <w:szCs w:val="28"/>
          <w:rPrChange w:id="601" w:author="Nguyen Bjno" w:date="2020-08-18T13:52:00Z">
            <w:rPr>
              <w:rFonts w:ascii="Times New Roman" w:hAnsi="Times New Roman"/>
              <w:sz w:val="28"/>
              <w:szCs w:val="28"/>
              <w:highlight w:val="yellow"/>
            </w:rPr>
          </w:rPrChange>
        </w:rPr>
        <w:t xml:space="preserve">Chất chuẩn để kiểm tra định kỳ phải còn hạn sử dụng, có độ chính xác tối thiểu ± 5% (đối với pH là ± 0,1 pH) và phải được liên kết chuẩn theo quy định về pháp luật đo lường; </w:t>
      </w:r>
    </w:p>
    <w:p w14:paraId="3BEA1C77" w14:textId="68D9BB6B" w:rsidR="00221E80" w:rsidRPr="00EC5D7B" w:rsidRDefault="00221E80">
      <w:pPr>
        <w:numPr>
          <w:ilvl w:val="0"/>
          <w:numId w:val="161"/>
        </w:numPr>
        <w:tabs>
          <w:tab w:val="left" w:pos="993"/>
        </w:tabs>
        <w:spacing w:before="120" w:after="120" w:line="240" w:lineRule="auto"/>
        <w:ind w:left="0" w:right="6" w:firstLine="709"/>
        <w:jc w:val="both"/>
        <w:rPr>
          <w:rFonts w:ascii="Times New Roman" w:hAnsi="Times New Roman"/>
          <w:sz w:val="28"/>
          <w:szCs w:val="28"/>
          <w:rPrChange w:id="602" w:author="Nguyen Bjno" w:date="2020-08-18T13:52:00Z">
            <w:rPr>
              <w:rFonts w:ascii="Times New Roman" w:hAnsi="Times New Roman"/>
              <w:sz w:val="28"/>
              <w:szCs w:val="28"/>
              <w:highlight w:val="yellow"/>
            </w:rPr>
          </w:rPrChange>
        </w:rPr>
        <w:pPrChange w:id="603" w:author="Nguyen Bjno" w:date="2020-08-18T13:48:00Z">
          <w:pPr>
            <w:numPr>
              <w:numId w:val="161"/>
            </w:numPr>
            <w:tabs>
              <w:tab w:val="left" w:pos="993"/>
            </w:tabs>
            <w:spacing w:before="120" w:after="120" w:line="240" w:lineRule="auto"/>
            <w:ind w:left="710" w:right="6" w:firstLine="709"/>
            <w:jc w:val="both"/>
          </w:pPr>
        </w:pPrChange>
      </w:pPr>
      <w:r w:rsidRPr="00EC5D7B">
        <w:rPr>
          <w:rFonts w:ascii="Times New Roman" w:hAnsi="Times New Roman"/>
          <w:sz w:val="28"/>
          <w:szCs w:val="28"/>
          <w:rPrChange w:id="604" w:author="Nguyen Bjno" w:date="2020-08-18T13:52:00Z">
            <w:rPr>
              <w:rFonts w:ascii="Times New Roman" w:hAnsi="Times New Roman"/>
              <w:sz w:val="28"/>
              <w:szCs w:val="28"/>
              <w:highlight w:val="yellow"/>
            </w:rPr>
          </w:rPrChange>
        </w:rPr>
        <w:t xml:space="preserve">Chất chuẩn phải đáp ứng tối thiểu </w:t>
      </w:r>
      <w:del w:id="605" w:author="Nguyen Bjno" w:date="2020-08-18T13:47:00Z">
        <w:r w:rsidRPr="00EC5D7B" w:rsidDel="001B3F9D">
          <w:rPr>
            <w:rFonts w:ascii="Times New Roman" w:hAnsi="Times New Roman"/>
            <w:sz w:val="28"/>
            <w:szCs w:val="28"/>
            <w:rPrChange w:id="606" w:author="Nguyen Bjno" w:date="2020-08-18T13:52:00Z">
              <w:rPr>
                <w:rFonts w:ascii="Times New Roman" w:hAnsi="Times New Roman"/>
                <w:sz w:val="28"/>
                <w:szCs w:val="28"/>
                <w:highlight w:val="yellow"/>
              </w:rPr>
            </w:rPrChange>
          </w:rPr>
          <w:delText xml:space="preserve">3 </w:delText>
        </w:r>
      </w:del>
      <w:ins w:id="607" w:author="Nguyen Bjno" w:date="2020-08-18T13:47:00Z">
        <w:r w:rsidR="001B3F9D" w:rsidRPr="00EC5D7B">
          <w:rPr>
            <w:rFonts w:ascii="Times New Roman" w:hAnsi="Times New Roman"/>
            <w:sz w:val="28"/>
            <w:szCs w:val="28"/>
            <w:rPrChange w:id="608" w:author="Nguyen Bjno" w:date="2020-08-18T13:52:00Z">
              <w:rPr>
                <w:rFonts w:ascii="Times New Roman" w:hAnsi="Times New Roman"/>
                <w:sz w:val="28"/>
                <w:szCs w:val="28"/>
                <w:highlight w:val="yellow"/>
              </w:rPr>
            </w:rPrChange>
          </w:rPr>
          <w:t xml:space="preserve">1 </w:t>
        </w:r>
      </w:ins>
      <w:r w:rsidRPr="00EC5D7B">
        <w:rPr>
          <w:rFonts w:ascii="Times New Roman" w:hAnsi="Times New Roman"/>
          <w:sz w:val="28"/>
          <w:szCs w:val="28"/>
          <w:rPrChange w:id="609" w:author="Nguyen Bjno" w:date="2020-08-18T13:52:00Z">
            <w:rPr>
              <w:rFonts w:ascii="Times New Roman" w:hAnsi="Times New Roman"/>
              <w:sz w:val="28"/>
              <w:szCs w:val="28"/>
              <w:highlight w:val="yellow"/>
            </w:rPr>
          </w:rPrChange>
        </w:rPr>
        <w:t xml:space="preserve">điểm nồng độ trong dải đo của từng thiết bị tương ứng với từng thông số được quy định tại Bảng …, trừ thông số nhiệt độ và lưu lượng. </w:t>
      </w:r>
    </w:p>
    <w:p w14:paraId="1F52C87D" w14:textId="77777777" w:rsidR="00221E80" w:rsidRPr="00AF381B" w:rsidRDefault="00221E80" w:rsidP="00221E80">
      <w:pPr>
        <w:tabs>
          <w:tab w:val="left" w:pos="993"/>
        </w:tabs>
        <w:spacing w:before="120" w:after="120" w:line="240" w:lineRule="auto"/>
        <w:ind w:right="6" w:firstLine="709"/>
        <w:jc w:val="both"/>
        <w:rPr>
          <w:rFonts w:ascii="Times New Roman" w:hAnsi="Times New Roman"/>
          <w:sz w:val="28"/>
          <w:szCs w:val="28"/>
        </w:rPr>
      </w:pPr>
      <w:r w:rsidRPr="00AF381B">
        <w:rPr>
          <w:rFonts w:ascii="Times New Roman" w:hAnsi="Times New Roman"/>
          <w:sz w:val="28"/>
          <w:szCs w:val="28"/>
        </w:rPr>
        <w:lastRenderedPageBreak/>
        <w:t>3.</w:t>
      </w:r>
      <w:r w:rsidRPr="00AF381B">
        <w:rPr>
          <w:rFonts w:ascii="Times New Roman" w:eastAsia="Arial" w:hAnsi="Times New Roman"/>
          <w:sz w:val="28"/>
          <w:szCs w:val="28"/>
        </w:rPr>
        <w:t xml:space="preserve"> </w:t>
      </w:r>
      <w:r w:rsidRPr="00AF381B">
        <w:rPr>
          <w:rFonts w:ascii="Times New Roman" w:hAnsi="Times New Roman"/>
          <w:sz w:val="28"/>
          <w:szCs w:val="28"/>
        </w:rPr>
        <w:t xml:space="preserve">Thiết bị lấy và lưu mẫu tự động </w:t>
      </w:r>
    </w:p>
    <w:p w14:paraId="45E23349" w14:textId="77777777" w:rsidR="00221E80" w:rsidRPr="00AF381B" w:rsidRDefault="00221E80" w:rsidP="00221E80">
      <w:pPr>
        <w:tabs>
          <w:tab w:val="left" w:pos="993"/>
        </w:tabs>
        <w:spacing w:before="120" w:after="120" w:line="240" w:lineRule="auto"/>
        <w:ind w:right="6" w:firstLine="709"/>
        <w:jc w:val="both"/>
        <w:rPr>
          <w:rFonts w:ascii="Times New Roman" w:hAnsi="Times New Roman"/>
          <w:sz w:val="28"/>
          <w:szCs w:val="28"/>
        </w:rPr>
      </w:pPr>
      <w:r w:rsidRPr="00AF381B">
        <w:rPr>
          <w:rFonts w:ascii="Times New Roman" w:hAnsi="Times New Roman"/>
          <w:sz w:val="28"/>
          <w:szCs w:val="28"/>
        </w:rPr>
        <w:t xml:space="preserve">Thiết bị lấy và lưu mẫu tự động phải có các tính năng sau: </w:t>
      </w:r>
    </w:p>
    <w:p w14:paraId="11D64320" w14:textId="77777777" w:rsidR="00221E80" w:rsidRPr="00AF381B" w:rsidRDefault="00221E80" w:rsidP="00221E80">
      <w:pPr>
        <w:numPr>
          <w:ilvl w:val="0"/>
          <w:numId w:val="162"/>
        </w:numPr>
        <w:tabs>
          <w:tab w:val="left" w:pos="993"/>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Tự động lấy mẫu (định kỳ, đột xuất hoặc theo thời gian) và lưu mẫu trong tủ bảo quản ở nhiệt độ 4 ± 2</w:t>
      </w:r>
      <w:r w:rsidRPr="00AF381B">
        <w:rPr>
          <w:rFonts w:ascii="Times New Roman" w:hAnsi="Times New Roman"/>
          <w:sz w:val="28"/>
          <w:szCs w:val="28"/>
          <w:vertAlign w:val="superscript"/>
        </w:rPr>
        <w:t>o</w:t>
      </w:r>
      <w:r w:rsidRPr="00AF381B">
        <w:rPr>
          <w:rFonts w:ascii="Times New Roman" w:hAnsi="Times New Roman"/>
          <w:sz w:val="28"/>
          <w:szCs w:val="28"/>
        </w:rPr>
        <w:t xml:space="preserve">C; </w:t>
      </w:r>
    </w:p>
    <w:p w14:paraId="63D9E0AA" w14:textId="77777777" w:rsidR="00221E80" w:rsidRPr="00A81FCE" w:rsidRDefault="00221E80" w:rsidP="00221E80">
      <w:pPr>
        <w:numPr>
          <w:ilvl w:val="0"/>
          <w:numId w:val="162"/>
        </w:numPr>
        <w:tabs>
          <w:tab w:val="left" w:pos="993"/>
        </w:tabs>
        <w:spacing w:before="120" w:after="120" w:line="240" w:lineRule="auto"/>
        <w:ind w:left="0" w:right="6" w:firstLine="709"/>
        <w:jc w:val="both"/>
        <w:rPr>
          <w:rFonts w:ascii="Times New Roman" w:hAnsi="Times New Roman"/>
          <w:sz w:val="28"/>
          <w:szCs w:val="28"/>
        </w:rPr>
      </w:pPr>
      <w:r w:rsidRPr="00A81FCE">
        <w:rPr>
          <w:rFonts w:ascii="Times New Roman" w:hAnsi="Times New Roman"/>
          <w:sz w:val="28"/>
          <w:szCs w:val="28"/>
        </w:rPr>
        <w:t xml:space="preserve">Có khả năng nhận tín hiệu điều khiển từ các cơ quan nhà nước có thẩm quyền phục vụ việc tự động lấy mẫu từ xa. </w:t>
      </w:r>
    </w:p>
    <w:p w14:paraId="388CC2E2" w14:textId="77777777" w:rsidR="00221E80" w:rsidRPr="00AF381B" w:rsidRDefault="00221E80" w:rsidP="00221E80">
      <w:pPr>
        <w:tabs>
          <w:tab w:val="left" w:pos="993"/>
        </w:tabs>
        <w:spacing w:before="120" w:after="120" w:line="240" w:lineRule="auto"/>
        <w:ind w:right="6" w:firstLine="709"/>
        <w:jc w:val="both"/>
        <w:rPr>
          <w:rFonts w:ascii="Times New Roman" w:hAnsi="Times New Roman"/>
          <w:sz w:val="28"/>
          <w:szCs w:val="28"/>
        </w:rPr>
      </w:pPr>
      <w:r w:rsidRPr="00AF381B">
        <w:rPr>
          <w:rFonts w:ascii="Times New Roman" w:hAnsi="Times New Roman"/>
          <w:sz w:val="28"/>
          <w:szCs w:val="28"/>
        </w:rPr>
        <w:t>4.</w:t>
      </w:r>
      <w:r w:rsidRPr="00AF381B">
        <w:rPr>
          <w:rFonts w:ascii="Times New Roman" w:eastAsia="Arial" w:hAnsi="Times New Roman"/>
          <w:sz w:val="28"/>
          <w:szCs w:val="28"/>
        </w:rPr>
        <w:t xml:space="preserve"> </w:t>
      </w:r>
      <w:r w:rsidRPr="00AF381B">
        <w:rPr>
          <w:rFonts w:ascii="Times New Roman" w:hAnsi="Times New Roman"/>
          <w:sz w:val="28"/>
          <w:szCs w:val="28"/>
        </w:rPr>
        <w:t xml:space="preserve">Camera  </w:t>
      </w:r>
    </w:p>
    <w:p w14:paraId="0B1D2BE0" w14:textId="77777777" w:rsidR="00221E80" w:rsidRPr="00AF381B" w:rsidRDefault="00221E80" w:rsidP="00221E80">
      <w:pPr>
        <w:numPr>
          <w:ilvl w:val="0"/>
          <w:numId w:val="163"/>
        </w:numPr>
        <w:tabs>
          <w:tab w:val="left" w:pos="993"/>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Trường hợp theo phương án lắp đặt thiết bị trực tiếp: 01 camera được lắp tại vị trí cửa xả của hệ thống xử lý nước thải; </w:t>
      </w:r>
    </w:p>
    <w:p w14:paraId="7928E6B2" w14:textId="77777777" w:rsidR="00221E80" w:rsidRPr="00AF381B" w:rsidRDefault="00221E80" w:rsidP="00221E80">
      <w:pPr>
        <w:numPr>
          <w:ilvl w:val="0"/>
          <w:numId w:val="163"/>
        </w:numPr>
        <w:tabs>
          <w:tab w:val="left" w:pos="993"/>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Trường hợp theo phương án lắp đặt thiết bị gián tiếp: 01 camera được lắp bên trong nhà trạm và 01 camera được lắp bên ngoài nhà trạm tại vị trí cửa xả của hệ thống xử lý nước thải; </w:t>
      </w:r>
    </w:p>
    <w:p w14:paraId="31272EF4" w14:textId="77777777" w:rsidR="00221E80" w:rsidRDefault="00221E80" w:rsidP="00221E80">
      <w:pPr>
        <w:tabs>
          <w:tab w:val="left" w:pos="993"/>
        </w:tabs>
        <w:spacing w:before="120" w:after="120" w:line="240" w:lineRule="auto"/>
        <w:ind w:right="6" w:firstLine="709"/>
        <w:jc w:val="both"/>
        <w:rPr>
          <w:rFonts w:ascii="Times New Roman" w:hAnsi="Times New Roman"/>
          <w:sz w:val="28"/>
          <w:szCs w:val="28"/>
        </w:rPr>
      </w:pPr>
      <w:r w:rsidRPr="00AF381B">
        <w:rPr>
          <w:rFonts w:ascii="Times New Roman" w:hAnsi="Times New Roman"/>
          <w:sz w:val="28"/>
          <w:szCs w:val="28"/>
        </w:rPr>
        <w:t>Camera phải bảo đảm các yêu cầu kỹ thuật sau: đạt chuẩn IP 65, độ phân giải video: full HD 1.080p (15fps); có khả năng quay (ngang, dọc); có khả năng xem ban đêm với khoảng cách tối thiểu 20m; có khả năng ghi lại hình ảnh theo khoảng thời gian, đặt lịch ghi hình.</w:t>
      </w:r>
    </w:p>
    <w:p w14:paraId="0D89D10A" w14:textId="6AA29AFD" w:rsidR="00B244A1" w:rsidDel="00AC5EAD" w:rsidRDefault="00B244A1" w:rsidP="00221E80">
      <w:pPr>
        <w:tabs>
          <w:tab w:val="left" w:pos="993"/>
        </w:tabs>
        <w:spacing w:before="120" w:after="120" w:line="240" w:lineRule="auto"/>
        <w:ind w:right="6" w:firstLine="709"/>
        <w:jc w:val="both"/>
        <w:rPr>
          <w:del w:id="610" w:author="Nguyen Bjno" w:date="2020-08-18T13:54:00Z"/>
          <w:rFonts w:ascii="Times New Roman" w:hAnsi="Times New Roman"/>
          <w:sz w:val="28"/>
          <w:szCs w:val="28"/>
        </w:rPr>
      </w:pPr>
    </w:p>
    <w:p w14:paraId="47411CE2" w14:textId="77777777" w:rsidR="00221E80" w:rsidRDefault="00221E80" w:rsidP="00221E80">
      <w:pPr>
        <w:ind w:firstLine="709"/>
        <w:jc w:val="both"/>
        <w:rPr>
          <w:rFonts w:ascii="Times New Roman" w:hAnsi="Times New Roman"/>
          <w:b/>
          <w:sz w:val="28"/>
          <w:szCs w:val="28"/>
        </w:rPr>
      </w:pPr>
      <w:r w:rsidRPr="00BB3D3D">
        <w:rPr>
          <w:rFonts w:ascii="Times New Roman" w:hAnsi="Times New Roman"/>
          <w:b/>
          <w:sz w:val="28"/>
          <w:szCs w:val="28"/>
        </w:rPr>
        <w:t>Điều</w:t>
      </w:r>
      <w:r>
        <w:rPr>
          <w:rFonts w:ascii="Times New Roman" w:hAnsi="Times New Roman"/>
          <w:b/>
          <w:sz w:val="28"/>
          <w:szCs w:val="28"/>
        </w:rPr>
        <w:t xml:space="preserve"> 29.</w:t>
      </w:r>
      <w:r w:rsidRPr="00BB3D3D">
        <w:rPr>
          <w:rFonts w:ascii="Times New Roman" w:hAnsi="Times New Roman"/>
          <w:b/>
          <w:sz w:val="28"/>
          <w:szCs w:val="28"/>
        </w:rPr>
        <w:t xml:space="preserve"> Yêu cầu về quản lý hệ thống quan trắc tự động nước </w:t>
      </w:r>
      <w:r>
        <w:rPr>
          <w:rFonts w:ascii="Times New Roman" w:hAnsi="Times New Roman"/>
          <w:b/>
          <w:sz w:val="28"/>
          <w:szCs w:val="28"/>
        </w:rPr>
        <w:t>thải</w:t>
      </w:r>
      <w:r w:rsidRPr="00BB3D3D">
        <w:rPr>
          <w:rFonts w:ascii="Times New Roman" w:hAnsi="Times New Roman"/>
          <w:b/>
          <w:sz w:val="28"/>
          <w:szCs w:val="28"/>
        </w:rPr>
        <w:t xml:space="preserve"> tự động, liên tục trong quá trình vận hành</w:t>
      </w:r>
    </w:p>
    <w:p w14:paraId="27FDE691" w14:textId="77777777" w:rsidR="00221E80" w:rsidRPr="00AF381B" w:rsidRDefault="00221E80" w:rsidP="00221E80">
      <w:pPr>
        <w:tabs>
          <w:tab w:val="left" w:pos="1418"/>
        </w:tabs>
        <w:spacing w:before="120" w:after="120" w:line="240" w:lineRule="auto"/>
        <w:ind w:right="6" w:firstLine="709"/>
        <w:jc w:val="both"/>
        <w:rPr>
          <w:rFonts w:ascii="Times New Roman" w:hAnsi="Times New Roman"/>
          <w:sz w:val="28"/>
          <w:szCs w:val="28"/>
        </w:rPr>
      </w:pPr>
      <w:r w:rsidRPr="00AF381B">
        <w:rPr>
          <w:rFonts w:ascii="Times New Roman" w:hAnsi="Times New Roman"/>
          <w:sz w:val="28"/>
          <w:szCs w:val="28"/>
        </w:rPr>
        <w:t xml:space="preserve">1. Bảo đảm chất lượng của Hệ thống  </w:t>
      </w:r>
    </w:p>
    <w:p w14:paraId="528301B2" w14:textId="77777777" w:rsidR="00221E80" w:rsidRPr="00282726" w:rsidRDefault="00221E80" w:rsidP="00221E80">
      <w:pPr>
        <w:numPr>
          <w:ilvl w:val="0"/>
          <w:numId w:val="165"/>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282726">
        <w:rPr>
          <w:rFonts w:ascii="Times New Roman" w:hAnsi="Times New Roman"/>
          <w:sz w:val="28"/>
          <w:szCs w:val="28"/>
        </w:rPr>
        <w:t xml:space="preserve">Nhân lực quản lý và vận hành: phải có đủ nhân lực am hiểu về Hệ thống để thực hiện nhiệm vụ quản lý, duy trì và vận hành Hệ thống; </w:t>
      </w:r>
    </w:p>
    <w:p w14:paraId="06E4EC46" w14:textId="507DDB1D" w:rsidR="00221E80" w:rsidRPr="001B7451" w:rsidRDefault="00221E80" w:rsidP="00221E80">
      <w:pPr>
        <w:numPr>
          <w:ilvl w:val="0"/>
          <w:numId w:val="165"/>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1B7451">
        <w:rPr>
          <w:rFonts w:ascii="Times New Roman" w:hAnsi="Times New Roman"/>
          <w:sz w:val="28"/>
          <w:szCs w:val="28"/>
        </w:rPr>
        <w:t xml:space="preserve">Đơn vị vận hành hệ thống phải định kỳ tham gia các chương trình đo, phân tích các chất chuẩn do Tổng cục Môi trường </w:t>
      </w:r>
      <w:ins w:id="611" w:author="Nguyen Bjno" w:date="2020-08-18T13:57:00Z">
        <w:r w:rsidR="00AC5EAD" w:rsidRPr="007422C2">
          <w:rPr>
            <w:rFonts w:ascii="Times New Roman" w:hAnsi="Times New Roman" w:cs="Times New Roman"/>
            <w:sz w:val="28"/>
            <w:szCs w:val="28"/>
            <w:highlight w:val="yellow"/>
          </w:rPr>
          <w:t>và các đơn vị có năng lực phù hợp theo ISO/IEC 17043:2010 tổ chức</w:t>
        </w:r>
        <w:r w:rsidR="00AC5EAD">
          <w:rPr>
            <w:rFonts w:ascii="Times New Roman" w:hAnsi="Times New Roman" w:cs="Times New Roman"/>
            <w:sz w:val="28"/>
            <w:szCs w:val="28"/>
          </w:rPr>
          <w:t xml:space="preserve">. </w:t>
        </w:r>
        <w:r w:rsidR="00AC5EAD" w:rsidRPr="000756B5">
          <w:rPr>
            <w:rFonts w:ascii="Times New Roman" w:hAnsi="Times New Roman" w:cs="Times New Roman"/>
            <w:sz w:val="28"/>
            <w:szCs w:val="28"/>
            <w:highlight w:val="yellow"/>
          </w:rPr>
          <w:t>Đối với một số thông số không có nhà cung cấp PT, tổ chức có thể tham gia các chương trình thử nghiệm liên phòng với quy mô tối thiểu 4 phòng thí nghiệm tham gia</w:t>
        </w:r>
      </w:ins>
      <w:del w:id="612" w:author="Nguyen Bjno" w:date="2020-08-18T13:57:00Z">
        <w:r w:rsidRPr="001B7451" w:rsidDel="00AC5EAD">
          <w:rPr>
            <w:rFonts w:ascii="Times New Roman" w:hAnsi="Times New Roman"/>
            <w:sz w:val="28"/>
            <w:szCs w:val="28"/>
          </w:rPr>
          <w:delText>tổ chức hàng năm</w:delText>
        </w:r>
      </w:del>
      <w:r w:rsidRPr="001B7451">
        <w:rPr>
          <w:rFonts w:ascii="Times New Roman" w:hAnsi="Times New Roman"/>
          <w:sz w:val="28"/>
          <w:szCs w:val="28"/>
        </w:rPr>
        <w:t xml:space="preserve">; </w:t>
      </w:r>
    </w:p>
    <w:p w14:paraId="1748EE68" w14:textId="77777777" w:rsidR="00221E80" w:rsidRPr="00AF381B" w:rsidRDefault="00221E80" w:rsidP="00221E80">
      <w:pPr>
        <w:numPr>
          <w:ilvl w:val="0"/>
          <w:numId w:val="165"/>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Hồ sơ quản lý của Hệ thống phải được lưu giữ tại đơn vị vận hành Hệ thống và sẵn sàng xuất trình khi có yêu cầu của cơ quan nhà nước có thẩm quyền. Hồ sơ quản lý Hệ thống bao gồm: </w:t>
      </w:r>
    </w:p>
    <w:p w14:paraId="63EECF5D" w14:textId="77777777" w:rsidR="00221E80" w:rsidRPr="00AF381B"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Danh mục các thông số quan trắc; </w:t>
      </w:r>
    </w:p>
    <w:p w14:paraId="5B961CD8" w14:textId="77777777" w:rsidR="00221E80" w:rsidRPr="001B7451"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1B7451">
        <w:rPr>
          <w:rFonts w:ascii="Times New Roman" w:hAnsi="Times New Roman"/>
          <w:sz w:val="28"/>
          <w:szCs w:val="28"/>
        </w:rPr>
        <w:t xml:space="preserve">Danh mục, đặc tính kỹ thuật của các thiết bị quan trắc, báo cáo kết quả kiểm tra thiết bị (test report) của nhà sản xuất thiết bị; </w:t>
      </w:r>
    </w:p>
    <w:p w14:paraId="28DD6030" w14:textId="77777777" w:rsidR="00221E80" w:rsidRPr="00AF381B"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Hướng dẫn sử dụng thiết bị; </w:t>
      </w:r>
    </w:p>
    <w:p w14:paraId="4FBFE37C" w14:textId="77777777" w:rsidR="00221E80" w:rsidRPr="00AF381B"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lastRenderedPageBreak/>
        <w:t xml:space="preserve">Bản vẽ thiết kế và mô tả về Hệ thống; </w:t>
      </w:r>
    </w:p>
    <w:p w14:paraId="0F86E1EB" w14:textId="547D3099" w:rsidR="00221E80" w:rsidRPr="00AF381B"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Quy trình vận hành</w:t>
      </w:r>
      <w:r>
        <w:rPr>
          <w:rFonts w:ascii="Times New Roman" w:hAnsi="Times New Roman"/>
          <w:sz w:val="28"/>
          <w:szCs w:val="28"/>
        </w:rPr>
        <w:t xml:space="preserve"> </w:t>
      </w:r>
      <w:r w:rsidRPr="00AF381B">
        <w:rPr>
          <w:rFonts w:ascii="Times New Roman" w:hAnsi="Times New Roman"/>
          <w:sz w:val="28"/>
          <w:szCs w:val="28"/>
        </w:rPr>
        <w:t>chuẩn (SOP): tối thiểu bao gồm các nội dung về quy trình khởi động và vận hành Hệ thống; quy trình kiểm tra Hệ thống hàng ngày; tần suất và quy trình kiểm tra độ chính xác của thiết bị bằng dung dịch chuẩn; quy trình pha hóa chất, chất chuẩn và dựng đường chuẩn của các thiết bị phân tích (nếu có); tần suất và quy trình bảo trì, bảo dưỡng các thiết bị quan trắc; tần suất kiểm định, hiệu chuẩn thiết bị; tần suất thay thế phụ kiện, vật tư tiêu hao theo khuyến cáo của nhà sản xuất; quy trình khắc phục các lỗi, sự cố phát sinh; quy trình sao lưu dữ liệu; quy trình kiểm tra và báo cáo dữ liệu, quy định về an toàn trong vận hành Hệ thống và quy trình lưu giữ, quản lý và xử lý chất thải phát sinh</w:t>
      </w:r>
      <w:ins w:id="613" w:author="Nguyen Bjno" w:date="2020-08-18T14:20:00Z">
        <w:r w:rsidR="00CF4685">
          <w:rPr>
            <w:rFonts w:ascii="Times New Roman" w:hAnsi="Times New Roman"/>
            <w:sz w:val="28"/>
            <w:szCs w:val="28"/>
          </w:rPr>
          <w:t xml:space="preserve"> (nếu có)</w:t>
        </w:r>
      </w:ins>
      <w:r w:rsidRPr="00AF381B">
        <w:rPr>
          <w:rFonts w:ascii="Times New Roman" w:hAnsi="Times New Roman"/>
          <w:sz w:val="28"/>
          <w:szCs w:val="28"/>
        </w:rPr>
        <w:t xml:space="preserve">; </w:t>
      </w:r>
    </w:p>
    <w:p w14:paraId="4495ADFE" w14:textId="77777777" w:rsidR="00221E80" w:rsidRPr="00AF381B"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Các trang thiết bị và linh phụ kiện dự phòng; </w:t>
      </w:r>
    </w:p>
    <w:p w14:paraId="3D40B6E6" w14:textId="77777777" w:rsidR="00221E80" w:rsidRPr="001B7451"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1B7451">
        <w:rPr>
          <w:rFonts w:ascii="Times New Roman" w:hAnsi="Times New Roman"/>
          <w:sz w:val="28"/>
          <w:szCs w:val="28"/>
        </w:rPr>
        <w:t xml:space="preserve">Sổ nhật ký về hoạt động bảo trì, bảo dưỡng, kiểm định, hiệu chuẩn thiết bị; </w:t>
      </w:r>
    </w:p>
    <w:p w14:paraId="76B57649" w14:textId="77777777" w:rsidR="00221E80" w:rsidRPr="001B7451"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1B7451">
        <w:rPr>
          <w:rFonts w:ascii="Times New Roman" w:hAnsi="Times New Roman"/>
          <w:sz w:val="28"/>
          <w:szCs w:val="28"/>
        </w:rPr>
        <w:t xml:space="preserve">Sổ tay một số lỗi thường gặp và cách khắc phục các sự cố trong quá trình quản lý, vận hành Hệ thống; </w:t>
      </w:r>
    </w:p>
    <w:p w14:paraId="2A87BB78" w14:textId="77777777" w:rsidR="00221E80" w:rsidRPr="00AF381B" w:rsidRDefault="00221E80" w:rsidP="00221E80">
      <w:pPr>
        <w:numPr>
          <w:ilvl w:val="1"/>
          <w:numId w:val="165"/>
        </w:numPr>
        <w:tabs>
          <w:tab w:val="left" w:pos="1276"/>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Sổ theo dõi, kiểm tra hoạt động hàng ngày của Hệ thống; </w:t>
      </w:r>
    </w:p>
    <w:p w14:paraId="342FA244" w14:textId="77777777" w:rsidR="00221E80" w:rsidRPr="001B7451" w:rsidRDefault="00221E80" w:rsidP="00221E80">
      <w:pPr>
        <w:numPr>
          <w:ilvl w:val="1"/>
          <w:numId w:val="165"/>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1B7451">
        <w:rPr>
          <w:rFonts w:ascii="Times New Roman" w:hAnsi="Times New Roman"/>
          <w:sz w:val="28"/>
          <w:szCs w:val="28"/>
        </w:rPr>
        <w:t xml:space="preserve">Giấy chứng nhận kèm theo báo cáo kết quả kiểm định, hiệu chuẩn các thiết bị quan trắc của Hệ thống; </w:t>
      </w:r>
    </w:p>
    <w:p w14:paraId="2270E2F9" w14:textId="70593DF5" w:rsidR="00221E80" w:rsidRPr="007B136A" w:rsidRDefault="00221E80" w:rsidP="00221E80">
      <w:pPr>
        <w:numPr>
          <w:ilvl w:val="1"/>
          <w:numId w:val="165"/>
        </w:numPr>
        <w:tabs>
          <w:tab w:val="left" w:pos="993"/>
          <w:tab w:val="left" w:pos="1418"/>
          <w:tab w:val="left" w:pos="1701"/>
        </w:tabs>
        <w:spacing w:before="120" w:after="120" w:line="240" w:lineRule="auto"/>
        <w:ind w:left="0" w:right="6" w:firstLine="709"/>
        <w:jc w:val="both"/>
        <w:rPr>
          <w:rFonts w:ascii="Times New Roman" w:hAnsi="Times New Roman"/>
          <w:sz w:val="28"/>
          <w:szCs w:val="28"/>
          <w:highlight w:val="yellow"/>
        </w:rPr>
      </w:pPr>
      <w:r w:rsidRPr="007B136A">
        <w:rPr>
          <w:rFonts w:ascii="Times New Roman" w:hAnsi="Times New Roman"/>
          <w:sz w:val="28"/>
          <w:szCs w:val="28"/>
          <w:highlight w:val="yellow"/>
        </w:rPr>
        <w:t>Bằng chứng tham gia các chương trình đo, phân tích các dung dịch chuẩn</w:t>
      </w:r>
      <w:del w:id="614" w:author="Nguyen Bjno" w:date="2020-08-18T14:21:00Z">
        <w:r w:rsidRPr="007B136A" w:rsidDel="00AB5859">
          <w:rPr>
            <w:rFonts w:ascii="Times New Roman" w:hAnsi="Times New Roman"/>
            <w:sz w:val="28"/>
            <w:szCs w:val="28"/>
            <w:highlight w:val="yellow"/>
          </w:rPr>
          <w:delText>do Tổng cục Môi trường tổ chức</w:delText>
        </w:r>
      </w:del>
      <w:r w:rsidRPr="007B136A">
        <w:rPr>
          <w:rFonts w:ascii="Times New Roman" w:hAnsi="Times New Roman"/>
          <w:sz w:val="28"/>
          <w:szCs w:val="28"/>
          <w:highlight w:val="yellow"/>
        </w:rPr>
        <w:t xml:space="preserve">; </w:t>
      </w:r>
    </w:p>
    <w:p w14:paraId="5FC01CE2" w14:textId="77777777" w:rsidR="00221E80" w:rsidRPr="00AF381B" w:rsidRDefault="00221E80" w:rsidP="00221E80">
      <w:pPr>
        <w:numPr>
          <w:ilvl w:val="1"/>
          <w:numId w:val="165"/>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Biên bản kiểm tra độ chính xác tương đối của Hệ thống; </w:t>
      </w:r>
    </w:p>
    <w:p w14:paraId="6820ED4E" w14:textId="77777777" w:rsidR="00221E80" w:rsidRPr="00AF381B" w:rsidRDefault="00221E80" w:rsidP="00221E80">
      <w:pPr>
        <w:tabs>
          <w:tab w:val="left" w:pos="993"/>
          <w:tab w:val="left" w:pos="1418"/>
          <w:tab w:val="left" w:pos="1701"/>
        </w:tabs>
        <w:spacing w:before="120" w:after="120" w:line="240" w:lineRule="auto"/>
        <w:ind w:right="6" w:firstLine="709"/>
        <w:jc w:val="both"/>
        <w:rPr>
          <w:rFonts w:ascii="Times New Roman" w:hAnsi="Times New Roman"/>
          <w:sz w:val="28"/>
          <w:szCs w:val="28"/>
        </w:rPr>
      </w:pPr>
      <w:r w:rsidRPr="00AF381B">
        <w:rPr>
          <w:rFonts w:ascii="Times New Roman" w:hAnsi="Times New Roman"/>
          <w:sz w:val="28"/>
          <w:szCs w:val="28"/>
        </w:rPr>
        <w:t xml:space="preserve">2. Việc kiểm soát chất lượng của Hệ thống phải được thực hiện trước khi Hệ thống đi vào vận hành chính thức và định kỳ 1 lần/năm bởi một bên thứ ba để bảo đảm tính độc lập, khách quan và được thực hiện theo quy trình như sau: </w:t>
      </w:r>
    </w:p>
    <w:p w14:paraId="523CB60E" w14:textId="77777777" w:rsidR="00221E80" w:rsidRPr="00AF381B" w:rsidRDefault="00221E80" w:rsidP="00221E80">
      <w:pPr>
        <w:numPr>
          <w:ilvl w:val="0"/>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Kiểm tra vị trí quan trắc: đáp ứng theo quy định;  </w:t>
      </w:r>
    </w:p>
    <w:p w14:paraId="7E21266D" w14:textId="77777777" w:rsidR="00221E80" w:rsidRPr="001B7451" w:rsidRDefault="00221E80" w:rsidP="00221E80">
      <w:pPr>
        <w:numPr>
          <w:ilvl w:val="0"/>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1B7451">
        <w:rPr>
          <w:rFonts w:ascii="Times New Roman" w:hAnsi="Times New Roman"/>
          <w:sz w:val="28"/>
          <w:szCs w:val="28"/>
        </w:rPr>
        <w:t xml:space="preserve">Kiểm tra tính năng thu thập, lưu giữ và truyền dữ liệu quan trắc liên tục, tự động của Hệ thống; </w:t>
      </w:r>
    </w:p>
    <w:p w14:paraId="58CC20A7" w14:textId="77777777" w:rsidR="00221E80" w:rsidRPr="001B7451" w:rsidRDefault="00221E80" w:rsidP="00221E80">
      <w:pPr>
        <w:numPr>
          <w:ilvl w:val="0"/>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1B7451">
        <w:rPr>
          <w:rFonts w:ascii="Times New Roman" w:hAnsi="Times New Roman"/>
          <w:sz w:val="28"/>
          <w:szCs w:val="28"/>
        </w:rPr>
        <w:t xml:space="preserve">Kiểm tra các thành phần, đặc tính kỹ thuật và tính năng khác của Hệ thống; </w:t>
      </w:r>
    </w:p>
    <w:p w14:paraId="2A0D86A7" w14:textId="77777777" w:rsidR="00221E80" w:rsidRPr="00AF381B" w:rsidRDefault="00221E80" w:rsidP="00221E80">
      <w:pPr>
        <w:numPr>
          <w:ilvl w:val="0"/>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Đánh giá độ chính xác tương đối của Hệ thống, gồm: </w:t>
      </w:r>
    </w:p>
    <w:p w14:paraId="63F3824B" w14:textId="77777777" w:rsidR="00221E80" w:rsidRPr="00AF381B" w:rsidRDefault="00221E80" w:rsidP="00221E80">
      <w:pPr>
        <w:numPr>
          <w:ilvl w:val="1"/>
          <w:numId w:val="166"/>
        </w:numPr>
        <w:tabs>
          <w:tab w:val="left" w:pos="1276"/>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Thực hiện quan trắc đối chứng </w:t>
      </w:r>
    </w:p>
    <w:p w14:paraId="0FDA57FB" w14:textId="77777777" w:rsidR="00221E80" w:rsidRPr="00AF381B" w:rsidRDefault="00221E80" w:rsidP="00221E80">
      <w:pPr>
        <w:numPr>
          <w:ilvl w:val="2"/>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Quan trắc đối chứng là việc quan trắc sử dụng các phương pháp quan trắc định kỳ được quy định tại Mục 6 Chương II Thông tư này hoặc các phương pháp được Cơ quan Bảo vệ môi trường Hoa Kỳ (US EPA) chấp nhận là phương pháp </w:t>
      </w:r>
      <w:r w:rsidRPr="00AF381B">
        <w:rPr>
          <w:rFonts w:ascii="Times New Roman" w:hAnsi="Times New Roman"/>
          <w:sz w:val="28"/>
          <w:szCs w:val="28"/>
        </w:rPr>
        <w:lastRenderedPageBreak/>
        <w:t xml:space="preserve">tương đương để đối chứng và so sánh kết quả thu được với kết quả quan trắc của Hệ thống; </w:t>
      </w:r>
    </w:p>
    <w:p w14:paraId="466DFEC4" w14:textId="77777777" w:rsidR="00221E80" w:rsidRPr="00AF381B" w:rsidRDefault="00221E80" w:rsidP="00221E80">
      <w:pPr>
        <w:numPr>
          <w:ilvl w:val="2"/>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Thực hiện quan trắc đối chứng riêng biệt cho từng thông số; </w:t>
      </w:r>
    </w:p>
    <w:p w14:paraId="04D38318" w14:textId="77777777" w:rsidR="00221E80" w:rsidRPr="00AF381B" w:rsidRDefault="00221E80" w:rsidP="00221E80">
      <w:pPr>
        <w:numPr>
          <w:ilvl w:val="2"/>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Số mẫu quan trắc đối chứng tối thiểu 06 mẫu/thông số/1 lần; </w:t>
      </w:r>
    </w:p>
    <w:p w14:paraId="4158D3AF" w14:textId="77777777" w:rsidR="00221E80" w:rsidRPr="00AF381B" w:rsidRDefault="00221E80" w:rsidP="00221E80">
      <w:pPr>
        <w:numPr>
          <w:ilvl w:val="1"/>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Tính toán và đánh giá kết quả quan trắc đối chứng thông qua độ chính xác tương đối (RA) như sau: </w:t>
      </w:r>
    </w:p>
    <w:p w14:paraId="07BDC19C" w14:textId="77777777" w:rsidR="00221E80" w:rsidRPr="00AF381B" w:rsidRDefault="00221E80" w:rsidP="00221E80">
      <w:pPr>
        <w:numPr>
          <w:ilvl w:val="2"/>
          <w:numId w:val="166"/>
        </w:numPr>
        <w:tabs>
          <w:tab w:val="left" w:pos="993"/>
          <w:tab w:val="left" w:pos="1418"/>
          <w:tab w:val="left" w:pos="1701"/>
        </w:tabs>
        <w:spacing w:before="120" w:after="120" w:line="240" w:lineRule="auto"/>
        <w:ind w:left="0" w:right="6" w:firstLine="709"/>
        <w:jc w:val="both"/>
        <w:rPr>
          <w:rFonts w:ascii="Times New Roman" w:hAnsi="Times New Roman"/>
          <w:sz w:val="28"/>
          <w:szCs w:val="28"/>
        </w:rPr>
      </w:pPr>
      <w:r w:rsidRPr="00AF381B">
        <w:rPr>
          <w:rFonts w:ascii="Times New Roman" w:hAnsi="Times New Roman"/>
          <w:sz w:val="28"/>
          <w:szCs w:val="28"/>
        </w:rPr>
        <w:t xml:space="preserve">Tính toán theo quy định tại </w:t>
      </w:r>
      <w:r w:rsidRPr="007B2747">
        <w:rPr>
          <w:rFonts w:ascii="Times New Roman" w:hAnsi="Times New Roman"/>
          <w:sz w:val="28"/>
          <w:szCs w:val="28"/>
          <w:highlight w:val="yellow"/>
        </w:rPr>
        <w:t xml:space="preserve">Phụ lục </w:t>
      </w:r>
      <w:r>
        <w:rPr>
          <w:rFonts w:ascii="Times New Roman" w:hAnsi="Times New Roman"/>
          <w:sz w:val="28"/>
          <w:szCs w:val="28"/>
        </w:rPr>
        <w:t>…</w:t>
      </w:r>
      <w:r w:rsidRPr="00AF381B">
        <w:rPr>
          <w:rFonts w:ascii="Times New Roman" w:hAnsi="Times New Roman"/>
          <w:sz w:val="28"/>
          <w:szCs w:val="28"/>
        </w:rPr>
        <w:t xml:space="preserve"> ban hành kèm theo Thông tư này; </w:t>
      </w:r>
    </w:p>
    <w:p w14:paraId="15B939C4" w14:textId="77777777" w:rsidR="00221E80" w:rsidRPr="00731C32" w:rsidRDefault="00221E80" w:rsidP="00221E80">
      <w:pPr>
        <w:numPr>
          <w:ilvl w:val="2"/>
          <w:numId w:val="166"/>
        </w:numPr>
        <w:tabs>
          <w:tab w:val="left" w:pos="1418"/>
          <w:tab w:val="left" w:pos="1701"/>
        </w:tabs>
        <w:spacing w:before="120" w:after="120" w:line="240" w:lineRule="auto"/>
        <w:ind w:left="0" w:right="6" w:firstLine="709"/>
        <w:jc w:val="both"/>
      </w:pPr>
      <w:r w:rsidRPr="00AF381B">
        <w:rPr>
          <w:rFonts w:ascii="Times New Roman" w:hAnsi="Times New Roman"/>
          <w:sz w:val="28"/>
          <w:szCs w:val="28"/>
        </w:rPr>
        <w:t xml:space="preserve">Trường hợp RA nằm trong giới hạn cho phép tại </w:t>
      </w:r>
      <w:r w:rsidRPr="00AF381B">
        <w:rPr>
          <w:rFonts w:ascii="Times New Roman" w:hAnsi="Times New Roman"/>
          <w:sz w:val="28"/>
          <w:szCs w:val="28"/>
          <w:highlight w:val="yellow"/>
        </w:rPr>
        <w:t xml:space="preserve">Bảng </w:t>
      </w:r>
      <w:r>
        <w:rPr>
          <w:rFonts w:ascii="Times New Roman" w:hAnsi="Times New Roman"/>
          <w:sz w:val="28"/>
          <w:szCs w:val="28"/>
        </w:rPr>
        <w:t>…</w:t>
      </w:r>
      <w:r w:rsidRPr="00AF381B">
        <w:rPr>
          <w:rFonts w:ascii="Times New Roman" w:hAnsi="Times New Roman"/>
          <w:sz w:val="28"/>
          <w:szCs w:val="28"/>
        </w:rPr>
        <w:t xml:space="preserve"> dưới đây, dữ liệu quan trắc của Hệ thống được chấp nhận sử dụng; </w:t>
      </w:r>
    </w:p>
    <w:p w14:paraId="7DE9E19A" w14:textId="77777777" w:rsidR="00221E80" w:rsidRDefault="00221E80" w:rsidP="00221E80">
      <w:pPr>
        <w:tabs>
          <w:tab w:val="left" w:pos="1418"/>
          <w:tab w:val="left" w:pos="1701"/>
        </w:tabs>
        <w:spacing w:before="120" w:after="120" w:line="240" w:lineRule="auto"/>
        <w:ind w:left="709" w:right="6"/>
        <w:jc w:val="center"/>
      </w:pPr>
      <w:r w:rsidRPr="00AF381B">
        <w:rPr>
          <w:rFonts w:ascii="Times New Roman" w:hAnsi="Times New Roman"/>
          <w:b/>
          <w:sz w:val="28"/>
          <w:szCs w:val="28"/>
          <w:highlight w:val="yellow"/>
        </w:rPr>
        <w:t>Bảng</w:t>
      </w:r>
      <w:r>
        <w:rPr>
          <w:rFonts w:ascii="Times New Roman" w:hAnsi="Times New Roman"/>
          <w:b/>
          <w:sz w:val="28"/>
          <w:szCs w:val="28"/>
        </w:rPr>
        <w:t>….</w:t>
      </w:r>
    </w:p>
    <w:p w14:paraId="1080C324" w14:textId="77777777" w:rsidR="00221E80" w:rsidRDefault="00221E80" w:rsidP="00221E80">
      <w:pPr>
        <w:spacing w:after="0" w:line="259" w:lineRule="auto"/>
        <w:ind w:left="258"/>
        <w:jc w:val="center"/>
      </w:pPr>
      <w:r>
        <w:rPr>
          <w:b/>
          <w:sz w:val="12"/>
        </w:rPr>
        <w:t xml:space="preserve"> </w:t>
      </w:r>
    </w:p>
    <w:tbl>
      <w:tblPr>
        <w:tblW w:w="8188" w:type="dxa"/>
        <w:jc w:val="center"/>
        <w:tblCellMar>
          <w:top w:w="69" w:type="dxa"/>
          <w:bottom w:w="4" w:type="dxa"/>
          <w:right w:w="105" w:type="dxa"/>
        </w:tblCellMar>
        <w:tblLook w:val="04A0" w:firstRow="1" w:lastRow="0" w:firstColumn="1" w:lastColumn="0" w:noHBand="0" w:noVBand="1"/>
        <w:tblPrChange w:id="615" w:author="Nguyen Bjno" w:date="2020-08-18T14:26:00Z">
          <w:tblPr>
            <w:tblW w:w="8188" w:type="dxa"/>
            <w:tblInd w:w="1176" w:type="dxa"/>
            <w:tblCellMar>
              <w:top w:w="69" w:type="dxa"/>
              <w:bottom w:w="4" w:type="dxa"/>
              <w:right w:w="105" w:type="dxa"/>
            </w:tblCellMar>
            <w:tblLook w:val="04A0" w:firstRow="1" w:lastRow="0" w:firstColumn="1" w:lastColumn="0" w:noHBand="0" w:noVBand="1"/>
          </w:tblPr>
        </w:tblPrChange>
      </w:tblPr>
      <w:tblGrid>
        <w:gridCol w:w="991"/>
        <w:gridCol w:w="3685"/>
        <w:gridCol w:w="3512"/>
        <w:tblGridChange w:id="616">
          <w:tblGrid>
            <w:gridCol w:w="991"/>
            <w:gridCol w:w="3685"/>
            <w:gridCol w:w="3512"/>
          </w:tblGrid>
        </w:tblGridChange>
      </w:tblGrid>
      <w:tr w:rsidR="00221E80" w:rsidRPr="00AF381B" w14:paraId="29569DAE" w14:textId="77777777" w:rsidTr="00065027">
        <w:trPr>
          <w:trHeight w:val="730"/>
          <w:jc w:val="center"/>
          <w:trPrChange w:id="617" w:author="Nguyen Bjno" w:date="2020-08-18T14:26:00Z">
            <w:trPr>
              <w:trHeight w:val="730"/>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vAlign w:val="bottom"/>
            <w:tcPrChange w:id="618"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vAlign w:val="bottom"/>
              </w:tcPr>
            </w:tcPrChange>
          </w:tcPr>
          <w:p w14:paraId="36CAE8A9" w14:textId="77777777" w:rsidR="00221E80" w:rsidRPr="00AF381B" w:rsidRDefault="00221E80" w:rsidP="00221E80">
            <w:pPr>
              <w:spacing w:after="0" w:line="259" w:lineRule="auto"/>
              <w:ind w:right="10"/>
              <w:jc w:val="center"/>
              <w:rPr>
                <w:rFonts w:ascii="Times New Roman" w:hAnsi="Times New Roman"/>
                <w:sz w:val="28"/>
                <w:szCs w:val="28"/>
              </w:rPr>
            </w:pPr>
            <w:r w:rsidRPr="00AF381B">
              <w:rPr>
                <w:rFonts w:ascii="Times New Roman" w:hAnsi="Times New Roman"/>
                <w:b/>
                <w:sz w:val="28"/>
                <w:szCs w:val="28"/>
              </w:rPr>
              <w:t xml:space="preserve">TT </w:t>
            </w:r>
          </w:p>
        </w:tc>
        <w:tc>
          <w:tcPr>
            <w:tcW w:w="3685" w:type="dxa"/>
            <w:tcBorders>
              <w:top w:val="single" w:sz="4" w:space="0" w:color="000000"/>
              <w:left w:val="single" w:sz="4" w:space="0" w:color="000000"/>
              <w:bottom w:val="single" w:sz="4" w:space="0" w:color="000000"/>
              <w:right w:val="single" w:sz="4" w:space="0" w:color="000000"/>
            </w:tcBorders>
            <w:shd w:val="clear" w:color="auto" w:fill="auto"/>
            <w:vAlign w:val="bottom"/>
            <w:tcPrChange w:id="619"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vAlign w:val="bottom"/>
              </w:tcPr>
            </w:tcPrChange>
          </w:tcPr>
          <w:p w14:paraId="214C7828" w14:textId="77777777" w:rsidR="00221E80" w:rsidRPr="00AF381B" w:rsidRDefault="00221E80" w:rsidP="00221E80">
            <w:pPr>
              <w:spacing w:after="0" w:line="259" w:lineRule="auto"/>
              <w:ind w:right="7"/>
              <w:jc w:val="center"/>
              <w:rPr>
                <w:rFonts w:ascii="Times New Roman" w:hAnsi="Times New Roman"/>
                <w:sz w:val="28"/>
                <w:szCs w:val="28"/>
              </w:rPr>
            </w:pPr>
            <w:r w:rsidRPr="00AF381B">
              <w:rPr>
                <w:rFonts w:ascii="Times New Roman" w:hAnsi="Times New Roman"/>
                <w:b/>
                <w:sz w:val="28"/>
                <w:szCs w:val="28"/>
              </w:rPr>
              <w:t xml:space="preserve">Thông số  </w:t>
            </w:r>
          </w:p>
        </w:tc>
        <w:tc>
          <w:tcPr>
            <w:tcW w:w="3512" w:type="dxa"/>
            <w:tcBorders>
              <w:top w:val="single" w:sz="4" w:space="0" w:color="000000"/>
              <w:left w:val="single" w:sz="4" w:space="0" w:color="000000"/>
              <w:bottom w:val="single" w:sz="4" w:space="0" w:color="000000"/>
              <w:right w:val="single" w:sz="4" w:space="0" w:color="000000"/>
            </w:tcBorders>
            <w:shd w:val="clear" w:color="auto" w:fill="auto"/>
            <w:vAlign w:val="bottom"/>
            <w:tcPrChange w:id="620"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vAlign w:val="bottom"/>
              </w:tcPr>
            </w:tcPrChange>
          </w:tcPr>
          <w:p w14:paraId="0DAA6B6E" w14:textId="77777777" w:rsidR="00221E80" w:rsidRPr="00AF381B" w:rsidRDefault="00221E80" w:rsidP="00221E80">
            <w:pPr>
              <w:spacing w:after="0" w:line="259" w:lineRule="auto"/>
              <w:ind w:left="62"/>
              <w:rPr>
                <w:rFonts w:ascii="Times New Roman" w:hAnsi="Times New Roman"/>
                <w:sz w:val="28"/>
                <w:szCs w:val="28"/>
              </w:rPr>
            </w:pPr>
            <w:r w:rsidRPr="00AF381B">
              <w:rPr>
                <w:rFonts w:ascii="Times New Roman" w:hAnsi="Times New Roman"/>
                <w:b/>
                <w:sz w:val="28"/>
                <w:szCs w:val="28"/>
              </w:rPr>
              <w:t xml:space="preserve">Giới hạn cho phép của RA </w:t>
            </w:r>
          </w:p>
          <w:p w14:paraId="5DE806B8" w14:textId="77777777" w:rsidR="00221E80" w:rsidRPr="00AF381B" w:rsidRDefault="00221E80" w:rsidP="00221E80">
            <w:pPr>
              <w:spacing w:after="0" w:line="259" w:lineRule="auto"/>
              <w:ind w:right="6"/>
              <w:jc w:val="center"/>
              <w:rPr>
                <w:rFonts w:ascii="Times New Roman" w:hAnsi="Times New Roman"/>
                <w:sz w:val="28"/>
                <w:szCs w:val="28"/>
              </w:rPr>
            </w:pPr>
            <w:r w:rsidRPr="00AF381B">
              <w:rPr>
                <w:rFonts w:ascii="Times New Roman" w:hAnsi="Times New Roman"/>
                <w:b/>
                <w:sz w:val="28"/>
                <w:szCs w:val="28"/>
              </w:rPr>
              <w:t xml:space="preserve">(%) </w:t>
            </w:r>
          </w:p>
        </w:tc>
      </w:tr>
      <w:tr w:rsidR="00221E80" w:rsidRPr="00AF381B" w14:paraId="56C98733" w14:textId="77777777" w:rsidTr="00065027">
        <w:trPr>
          <w:trHeight w:val="482"/>
          <w:jc w:val="center"/>
          <w:trPrChange w:id="621" w:author="Nguyen Bjno" w:date="2020-08-18T14:26:00Z">
            <w:trPr>
              <w:trHeight w:val="482"/>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22"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7AEBF812"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1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23"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4998BEE7"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 xml:space="preserve">pH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24"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3E08135"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20</w:t>
            </w:r>
            <w:r w:rsidRPr="00AF381B">
              <w:rPr>
                <w:rFonts w:ascii="Times New Roman" w:hAnsi="Times New Roman"/>
                <w:b/>
                <w:sz w:val="28"/>
                <w:szCs w:val="28"/>
              </w:rPr>
              <w:t xml:space="preserve"> </w:t>
            </w:r>
          </w:p>
        </w:tc>
      </w:tr>
      <w:tr w:rsidR="00221E80" w:rsidRPr="00AF381B" w14:paraId="0EC6DF4E" w14:textId="77777777" w:rsidTr="00065027">
        <w:trPr>
          <w:trHeight w:val="451"/>
          <w:jc w:val="center"/>
          <w:trPrChange w:id="625" w:author="Nguyen Bjno" w:date="2020-08-18T14:26:00Z">
            <w:trPr>
              <w:trHeight w:val="451"/>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26"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0C548B2B"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2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27"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226BA9B8"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 xml:space="preserve">TSS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28"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75ABB0F"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30</w:t>
            </w:r>
            <w:r w:rsidRPr="00AF381B">
              <w:rPr>
                <w:rFonts w:ascii="Times New Roman" w:hAnsi="Times New Roman"/>
                <w:b/>
                <w:sz w:val="28"/>
                <w:szCs w:val="28"/>
              </w:rPr>
              <w:t xml:space="preserve"> </w:t>
            </w:r>
          </w:p>
        </w:tc>
      </w:tr>
      <w:tr w:rsidR="00221E80" w:rsidRPr="00AF381B" w14:paraId="39C16A03" w14:textId="77777777" w:rsidTr="00065027">
        <w:trPr>
          <w:trHeight w:val="454"/>
          <w:jc w:val="center"/>
          <w:trPrChange w:id="629" w:author="Nguyen Bjno" w:date="2020-08-18T14:26:00Z">
            <w:trPr>
              <w:trHeight w:val="454"/>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30"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7E71774B"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3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31"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61FA6EC8"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 xml:space="preserve">COD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32"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5F78D648"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20</w:t>
            </w:r>
            <w:r w:rsidRPr="00AF381B">
              <w:rPr>
                <w:rFonts w:ascii="Times New Roman" w:hAnsi="Times New Roman"/>
                <w:b/>
                <w:sz w:val="28"/>
                <w:szCs w:val="28"/>
              </w:rPr>
              <w:t xml:space="preserve"> </w:t>
            </w:r>
          </w:p>
        </w:tc>
      </w:tr>
      <w:tr w:rsidR="00221E80" w:rsidRPr="00AF381B" w14:paraId="023CED5E" w14:textId="77777777" w:rsidTr="00065027">
        <w:trPr>
          <w:trHeight w:val="451"/>
          <w:jc w:val="center"/>
          <w:trPrChange w:id="633" w:author="Nguyen Bjno" w:date="2020-08-18T14:26:00Z">
            <w:trPr>
              <w:trHeight w:val="451"/>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34"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4C0CD778"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4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35"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23B30364"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 xml:space="preserve">BOD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36"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2595E347"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30</w:t>
            </w:r>
            <w:r w:rsidRPr="00AF381B">
              <w:rPr>
                <w:rFonts w:ascii="Times New Roman" w:hAnsi="Times New Roman"/>
                <w:b/>
                <w:sz w:val="28"/>
                <w:szCs w:val="28"/>
              </w:rPr>
              <w:t xml:space="preserve"> </w:t>
            </w:r>
          </w:p>
        </w:tc>
      </w:tr>
      <w:tr w:rsidR="00221E80" w:rsidRPr="00AF381B" w14:paraId="1048F269" w14:textId="77777777" w:rsidTr="00065027">
        <w:trPr>
          <w:trHeight w:val="451"/>
          <w:jc w:val="center"/>
          <w:trPrChange w:id="637" w:author="Nguyen Bjno" w:date="2020-08-18T14:26:00Z">
            <w:trPr>
              <w:trHeight w:val="451"/>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38"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766AE911"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5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39"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7E7C1AAC"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N-NH</w:t>
            </w:r>
            <w:r w:rsidRPr="00AF381B">
              <w:rPr>
                <w:rFonts w:ascii="Times New Roman" w:hAnsi="Times New Roman"/>
                <w:sz w:val="28"/>
                <w:szCs w:val="28"/>
                <w:vertAlign w:val="subscript"/>
              </w:rPr>
              <w:t>4</w:t>
            </w:r>
            <w:r w:rsidRPr="00AF381B">
              <w:rPr>
                <w:rFonts w:ascii="Times New Roman" w:hAnsi="Times New Roman"/>
                <w:sz w:val="28"/>
                <w:szCs w:val="28"/>
                <w:vertAlign w:val="superscript"/>
              </w:rPr>
              <w:t>+</w:t>
            </w:r>
            <w:r w:rsidRPr="00AF381B">
              <w:rPr>
                <w:rFonts w:ascii="Times New Roman" w:hAnsi="Times New Roman"/>
                <w:sz w:val="28"/>
                <w:szCs w:val="28"/>
              </w:rPr>
              <w:t xml:space="preserve">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40"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7A18462C"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20</w:t>
            </w:r>
            <w:r w:rsidRPr="00AF381B">
              <w:rPr>
                <w:rFonts w:ascii="Times New Roman" w:hAnsi="Times New Roman"/>
                <w:b/>
                <w:sz w:val="28"/>
                <w:szCs w:val="28"/>
              </w:rPr>
              <w:t xml:space="preserve"> </w:t>
            </w:r>
          </w:p>
        </w:tc>
      </w:tr>
      <w:tr w:rsidR="00221E80" w:rsidRPr="00AF381B" w14:paraId="58DDE2AC" w14:textId="77777777" w:rsidTr="00065027">
        <w:trPr>
          <w:trHeight w:val="454"/>
          <w:jc w:val="center"/>
          <w:trPrChange w:id="641" w:author="Nguyen Bjno" w:date="2020-08-18T14:26:00Z">
            <w:trPr>
              <w:trHeight w:val="454"/>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42"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59885353"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6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43"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5DF1854C"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 xml:space="preserve">Tổng P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44"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5938EE7"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20</w:t>
            </w:r>
            <w:r w:rsidRPr="00AF381B">
              <w:rPr>
                <w:rFonts w:ascii="Times New Roman" w:hAnsi="Times New Roman"/>
                <w:b/>
                <w:sz w:val="28"/>
                <w:szCs w:val="28"/>
              </w:rPr>
              <w:t xml:space="preserve"> </w:t>
            </w:r>
          </w:p>
        </w:tc>
      </w:tr>
      <w:tr w:rsidR="00221E80" w:rsidRPr="00AF381B" w14:paraId="6B22DAE8" w14:textId="77777777" w:rsidTr="00065027">
        <w:trPr>
          <w:trHeight w:val="451"/>
          <w:jc w:val="center"/>
          <w:trPrChange w:id="645" w:author="Nguyen Bjno" w:date="2020-08-18T14:26:00Z">
            <w:trPr>
              <w:trHeight w:val="451"/>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46"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534DC783"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7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47"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69EBBD10"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 xml:space="preserve">Tổng N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48"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13C0EBCD"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20</w:t>
            </w:r>
            <w:r w:rsidRPr="00AF381B">
              <w:rPr>
                <w:rFonts w:ascii="Times New Roman" w:hAnsi="Times New Roman"/>
                <w:b/>
                <w:sz w:val="28"/>
                <w:szCs w:val="28"/>
              </w:rPr>
              <w:t xml:space="preserve"> </w:t>
            </w:r>
          </w:p>
        </w:tc>
      </w:tr>
      <w:tr w:rsidR="00221E80" w:rsidRPr="00AF381B" w14:paraId="295D5F93" w14:textId="77777777" w:rsidTr="00065027">
        <w:trPr>
          <w:trHeight w:val="451"/>
          <w:jc w:val="center"/>
          <w:trPrChange w:id="649" w:author="Nguyen Bjno" w:date="2020-08-18T14:26:00Z">
            <w:trPr>
              <w:trHeight w:val="451"/>
            </w:trPr>
          </w:trPrChange>
        </w:trPr>
        <w:tc>
          <w:tcPr>
            <w:tcW w:w="991" w:type="dxa"/>
            <w:tcBorders>
              <w:top w:val="single" w:sz="4" w:space="0" w:color="000000"/>
              <w:left w:val="single" w:sz="4" w:space="0" w:color="000000"/>
              <w:bottom w:val="single" w:sz="4" w:space="0" w:color="000000"/>
              <w:right w:val="single" w:sz="4" w:space="0" w:color="000000"/>
            </w:tcBorders>
            <w:shd w:val="clear" w:color="auto" w:fill="auto"/>
            <w:tcPrChange w:id="650" w:author="Nguyen Bjno" w:date="2020-08-18T14:26:00Z">
              <w:tcPr>
                <w:tcW w:w="991" w:type="dxa"/>
                <w:tcBorders>
                  <w:top w:val="single" w:sz="4" w:space="0" w:color="000000"/>
                  <w:left w:val="single" w:sz="4" w:space="0" w:color="000000"/>
                  <w:bottom w:val="single" w:sz="4" w:space="0" w:color="000000"/>
                  <w:right w:val="single" w:sz="4" w:space="0" w:color="000000"/>
                </w:tcBorders>
                <w:shd w:val="clear" w:color="auto" w:fill="auto"/>
              </w:tcPr>
            </w:tcPrChange>
          </w:tcPr>
          <w:p w14:paraId="3334E267" w14:textId="77777777" w:rsidR="00221E80" w:rsidRPr="00AF381B" w:rsidRDefault="00221E80" w:rsidP="00221E80">
            <w:pPr>
              <w:spacing w:after="0" w:line="259" w:lineRule="auto"/>
              <w:ind w:right="9"/>
              <w:jc w:val="center"/>
              <w:rPr>
                <w:rFonts w:ascii="Times New Roman" w:hAnsi="Times New Roman"/>
                <w:sz w:val="28"/>
                <w:szCs w:val="28"/>
              </w:rPr>
            </w:pPr>
            <w:r w:rsidRPr="00AF381B">
              <w:rPr>
                <w:rFonts w:ascii="Times New Roman" w:hAnsi="Times New Roman"/>
                <w:sz w:val="28"/>
                <w:szCs w:val="28"/>
              </w:rPr>
              <w:t xml:space="preserve">8 </w:t>
            </w:r>
          </w:p>
        </w:tc>
        <w:tc>
          <w:tcPr>
            <w:tcW w:w="3685" w:type="dxa"/>
            <w:tcBorders>
              <w:top w:val="single" w:sz="4" w:space="0" w:color="000000"/>
              <w:left w:val="single" w:sz="4" w:space="0" w:color="000000"/>
              <w:bottom w:val="single" w:sz="4" w:space="0" w:color="000000"/>
              <w:right w:val="single" w:sz="4" w:space="0" w:color="000000"/>
            </w:tcBorders>
            <w:shd w:val="clear" w:color="auto" w:fill="auto"/>
            <w:tcPrChange w:id="651" w:author="Nguyen Bjno" w:date="2020-08-18T14:26:00Z">
              <w:tcPr>
                <w:tcW w:w="3685" w:type="dxa"/>
                <w:tcBorders>
                  <w:top w:val="single" w:sz="4" w:space="0" w:color="000000"/>
                  <w:left w:val="single" w:sz="4" w:space="0" w:color="000000"/>
                  <w:bottom w:val="single" w:sz="4" w:space="0" w:color="000000"/>
                  <w:right w:val="single" w:sz="4" w:space="0" w:color="000000"/>
                </w:tcBorders>
                <w:shd w:val="clear" w:color="auto" w:fill="auto"/>
              </w:tcPr>
            </w:tcPrChange>
          </w:tcPr>
          <w:p w14:paraId="0EDE6775" w14:textId="77777777" w:rsidR="00221E80" w:rsidRPr="00AF381B" w:rsidRDefault="00221E80" w:rsidP="00221E80">
            <w:pPr>
              <w:spacing w:after="0" w:line="259" w:lineRule="auto"/>
              <w:rPr>
                <w:rFonts w:ascii="Times New Roman" w:hAnsi="Times New Roman"/>
                <w:sz w:val="28"/>
                <w:szCs w:val="28"/>
              </w:rPr>
            </w:pPr>
            <w:r w:rsidRPr="00AF381B">
              <w:rPr>
                <w:rFonts w:ascii="Times New Roman" w:hAnsi="Times New Roman"/>
                <w:sz w:val="28"/>
                <w:szCs w:val="28"/>
              </w:rPr>
              <w:t xml:space="preserve">TOC </w:t>
            </w:r>
          </w:p>
        </w:tc>
        <w:tc>
          <w:tcPr>
            <w:tcW w:w="3512" w:type="dxa"/>
            <w:tcBorders>
              <w:top w:val="single" w:sz="4" w:space="0" w:color="000000"/>
              <w:left w:val="single" w:sz="4" w:space="0" w:color="000000"/>
              <w:bottom w:val="single" w:sz="4" w:space="0" w:color="000000"/>
              <w:right w:val="single" w:sz="4" w:space="0" w:color="000000"/>
            </w:tcBorders>
            <w:shd w:val="clear" w:color="auto" w:fill="auto"/>
            <w:tcPrChange w:id="652" w:author="Nguyen Bjno" w:date="2020-08-18T14:26:00Z">
              <w:tcPr>
                <w:tcW w:w="35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533A569" w14:textId="77777777" w:rsidR="00221E80" w:rsidRPr="00AF381B" w:rsidRDefault="00221E80" w:rsidP="00221E80">
            <w:pPr>
              <w:spacing w:after="0" w:line="259" w:lineRule="auto"/>
              <w:ind w:right="5"/>
              <w:jc w:val="center"/>
              <w:rPr>
                <w:rFonts w:ascii="Times New Roman" w:hAnsi="Times New Roman"/>
                <w:sz w:val="28"/>
                <w:szCs w:val="28"/>
              </w:rPr>
            </w:pPr>
            <w:r w:rsidRPr="00AF381B">
              <w:rPr>
                <w:rFonts w:ascii="Times New Roman" w:hAnsi="Times New Roman"/>
                <w:sz w:val="28"/>
                <w:szCs w:val="28"/>
              </w:rPr>
              <w:t>≤ 20</w:t>
            </w:r>
            <w:r w:rsidRPr="00AF381B">
              <w:rPr>
                <w:rFonts w:ascii="Times New Roman" w:hAnsi="Times New Roman"/>
                <w:b/>
                <w:sz w:val="28"/>
                <w:szCs w:val="28"/>
              </w:rPr>
              <w:t xml:space="preserve"> </w:t>
            </w:r>
          </w:p>
        </w:tc>
      </w:tr>
    </w:tbl>
    <w:p w14:paraId="7E28473E" w14:textId="77777777" w:rsidR="00221E80" w:rsidRPr="00A81FCE" w:rsidRDefault="00221E80" w:rsidP="00221E80">
      <w:pPr>
        <w:spacing w:after="142" w:line="259" w:lineRule="auto"/>
        <w:ind w:left="636"/>
        <w:rPr>
          <w:rFonts w:ascii="Times New Roman" w:hAnsi="Times New Roman" w:cs="Times New Roman"/>
          <w:sz w:val="28"/>
          <w:szCs w:val="28"/>
        </w:rPr>
      </w:pPr>
      <w:r>
        <w:rPr>
          <w:b/>
        </w:rPr>
        <w:t xml:space="preserve"> </w:t>
      </w:r>
      <w:r w:rsidRPr="00A81FCE">
        <w:rPr>
          <w:rFonts w:ascii="Times New Roman" w:hAnsi="Times New Roman" w:cs="Times New Roman"/>
          <w:b/>
          <w:sz w:val="28"/>
          <w:szCs w:val="28"/>
        </w:rPr>
        <w:tab/>
        <w:t xml:space="preserve"> </w:t>
      </w:r>
    </w:p>
    <w:p w14:paraId="6A42023E" w14:textId="77777777" w:rsidR="00221E80" w:rsidRPr="00AF381B" w:rsidRDefault="00221E80" w:rsidP="00221E80">
      <w:pPr>
        <w:numPr>
          <w:ilvl w:val="2"/>
          <w:numId w:val="166"/>
        </w:numPr>
        <w:tabs>
          <w:tab w:val="left" w:pos="1276"/>
          <w:tab w:val="left" w:pos="1418"/>
          <w:tab w:val="left" w:pos="1560"/>
          <w:tab w:val="left" w:pos="1843"/>
          <w:tab w:val="left" w:pos="9356"/>
        </w:tabs>
        <w:spacing w:after="161" w:line="266" w:lineRule="auto"/>
        <w:ind w:left="0" w:right="4" w:firstLine="851"/>
        <w:jc w:val="both"/>
        <w:rPr>
          <w:rFonts w:ascii="Times New Roman" w:hAnsi="Times New Roman"/>
          <w:sz w:val="28"/>
          <w:szCs w:val="28"/>
        </w:rPr>
      </w:pPr>
      <w:r w:rsidRPr="00AF381B">
        <w:rPr>
          <w:rFonts w:ascii="Times New Roman" w:hAnsi="Times New Roman"/>
          <w:sz w:val="28"/>
          <w:szCs w:val="28"/>
        </w:rPr>
        <w:t xml:space="preserve">Trường hợp RA nằm ngoài giới hạn cho phép tại </w:t>
      </w:r>
      <w:r w:rsidRPr="00A81FCE">
        <w:rPr>
          <w:rFonts w:ascii="Times New Roman" w:hAnsi="Times New Roman"/>
          <w:sz w:val="28"/>
          <w:szCs w:val="28"/>
          <w:highlight w:val="yellow"/>
        </w:rPr>
        <w:t>Bảng…</w:t>
      </w:r>
      <w:r w:rsidRPr="00AF381B">
        <w:rPr>
          <w:rFonts w:ascii="Times New Roman" w:hAnsi="Times New Roman"/>
          <w:sz w:val="28"/>
          <w:szCs w:val="28"/>
        </w:rPr>
        <w:t xml:space="preserve"> trên, đơn vị vận hành Hệ thống phải tìm nguyên nhân và có hành động khắc phục. Sau đó phải thực hiện lại việc quan trắc đối chứng để tính toán RA, cho đến khi RA đáp ứng yêu cầu tại tiết d.2.2 điểm này thì dữ liệu quan trắc của Hệ thống được chấp nhận sử dụng. </w:t>
      </w:r>
    </w:p>
    <w:p w14:paraId="015CF3F2" w14:textId="259999A4" w:rsidR="00221E80" w:rsidRPr="00AF381B" w:rsidRDefault="00221E80" w:rsidP="00221E80">
      <w:pPr>
        <w:tabs>
          <w:tab w:val="left" w:pos="1276"/>
          <w:tab w:val="left" w:pos="1418"/>
          <w:tab w:val="left" w:pos="1560"/>
          <w:tab w:val="left" w:pos="1843"/>
          <w:tab w:val="left" w:pos="9356"/>
        </w:tabs>
        <w:spacing w:after="80"/>
        <w:ind w:right="4" w:firstLine="851"/>
        <w:rPr>
          <w:rFonts w:ascii="Times New Roman" w:hAnsi="Times New Roman"/>
          <w:sz w:val="28"/>
          <w:szCs w:val="28"/>
        </w:rPr>
      </w:pPr>
      <w:r w:rsidRPr="00AF381B">
        <w:rPr>
          <w:rFonts w:ascii="Times New Roman" w:hAnsi="Times New Roman"/>
          <w:sz w:val="28"/>
          <w:szCs w:val="28"/>
        </w:rPr>
        <w:t xml:space="preserve"> đ) Các thông tin kiểm soát chất lượng được ghi chép vào Biên bản kiểm tra các đặc tính kỹ thuật, tính năng và độ chính xác tương đối của Hệ thống</w:t>
      </w:r>
      <w:ins w:id="653" w:author="Nguyen Bjno" w:date="2020-08-18T14:26:00Z">
        <w:r w:rsidR="00324E18">
          <w:rPr>
            <w:rFonts w:ascii="Times New Roman" w:hAnsi="Times New Roman"/>
            <w:sz w:val="28"/>
            <w:szCs w:val="28"/>
          </w:rPr>
          <w:t xml:space="preserve"> </w:t>
        </w:r>
        <w:r w:rsidR="00324E18" w:rsidRPr="00324E18">
          <w:rPr>
            <w:rFonts w:ascii="Times New Roman" w:hAnsi="Times New Roman"/>
            <w:sz w:val="28"/>
            <w:szCs w:val="28"/>
            <w:highlight w:val="yellow"/>
            <w:rPrChange w:id="654" w:author="Nguyen Bjno" w:date="2020-08-18T14:26:00Z">
              <w:rPr>
                <w:rFonts w:ascii="Times New Roman" w:hAnsi="Times New Roman"/>
                <w:sz w:val="28"/>
                <w:szCs w:val="28"/>
              </w:rPr>
            </w:rPrChange>
          </w:rPr>
          <w:t xml:space="preserve">tại Phụ lục  </w:t>
        </w:r>
      </w:ins>
      <w:del w:id="655" w:author="Nguyen Bjno" w:date="2020-08-18T14:26:00Z">
        <w:r w:rsidRPr="00324E18" w:rsidDel="00324E18">
          <w:rPr>
            <w:rFonts w:ascii="Times New Roman" w:hAnsi="Times New Roman"/>
            <w:sz w:val="28"/>
            <w:szCs w:val="28"/>
            <w:highlight w:val="yellow"/>
            <w:rPrChange w:id="656" w:author="Nguyen Bjno" w:date="2020-08-18T14:26:00Z">
              <w:rPr>
                <w:rFonts w:ascii="Times New Roman" w:hAnsi="Times New Roman"/>
                <w:sz w:val="28"/>
                <w:szCs w:val="28"/>
              </w:rPr>
            </w:rPrChange>
          </w:rPr>
          <w:delText>.</w:delText>
        </w:r>
      </w:del>
      <w:r w:rsidRPr="00AF381B">
        <w:rPr>
          <w:rFonts w:ascii="Times New Roman" w:hAnsi="Times New Roman"/>
          <w:sz w:val="28"/>
          <w:szCs w:val="28"/>
        </w:rPr>
        <w:t xml:space="preserve"> </w:t>
      </w:r>
    </w:p>
    <w:p w14:paraId="66074236" w14:textId="7A724E08" w:rsidR="00221E80" w:rsidDel="003D5927" w:rsidRDefault="00221E80" w:rsidP="00221E80">
      <w:pPr>
        <w:jc w:val="center"/>
        <w:rPr>
          <w:del w:id="657" w:author="Nguyen Bjno" w:date="2020-08-18T14:27:00Z"/>
          <w:rFonts w:ascii="Times New Roman" w:hAnsi="Times New Roman"/>
          <w:b/>
          <w:sz w:val="28"/>
          <w:szCs w:val="28"/>
        </w:rPr>
      </w:pPr>
    </w:p>
    <w:p w14:paraId="2787DB0B" w14:textId="4257BD68" w:rsidR="00B244A1" w:rsidDel="003D5927" w:rsidRDefault="00B244A1">
      <w:pPr>
        <w:rPr>
          <w:del w:id="658" w:author="Nguyen Bjno" w:date="2020-08-18T14:27:00Z"/>
          <w:rFonts w:ascii="Times New Roman" w:hAnsi="Times New Roman"/>
          <w:b/>
          <w:sz w:val="28"/>
          <w:szCs w:val="28"/>
        </w:rPr>
      </w:pPr>
      <w:del w:id="659" w:author="Nguyen Bjno" w:date="2020-08-18T14:27:00Z">
        <w:r w:rsidDel="003D5927">
          <w:rPr>
            <w:rFonts w:ascii="Times New Roman" w:hAnsi="Times New Roman"/>
            <w:b/>
            <w:sz w:val="28"/>
            <w:szCs w:val="28"/>
          </w:rPr>
          <w:br w:type="page"/>
        </w:r>
      </w:del>
    </w:p>
    <w:p w14:paraId="3F83ED68" w14:textId="3695AFD9" w:rsidR="00221E80" w:rsidRDefault="00221E80">
      <w:pPr>
        <w:jc w:val="center"/>
        <w:rPr>
          <w:rFonts w:ascii="Times New Roman" w:hAnsi="Times New Roman"/>
          <w:b/>
          <w:sz w:val="28"/>
          <w:szCs w:val="28"/>
        </w:rPr>
      </w:pPr>
      <w:r>
        <w:rPr>
          <w:rFonts w:ascii="Times New Roman" w:hAnsi="Times New Roman"/>
          <w:b/>
          <w:sz w:val="28"/>
          <w:szCs w:val="28"/>
        </w:rPr>
        <w:t>CHƯƠNG 6</w:t>
      </w:r>
    </w:p>
    <w:p w14:paraId="43378147" w14:textId="77777777" w:rsidR="00221E80" w:rsidRDefault="00221E80" w:rsidP="00221E80">
      <w:pPr>
        <w:spacing w:after="0"/>
        <w:jc w:val="center"/>
        <w:rPr>
          <w:rFonts w:ascii="Times New Roman" w:hAnsi="Times New Roman"/>
          <w:b/>
          <w:sz w:val="28"/>
          <w:szCs w:val="28"/>
        </w:rPr>
      </w:pPr>
      <w:r>
        <w:rPr>
          <w:rFonts w:ascii="Times New Roman" w:hAnsi="Times New Roman"/>
          <w:b/>
          <w:sz w:val="28"/>
          <w:szCs w:val="28"/>
        </w:rPr>
        <w:t xml:space="preserve">QUY ĐỊNH VỀ YÊU CẦU CƠ BẢN CỦA HỆ THỐNG QUAN TRẮC </w:t>
      </w:r>
    </w:p>
    <w:p w14:paraId="43675A1C" w14:textId="77777777" w:rsidR="00221E80" w:rsidRDefault="00221E80" w:rsidP="00221E80">
      <w:pPr>
        <w:spacing w:after="0"/>
        <w:jc w:val="center"/>
        <w:rPr>
          <w:rFonts w:ascii="Times New Roman" w:hAnsi="Times New Roman"/>
          <w:b/>
          <w:sz w:val="28"/>
          <w:szCs w:val="28"/>
        </w:rPr>
      </w:pPr>
      <w:r>
        <w:rPr>
          <w:rFonts w:ascii="Times New Roman" w:hAnsi="Times New Roman"/>
          <w:b/>
          <w:sz w:val="28"/>
          <w:szCs w:val="28"/>
        </w:rPr>
        <w:t>KHÍ TỰ ĐỘNG, LIÊN TỤC</w:t>
      </w:r>
    </w:p>
    <w:p w14:paraId="6EF8AB6D" w14:textId="77777777" w:rsidR="00221E80" w:rsidRPr="004F5E83" w:rsidRDefault="00221E80" w:rsidP="00221E80">
      <w:pPr>
        <w:jc w:val="both"/>
        <w:rPr>
          <w:rFonts w:ascii="Times New Roman" w:hAnsi="Times New Roman"/>
          <w:sz w:val="28"/>
          <w:szCs w:val="28"/>
        </w:rPr>
      </w:pPr>
    </w:p>
    <w:p w14:paraId="54D56AD5" w14:textId="77777777" w:rsidR="00221E80" w:rsidRPr="00486D4A" w:rsidRDefault="00221E80" w:rsidP="00221E80">
      <w:pPr>
        <w:ind w:firstLine="709"/>
        <w:jc w:val="both"/>
        <w:rPr>
          <w:rFonts w:ascii="Times New Roman" w:hAnsi="Times New Roman"/>
          <w:b/>
          <w:sz w:val="28"/>
          <w:szCs w:val="28"/>
        </w:rPr>
      </w:pPr>
      <w:r w:rsidRPr="00486D4A">
        <w:rPr>
          <w:rFonts w:ascii="Times New Roman" w:hAnsi="Times New Roman"/>
          <w:b/>
          <w:sz w:val="28"/>
          <w:szCs w:val="28"/>
        </w:rPr>
        <w:t>Điều</w:t>
      </w:r>
      <w:r>
        <w:rPr>
          <w:rFonts w:ascii="Times New Roman" w:hAnsi="Times New Roman"/>
          <w:b/>
          <w:sz w:val="28"/>
          <w:szCs w:val="28"/>
        </w:rPr>
        <w:t xml:space="preserve"> 30.</w:t>
      </w:r>
      <w:r w:rsidRPr="00486D4A">
        <w:rPr>
          <w:rFonts w:ascii="Times New Roman" w:hAnsi="Times New Roman"/>
          <w:b/>
          <w:sz w:val="28"/>
          <w:szCs w:val="28"/>
        </w:rPr>
        <w:t xml:space="preserve"> Yêu cầu cơ bản đối với hệ thống quan trắc chất lượng không khí tự động, liên tục</w:t>
      </w:r>
    </w:p>
    <w:p w14:paraId="1A705F7F" w14:textId="77777777" w:rsidR="00221E80" w:rsidRPr="001B7451" w:rsidRDefault="00221E80" w:rsidP="00221E80">
      <w:pPr>
        <w:spacing w:before="120" w:after="120" w:line="240" w:lineRule="auto"/>
        <w:ind w:firstLine="709"/>
        <w:jc w:val="both"/>
        <w:rPr>
          <w:rFonts w:ascii="Times New Roman" w:hAnsi="Times New Roman"/>
          <w:sz w:val="28"/>
          <w:szCs w:val="28"/>
        </w:rPr>
      </w:pPr>
      <w:r w:rsidRPr="001B7451">
        <w:rPr>
          <w:rFonts w:ascii="Times New Roman" w:hAnsi="Times New Roman"/>
          <w:sz w:val="28"/>
          <w:szCs w:val="28"/>
        </w:rPr>
        <w:t>Trạm quan trắc không khí tự động phải đáp ứng các yêu cầu cơ bản như sau:</w:t>
      </w:r>
    </w:p>
    <w:p w14:paraId="640C571D" w14:textId="77777777" w:rsidR="00221E80" w:rsidRPr="001B7451" w:rsidRDefault="00221E80" w:rsidP="00221E80">
      <w:pPr>
        <w:spacing w:before="120" w:after="120" w:line="240" w:lineRule="auto"/>
        <w:ind w:firstLine="709"/>
        <w:jc w:val="both"/>
        <w:rPr>
          <w:rFonts w:ascii="Times New Roman" w:hAnsi="Times New Roman"/>
          <w:sz w:val="28"/>
          <w:szCs w:val="28"/>
        </w:rPr>
      </w:pPr>
      <w:r w:rsidRPr="001B7451">
        <w:rPr>
          <w:rFonts w:ascii="Times New Roman" w:hAnsi="Times New Roman"/>
          <w:b/>
          <w:sz w:val="28"/>
          <w:szCs w:val="28"/>
        </w:rPr>
        <w:tab/>
      </w:r>
      <w:r w:rsidRPr="001B7451">
        <w:rPr>
          <w:rFonts w:ascii="Times New Roman" w:hAnsi="Times New Roman"/>
          <w:sz w:val="28"/>
          <w:szCs w:val="28"/>
        </w:rPr>
        <w:t>1. Thông số quan trắc</w:t>
      </w:r>
    </w:p>
    <w:p w14:paraId="4876D46B" w14:textId="4ABE75CA" w:rsidR="00221E80" w:rsidRDefault="00221E80" w:rsidP="00221E80">
      <w:pPr>
        <w:spacing w:before="120" w:after="120" w:line="240" w:lineRule="auto"/>
        <w:ind w:firstLine="709"/>
        <w:jc w:val="both"/>
        <w:rPr>
          <w:ins w:id="660" w:author="Nguyen Bjno" w:date="2020-08-18T14:27:00Z"/>
          <w:rFonts w:ascii="Times New Roman" w:hAnsi="Times New Roman"/>
          <w:sz w:val="28"/>
          <w:szCs w:val="28"/>
          <w:lang w:val="vi-VN"/>
        </w:rPr>
      </w:pPr>
      <w:r w:rsidRPr="001B7451">
        <w:rPr>
          <w:rFonts w:ascii="Times New Roman" w:hAnsi="Times New Roman"/>
          <w:sz w:val="28"/>
          <w:szCs w:val="28"/>
        </w:rPr>
        <w:tab/>
      </w:r>
      <w:r w:rsidRPr="001B7451">
        <w:rPr>
          <w:rFonts w:ascii="Times New Roman" w:hAnsi="Times New Roman"/>
          <w:sz w:val="28"/>
          <w:szCs w:val="28"/>
          <w:lang w:val="vi-VN"/>
        </w:rPr>
        <w:t>Căn cứ vào mục tiêu quan trắc</w:t>
      </w:r>
      <w:r w:rsidRPr="001B7451">
        <w:rPr>
          <w:rFonts w:ascii="Times New Roman" w:hAnsi="Times New Roman"/>
          <w:sz w:val="28"/>
          <w:szCs w:val="28"/>
        </w:rPr>
        <w:t xml:space="preserve"> và đặc điểm khu vực quan trắc</w:t>
      </w:r>
      <w:r w:rsidRPr="001B7451">
        <w:rPr>
          <w:rFonts w:ascii="Times New Roman" w:hAnsi="Times New Roman"/>
          <w:sz w:val="28"/>
          <w:szCs w:val="28"/>
          <w:lang w:val="vi-VN"/>
        </w:rPr>
        <w:t xml:space="preserve"> để lựa chọn các thông số môi trường cần quan trắc cho phù </w:t>
      </w:r>
      <w:r w:rsidRPr="001B7451">
        <w:rPr>
          <w:rFonts w:ascii="Times New Roman" w:hAnsi="Times New Roman"/>
          <w:color w:val="000000"/>
          <w:sz w:val="28"/>
          <w:szCs w:val="28"/>
          <w:lang w:val="vi-VN"/>
        </w:rPr>
        <w:t>hợp</w:t>
      </w:r>
      <w:r w:rsidRPr="001B7451">
        <w:rPr>
          <w:rFonts w:ascii="Times New Roman" w:hAnsi="Times New Roman"/>
          <w:color w:val="000000"/>
          <w:sz w:val="28"/>
          <w:szCs w:val="28"/>
        </w:rPr>
        <w:t xml:space="preserve"> và theo </w:t>
      </w:r>
      <w:r w:rsidRPr="001B7451">
        <w:rPr>
          <w:rFonts w:ascii="Times New Roman" w:hAnsi="Times New Roman"/>
          <w:color w:val="000000"/>
          <w:sz w:val="28"/>
          <w:szCs w:val="28"/>
          <w:lang w:val="vi-VN"/>
        </w:rPr>
        <w:t xml:space="preserve">quy định </w:t>
      </w:r>
      <w:r w:rsidRPr="001B7451">
        <w:rPr>
          <w:rFonts w:ascii="Times New Roman" w:hAnsi="Times New Roman"/>
          <w:color w:val="000000"/>
          <w:sz w:val="28"/>
          <w:szCs w:val="28"/>
        </w:rPr>
        <w:t>dưới đây</w:t>
      </w:r>
      <w:r w:rsidRPr="001B7451">
        <w:rPr>
          <w:rFonts w:ascii="Times New Roman" w:hAnsi="Times New Roman"/>
          <w:sz w:val="28"/>
          <w:szCs w:val="28"/>
          <w:lang w:val="vi-VN"/>
        </w:rPr>
        <w:t>:</w:t>
      </w:r>
    </w:p>
    <w:p w14:paraId="07B9ACAA" w14:textId="77777777" w:rsidR="00DF183B" w:rsidRPr="001B7451" w:rsidRDefault="00DF183B" w:rsidP="00221E80">
      <w:pPr>
        <w:spacing w:before="120" w:after="120" w:line="240" w:lineRule="auto"/>
        <w:ind w:firstLine="709"/>
        <w:jc w:val="both"/>
        <w:rPr>
          <w:rFonts w:ascii="Times New Roman" w:hAnsi="Times New Roman"/>
          <w:sz w:val="28"/>
          <w:szCs w:val="28"/>
          <w:lang w:val="vi-VN"/>
        </w:rPr>
      </w:pPr>
    </w:p>
    <w:p w14:paraId="11BFE165" w14:textId="77777777" w:rsidR="00221E80" w:rsidRPr="007B136A" w:rsidRDefault="00221E80" w:rsidP="00221E80">
      <w:pPr>
        <w:spacing w:before="120" w:after="120" w:line="240" w:lineRule="auto"/>
        <w:ind w:firstLine="709"/>
        <w:jc w:val="both"/>
        <w:rPr>
          <w:rFonts w:ascii="Times New Roman" w:hAnsi="Times New Roman"/>
          <w:sz w:val="28"/>
          <w:szCs w:val="28"/>
          <w:highlight w:val="yellow"/>
          <w:lang w:val="vi-VN"/>
        </w:rPr>
      </w:pPr>
      <w:r w:rsidRPr="007B136A">
        <w:rPr>
          <w:rFonts w:ascii="Times New Roman" w:hAnsi="Times New Roman"/>
          <w:sz w:val="28"/>
          <w:szCs w:val="28"/>
          <w:highlight w:val="yellow"/>
          <w:lang w:val="vi-VN"/>
        </w:rPr>
        <w:t>a. Nhóm các thông số bắt buộc gồm có: N</w:t>
      </w:r>
      <w:r w:rsidRPr="007B136A">
        <w:rPr>
          <w:rFonts w:ascii="Times New Roman" w:hAnsi="Times New Roman"/>
          <w:bCs/>
          <w:spacing w:val="-2"/>
          <w:sz w:val="28"/>
          <w:szCs w:val="28"/>
          <w:highlight w:val="yellow"/>
          <w:lang w:val="vi-VN"/>
        </w:rPr>
        <w:t>hiệt độ, vận tốc gió, hướng gió, độ ẩm, áp suất, bức xạ mặt trời, nitơ oxit (NO</w:t>
      </w:r>
      <w:r w:rsidRPr="007B136A">
        <w:rPr>
          <w:rFonts w:ascii="Times New Roman" w:hAnsi="Times New Roman"/>
          <w:bCs/>
          <w:spacing w:val="-2"/>
          <w:sz w:val="28"/>
          <w:szCs w:val="28"/>
          <w:highlight w:val="yellow"/>
          <w:vertAlign w:val="subscript"/>
          <w:lang w:val="vi-VN"/>
        </w:rPr>
        <w:t>x</w:t>
      </w:r>
      <w:r w:rsidRPr="007B136A">
        <w:rPr>
          <w:rFonts w:ascii="Times New Roman" w:hAnsi="Times New Roman"/>
          <w:bCs/>
          <w:spacing w:val="-2"/>
          <w:sz w:val="28"/>
          <w:szCs w:val="28"/>
          <w:highlight w:val="yellow"/>
          <w:lang w:val="vi-VN"/>
        </w:rPr>
        <w:t xml:space="preserve"> bao gồm NO và NO</w:t>
      </w:r>
      <w:r w:rsidRPr="007B136A">
        <w:rPr>
          <w:rFonts w:ascii="Times New Roman" w:hAnsi="Times New Roman"/>
          <w:bCs/>
          <w:spacing w:val="-2"/>
          <w:sz w:val="28"/>
          <w:szCs w:val="28"/>
          <w:highlight w:val="yellow"/>
          <w:vertAlign w:val="subscript"/>
          <w:lang w:val="vi-VN"/>
        </w:rPr>
        <w:t>2</w:t>
      </w:r>
      <w:r w:rsidRPr="007B136A">
        <w:rPr>
          <w:rFonts w:ascii="Times New Roman" w:hAnsi="Times New Roman"/>
          <w:bCs/>
          <w:spacing w:val="-2"/>
          <w:sz w:val="28"/>
          <w:szCs w:val="28"/>
          <w:highlight w:val="yellow"/>
          <w:lang w:val="vi-VN"/>
        </w:rPr>
        <w:t>), lưu huỳnh đioxit (SO</w:t>
      </w:r>
      <w:r w:rsidRPr="007B136A">
        <w:rPr>
          <w:rFonts w:ascii="Times New Roman" w:hAnsi="Times New Roman"/>
          <w:bCs/>
          <w:spacing w:val="-2"/>
          <w:sz w:val="28"/>
          <w:szCs w:val="28"/>
          <w:highlight w:val="yellow"/>
          <w:vertAlign w:val="subscript"/>
          <w:lang w:val="vi-VN"/>
        </w:rPr>
        <w:t>2</w:t>
      </w:r>
      <w:r w:rsidRPr="007B136A">
        <w:rPr>
          <w:rFonts w:ascii="Times New Roman" w:hAnsi="Times New Roman"/>
          <w:bCs/>
          <w:spacing w:val="-2"/>
          <w:sz w:val="28"/>
          <w:szCs w:val="28"/>
          <w:highlight w:val="yellow"/>
          <w:lang w:val="vi-VN"/>
        </w:rPr>
        <w:t>), cacbon monoxit (CO), ozon (O</w:t>
      </w:r>
      <w:r w:rsidRPr="007B136A">
        <w:rPr>
          <w:rFonts w:ascii="Times New Roman" w:hAnsi="Times New Roman"/>
          <w:bCs/>
          <w:spacing w:val="-2"/>
          <w:sz w:val="28"/>
          <w:szCs w:val="28"/>
          <w:highlight w:val="yellow"/>
          <w:vertAlign w:val="subscript"/>
          <w:lang w:val="vi-VN"/>
        </w:rPr>
        <w:t>3</w:t>
      </w:r>
      <w:r w:rsidRPr="007B136A">
        <w:rPr>
          <w:rFonts w:ascii="Times New Roman" w:hAnsi="Times New Roman"/>
          <w:bCs/>
          <w:spacing w:val="-2"/>
          <w:sz w:val="28"/>
          <w:szCs w:val="28"/>
          <w:highlight w:val="yellow"/>
          <w:lang w:val="vi-VN"/>
        </w:rPr>
        <w:t>), bụi tổng (TSP), bụi PM</w:t>
      </w:r>
      <w:r w:rsidRPr="007B136A">
        <w:rPr>
          <w:rFonts w:ascii="Times New Roman" w:hAnsi="Times New Roman"/>
          <w:bCs/>
          <w:spacing w:val="-2"/>
          <w:sz w:val="28"/>
          <w:szCs w:val="28"/>
          <w:highlight w:val="yellow"/>
          <w:vertAlign w:val="subscript"/>
          <w:lang w:val="vi-VN"/>
        </w:rPr>
        <w:t>10</w:t>
      </w:r>
      <w:r w:rsidRPr="007B136A">
        <w:rPr>
          <w:rFonts w:ascii="Times New Roman" w:hAnsi="Times New Roman"/>
          <w:bCs/>
          <w:spacing w:val="-2"/>
          <w:sz w:val="28"/>
          <w:szCs w:val="28"/>
          <w:highlight w:val="yellow"/>
          <w:lang w:val="vi-VN"/>
        </w:rPr>
        <w:t xml:space="preserve">, </w:t>
      </w:r>
      <w:r w:rsidRPr="007B136A">
        <w:rPr>
          <w:rFonts w:ascii="Times New Roman" w:hAnsi="Times New Roman"/>
          <w:sz w:val="28"/>
          <w:szCs w:val="28"/>
          <w:highlight w:val="yellow"/>
          <w:lang w:val="vi-VN"/>
        </w:rPr>
        <w:t xml:space="preserve">Bụi </w:t>
      </w:r>
      <w:r w:rsidRPr="007B136A">
        <w:rPr>
          <w:rFonts w:ascii="Times New Roman" w:hAnsi="Times New Roman"/>
          <w:bCs/>
          <w:spacing w:val="-2"/>
          <w:sz w:val="28"/>
          <w:szCs w:val="28"/>
          <w:highlight w:val="yellow"/>
          <w:lang w:val="vi-VN"/>
        </w:rPr>
        <w:t>PM</w:t>
      </w:r>
      <w:r w:rsidRPr="007B136A">
        <w:rPr>
          <w:rFonts w:ascii="Times New Roman" w:hAnsi="Times New Roman"/>
          <w:bCs/>
          <w:spacing w:val="-2"/>
          <w:sz w:val="28"/>
          <w:szCs w:val="28"/>
          <w:highlight w:val="yellow"/>
          <w:vertAlign w:val="subscript"/>
          <w:lang w:val="vi-VN"/>
        </w:rPr>
        <w:t>2.5</w:t>
      </w:r>
      <w:r w:rsidRPr="007B136A">
        <w:rPr>
          <w:rFonts w:ascii="Times New Roman" w:hAnsi="Times New Roman"/>
          <w:bCs/>
          <w:spacing w:val="-2"/>
          <w:sz w:val="28"/>
          <w:szCs w:val="28"/>
          <w:highlight w:val="yellow"/>
          <w:lang w:val="vi-VN"/>
        </w:rPr>
        <w:t>.</w:t>
      </w:r>
    </w:p>
    <w:p w14:paraId="09368EFA" w14:textId="2003CAB6" w:rsidR="00221E80" w:rsidRDefault="00221E80" w:rsidP="00221E80">
      <w:pPr>
        <w:spacing w:before="120" w:after="120" w:line="240" w:lineRule="auto"/>
        <w:ind w:firstLine="709"/>
        <w:jc w:val="both"/>
        <w:rPr>
          <w:ins w:id="661" w:author="Nguyen Bjno" w:date="2020-08-18T14:29:00Z"/>
          <w:rFonts w:ascii="Times New Roman" w:hAnsi="Times New Roman"/>
          <w:sz w:val="28"/>
          <w:szCs w:val="28"/>
          <w:lang w:val="vi-VN"/>
        </w:rPr>
      </w:pPr>
      <w:r w:rsidRPr="007B136A">
        <w:rPr>
          <w:rFonts w:ascii="Times New Roman" w:hAnsi="Times New Roman"/>
          <w:sz w:val="28"/>
          <w:szCs w:val="28"/>
          <w:highlight w:val="yellow"/>
          <w:lang w:val="vi-VN"/>
        </w:rPr>
        <w:t>b. Nhóm các thông số không bắt buộc:</w:t>
      </w:r>
      <w:r w:rsidRPr="007B136A">
        <w:rPr>
          <w:rFonts w:ascii="Times New Roman" w:hAnsi="Times New Roman"/>
          <w:bCs/>
          <w:spacing w:val="-2"/>
          <w:sz w:val="28"/>
          <w:szCs w:val="28"/>
          <w:highlight w:val="yellow"/>
          <w:lang w:val="vi-VN"/>
        </w:rPr>
        <w:t xml:space="preserve">, bụi </w:t>
      </w:r>
      <w:r w:rsidRPr="007B136A">
        <w:rPr>
          <w:rFonts w:ascii="Times New Roman" w:hAnsi="Times New Roman"/>
          <w:sz w:val="28"/>
          <w:szCs w:val="28"/>
          <w:highlight w:val="yellow"/>
          <w:lang w:val="vi-VN"/>
        </w:rPr>
        <w:t>PM</w:t>
      </w:r>
      <w:r w:rsidRPr="007B136A">
        <w:rPr>
          <w:rFonts w:ascii="Times New Roman" w:hAnsi="Times New Roman"/>
          <w:sz w:val="28"/>
          <w:szCs w:val="28"/>
          <w:highlight w:val="yellow"/>
          <w:vertAlign w:val="subscript"/>
          <w:lang w:val="vi-VN"/>
        </w:rPr>
        <w:t>1</w:t>
      </w:r>
      <w:r w:rsidRPr="007B136A">
        <w:rPr>
          <w:rFonts w:ascii="Times New Roman" w:hAnsi="Times New Roman"/>
          <w:sz w:val="28"/>
          <w:szCs w:val="28"/>
          <w:highlight w:val="yellow"/>
          <w:lang w:val="vi-VN"/>
        </w:rPr>
        <w:t>, benzen (C</w:t>
      </w:r>
      <w:r w:rsidRPr="007B136A">
        <w:rPr>
          <w:rFonts w:ascii="Times New Roman" w:hAnsi="Times New Roman"/>
          <w:sz w:val="28"/>
          <w:szCs w:val="28"/>
          <w:highlight w:val="yellow"/>
          <w:vertAlign w:val="subscript"/>
          <w:lang w:val="vi-VN"/>
        </w:rPr>
        <w:t>6</w:t>
      </w:r>
      <w:r w:rsidRPr="007B136A">
        <w:rPr>
          <w:rFonts w:ascii="Times New Roman" w:hAnsi="Times New Roman"/>
          <w:sz w:val="28"/>
          <w:szCs w:val="28"/>
          <w:highlight w:val="yellow"/>
          <w:lang w:val="vi-VN"/>
        </w:rPr>
        <w:t>H</w:t>
      </w:r>
      <w:r w:rsidRPr="007B136A">
        <w:rPr>
          <w:rFonts w:ascii="Times New Roman" w:hAnsi="Times New Roman"/>
          <w:sz w:val="28"/>
          <w:szCs w:val="28"/>
          <w:highlight w:val="yellow"/>
          <w:vertAlign w:val="subscript"/>
          <w:lang w:val="vi-VN"/>
        </w:rPr>
        <w:t>6</w:t>
      </w:r>
      <w:r w:rsidRPr="007B136A">
        <w:rPr>
          <w:rFonts w:ascii="Times New Roman" w:hAnsi="Times New Roman"/>
          <w:sz w:val="28"/>
          <w:szCs w:val="28"/>
          <w:highlight w:val="yellow"/>
          <w:lang w:val="vi-VN"/>
        </w:rPr>
        <w:t>), toluen (C</w:t>
      </w:r>
      <w:r w:rsidRPr="007B136A">
        <w:rPr>
          <w:rFonts w:ascii="Times New Roman" w:hAnsi="Times New Roman"/>
          <w:sz w:val="28"/>
          <w:szCs w:val="28"/>
          <w:highlight w:val="yellow"/>
          <w:vertAlign w:val="subscript"/>
          <w:lang w:val="vi-VN"/>
        </w:rPr>
        <w:t>7</w:t>
      </w:r>
      <w:r w:rsidRPr="007B136A">
        <w:rPr>
          <w:rFonts w:ascii="Times New Roman" w:hAnsi="Times New Roman"/>
          <w:sz w:val="28"/>
          <w:szCs w:val="28"/>
          <w:highlight w:val="yellow"/>
          <w:lang w:val="vi-VN"/>
        </w:rPr>
        <w:t>H</w:t>
      </w:r>
      <w:r w:rsidRPr="007B136A">
        <w:rPr>
          <w:rFonts w:ascii="Times New Roman" w:hAnsi="Times New Roman"/>
          <w:sz w:val="28"/>
          <w:szCs w:val="28"/>
          <w:highlight w:val="yellow"/>
          <w:vertAlign w:val="subscript"/>
          <w:lang w:val="vi-VN"/>
        </w:rPr>
        <w:t>8</w:t>
      </w:r>
      <w:r w:rsidRPr="007B136A">
        <w:rPr>
          <w:rFonts w:ascii="Times New Roman" w:hAnsi="Times New Roman"/>
          <w:sz w:val="28"/>
          <w:szCs w:val="28"/>
          <w:highlight w:val="yellow"/>
          <w:lang w:val="vi-VN"/>
        </w:rPr>
        <w:t>), ethyl benzen, xylen (C</w:t>
      </w:r>
      <w:r w:rsidRPr="007B136A">
        <w:rPr>
          <w:rFonts w:ascii="Times New Roman" w:hAnsi="Times New Roman"/>
          <w:sz w:val="28"/>
          <w:szCs w:val="28"/>
          <w:highlight w:val="yellow"/>
          <w:vertAlign w:val="subscript"/>
          <w:lang w:val="vi-VN"/>
        </w:rPr>
        <w:t>8</w:t>
      </w:r>
      <w:r w:rsidRPr="007B136A">
        <w:rPr>
          <w:rFonts w:ascii="Times New Roman" w:hAnsi="Times New Roman"/>
          <w:sz w:val="28"/>
          <w:szCs w:val="28"/>
          <w:highlight w:val="yellow"/>
          <w:lang w:val="vi-VN"/>
        </w:rPr>
        <w:t>H</w:t>
      </w:r>
      <w:r w:rsidRPr="007B136A">
        <w:rPr>
          <w:rFonts w:ascii="Times New Roman" w:hAnsi="Times New Roman"/>
          <w:sz w:val="28"/>
          <w:szCs w:val="28"/>
          <w:highlight w:val="yellow"/>
          <w:vertAlign w:val="subscript"/>
          <w:lang w:val="vi-VN"/>
        </w:rPr>
        <w:t>10</w:t>
      </w:r>
      <w:r w:rsidRPr="007B136A">
        <w:rPr>
          <w:rFonts w:ascii="Times New Roman" w:hAnsi="Times New Roman"/>
          <w:sz w:val="28"/>
          <w:szCs w:val="28"/>
          <w:highlight w:val="yellow"/>
          <w:lang w:val="vi-VN"/>
        </w:rPr>
        <w:t>), metan (CH</w:t>
      </w:r>
      <w:r w:rsidRPr="007B136A">
        <w:rPr>
          <w:rFonts w:ascii="Times New Roman" w:hAnsi="Times New Roman"/>
          <w:sz w:val="28"/>
          <w:szCs w:val="28"/>
          <w:highlight w:val="yellow"/>
          <w:vertAlign w:val="subscript"/>
          <w:lang w:val="vi-VN"/>
        </w:rPr>
        <w:t>4</w:t>
      </w:r>
      <w:r w:rsidRPr="007B136A">
        <w:rPr>
          <w:rFonts w:ascii="Times New Roman" w:hAnsi="Times New Roman"/>
          <w:sz w:val="28"/>
          <w:szCs w:val="28"/>
          <w:highlight w:val="yellow"/>
          <w:lang w:val="vi-VN"/>
        </w:rPr>
        <w:t>), hợp chất hữu cơ không phải metan (NMHC), tổng hidrocacbon (THC) và các thông số độc hại khác.</w:t>
      </w:r>
    </w:p>
    <w:p w14:paraId="0FB7457E" w14:textId="77777777" w:rsidR="005417FA" w:rsidRDefault="005417FA" w:rsidP="005417FA">
      <w:pPr>
        <w:spacing w:before="120" w:after="120" w:line="240" w:lineRule="auto"/>
        <w:ind w:firstLine="709"/>
        <w:jc w:val="both"/>
        <w:rPr>
          <w:ins w:id="662" w:author="Nguyen Bjno" w:date="2020-08-18T14:29:00Z"/>
          <w:rStyle w:val="fontstyle01"/>
          <w:rFonts w:ascii="Times New Roman" w:hAnsi="Times New Roman" w:cs="Times New Roman"/>
          <w:b w:val="0"/>
          <w:sz w:val="28"/>
          <w:szCs w:val="28"/>
        </w:rPr>
      </w:pPr>
      <w:ins w:id="663" w:author="Nguyen Bjno" w:date="2020-08-18T14:29:00Z">
        <w:r w:rsidRPr="007422C2">
          <w:rPr>
            <w:rStyle w:val="fontstyle01"/>
            <w:rFonts w:ascii="Times New Roman" w:hAnsi="Times New Roman" w:cs="Times New Roman"/>
            <w:b w:val="0"/>
            <w:sz w:val="28"/>
            <w:szCs w:val="28"/>
            <w:highlight w:val="yellow"/>
          </w:rPr>
          <w:t>Điều chỉnh thành</w:t>
        </w:r>
      </w:ins>
    </w:p>
    <w:p w14:paraId="04F1B623" w14:textId="7729E773" w:rsidR="005417FA" w:rsidRPr="005417FA" w:rsidRDefault="005417FA" w:rsidP="005417FA">
      <w:pPr>
        <w:spacing w:before="120" w:after="120" w:line="240" w:lineRule="auto"/>
        <w:ind w:firstLine="709"/>
        <w:jc w:val="both"/>
        <w:rPr>
          <w:ins w:id="664" w:author="Nguyen Bjno" w:date="2020-08-18T14:29:00Z"/>
          <w:rStyle w:val="fontstyle01"/>
          <w:rFonts w:ascii="Times New Roman" w:hAnsi="Times New Roman" w:cs="Times New Roman"/>
          <w:b w:val="0"/>
          <w:color w:val="FF0000"/>
          <w:sz w:val="28"/>
          <w:szCs w:val="28"/>
          <w:rPrChange w:id="665" w:author="Nguyen Bjno" w:date="2020-08-18T14:38:00Z">
            <w:rPr>
              <w:ins w:id="666" w:author="Nguyen Bjno" w:date="2020-08-18T14:29:00Z"/>
              <w:rStyle w:val="fontstyle01"/>
              <w:rFonts w:ascii="Times New Roman" w:hAnsi="Times New Roman" w:cs="Times New Roman"/>
              <w:b w:val="0"/>
              <w:sz w:val="28"/>
              <w:szCs w:val="28"/>
            </w:rPr>
          </w:rPrChange>
        </w:rPr>
      </w:pPr>
      <w:ins w:id="667" w:author="Nguyen Bjno" w:date="2020-08-18T14:29:00Z">
        <w:r w:rsidRPr="005417FA">
          <w:rPr>
            <w:rStyle w:val="fontstyle01"/>
            <w:rFonts w:ascii="Times New Roman" w:hAnsi="Times New Roman" w:cs="Times New Roman"/>
            <w:b w:val="0"/>
            <w:color w:val="FF0000"/>
            <w:sz w:val="28"/>
            <w:szCs w:val="28"/>
          </w:rPr>
          <w:t>C</w:t>
        </w:r>
        <w:r w:rsidRPr="005417FA">
          <w:rPr>
            <w:rStyle w:val="fontstyle01"/>
            <w:rFonts w:ascii="Times New Roman" w:hAnsi="Times New Roman" w:cs="Times New Roman"/>
            <w:b w:val="0"/>
            <w:color w:val="FF0000"/>
            <w:sz w:val="28"/>
            <w:szCs w:val="28"/>
            <w:lang w:val="vi-VN"/>
          </w:rPr>
          <w:t xml:space="preserve">ác thông số quan trắc căn cứ vào mục tiêu quan trắc, đặc điểm khu vực quan trắc, Trạm quan trắc </w:t>
        </w:r>
      </w:ins>
      <w:ins w:id="668" w:author="Nguyen Bjno" w:date="2020-08-18T14:37:00Z">
        <w:r w:rsidRPr="005417FA">
          <w:rPr>
            <w:rStyle w:val="fontstyle01"/>
            <w:rFonts w:ascii="Times New Roman" w:hAnsi="Times New Roman" w:cs="Times New Roman"/>
            <w:b w:val="0"/>
            <w:color w:val="FF0000"/>
            <w:sz w:val="28"/>
            <w:szCs w:val="28"/>
          </w:rPr>
          <w:t>chất lượng không khí</w:t>
        </w:r>
      </w:ins>
      <w:ins w:id="669" w:author="Nguyen Bjno" w:date="2020-08-18T14:29:00Z">
        <w:r w:rsidRPr="005417FA">
          <w:rPr>
            <w:rStyle w:val="fontstyle01"/>
            <w:rFonts w:ascii="Times New Roman" w:hAnsi="Times New Roman" w:cs="Times New Roman"/>
            <w:b w:val="0"/>
            <w:color w:val="FF0000"/>
            <w:sz w:val="28"/>
            <w:szCs w:val="28"/>
            <w:lang w:val="vi-VN"/>
          </w:rPr>
          <w:t xml:space="preserve"> tự động có thể quan trắc các thông số: </w:t>
        </w:r>
      </w:ins>
      <w:ins w:id="670" w:author="Nguyen Bjno" w:date="2020-08-18T14:37:00Z">
        <w:r w:rsidRPr="005417FA">
          <w:rPr>
            <w:rFonts w:ascii="Times New Roman" w:hAnsi="Times New Roman"/>
            <w:color w:val="FF0000"/>
            <w:sz w:val="28"/>
            <w:szCs w:val="28"/>
            <w:lang w:val="vi-VN"/>
            <w:rPrChange w:id="671" w:author="Nguyen Bjno" w:date="2020-08-18T14:38:00Z">
              <w:rPr>
                <w:rFonts w:ascii="Times New Roman" w:hAnsi="Times New Roman"/>
                <w:sz w:val="28"/>
                <w:szCs w:val="28"/>
                <w:highlight w:val="yellow"/>
                <w:lang w:val="vi-VN"/>
              </w:rPr>
            </w:rPrChange>
          </w:rPr>
          <w:t>N</w:t>
        </w:r>
        <w:r w:rsidRPr="005417FA">
          <w:rPr>
            <w:rFonts w:ascii="Times New Roman" w:hAnsi="Times New Roman"/>
            <w:bCs/>
            <w:color w:val="FF0000"/>
            <w:spacing w:val="-2"/>
            <w:sz w:val="28"/>
            <w:szCs w:val="28"/>
            <w:lang w:val="vi-VN"/>
            <w:rPrChange w:id="672" w:author="Nguyen Bjno" w:date="2020-08-18T14:38:00Z">
              <w:rPr>
                <w:rFonts w:ascii="Times New Roman" w:hAnsi="Times New Roman"/>
                <w:bCs/>
                <w:spacing w:val="-2"/>
                <w:sz w:val="28"/>
                <w:szCs w:val="28"/>
                <w:highlight w:val="yellow"/>
                <w:lang w:val="vi-VN"/>
              </w:rPr>
            </w:rPrChange>
          </w:rPr>
          <w:t>hiệt độ, vận tốc gió, hướng gió, độ ẩm, áp suất, bức xạ mặt trời, nitơ oxit (NO</w:t>
        </w:r>
        <w:r w:rsidRPr="005417FA">
          <w:rPr>
            <w:rFonts w:ascii="Times New Roman" w:hAnsi="Times New Roman"/>
            <w:bCs/>
            <w:color w:val="FF0000"/>
            <w:spacing w:val="-2"/>
            <w:sz w:val="28"/>
            <w:szCs w:val="28"/>
            <w:vertAlign w:val="subscript"/>
            <w:lang w:val="vi-VN"/>
            <w:rPrChange w:id="673" w:author="Nguyen Bjno" w:date="2020-08-18T14:38:00Z">
              <w:rPr>
                <w:rFonts w:ascii="Times New Roman" w:hAnsi="Times New Roman"/>
                <w:bCs/>
                <w:spacing w:val="-2"/>
                <w:sz w:val="28"/>
                <w:szCs w:val="28"/>
                <w:highlight w:val="yellow"/>
                <w:vertAlign w:val="subscript"/>
                <w:lang w:val="vi-VN"/>
              </w:rPr>
            </w:rPrChange>
          </w:rPr>
          <w:t>x</w:t>
        </w:r>
        <w:r w:rsidRPr="005417FA">
          <w:rPr>
            <w:rFonts w:ascii="Times New Roman" w:hAnsi="Times New Roman"/>
            <w:bCs/>
            <w:color w:val="FF0000"/>
            <w:spacing w:val="-2"/>
            <w:sz w:val="28"/>
            <w:szCs w:val="28"/>
            <w:lang w:val="vi-VN"/>
            <w:rPrChange w:id="674" w:author="Nguyen Bjno" w:date="2020-08-18T14:38:00Z">
              <w:rPr>
                <w:rFonts w:ascii="Times New Roman" w:hAnsi="Times New Roman"/>
                <w:bCs/>
                <w:spacing w:val="-2"/>
                <w:sz w:val="28"/>
                <w:szCs w:val="28"/>
                <w:highlight w:val="yellow"/>
                <w:lang w:val="vi-VN"/>
              </w:rPr>
            </w:rPrChange>
          </w:rPr>
          <w:t xml:space="preserve"> bao gồm NO và NO</w:t>
        </w:r>
        <w:r w:rsidRPr="005417FA">
          <w:rPr>
            <w:rFonts w:ascii="Times New Roman" w:hAnsi="Times New Roman"/>
            <w:bCs/>
            <w:color w:val="FF0000"/>
            <w:spacing w:val="-2"/>
            <w:sz w:val="28"/>
            <w:szCs w:val="28"/>
            <w:vertAlign w:val="subscript"/>
            <w:lang w:val="vi-VN"/>
            <w:rPrChange w:id="675" w:author="Nguyen Bjno" w:date="2020-08-18T14:38:00Z">
              <w:rPr>
                <w:rFonts w:ascii="Times New Roman" w:hAnsi="Times New Roman"/>
                <w:bCs/>
                <w:spacing w:val="-2"/>
                <w:sz w:val="28"/>
                <w:szCs w:val="28"/>
                <w:highlight w:val="yellow"/>
                <w:vertAlign w:val="subscript"/>
                <w:lang w:val="vi-VN"/>
              </w:rPr>
            </w:rPrChange>
          </w:rPr>
          <w:t>2</w:t>
        </w:r>
        <w:r w:rsidRPr="005417FA">
          <w:rPr>
            <w:rFonts w:ascii="Times New Roman" w:hAnsi="Times New Roman"/>
            <w:bCs/>
            <w:color w:val="FF0000"/>
            <w:spacing w:val="-2"/>
            <w:sz w:val="28"/>
            <w:szCs w:val="28"/>
            <w:lang w:val="vi-VN"/>
            <w:rPrChange w:id="676" w:author="Nguyen Bjno" w:date="2020-08-18T14:38:00Z">
              <w:rPr>
                <w:rFonts w:ascii="Times New Roman" w:hAnsi="Times New Roman"/>
                <w:bCs/>
                <w:spacing w:val="-2"/>
                <w:sz w:val="28"/>
                <w:szCs w:val="28"/>
                <w:highlight w:val="yellow"/>
                <w:lang w:val="vi-VN"/>
              </w:rPr>
            </w:rPrChange>
          </w:rPr>
          <w:t>), lưu huỳnh đioxit (SO</w:t>
        </w:r>
        <w:r w:rsidRPr="005417FA">
          <w:rPr>
            <w:rFonts w:ascii="Times New Roman" w:hAnsi="Times New Roman"/>
            <w:bCs/>
            <w:color w:val="FF0000"/>
            <w:spacing w:val="-2"/>
            <w:sz w:val="28"/>
            <w:szCs w:val="28"/>
            <w:vertAlign w:val="subscript"/>
            <w:lang w:val="vi-VN"/>
            <w:rPrChange w:id="677" w:author="Nguyen Bjno" w:date="2020-08-18T14:38:00Z">
              <w:rPr>
                <w:rFonts w:ascii="Times New Roman" w:hAnsi="Times New Roman"/>
                <w:bCs/>
                <w:spacing w:val="-2"/>
                <w:sz w:val="28"/>
                <w:szCs w:val="28"/>
                <w:highlight w:val="yellow"/>
                <w:vertAlign w:val="subscript"/>
                <w:lang w:val="vi-VN"/>
              </w:rPr>
            </w:rPrChange>
          </w:rPr>
          <w:t>2</w:t>
        </w:r>
        <w:r w:rsidRPr="005417FA">
          <w:rPr>
            <w:rFonts w:ascii="Times New Roman" w:hAnsi="Times New Roman"/>
            <w:bCs/>
            <w:color w:val="FF0000"/>
            <w:spacing w:val="-2"/>
            <w:sz w:val="28"/>
            <w:szCs w:val="28"/>
            <w:lang w:val="vi-VN"/>
            <w:rPrChange w:id="678" w:author="Nguyen Bjno" w:date="2020-08-18T14:38:00Z">
              <w:rPr>
                <w:rFonts w:ascii="Times New Roman" w:hAnsi="Times New Roman"/>
                <w:bCs/>
                <w:spacing w:val="-2"/>
                <w:sz w:val="28"/>
                <w:szCs w:val="28"/>
                <w:highlight w:val="yellow"/>
                <w:lang w:val="vi-VN"/>
              </w:rPr>
            </w:rPrChange>
          </w:rPr>
          <w:t>), cacbon monoxit (CO), ozon (O</w:t>
        </w:r>
        <w:r w:rsidRPr="005417FA">
          <w:rPr>
            <w:rFonts w:ascii="Times New Roman" w:hAnsi="Times New Roman"/>
            <w:bCs/>
            <w:color w:val="FF0000"/>
            <w:spacing w:val="-2"/>
            <w:sz w:val="28"/>
            <w:szCs w:val="28"/>
            <w:vertAlign w:val="subscript"/>
            <w:lang w:val="vi-VN"/>
            <w:rPrChange w:id="679" w:author="Nguyen Bjno" w:date="2020-08-18T14:38:00Z">
              <w:rPr>
                <w:rFonts w:ascii="Times New Roman" w:hAnsi="Times New Roman"/>
                <w:bCs/>
                <w:spacing w:val="-2"/>
                <w:sz w:val="28"/>
                <w:szCs w:val="28"/>
                <w:highlight w:val="yellow"/>
                <w:vertAlign w:val="subscript"/>
                <w:lang w:val="vi-VN"/>
              </w:rPr>
            </w:rPrChange>
          </w:rPr>
          <w:t>3</w:t>
        </w:r>
        <w:r w:rsidRPr="005417FA">
          <w:rPr>
            <w:rFonts w:ascii="Times New Roman" w:hAnsi="Times New Roman"/>
            <w:bCs/>
            <w:color w:val="FF0000"/>
            <w:spacing w:val="-2"/>
            <w:sz w:val="28"/>
            <w:szCs w:val="28"/>
            <w:lang w:val="vi-VN"/>
            <w:rPrChange w:id="680" w:author="Nguyen Bjno" w:date="2020-08-18T14:38:00Z">
              <w:rPr>
                <w:rFonts w:ascii="Times New Roman" w:hAnsi="Times New Roman"/>
                <w:bCs/>
                <w:spacing w:val="-2"/>
                <w:sz w:val="28"/>
                <w:szCs w:val="28"/>
                <w:highlight w:val="yellow"/>
                <w:lang w:val="vi-VN"/>
              </w:rPr>
            </w:rPrChange>
          </w:rPr>
          <w:t>), bụi tổng (TSP), bụi PM</w:t>
        </w:r>
        <w:r w:rsidRPr="005417FA">
          <w:rPr>
            <w:rFonts w:ascii="Times New Roman" w:hAnsi="Times New Roman"/>
            <w:bCs/>
            <w:color w:val="FF0000"/>
            <w:spacing w:val="-2"/>
            <w:sz w:val="28"/>
            <w:szCs w:val="28"/>
            <w:vertAlign w:val="subscript"/>
            <w:lang w:val="vi-VN"/>
            <w:rPrChange w:id="681" w:author="Nguyen Bjno" w:date="2020-08-18T14:38:00Z">
              <w:rPr>
                <w:rFonts w:ascii="Times New Roman" w:hAnsi="Times New Roman"/>
                <w:bCs/>
                <w:spacing w:val="-2"/>
                <w:sz w:val="28"/>
                <w:szCs w:val="28"/>
                <w:highlight w:val="yellow"/>
                <w:vertAlign w:val="subscript"/>
                <w:lang w:val="vi-VN"/>
              </w:rPr>
            </w:rPrChange>
          </w:rPr>
          <w:t>10</w:t>
        </w:r>
        <w:r w:rsidRPr="005417FA">
          <w:rPr>
            <w:rFonts w:ascii="Times New Roman" w:hAnsi="Times New Roman"/>
            <w:bCs/>
            <w:color w:val="FF0000"/>
            <w:spacing w:val="-2"/>
            <w:sz w:val="28"/>
            <w:szCs w:val="28"/>
            <w:lang w:val="vi-VN"/>
            <w:rPrChange w:id="682" w:author="Nguyen Bjno" w:date="2020-08-18T14:38:00Z">
              <w:rPr>
                <w:rFonts w:ascii="Times New Roman" w:hAnsi="Times New Roman"/>
                <w:bCs/>
                <w:spacing w:val="-2"/>
                <w:sz w:val="28"/>
                <w:szCs w:val="28"/>
                <w:highlight w:val="yellow"/>
                <w:lang w:val="vi-VN"/>
              </w:rPr>
            </w:rPrChange>
          </w:rPr>
          <w:t xml:space="preserve">, </w:t>
        </w:r>
        <w:r w:rsidRPr="005417FA">
          <w:rPr>
            <w:rFonts w:ascii="Times New Roman" w:hAnsi="Times New Roman"/>
            <w:color w:val="FF0000"/>
            <w:sz w:val="28"/>
            <w:szCs w:val="28"/>
            <w:lang w:val="vi-VN"/>
            <w:rPrChange w:id="683" w:author="Nguyen Bjno" w:date="2020-08-18T14:38:00Z">
              <w:rPr>
                <w:rFonts w:ascii="Times New Roman" w:hAnsi="Times New Roman"/>
                <w:sz w:val="28"/>
                <w:szCs w:val="28"/>
                <w:highlight w:val="yellow"/>
                <w:lang w:val="vi-VN"/>
              </w:rPr>
            </w:rPrChange>
          </w:rPr>
          <w:t xml:space="preserve">Bụi </w:t>
        </w:r>
        <w:r w:rsidRPr="005417FA">
          <w:rPr>
            <w:rFonts w:ascii="Times New Roman" w:hAnsi="Times New Roman"/>
            <w:bCs/>
            <w:color w:val="FF0000"/>
            <w:spacing w:val="-2"/>
            <w:sz w:val="28"/>
            <w:szCs w:val="28"/>
            <w:lang w:val="vi-VN"/>
            <w:rPrChange w:id="684" w:author="Nguyen Bjno" w:date="2020-08-18T14:38:00Z">
              <w:rPr>
                <w:rFonts w:ascii="Times New Roman" w:hAnsi="Times New Roman"/>
                <w:bCs/>
                <w:spacing w:val="-2"/>
                <w:sz w:val="28"/>
                <w:szCs w:val="28"/>
                <w:highlight w:val="yellow"/>
                <w:lang w:val="vi-VN"/>
              </w:rPr>
            </w:rPrChange>
          </w:rPr>
          <w:t>PM</w:t>
        </w:r>
        <w:r w:rsidRPr="005417FA">
          <w:rPr>
            <w:rFonts w:ascii="Times New Roman" w:hAnsi="Times New Roman"/>
            <w:bCs/>
            <w:color w:val="FF0000"/>
            <w:spacing w:val="-2"/>
            <w:sz w:val="28"/>
            <w:szCs w:val="28"/>
            <w:vertAlign w:val="subscript"/>
            <w:lang w:val="vi-VN"/>
            <w:rPrChange w:id="685" w:author="Nguyen Bjno" w:date="2020-08-18T14:38:00Z">
              <w:rPr>
                <w:rFonts w:ascii="Times New Roman" w:hAnsi="Times New Roman"/>
                <w:bCs/>
                <w:spacing w:val="-2"/>
                <w:sz w:val="28"/>
                <w:szCs w:val="28"/>
                <w:highlight w:val="yellow"/>
                <w:vertAlign w:val="subscript"/>
                <w:lang w:val="vi-VN"/>
              </w:rPr>
            </w:rPrChange>
          </w:rPr>
          <w:t>2.5</w:t>
        </w:r>
      </w:ins>
      <w:ins w:id="686" w:author="Nguyen Bjno" w:date="2020-08-18T14:29:00Z">
        <w:r w:rsidRPr="005417FA">
          <w:rPr>
            <w:rStyle w:val="fontstyle01"/>
            <w:rFonts w:ascii="Times New Roman" w:hAnsi="Times New Roman" w:cs="Times New Roman"/>
            <w:b w:val="0"/>
            <w:color w:val="FF0000"/>
            <w:sz w:val="28"/>
            <w:szCs w:val="28"/>
            <w:lang w:val="vi-VN"/>
          </w:rPr>
          <w:t xml:space="preserve"> </w:t>
        </w:r>
      </w:ins>
      <w:ins w:id="687" w:author="Nguyen Bjno" w:date="2020-08-18T14:37:00Z">
        <w:r w:rsidRPr="005417FA">
          <w:rPr>
            <w:rStyle w:val="fontstyle01"/>
            <w:rFonts w:ascii="Times New Roman" w:hAnsi="Times New Roman" w:cs="Times New Roman"/>
            <w:b w:val="0"/>
            <w:color w:val="FF0000"/>
            <w:sz w:val="28"/>
            <w:szCs w:val="28"/>
          </w:rPr>
          <w:t xml:space="preserve">, </w:t>
        </w:r>
        <w:r w:rsidRPr="005417FA">
          <w:rPr>
            <w:rFonts w:ascii="Times New Roman" w:hAnsi="Times New Roman"/>
            <w:bCs/>
            <w:color w:val="FF0000"/>
            <w:spacing w:val="-2"/>
            <w:sz w:val="28"/>
            <w:szCs w:val="28"/>
            <w:lang w:val="vi-VN"/>
            <w:rPrChange w:id="688" w:author="Nguyen Bjno" w:date="2020-08-18T14:38:00Z">
              <w:rPr>
                <w:rFonts w:ascii="Times New Roman" w:hAnsi="Times New Roman"/>
                <w:bCs/>
                <w:spacing w:val="-2"/>
                <w:sz w:val="28"/>
                <w:szCs w:val="28"/>
                <w:highlight w:val="yellow"/>
                <w:lang w:val="vi-VN"/>
              </w:rPr>
            </w:rPrChange>
          </w:rPr>
          <w:t xml:space="preserve">bụi </w:t>
        </w:r>
        <w:r w:rsidRPr="005417FA">
          <w:rPr>
            <w:rFonts w:ascii="Times New Roman" w:hAnsi="Times New Roman"/>
            <w:color w:val="FF0000"/>
            <w:sz w:val="28"/>
            <w:szCs w:val="28"/>
            <w:lang w:val="vi-VN"/>
            <w:rPrChange w:id="689" w:author="Nguyen Bjno" w:date="2020-08-18T14:38:00Z">
              <w:rPr>
                <w:rFonts w:ascii="Times New Roman" w:hAnsi="Times New Roman"/>
                <w:sz w:val="28"/>
                <w:szCs w:val="28"/>
                <w:highlight w:val="yellow"/>
                <w:lang w:val="vi-VN"/>
              </w:rPr>
            </w:rPrChange>
          </w:rPr>
          <w:t>PM</w:t>
        </w:r>
        <w:r w:rsidRPr="005417FA">
          <w:rPr>
            <w:rFonts w:ascii="Times New Roman" w:hAnsi="Times New Roman"/>
            <w:color w:val="FF0000"/>
            <w:sz w:val="28"/>
            <w:szCs w:val="28"/>
            <w:vertAlign w:val="subscript"/>
            <w:lang w:val="vi-VN"/>
            <w:rPrChange w:id="690" w:author="Nguyen Bjno" w:date="2020-08-18T14:38:00Z">
              <w:rPr>
                <w:rFonts w:ascii="Times New Roman" w:hAnsi="Times New Roman"/>
                <w:sz w:val="28"/>
                <w:szCs w:val="28"/>
                <w:highlight w:val="yellow"/>
                <w:vertAlign w:val="subscript"/>
                <w:lang w:val="vi-VN"/>
              </w:rPr>
            </w:rPrChange>
          </w:rPr>
          <w:t>1</w:t>
        </w:r>
        <w:r w:rsidRPr="005417FA">
          <w:rPr>
            <w:rFonts w:ascii="Times New Roman" w:hAnsi="Times New Roman"/>
            <w:color w:val="FF0000"/>
            <w:sz w:val="28"/>
            <w:szCs w:val="28"/>
            <w:lang w:val="vi-VN"/>
            <w:rPrChange w:id="691" w:author="Nguyen Bjno" w:date="2020-08-18T14:38:00Z">
              <w:rPr>
                <w:rFonts w:ascii="Times New Roman" w:hAnsi="Times New Roman"/>
                <w:sz w:val="28"/>
                <w:szCs w:val="28"/>
                <w:highlight w:val="yellow"/>
                <w:lang w:val="vi-VN"/>
              </w:rPr>
            </w:rPrChange>
          </w:rPr>
          <w:t>, benzen (C</w:t>
        </w:r>
        <w:r w:rsidRPr="005417FA">
          <w:rPr>
            <w:rFonts w:ascii="Times New Roman" w:hAnsi="Times New Roman"/>
            <w:color w:val="FF0000"/>
            <w:sz w:val="28"/>
            <w:szCs w:val="28"/>
            <w:vertAlign w:val="subscript"/>
            <w:lang w:val="vi-VN"/>
            <w:rPrChange w:id="692" w:author="Nguyen Bjno" w:date="2020-08-18T14:38:00Z">
              <w:rPr>
                <w:rFonts w:ascii="Times New Roman" w:hAnsi="Times New Roman"/>
                <w:sz w:val="28"/>
                <w:szCs w:val="28"/>
                <w:highlight w:val="yellow"/>
                <w:vertAlign w:val="subscript"/>
                <w:lang w:val="vi-VN"/>
              </w:rPr>
            </w:rPrChange>
          </w:rPr>
          <w:t>6</w:t>
        </w:r>
        <w:r w:rsidRPr="005417FA">
          <w:rPr>
            <w:rFonts w:ascii="Times New Roman" w:hAnsi="Times New Roman"/>
            <w:color w:val="FF0000"/>
            <w:sz w:val="28"/>
            <w:szCs w:val="28"/>
            <w:lang w:val="vi-VN"/>
            <w:rPrChange w:id="693" w:author="Nguyen Bjno" w:date="2020-08-18T14:38:00Z">
              <w:rPr>
                <w:rFonts w:ascii="Times New Roman" w:hAnsi="Times New Roman"/>
                <w:sz w:val="28"/>
                <w:szCs w:val="28"/>
                <w:highlight w:val="yellow"/>
                <w:lang w:val="vi-VN"/>
              </w:rPr>
            </w:rPrChange>
          </w:rPr>
          <w:t>H</w:t>
        </w:r>
        <w:r w:rsidRPr="005417FA">
          <w:rPr>
            <w:rFonts w:ascii="Times New Roman" w:hAnsi="Times New Roman"/>
            <w:color w:val="FF0000"/>
            <w:sz w:val="28"/>
            <w:szCs w:val="28"/>
            <w:vertAlign w:val="subscript"/>
            <w:lang w:val="vi-VN"/>
            <w:rPrChange w:id="694" w:author="Nguyen Bjno" w:date="2020-08-18T14:38:00Z">
              <w:rPr>
                <w:rFonts w:ascii="Times New Roman" w:hAnsi="Times New Roman"/>
                <w:sz w:val="28"/>
                <w:szCs w:val="28"/>
                <w:highlight w:val="yellow"/>
                <w:vertAlign w:val="subscript"/>
                <w:lang w:val="vi-VN"/>
              </w:rPr>
            </w:rPrChange>
          </w:rPr>
          <w:t>6</w:t>
        </w:r>
        <w:r w:rsidRPr="005417FA">
          <w:rPr>
            <w:rFonts w:ascii="Times New Roman" w:hAnsi="Times New Roman"/>
            <w:color w:val="FF0000"/>
            <w:sz w:val="28"/>
            <w:szCs w:val="28"/>
            <w:lang w:val="vi-VN"/>
            <w:rPrChange w:id="695" w:author="Nguyen Bjno" w:date="2020-08-18T14:38:00Z">
              <w:rPr>
                <w:rFonts w:ascii="Times New Roman" w:hAnsi="Times New Roman"/>
                <w:sz w:val="28"/>
                <w:szCs w:val="28"/>
                <w:highlight w:val="yellow"/>
                <w:lang w:val="vi-VN"/>
              </w:rPr>
            </w:rPrChange>
          </w:rPr>
          <w:t>), toluen (C</w:t>
        </w:r>
        <w:r w:rsidRPr="005417FA">
          <w:rPr>
            <w:rFonts w:ascii="Times New Roman" w:hAnsi="Times New Roman"/>
            <w:color w:val="FF0000"/>
            <w:sz w:val="28"/>
            <w:szCs w:val="28"/>
            <w:vertAlign w:val="subscript"/>
            <w:lang w:val="vi-VN"/>
            <w:rPrChange w:id="696" w:author="Nguyen Bjno" w:date="2020-08-18T14:38:00Z">
              <w:rPr>
                <w:rFonts w:ascii="Times New Roman" w:hAnsi="Times New Roman"/>
                <w:sz w:val="28"/>
                <w:szCs w:val="28"/>
                <w:highlight w:val="yellow"/>
                <w:vertAlign w:val="subscript"/>
                <w:lang w:val="vi-VN"/>
              </w:rPr>
            </w:rPrChange>
          </w:rPr>
          <w:t>7</w:t>
        </w:r>
        <w:r w:rsidRPr="005417FA">
          <w:rPr>
            <w:rFonts w:ascii="Times New Roman" w:hAnsi="Times New Roman"/>
            <w:color w:val="FF0000"/>
            <w:sz w:val="28"/>
            <w:szCs w:val="28"/>
            <w:lang w:val="vi-VN"/>
            <w:rPrChange w:id="697" w:author="Nguyen Bjno" w:date="2020-08-18T14:38:00Z">
              <w:rPr>
                <w:rFonts w:ascii="Times New Roman" w:hAnsi="Times New Roman"/>
                <w:sz w:val="28"/>
                <w:szCs w:val="28"/>
                <w:highlight w:val="yellow"/>
                <w:lang w:val="vi-VN"/>
              </w:rPr>
            </w:rPrChange>
          </w:rPr>
          <w:t>H</w:t>
        </w:r>
        <w:r w:rsidRPr="005417FA">
          <w:rPr>
            <w:rFonts w:ascii="Times New Roman" w:hAnsi="Times New Roman"/>
            <w:color w:val="FF0000"/>
            <w:sz w:val="28"/>
            <w:szCs w:val="28"/>
            <w:vertAlign w:val="subscript"/>
            <w:lang w:val="vi-VN"/>
            <w:rPrChange w:id="698" w:author="Nguyen Bjno" w:date="2020-08-18T14:38:00Z">
              <w:rPr>
                <w:rFonts w:ascii="Times New Roman" w:hAnsi="Times New Roman"/>
                <w:sz w:val="28"/>
                <w:szCs w:val="28"/>
                <w:highlight w:val="yellow"/>
                <w:vertAlign w:val="subscript"/>
                <w:lang w:val="vi-VN"/>
              </w:rPr>
            </w:rPrChange>
          </w:rPr>
          <w:t>8</w:t>
        </w:r>
        <w:r w:rsidRPr="005417FA">
          <w:rPr>
            <w:rFonts w:ascii="Times New Roman" w:hAnsi="Times New Roman"/>
            <w:color w:val="FF0000"/>
            <w:sz w:val="28"/>
            <w:szCs w:val="28"/>
            <w:lang w:val="vi-VN"/>
            <w:rPrChange w:id="699" w:author="Nguyen Bjno" w:date="2020-08-18T14:38:00Z">
              <w:rPr>
                <w:rFonts w:ascii="Times New Roman" w:hAnsi="Times New Roman"/>
                <w:sz w:val="28"/>
                <w:szCs w:val="28"/>
                <w:highlight w:val="yellow"/>
                <w:lang w:val="vi-VN"/>
              </w:rPr>
            </w:rPrChange>
          </w:rPr>
          <w:t>), ethyl benzen, xylen (C</w:t>
        </w:r>
        <w:r w:rsidRPr="005417FA">
          <w:rPr>
            <w:rFonts w:ascii="Times New Roman" w:hAnsi="Times New Roman"/>
            <w:color w:val="FF0000"/>
            <w:sz w:val="28"/>
            <w:szCs w:val="28"/>
            <w:vertAlign w:val="subscript"/>
            <w:lang w:val="vi-VN"/>
            <w:rPrChange w:id="700" w:author="Nguyen Bjno" w:date="2020-08-18T14:38:00Z">
              <w:rPr>
                <w:rFonts w:ascii="Times New Roman" w:hAnsi="Times New Roman"/>
                <w:sz w:val="28"/>
                <w:szCs w:val="28"/>
                <w:highlight w:val="yellow"/>
                <w:vertAlign w:val="subscript"/>
                <w:lang w:val="vi-VN"/>
              </w:rPr>
            </w:rPrChange>
          </w:rPr>
          <w:t>8</w:t>
        </w:r>
        <w:r w:rsidRPr="005417FA">
          <w:rPr>
            <w:rFonts w:ascii="Times New Roman" w:hAnsi="Times New Roman"/>
            <w:color w:val="FF0000"/>
            <w:sz w:val="28"/>
            <w:szCs w:val="28"/>
            <w:lang w:val="vi-VN"/>
            <w:rPrChange w:id="701" w:author="Nguyen Bjno" w:date="2020-08-18T14:38:00Z">
              <w:rPr>
                <w:rFonts w:ascii="Times New Roman" w:hAnsi="Times New Roman"/>
                <w:sz w:val="28"/>
                <w:szCs w:val="28"/>
                <w:highlight w:val="yellow"/>
                <w:lang w:val="vi-VN"/>
              </w:rPr>
            </w:rPrChange>
          </w:rPr>
          <w:t>H</w:t>
        </w:r>
        <w:r w:rsidRPr="005417FA">
          <w:rPr>
            <w:rFonts w:ascii="Times New Roman" w:hAnsi="Times New Roman"/>
            <w:color w:val="FF0000"/>
            <w:sz w:val="28"/>
            <w:szCs w:val="28"/>
            <w:vertAlign w:val="subscript"/>
            <w:lang w:val="vi-VN"/>
            <w:rPrChange w:id="702" w:author="Nguyen Bjno" w:date="2020-08-18T14:38:00Z">
              <w:rPr>
                <w:rFonts w:ascii="Times New Roman" w:hAnsi="Times New Roman"/>
                <w:sz w:val="28"/>
                <w:szCs w:val="28"/>
                <w:highlight w:val="yellow"/>
                <w:vertAlign w:val="subscript"/>
                <w:lang w:val="vi-VN"/>
              </w:rPr>
            </w:rPrChange>
          </w:rPr>
          <w:t>10</w:t>
        </w:r>
        <w:r w:rsidRPr="005417FA">
          <w:rPr>
            <w:rFonts w:ascii="Times New Roman" w:hAnsi="Times New Roman"/>
            <w:color w:val="FF0000"/>
            <w:sz w:val="28"/>
            <w:szCs w:val="28"/>
            <w:lang w:val="vi-VN"/>
            <w:rPrChange w:id="703" w:author="Nguyen Bjno" w:date="2020-08-18T14:38:00Z">
              <w:rPr>
                <w:rFonts w:ascii="Times New Roman" w:hAnsi="Times New Roman"/>
                <w:sz w:val="28"/>
                <w:szCs w:val="28"/>
                <w:highlight w:val="yellow"/>
                <w:lang w:val="vi-VN"/>
              </w:rPr>
            </w:rPrChange>
          </w:rPr>
          <w:t>), metan (CH</w:t>
        </w:r>
        <w:r w:rsidRPr="005417FA">
          <w:rPr>
            <w:rFonts w:ascii="Times New Roman" w:hAnsi="Times New Roman"/>
            <w:color w:val="FF0000"/>
            <w:sz w:val="28"/>
            <w:szCs w:val="28"/>
            <w:vertAlign w:val="subscript"/>
            <w:lang w:val="vi-VN"/>
            <w:rPrChange w:id="704" w:author="Nguyen Bjno" w:date="2020-08-18T14:38:00Z">
              <w:rPr>
                <w:rFonts w:ascii="Times New Roman" w:hAnsi="Times New Roman"/>
                <w:sz w:val="28"/>
                <w:szCs w:val="28"/>
                <w:highlight w:val="yellow"/>
                <w:vertAlign w:val="subscript"/>
                <w:lang w:val="vi-VN"/>
              </w:rPr>
            </w:rPrChange>
          </w:rPr>
          <w:t>4</w:t>
        </w:r>
        <w:r w:rsidRPr="005417FA">
          <w:rPr>
            <w:rFonts w:ascii="Times New Roman" w:hAnsi="Times New Roman"/>
            <w:color w:val="FF0000"/>
            <w:sz w:val="28"/>
            <w:szCs w:val="28"/>
            <w:lang w:val="vi-VN"/>
            <w:rPrChange w:id="705" w:author="Nguyen Bjno" w:date="2020-08-18T14:38:00Z">
              <w:rPr>
                <w:rFonts w:ascii="Times New Roman" w:hAnsi="Times New Roman"/>
                <w:sz w:val="28"/>
                <w:szCs w:val="28"/>
                <w:highlight w:val="yellow"/>
                <w:lang w:val="vi-VN"/>
              </w:rPr>
            </w:rPrChange>
          </w:rPr>
          <w:t>), hợp chất hữu cơ không phải metan (NMHC), tổng hidrocacbon (THC) và các thông số độc hại khác</w:t>
        </w:r>
        <w:r w:rsidRPr="005417FA">
          <w:rPr>
            <w:rStyle w:val="fontstyle01"/>
            <w:rFonts w:ascii="Times New Roman" w:hAnsi="Times New Roman" w:cs="Times New Roman"/>
            <w:b w:val="0"/>
            <w:color w:val="FF0000"/>
            <w:sz w:val="28"/>
            <w:szCs w:val="28"/>
            <w:lang w:val="vi-VN"/>
          </w:rPr>
          <w:t xml:space="preserve"> </w:t>
        </w:r>
      </w:ins>
      <w:ins w:id="706" w:author="Nguyen Bjno" w:date="2020-08-18T14:29:00Z">
        <w:r w:rsidRPr="005417FA">
          <w:rPr>
            <w:rStyle w:val="fontstyle01"/>
            <w:rFonts w:ascii="Times New Roman" w:hAnsi="Times New Roman" w:cs="Times New Roman"/>
            <w:b w:val="0"/>
            <w:color w:val="FF0000"/>
            <w:sz w:val="28"/>
            <w:szCs w:val="28"/>
            <w:lang w:val="vi-VN"/>
          </w:rPr>
          <w:t>và các thông số khác</w:t>
        </w:r>
        <w:r w:rsidRPr="005417FA">
          <w:rPr>
            <w:rStyle w:val="fontstyle01"/>
            <w:rFonts w:ascii="Times New Roman" w:hAnsi="Times New Roman" w:cs="Times New Roman"/>
            <w:b w:val="0"/>
            <w:color w:val="FF0000"/>
            <w:sz w:val="28"/>
            <w:szCs w:val="28"/>
            <w:lang w:val="vi-VN"/>
            <w:rPrChange w:id="707" w:author="Nguyen Bjno" w:date="2020-08-18T14:38:00Z">
              <w:rPr>
                <w:rStyle w:val="fontstyle01"/>
                <w:rFonts w:ascii="Times New Roman" w:hAnsi="Times New Roman" w:cs="Times New Roman"/>
                <w:b w:val="0"/>
                <w:sz w:val="28"/>
                <w:szCs w:val="28"/>
                <w:lang w:val="vi-VN"/>
              </w:rPr>
            </w:rPrChange>
          </w:rPr>
          <w:t>.</w:t>
        </w:r>
      </w:ins>
    </w:p>
    <w:p w14:paraId="4C846F86" w14:textId="77777777" w:rsidR="005417FA" w:rsidRPr="00971CC9" w:rsidRDefault="005417FA" w:rsidP="00221E80">
      <w:pPr>
        <w:spacing w:before="120" w:after="120" w:line="240" w:lineRule="auto"/>
        <w:ind w:firstLine="709"/>
        <w:jc w:val="both"/>
        <w:rPr>
          <w:rFonts w:ascii="Times New Roman" w:hAnsi="Times New Roman"/>
          <w:sz w:val="28"/>
          <w:szCs w:val="28"/>
          <w:lang w:val="vi-VN"/>
        </w:rPr>
      </w:pPr>
    </w:p>
    <w:p w14:paraId="0D17B18A" w14:textId="77777777" w:rsidR="00221E80" w:rsidRDefault="00221E80" w:rsidP="00221E80">
      <w:pPr>
        <w:spacing w:before="120" w:after="120" w:line="240" w:lineRule="auto"/>
        <w:ind w:firstLine="709"/>
        <w:jc w:val="both"/>
        <w:rPr>
          <w:rFonts w:ascii="Times New Roman" w:hAnsi="Times New Roman"/>
          <w:sz w:val="28"/>
          <w:szCs w:val="28"/>
          <w:lang w:val="vi-VN"/>
        </w:rPr>
      </w:pPr>
      <w:r w:rsidRPr="00971CC9">
        <w:rPr>
          <w:rFonts w:ascii="Times New Roman" w:hAnsi="Times New Roman"/>
          <w:sz w:val="28"/>
          <w:szCs w:val="28"/>
          <w:lang w:val="vi-VN"/>
        </w:rPr>
        <w:t>2. Vị trí đặt trạm: Trạm phải được đặt ở nơi thoáng gió từ mọi phía, không bị che chắn, đáp ứng mục tiêu quan trắc và đại diện cho chất lượng môi trường của khu vực quan trắc.</w:t>
      </w:r>
    </w:p>
    <w:p w14:paraId="6102AEC2" w14:textId="77777777" w:rsidR="00221E80" w:rsidRPr="00971CC9" w:rsidRDefault="00221E80" w:rsidP="00221E80">
      <w:pPr>
        <w:spacing w:after="97"/>
        <w:ind w:right="4" w:firstLine="709"/>
        <w:jc w:val="both"/>
        <w:rPr>
          <w:rFonts w:ascii="Times New Roman" w:hAnsi="Times New Roman"/>
          <w:sz w:val="28"/>
          <w:szCs w:val="28"/>
          <w:lang w:val="pt-BR"/>
        </w:rPr>
      </w:pPr>
      <w:r>
        <w:rPr>
          <w:rFonts w:ascii="Times New Roman" w:hAnsi="Times New Roman"/>
          <w:sz w:val="28"/>
          <w:szCs w:val="28"/>
          <w:lang w:val="pt-BR"/>
        </w:rPr>
        <w:t>3</w:t>
      </w:r>
      <w:r w:rsidRPr="00971CC9">
        <w:rPr>
          <w:rFonts w:ascii="Times New Roman" w:hAnsi="Times New Roman"/>
          <w:sz w:val="28"/>
          <w:szCs w:val="28"/>
          <w:lang w:val="pt-BR"/>
        </w:rPr>
        <w:t xml:space="preserve">. Thành phần cơ bản của Hệ thống  </w:t>
      </w:r>
    </w:p>
    <w:p w14:paraId="3EF72816" w14:textId="77777777" w:rsidR="00221E80" w:rsidRPr="00971CC9" w:rsidRDefault="00221E80">
      <w:pPr>
        <w:numPr>
          <w:ilvl w:val="0"/>
          <w:numId w:val="167"/>
        </w:numPr>
        <w:spacing w:after="132" w:line="271" w:lineRule="auto"/>
        <w:ind w:left="0" w:right="4"/>
        <w:jc w:val="both"/>
        <w:rPr>
          <w:rFonts w:ascii="Times New Roman" w:hAnsi="Times New Roman"/>
          <w:sz w:val="28"/>
          <w:szCs w:val="28"/>
          <w:lang w:val="pt-BR"/>
        </w:rPr>
        <w:pPrChange w:id="708" w:author="Nguyen Bjno" w:date="2020-08-18T14:38:00Z">
          <w:pPr>
            <w:numPr>
              <w:numId w:val="167"/>
            </w:numPr>
            <w:tabs>
              <w:tab w:val="left" w:pos="1134"/>
            </w:tabs>
            <w:spacing w:after="132" w:line="271" w:lineRule="auto"/>
            <w:ind w:left="1263" w:right="4"/>
            <w:jc w:val="both"/>
          </w:pPr>
        </w:pPrChange>
      </w:pPr>
      <w:r w:rsidRPr="00971CC9">
        <w:rPr>
          <w:rFonts w:ascii="Times New Roman" w:hAnsi="Times New Roman"/>
          <w:sz w:val="28"/>
          <w:szCs w:val="28"/>
          <w:lang w:val="pt-BR"/>
        </w:rPr>
        <w:t xml:space="preserve">Thiết bị quan trắc tự động, liên tục: gồm một hoặc nhiều thiết bị đo và phân tích có khả năng đo tự động, liên tục và đưa ra kết quả quan trắc của các thông số trong khí thải. </w:t>
      </w:r>
    </w:p>
    <w:p w14:paraId="2AC9A524" w14:textId="77777777" w:rsidR="00221E80" w:rsidRPr="00971CC9" w:rsidRDefault="00221E80" w:rsidP="00221E80">
      <w:pPr>
        <w:numPr>
          <w:ilvl w:val="0"/>
          <w:numId w:val="167"/>
        </w:numPr>
        <w:tabs>
          <w:tab w:val="left" w:pos="1134"/>
        </w:tabs>
        <w:spacing w:after="132" w:line="271" w:lineRule="auto"/>
        <w:ind w:left="0" w:right="4" w:firstLine="709"/>
        <w:jc w:val="both"/>
        <w:rPr>
          <w:rFonts w:ascii="Times New Roman" w:hAnsi="Times New Roman"/>
          <w:sz w:val="28"/>
          <w:szCs w:val="28"/>
          <w:lang w:val="pt-BR"/>
        </w:rPr>
      </w:pPr>
      <w:r w:rsidRPr="00971CC9">
        <w:rPr>
          <w:rFonts w:ascii="Times New Roman" w:hAnsi="Times New Roman"/>
          <w:sz w:val="28"/>
          <w:szCs w:val="28"/>
          <w:lang w:val="pt-BR"/>
        </w:rPr>
        <w:lastRenderedPageBreak/>
        <w:t xml:space="preserve">Thiết bị thu thập, lưu giữ, truyền dữ liệu: để thu thập, lưu giữ và truyền dữ liệu quan trắc tự động, liên tục về cơ quan nhà nước về môi trường và được quy định chi tiết tại </w:t>
      </w:r>
      <w:r w:rsidRPr="00A81FCE">
        <w:rPr>
          <w:rFonts w:ascii="Times New Roman" w:hAnsi="Times New Roman"/>
          <w:sz w:val="28"/>
          <w:szCs w:val="28"/>
          <w:highlight w:val="yellow"/>
          <w:lang w:val="pt-BR"/>
        </w:rPr>
        <w:t>Chương ...</w:t>
      </w:r>
      <w:r w:rsidRPr="00971CC9">
        <w:rPr>
          <w:rFonts w:ascii="Times New Roman" w:hAnsi="Times New Roman"/>
          <w:sz w:val="28"/>
          <w:szCs w:val="28"/>
          <w:lang w:val="pt-BR"/>
        </w:rPr>
        <w:t xml:space="preserve"> Thông tư này; </w:t>
      </w:r>
    </w:p>
    <w:p w14:paraId="14D1250E" w14:textId="77777777" w:rsidR="00221E80" w:rsidRPr="00971CC9" w:rsidRDefault="00221E80" w:rsidP="00221E80">
      <w:pPr>
        <w:numPr>
          <w:ilvl w:val="0"/>
          <w:numId w:val="167"/>
        </w:numPr>
        <w:tabs>
          <w:tab w:val="left" w:pos="1134"/>
        </w:tabs>
        <w:spacing w:after="95" w:line="271" w:lineRule="auto"/>
        <w:ind w:left="0"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Bình khí chuẩn: các bình khí đơn lẻ hoặc hỗn hợp cung cấp khí chuẩn cho công tác kiểm tra và hiệu chuẩn thiết bị quan trắc của Hệ thống; </w:t>
      </w:r>
    </w:p>
    <w:p w14:paraId="36874ECC" w14:textId="77777777" w:rsidR="00221E80" w:rsidRPr="00420451" w:rsidRDefault="00221E80" w:rsidP="00221E80">
      <w:pPr>
        <w:numPr>
          <w:ilvl w:val="0"/>
          <w:numId w:val="167"/>
        </w:numPr>
        <w:tabs>
          <w:tab w:val="left" w:pos="993"/>
        </w:tabs>
        <w:spacing w:after="103" w:line="271" w:lineRule="auto"/>
        <w:ind w:left="0" w:right="4" w:firstLine="709"/>
        <w:jc w:val="both"/>
        <w:rPr>
          <w:rFonts w:ascii="Times New Roman" w:hAnsi="Times New Roman"/>
          <w:sz w:val="28"/>
          <w:szCs w:val="28"/>
          <w:lang w:val="pt-BR"/>
        </w:rPr>
      </w:pPr>
      <w:r w:rsidRPr="00420451">
        <w:rPr>
          <w:rFonts w:ascii="Times New Roman" w:hAnsi="Times New Roman"/>
          <w:sz w:val="28"/>
          <w:szCs w:val="28"/>
          <w:lang w:val="pt-BR"/>
        </w:rPr>
        <w:t xml:space="preserve">Camera: khuyến khích lắp đặt camera để cung cấp hình ảnh trực tuyến tại vị trí đặt các thiết bị quan trắc của Hệ thống; </w:t>
      </w:r>
    </w:p>
    <w:p w14:paraId="7FE6B13C" w14:textId="77777777" w:rsidR="00221E80" w:rsidRPr="00971CC9" w:rsidRDefault="00221E80" w:rsidP="00221E80">
      <w:pPr>
        <w:spacing w:after="112"/>
        <w:ind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đ) Cơ sở hạ tầng, gồm </w:t>
      </w:r>
    </w:p>
    <w:p w14:paraId="502A55CA" w14:textId="74E8DDE4" w:rsidR="00221E80" w:rsidRPr="00971CC9" w:rsidRDefault="00221E80" w:rsidP="00221E80">
      <w:pPr>
        <w:ind w:right="4" w:firstLine="709"/>
        <w:jc w:val="both"/>
        <w:rPr>
          <w:rFonts w:ascii="Times New Roman" w:hAnsi="Times New Roman"/>
          <w:sz w:val="28"/>
          <w:szCs w:val="28"/>
          <w:lang w:val="pt-BR"/>
        </w:rPr>
      </w:pPr>
      <w:r w:rsidRPr="00971CC9">
        <w:rPr>
          <w:rFonts w:ascii="Times New Roman" w:hAnsi="Times New Roman"/>
          <w:sz w:val="28"/>
          <w:szCs w:val="28"/>
          <w:lang w:val="pt-BR"/>
        </w:rPr>
        <w:t>đ.1) Nhà trạm: để chứa các thiết bị quan trắc của Hệ thống.</w:t>
      </w:r>
      <w:ins w:id="709" w:author="Nguyen Bjno" w:date="2020-08-18T14:40:00Z">
        <w:r w:rsidR="008E1586">
          <w:rPr>
            <w:rFonts w:ascii="Times New Roman" w:hAnsi="Times New Roman"/>
            <w:sz w:val="28"/>
            <w:szCs w:val="28"/>
            <w:lang w:val="pt-BR"/>
          </w:rPr>
          <w:t xml:space="preserve"> </w:t>
        </w:r>
      </w:ins>
      <w:r w:rsidRPr="00971CC9">
        <w:rPr>
          <w:rFonts w:ascii="Times New Roman" w:hAnsi="Times New Roman"/>
          <w:sz w:val="28"/>
          <w:szCs w:val="28"/>
          <w:lang w:val="pt-BR"/>
        </w:rPr>
        <w:t xml:space="preserve">Tùy theo điều kiện cụ thể tại ví trí lắp đặt, nhà trạm có thể được xây dựng hoặc lắp đặt dưới nhiều hình thức khác nhau nhưng phải bảo đảm môi trường an toàn và ổn định cho các thiết bị bên trong nhà trạm; </w:t>
      </w:r>
    </w:p>
    <w:p w14:paraId="0329FE21" w14:textId="77777777" w:rsidR="00221E80" w:rsidRPr="00971CC9" w:rsidRDefault="00221E80" w:rsidP="00221E80">
      <w:pPr>
        <w:ind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đ.2) Nguồn điện và các thiết bị lưu điện để bảo đảm duy trì hoạt động liên tục và ổn định của hệ thống. Ngoài ra, các thiết bị điện phải đáp có các thiết bị đóng cắt và chống quá dòng, quá áp; có thiết bị ổn áp và bộ lưu điện (UPS) với công suất phù hợp với hệ thống các thiết bị; </w:t>
      </w:r>
    </w:p>
    <w:p w14:paraId="7D06DFFF" w14:textId="77777777" w:rsidR="00221E80" w:rsidRPr="00971CC9" w:rsidRDefault="00221E80" w:rsidP="00221E80">
      <w:pPr>
        <w:ind w:right="4" w:firstLine="709"/>
        <w:jc w:val="both"/>
        <w:rPr>
          <w:lang w:val="pt-BR"/>
        </w:rPr>
      </w:pPr>
      <w:r w:rsidRPr="00971CC9">
        <w:rPr>
          <w:rFonts w:ascii="Times New Roman" w:hAnsi="Times New Roman"/>
          <w:sz w:val="28"/>
          <w:szCs w:val="28"/>
          <w:lang w:val="pt-BR"/>
        </w:rPr>
        <w:t>đ.3) Thiết bị báo cháy, báo khói, chống sét trực tiếp và lan truyền.</w:t>
      </w:r>
      <w:r w:rsidRPr="00971CC9">
        <w:rPr>
          <w:lang w:val="pt-BR"/>
        </w:rPr>
        <w:t xml:space="preserve"> </w:t>
      </w:r>
    </w:p>
    <w:p w14:paraId="0BCC39B2" w14:textId="7DA51513" w:rsidR="00221E80" w:rsidRPr="00A81FCE" w:rsidDel="008E1586" w:rsidRDefault="00221E80" w:rsidP="00221E80">
      <w:pPr>
        <w:tabs>
          <w:tab w:val="left" w:pos="1134"/>
          <w:tab w:val="left" w:pos="1701"/>
          <w:tab w:val="left" w:pos="9356"/>
        </w:tabs>
        <w:ind w:right="4" w:firstLine="709"/>
        <w:rPr>
          <w:del w:id="710" w:author="Nguyen Bjno" w:date="2020-08-18T14:41:00Z"/>
          <w:rFonts w:ascii="Times New Roman" w:hAnsi="Times New Roman"/>
          <w:sz w:val="28"/>
          <w:szCs w:val="28"/>
          <w:lang w:val="pt-BR"/>
        </w:rPr>
      </w:pPr>
      <w:del w:id="711" w:author="Nguyen Bjno" w:date="2020-08-18T14:41:00Z">
        <w:r w:rsidDel="008E1586">
          <w:rPr>
            <w:rFonts w:ascii="Times New Roman" w:hAnsi="Times New Roman"/>
            <w:sz w:val="28"/>
            <w:szCs w:val="28"/>
            <w:lang w:val="pt-BR"/>
          </w:rPr>
          <w:delText>3</w:delText>
        </w:r>
        <w:r w:rsidRPr="00A81FCE" w:rsidDel="008E1586">
          <w:rPr>
            <w:rFonts w:ascii="Times New Roman" w:hAnsi="Times New Roman"/>
            <w:sz w:val="28"/>
            <w:szCs w:val="28"/>
            <w:lang w:val="pt-BR"/>
          </w:rPr>
          <w:delText xml:space="preserve">. Vị trí lỗ quan trắc </w:delText>
        </w:r>
      </w:del>
    </w:p>
    <w:p w14:paraId="34CE160A" w14:textId="51B30FF3" w:rsidR="00221E80" w:rsidRPr="00A81FCE" w:rsidDel="008E1586" w:rsidRDefault="00221E80" w:rsidP="00221E80">
      <w:pPr>
        <w:numPr>
          <w:ilvl w:val="0"/>
          <w:numId w:val="168"/>
        </w:numPr>
        <w:tabs>
          <w:tab w:val="left" w:pos="1134"/>
          <w:tab w:val="left" w:pos="1701"/>
          <w:tab w:val="left" w:pos="9356"/>
        </w:tabs>
        <w:spacing w:after="17" w:line="271" w:lineRule="auto"/>
        <w:ind w:left="0" w:right="4" w:firstLine="709"/>
        <w:jc w:val="both"/>
        <w:rPr>
          <w:del w:id="712" w:author="Nguyen Bjno" w:date="2020-08-18T14:41:00Z"/>
          <w:rFonts w:ascii="Times New Roman" w:hAnsi="Times New Roman"/>
          <w:sz w:val="28"/>
          <w:szCs w:val="28"/>
          <w:lang w:val="pt-BR"/>
        </w:rPr>
      </w:pPr>
      <w:del w:id="713" w:author="Nguyen Bjno" w:date="2020-08-18T14:41:00Z">
        <w:r w:rsidRPr="00A81FCE" w:rsidDel="008E1586">
          <w:rPr>
            <w:rFonts w:ascii="Times New Roman" w:hAnsi="Times New Roman"/>
            <w:sz w:val="28"/>
            <w:szCs w:val="28"/>
            <w:lang w:val="pt-BR"/>
          </w:rPr>
          <w:delText xml:space="preserve">Cách xác định vị trí lỗ quan trắc tối ưu (bắt buộc đối với chất ô nhiễm dạng hạt): tuân thủ theo quy định về xác định vị trí lỗ theo quy định tại phương pháp US EPA 1 kèm theo Thông tư này; </w:delText>
        </w:r>
      </w:del>
    </w:p>
    <w:p w14:paraId="61305632" w14:textId="30AE7531" w:rsidR="00221E80" w:rsidRPr="00A81FCE" w:rsidDel="008E1586" w:rsidRDefault="00221E80" w:rsidP="00221E80">
      <w:pPr>
        <w:numPr>
          <w:ilvl w:val="0"/>
          <w:numId w:val="168"/>
        </w:numPr>
        <w:tabs>
          <w:tab w:val="left" w:pos="1134"/>
          <w:tab w:val="left" w:pos="1701"/>
          <w:tab w:val="left" w:pos="9356"/>
        </w:tabs>
        <w:spacing w:after="89" w:line="271" w:lineRule="auto"/>
        <w:ind w:left="0" w:right="4" w:firstLine="709"/>
        <w:jc w:val="both"/>
        <w:rPr>
          <w:del w:id="714" w:author="Nguyen Bjno" w:date="2020-08-18T14:41:00Z"/>
          <w:rFonts w:ascii="Times New Roman" w:hAnsi="Times New Roman"/>
          <w:sz w:val="28"/>
          <w:szCs w:val="28"/>
          <w:lang w:val="pt-BR"/>
        </w:rPr>
      </w:pPr>
      <w:del w:id="715" w:author="Nguyen Bjno" w:date="2020-08-18T14:41:00Z">
        <w:r w:rsidRPr="00A81FCE" w:rsidDel="008E1586">
          <w:rPr>
            <w:rFonts w:ascii="Times New Roman" w:hAnsi="Times New Roman"/>
            <w:sz w:val="28"/>
            <w:szCs w:val="28"/>
            <w:lang w:val="pt-BR"/>
          </w:rPr>
          <w:delText xml:space="preserve">Đối với những chất ô nhiễm dạng khí: trường hợp ống khói không đáp ứng đủ điều kiện để xác định được vị trí lỗ quan trắc tối ưu thì việc lựa chọn vị trí lỗ quan trắc phải thỏa mãn điều kiện: không ở miệng ống khói; không ở vị trí ống bị co thắt, giãn nở; không ở gần quạt đẩy, quạt hút và ưu tiên chọn nơi có dòng khí chuyển động ổn định. </w:delText>
        </w:r>
      </w:del>
    </w:p>
    <w:p w14:paraId="1667B0D5" w14:textId="370B43EE" w:rsidR="00221E80" w:rsidRPr="00971CC9" w:rsidRDefault="00221E80" w:rsidP="00221E80">
      <w:pPr>
        <w:spacing w:before="120" w:after="120" w:line="240" w:lineRule="auto"/>
        <w:ind w:firstLine="709"/>
        <w:jc w:val="both"/>
        <w:rPr>
          <w:rFonts w:ascii="Times New Roman" w:hAnsi="Times New Roman"/>
          <w:sz w:val="28"/>
          <w:szCs w:val="28"/>
          <w:lang w:val="vi-VN"/>
        </w:rPr>
      </w:pPr>
      <w:del w:id="716" w:author="Nguyen Bjno" w:date="2020-08-18T14:41:00Z">
        <w:r w:rsidRPr="00A81FCE" w:rsidDel="008E1586">
          <w:rPr>
            <w:rFonts w:ascii="Times New Roman" w:hAnsi="Times New Roman"/>
            <w:sz w:val="28"/>
            <w:szCs w:val="28"/>
            <w:lang w:val="pt-BR"/>
          </w:rPr>
          <w:delText>4</w:delText>
        </w:r>
      </w:del>
      <w:ins w:id="717" w:author="Nguyen Bjno" w:date="2020-08-18T14:41:00Z">
        <w:r w:rsidR="008E1586">
          <w:rPr>
            <w:rFonts w:ascii="Times New Roman" w:hAnsi="Times New Roman"/>
            <w:sz w:val="28"/>
            <w:szCs w:val="28"/>
            <w:lang w:val="pt-BR"/>
          </w:rPr>
          <w:t>3</w:t>
        </w:r>
      </w:ins>
      <w:r w:rsidRPr="001B7451">
        <w:rPr>
          <w:rFonts w:ascii="Times New Roman" w:hAnsi="Times New Roman"/>
          <w:sz w:val="28"/>
          <w:szCs w:val="28"/>
          <w:lang w:val="vi-VN"/>
        </w:rPr>
        <w:t xml:space="preserve">. </w:t>
      </w:r>
      <w:r w:rsidRPr="00971CC9">
        <w:rPr>
          <w:rFonts w:ascii="Times New Roman" w:hAnsi="Times New Roman"/>
          <w:sz w:val="28"/>
          <w:szCs w:val="28"/>
          <w:lang w:val="vi-VN"/>
        </w:rPr>
        <w:t xml:space="preserve">Nhân lực quản lý và vận hành: </w:t>
      </w:r>
      <w:ins w:id="718" w:author="Nguyen Bjno" w:date="2020-08-18T14:42:00Z">
        <w:r w:rsidR="008E1586" w:rsidRPr="00B244A1">
          <w:rPr>
            <w:rStyle w:val="fontstyle01"/>
            <w:rFonts w:ascii="Times New Roman" w:hAnsi="Times New Roman" w:cs="Times New Roman"/>
            <w:b w:val="0"/>
            <w:sz w:val="28"/>
            <w:szCs w:val="28"/>
          </w:rPr>
          <w:t>căn cứ vào quy mô và phương pháp quan</w:t>
        </w:r>
        <w:r w:rsidR="008E1586" w:rsidRPr="00B244A1">
          <w:rPr>
            <w:rFonts w:ascii="Times New Roman" w:hAnsi="Times New Roman" w:cs="Times New Roman"/>
            <w:color w:val="000000"/>
            <w:sz w:val="28"/>
            <w:szCs w:val="28"/>
          </w:rPr>
          <w:br/>
        </w:r>
        <w:r w:rsidR="008E1586" w:rsidRPr="00B244A1">
          <w:rPr>
            <w:rStyle w:val="fontstyle01"/>
            <w:rFonts w:ascii="Times New Roman" w:hAnsi="Times New Roman" w:cs="Times New Roman"/>
            <w:b w:val="0"/>
            <w:sz w:val="28"/>
            <w:szCs w:val="28"/>
          </w:rPr>
          <w:t>trắc của Trạm để bố trí cán bộ quản lý và vận hành Trạm theo Thông tư số</w:t>
        </w:r>
        <w:r w:rsidR="008E1586" w:rsidRPr="00B244A1">
          <w:rPr>
            <w:rFonts w:ascii="Times New Roman" w:hAnsi="Times New Roman" w:cs="Times New Roman"/>
            <w:color w:val="000000"/>
            <w:sz w:val="28"/>
            <w:szCs w:val="28"/>
          </w:rPr>
          <w:br/>
        </w:r>
        <w:r w:rsidR="008E1586" w:rsidRPr="00B244A1">
          <w:rPr>
            <w:rStyle w:val="fontstyle01"/>
            <w:rFonts w:ascii="Times New Roman" w:hAnsi="Times New Roman" w:cs="Times New Roman"/>
            <w:b w:val="0"/>
            <w:sz w:val="28"/>
            <w:szCs w:val="28"/>
          </w:rPr>
          <w:t>18/2010/TT-BTNMT quy định về định mức sử dụng diện tích nhà xưởng, thiết bị</w:t>
        </w:r>
        <w:r w:rsidR="008E1586">
          <w:rPr>
            <w:rStyle w:val="fontstyle01"/>
            <w:rFonts w:ascii="Times New Roman" w:hAnsi="Times New Roman" w:cs="Times New Roman"/>
            <w:b w:val="0"/>
            <w:sz w:val="28"/>
            <w:szCs w:val="28"/>
          </w:rPr>
          <w:t xml:space="preserve"> </w:t>
        </w:r>
        <w:r w:rsidR="008E1586" w:rsidRPr="00B244A1">
          <w:rPr>
            <w:rStyle w:val="fontstyle01"/>
            <w:rFonts w:ascii="Times New Roman" w:hAnsi="Times New Roman" w:cs="Times New Roman"/>
            <w:b w:val="0"/>
            <w:sz w:val="28"/>
            <w:szCs w:val="28"/>
          </w:rPr>
          <w:t>và biên chế cho Trạm quan trắc môi trường.</w:t>
        </w:r>
      </w:ins>
      <w:del w:id="719" w:author="Nguyen Bjno" w:date="2020-08-18T14:42:00Z">
        <w:r w:rsidRPr="00971CC9" w:rsidDel="008E1586">
          <w:rPr>
            <w:rFonts w:ascii="Times New Roman" w:hAnsi="Times New Roman"/>
            <w:sz w:val="28"/>
            <w:szCs w:val="28"/>
            <w:lang w:val="vi-VN"/>
          </w:rPr>
          <w:delText>C</w:delText>
        </w:r>
        <w:r w:rsidRPr="001B7451" w:rsidDel="008E1586">
          <w:rPr>
            <w:rFonts w:ascii="Times New Roman" w:hAnsi="Times New Roman"/>
            <w:sz w:val="28"/>
            <w:szCs w:val="28"/>
            <w:lang w:val="vi-VN"/>
          </w:rPr>
          <w:delText xml:space="preserve">ăn cứ vào </w:delText>
        </w:r>
        <w:r w:rsidRPr="00971CC9" w:rsidDel="008E1586">
          <w:rPr>
            <w:rFonts w:ascii="Times New Roman" w:hAnsi="Times New Roman"/>
            <w:sz w:val="28"/>
            <w:szCs w:val="28"/>
            <w:lang w:val="vi-VN"/>
          </w:rPr>
          <w:delText xml:space="preserve">quy mô </w:delText>
        </w:r>
        <w:r w:rsidRPr="001B7451" w:rsidDel="008E1586">
          <w:rPr>
            <w:rFonts w:ascii="Times New Roman" w:hAnsi="Times New Roman"/>
            <w:sz w:val="28"/>
            <w:szCs w:val="28"/>
            <w:lang w:val="vi-VN"/>
          </w:rPr>
          <w:delText xml:space="preserve">và phương pháp quan trắc của Trạm để </w:delText>
        </w:r>
        <w:r w:rsidRPr="00971CC9" w:rsidDel="008E1586">
          <w:rPr>
            <w:rFonts w:ascii="Times New Roman" w:hAnsi="Times New Roman"/>
            <w:sz w:val="28"/>
            <w:szCs w:val="28"/>
            <w:lang w:val="vi-VN"/>
          </w:rPr>
          <w:delText>bố trí</w:delText>
        </w:r>
        <w:r w:rsidRPr="001B7451" w:rsidDel="008E1586">
          <w:rPr>
            <w:rFonts w:ascii="Times New Roman" w:hAnsi="Times New Roman"/>
            <w:sz w:val="28"/>
            <w:szCs w:val="28"/>
            <w:lang w:val="vi-VN"/>
          </w:rPr>
          <w:delText xml:space="preserve"> nhân lực vận hành cho phù hợp</w:delText>
        </w:r>
        <w:r w:rsidRPr="00971CC9" w:rsidDel="008E1586">
          <w:rPr>
            <w:rFonts w:ascii="Times New Roman" w:hAnsi="Times New Roman"/>
            <w:sz w:val="28"/>
            <w:szCs w:val="28"/>
            <w:lang w:val="vi-VN"/>
          </w:rPr>
          <w:delText>. Số cán bộ tối thiểu đảm bảo</w:delText>
        </w:r>
        <w:r w:rsidRPr="001B7451" w:rsidDel="008E1586">
          <w:rPr>
            <w:rFonts w:ascii="Times New Roman" w:hAnsi="Times New Roman"/>
            <w:sz w:val="28"/>
            <w:szCs w:val="28"/>
            <w:lang w:val="vi-VN"/>
          </w:rPr>
          <w:delText xml:space="preserve"> </w:delText>
        </w:r>
        <w:r w:rsidRPr="00971CC9" w:rsidDel="008E1586">
          <w:rPr>
            <w:rFonts w:ascii="Times New Roman" w:hAnsi="Times New Roman"/>
            <w:sz w:val="28"/>
            <w:szCs w:val="28"/>
            <w:lang w:val="vi-VN"/>
          </w:rPr>
          <w:delText>việc vệ sinh định kỳ, duy trì, vận hành hoạt động của các thiết bị trong trạm, thay thế các linh phụ kiện, vật tư tiêu hao, hiệu chuẩn thiết bị và các công tác duy trì vận hành khác là 02 cán bộ tốt nghiệp các chuyên ngành kỹ thuật phù hợp.</w:delText>
        </w:r>
      </w:del>
    </w:p>
    <w:p w14:paraId="22F787BD" w14:textId="1DD9E4CE" w:rsidR="00221E80" w:rsidRPr="00A81FCE" w:rsidRDefault="00221E80" w:rsidP="00221E80">
      <w:pPr>
        <w:spacing w:before="120" w:after="120" w:line="240" w:lineRule="auto"/>
        <w:ind w:firstLine="709"/>
        <w:jc w:val="both"/>
        <w:rPr>
          <w:rFonts w:ascii="Times New Roman" w:hAnsi="Times New Roman"/>
          <w:sz w:val="28"/>
          <w:szCs w:val="28"/>
          <w:lang w:val="vi-VN"/>
        </w:rPr>
      </w:pPr>
      <w:del w:id="720" w:author="Nguyen Bjno" w:date="2020-08-18T14:41:00Z">
        <w:r w:rsidRPr="00A81FCE" w:rsidDel="008E1586">
          <w:rPr>
            <w:rFonts w:ascii="Times New Roman" w:hAnsi="Times New Roman"/>
            <w:sz w:val="28"/>
            <w:szCs w:val="28"/>
            <w:lang w:val="vi-VN"/>
          </w:rPr>
          <w:delText>5</w:delText>
        </w:r>
      </w:del>
      <w:ins w:id="721" w:author="Nguyen Bjno" w:date="2020-08-18T14:41:00Z">
        <w:r w:rsidR="008E1586">
          <w:rPr>
            <w:rFonts w:ascii="Times New Roman" w:hAnsi="Times New Roman"/>
            <w:sz w:val="28"/>
            <w:szCs w:val="28"/>
          </w:rPr>
          <w:t>4</w:t>
        </w:r>
      </w:ins>
      <w:r w:rsidRPr="00A81FCE">
        <w:rPr>
          <w:rFonts w:ascii="Times New Roman" w:hAnsi="Times New Roman"/>
          <w:sz w:val="28"/>
          <w:szCs w:val="28"/>
          <w:lang w:val="vi-VN"/>
        </w:rPr>
        <w:t>. Hệ thống điện cấp:</w:t>
      </w:r>
      <w:r w:rsidRPr="00A81FCE">
        <w:rPr>
          <w:rFonts w:ascii="Times New Roman" w:hAnsi="Times New Roman"/>
          <w:b/>
          <w:sz w:val="28"/>
          <w:szCs w:val="28"/>
          <w:lang w:val="vi-VN"/>
        </w:rPr>
        <w:t xml:space="preserve"> </w:t>
      </w:r>
      <w:r w:rsidRPr="00A81FCE">
        <w:rPr>
          <w:rFonts w:ascii="Times New Roman" w:hAnsi="Times New Roman"/>
          <w:sz w:val="28"/>
          <w:szCs w:val="28"/>
          <w:lang w:val="vi-VN"/>
        </w:rPr>
        <w:t>Toàn bộ hệ thống điện của Trạm và các thiết bị đo sử dụng nguồn điện đảm bảo cho hệ thống vận hành ổn định và an toàn và phải có các hệ thống, thiết bị như sau:</w:t>
      </w:r>
    </w:p>
    <w:p w14:paraId="0D1F2585" w14:textId="77777777" w:rsidR="00221E80" w:rsidRPr="00A81FCE" w:rsidRDefault="00221E80" w:rsidP="00221E80">
      <w:pPr>
        <w:spacing w:before="120" w:after="120" w:line="240" w:lineRule="auto"/>
        <w:ind w:firstLine="709"/>
        <w:jc w:val="both"/>
        <w:rPr>
          <w:rFonts w:ascii="Times New Roman" w:hAnsi="Times New Roman"/>
          <w:sz w:val="28"/>
          <w:szCs w:val="28"/>
          <w:lang w:val="vi-VN"/>
        </w:rPr>
      </w:pPr>
      <w:r w:rsidRPr="00A81FCE">
        <w:rPr>
          <w:rFonts w:ascii="Times New Roman" w:hAnsi="Times New Roman"/>
          <w:sz w:val="28"/>
          <w:szCs w:val="28"/>
          <w:lang w:val="vi-VN"/>
        </w:rPr>
        <w:t>a. Có hệ thống nối đất an toàn cho người và thiết bị;</w:t>
      </w:r>
    </w:p>
    <w:p w14:paraId="7EEF1A35" w14:textId="77777777" w:rsidR="00221E80" w:rsidRPr="00A81FCE" w:rsidRDefault="00221E80" w:rsidP="00221E80">
      <w:pPr>
        <w:spacing w:before="120" w:after="120" w:line="240" w:lineRule="auto"/>
        <w:ind w:firstLine="709"/>
        <w:jc w:val="both"/>
        <w:rPr>
          <w:rFonts w:ascii="Times New Roman" w:hAnsi="Times New Roman"/>
          <w:sz w:val="28"/>
          <w:szCs w:val="28"/>
          <w:lang w:val="vi-VN"/>
        </w:rPr>
      </w:pPr>
      <w:r w:rsidRPr="00A81FCE">
        <w:rPr>
          <w:rFonts w:ascii="Times New Roman" w:hAnsi="Times New Roman"/>
          <w:sz w:val="28"/>
          <w:szCs w:val="28"/>
          <w:lang w:val="vi-VN"/>
        </w:rPr>
        <w:t>b. Có các thiết bị đóng cắt và chống quá dòng, quá áp;</w:t>
      </w:r>
    </w:p>
    <w:p w14:paraId="35CD5A9E" w14:textId="77777777" w:rsidR="00221E80" w:rsidRPr="00A81FCE" w:rsidRDefault="00221E80" w:rsidP="00221E80">
      <w:pPr>
        <w:spacing w:before="120" w:after="120" w:line="240" w:lineRule="auto"/>
        <w:ind w:firstLine="709"/>
        <w:jc w:val="both"/>
        <w:rPr>
          <w:rFonts w:ascii="Times New Roman" w:hAnsi="Times New Roman"/>
          <w:sz w:val="28"/>
          <w:szCs w:val="28"/>
          <w:lang w:val="vi-VN"/>
        </w:rPr>
      </w:pPr>
      <w:r w:rsidRPr="00A81FCE">
        <w:rPr>
          <w:rFonts w:ascii="Times New Roman" w:hAnsi="Times New Roman"/>
          <w:sz w:val="28"/>
          <w:szCs w:val="28"/>
          <w:lang w:val="vi-VN"/>
        </w:rPr>
        <w:t>c. Có thiết bị ổn áp và bộ lưu điện (UPS) với công suất phù hợp với hệ thống các thiết bị và đầu đo;</w:t>
      </w:r>
    </w:p>
    <w:p w14:paraId="221A2083" w14:textId="49C63718" w:rsidR="00221E80" w:rsidRPr="00221E80" w:rsidRDefault="00221E80" w:rsidP="00221E80">
      <w:pPr>
        <w:spacing w:before="120" w:after="120" w:line="240" w:lineRule="auto"/>
        <w:ind w:firstLine="709"/>
        <w:jc w:val="both"/>
        <w:rPr>
          <w:rFonts w:ascii="Times New Roman" w:hAnsi="Times New Roman"/>
          <w:sz w:val="28"/>
          <w:szCs w:val="28"/>
          <w:lang w:val="vi-VN"/>
        </w:rPr>
      </w:pPr>
      <w:r w:rsidRPr="00221E80">
        <w:rPr>
          <w:rFonts w:ascii="Times New Roman" w:hAnsi="Times New Roman"/>
          <w:sz w:val="28"/>
          <w:szCs w:val="28"/>
          <w:lang w:val="vi-VN"/>
        </w:rPr>
        <w:t xml:space="preserve">d. </w:t>
      </w:r>
      <w:ins w:id="722" w:author="Nguyen Bjno" w:date="2020-08-18T14:44:00Z">
        <w:r w:rsidR="00A34DDD">
          <w:rPr>
            <w:rFonts w:ascii="Times New Roman" w:hAnsi="Times New Roman"/>
            <w:sz w:val="28"/>
            <w:szCs w:val="28"/>
          </w:rPr>
          <w:t>Khuyến khích sử dụng</w:t>
        </w:r>
      </w:ins>
      <w:del w:id="723" w:author="Nguyen Bjno" w:date="2020-08-18T14:44:00Z">
        <w:r w:rsidRPr="00221E80" w:rsidDel="00A34DDD">
          <w:rPr>
            <w:rFonts w:ascii="Times New Roman" w:hAnsi="Times New Roman"/>
            <w:sz w:val="28"/>
            <w:szCs w:val="28"/>
            <w:lang w:val="vi-VN"/>
          </w:rPr>
          <w:delText>Có</w:delText>
        </w:r>
      </w:del>
      <w:r w:rsidRPr="00221E80">
        <w:rPr>
          <w:rFonts w:ascii="Times New Roman" w:hAnsi="Times New Roman"/>
          <w:sz w:val="28"/>
          <w:szCs w:val="28"/>
          <w:lang w:val="vi-VN"/>
        </w:rPr>
        <w:t xml:space="preserve"> máy phát điện và hệ thống chuyển đổi nguồn tự động (ATS). Máy phát điện phải đặt cách xa Trạm để đảm bảo không làm ảnh hưởng tới kết quả đo các thông số quan trắc của Trạm;</w:t>
      </w:r>
    </w:p>
    <w:p w14:paraId="5F5E1582" w14:textId="77777777" w:rsidR="00221E80" w:rsidRPr="00221E80" w:rsidRDefault="00221E80" w:rsidP="00221E80">
      <w:pPr>
        <w:spacing w:before="120" w:after="120" w:line="240" w:lineRule="auto"/>
        <w:ind w:firstLine="709"/>
        <w:jc w:val="both"/>
        <w:rPr>
          <w:rFonts w:ascii="Times New Roman" w:hAnsi="Times New Roman"/>
          <w:sz w:val="28"/>
          <w:szCs w:val="28"/>
          <w:lang w:val="vi-VN"/>
        </w:rPr>
      </w:pPr>
      <w:r w:rsidRPr="00221E80">
        <w:rPr>
          <w:rFonts w:ascii="Times New Roman" w:hAnsi="Times New Roman"/>
          <w:sz w:val="28"/>
          <w:szCs w:val="28"/>
          <w:lang w:val="vi-VN"/>
        </w:rPr>
        <w:t>đ. Nguồn điện: Sử dụng điện lưới nguồn 220V.</w:t>
      </w:r>
    </w:p>
    <w:p w14:paraId="376C06DA" w14:textId="0AF676F6" w:rsidR="00221E80" w:rsidRPr="00722BA0" w:rsidRDefault="00221E80" w:rsidP="00221E80">
      <w:pPr>
        <w:spacing w:before="120" w:after="120" w:line="240" w:lineRule="auto"/>
        <w:ind w:firstLine="709"/>
        <w:jc w:val="both"/>
        <w:rPr>
          <w:rFonts w:ascii="Times New Roman" w:hAnsi="Times New Roman"/>
          <w:sz w:val="28"/>
          <w:szCs w:val="28"/>
          <w:highlight w:val="yellow"/>
          <w:lang w:val="vi-VN"/>
          <w:rPrChange w:id="724" w:author="Nguyen Bjno" w:date="2020-08-18T14:50:00Z">
            <w:rPr>
              <w:rFonts w:ascii="Times New Roman" w:hAnsi="Times New Roman"/>
              <w:sz w:val="28"/>
              <w:szCs w:val="28"/>
              <w:lang w:val="vi-VN"/>
            </w:rPr>
          </w:rPrChange>
        </w:rPr>
      </w:pPr>
      <w:r w:rsidRPr="00722BA0">
        <w:rPr>
          <w:rFonts w:ascii="Times New Roman" w:hAnsi="Times New Roman"/>
          <w:sz w:val="28"/>
          <w:szCs w:val="28"/>
          <w:highlight w:val="yellow"/>
          <w:lang w:val="vi-VN"/>
          <w:rPrChange w:id="725" w:author="Nguyen Bjno" w:date="2020-08-18T14:50:00Z">
            <w:rPr>
              <w:rFonts w:ascii="Times New Roman" w:hAnsi="Times New Roman"/>
              <w:sz w:val="28"/>
              <w:szCs w:val="28"/>
              <w:lang w:val="vi-VN"/>
            </w:rPr>
          </w:rPrChange>
        </w:rPr>
        <w:lastRenderedPageBreak/>
        <w:t>6. Các thiết bị khác</w:t>
      </w:r>
      <w:ins w:id="726" w:author="Nguyen Bjno" w:date="2020-08-18T14:46:00Z">
        <w:r w:rsidR="000143AB" w:rsidRPr="00722BA0">
          <w:rPr>
            <w:rFonts w:ascii="Times New Roman" w:hAnsi="Times New Roman"/>
            <w:sz w:val="28"/>
            <w:szCs w:val="28"/>
            <w:highlight w:val="yellow"/>
            <w:rPrChange w:id="727" w:author="Nguyen Bjno" w:date="2020-08-18T14:50:00Z">
              <w:rPr>
                <w:rFonts w:ascii="Times New Roman" w:hAnsi="Times New Roman"/>
                <w:sz w:val="28"/>
                <w:szCs w:val="28"/>
              </w:rPr>
            </w:rPrChange>
          </w:rPr>
          <w:t xml:space="preserve"> (nếu có)</w:t>
        </w:r>
      </w:ins>
      <w:r w:rsidRPr="00722BA0">
        <w:rPr>
          <w:rFonts w:ascii="Times New Roman" w:hAnsi="Times New Roman"/>
          <w:sz w:val="28"/>
          <w:szCs w:val="28"/>
          <w:highlight w:val="yellow"/>
          <w:lang w:val="vi-VN"/>
          <w:rPrChange w:id="728" w:author="Nguyen Bjno" w:date="2020-08-18T14:50:00Z">
            <w:rPr>
              <w:rFonts w:ascii="Times New Roman" w:hAnsi="Times New Roman"/>
              <w:sz w:val="28"/>
              <w:szCs w:val="28"/>
              <w:lang w:val="vi-VN"/>
            </w:rPr>
          </w:rPrChange>
        </w:rPr>
        <w:t xml:space="preserve"> </w:t>
      </w:r>
    </w:p>
    <w:p w14:paraId="464F9EE1" w14:textId="77777777" w:rsidR="00221E80" w:rsidRPr="00722BA0" w:rsidRDefault="00221E80" w:rsidP="00221E80">
      <w:pPr>
        <w:spacing w:before="120" w:after="120" w:line="240" w:lineRule="auto"/>
        <w:ind w:firstLine="709"/>
        <w:jc w:val="both"/>
        <w:rPr>
          <w:rFonts w:ascii="Times New Roman" w:hAnsi="Times New Roman"/>
          <w:sz w:val="28"/>
          <w:szCs w:val="28"/>
          <w:highlight w:val="yellow"/>
          <w:lang w:val="vi-VN"/>
          <w:rPrChange w:id="729" w:author="Nguyen Bjno" w:date="2020-08-18T14:50:00Z">
            <w:rPr>
              <w:rFonts w:ascii="Times New Roman" w:hAnsi="Times New Roman"/>
              <w:sz w:val="28"/>
              <w:szCs w:val="28"/>
              <w:lang w:val="vi-VN"/>
            </w:rPr>
          </w:rPrChange>
        </w:rPr>
      </w:pPr>
      <w:r w:rsidRPr="00722BA0">
        <w:rPr>
          <w:rFonts w:ascii="Times New Roman" w:hAnsi="Times New Roman"/>
          <w:sz w:val="28"/>
          <w:szCs w:val="28"/>
          <w:highlight w:val="yellow"/>
          <w:lang w:val="vi-VN"/>
          <w:rPrChange w:id="730" w:author="Nguyen Bjno" w:date="2020-08-18T14:50:00Z">
            <w:rPr>
              <w:rFonts w:ascii="Times New Roman" w:hAnsi="Times New Roman"/>
              <w:sz w:val="28"/>
              <w:szCs w:val="28"/>
              <w:lang w:val="vi-VN"/>
            </w:rPr>
          </w:rPrChange>
        </w:rPr>
        <w:t>Để đảm bảo cho Trạm hoạt động ổn định, an toàn, cung cấp số liệu liên tục, chính xác, Trạm cần lắp đặt thêm các thiết bị phụ trợ như sau:</w:t>
      </w:r>
    </w:p>
    <w:p w14:paraId="778EF4BA" w14:textId="77777777" w:rsidR="00221E80" w:rsidRPr="00722BA0" w:rsidRDefault="00221E80" w:rsidP="00221E80">
      <w:pPr>
        <w:spacing w:before="120" w:after="120" w:line="240" w:lineRule="auto"/>
        <w:ind w:firstLine="709"/>
        <w:jc w:val="both"/>
        <w:rPr>
          <w:rFonts w:ascii="Times New Roman" w:hAnsi="Times New Roman"/>
          <w:sz w:val="28"/>
          <w:szCs w:val="28"/>
          <w:highlight w:val="yellow"/>
          <w:lang w:val="es-ES"/>
          <w:rPrChange w:id="731" w:author="Nguyen Bjno" w:date="2020-08-18T14:50:00Z">
            <w:rPr>
              <w:rFonts w:ascii="Times New Roman" w:hAnsi="Times New Roman"/>
              <w:sz w:val="28"/>
              <w:szCs w:val="28"/>
              <w:lang w:val="es-ES"/>
            </w:rPr>
          </w:rPrChange>
        </w:rPr>
      </w:pPr>
      <w:r w:rsidRPr="00722BA0">
        <w:rPr>
          <w:rFonts w:ascii="Times New Roman" w:hAnsi="Times New Roman"/>
          <w:sz w:val="28"/>
          <w:szCs w:val="28"/>
          <w:highlight w:val="yellow"/>
          <w:lang w:val="es-ES"/>
          <w:rPrChange w:id="732" w:author="Nguyen Bjno" w:date="2020-08-18T14:50:00Z">
            <w:rPr>
              <w:rFonts w:ascii="Times New Roman" w:hAnsi="Times New Roman"/>
              <w:sz w:val="28"/>
              <w:szCs w:val="28"/>
              <w:lang w:val="es-ES"/>
            </w:rPr>
          </w:rPrChange>
        </w:rPr>
        <w:t xml:space="preserve">a. Hệ thống phân phối khí: Đảm bảo độ kín của các ống dẫn và mối nối linh kiện. Hệ thống phải được thường xuyên vệ sinh, làm sạch, khuyến nghị tối thiểu 2 tháng/1 lần. </w:t>
      </w:r>
    </w:p>
    <w:p w14:paraId="424F7F5A" w14:textId="77777777" w:rsidR="00221E80" w:rsidRPr="00722BA0" w:rsidRDefault="00221E80" w:rsidP="00221E80">
      <w:pPr>
        <w:spacing w:before="120" w:after="120" w:line="240" w:lineRule="auto"/>
        <w:ind w:firstLine="709"/>
        <w:jc w:val="both"/>
        <w:rPr>
          <w:rFonts w:ascii="Times New Roman" w:hAnsi="Times New Roman"/>
          <w:sz w:val="28"/>
          <w:szCs w:val="28"/>
          <w:highlight w:val="yellow"/>
          <w:lang w:val="es-ES"/>
          <w:rPrChange w:id="733" w:author="Nguyen Bjno" w:date="2020-08-18T14:50:00Z">
            <w:rPr>
              <w:rFonts w:ascii="Times New Roman" w:hAnsi="Times New Roman"/>
              <w:sz w:val="28"/>
              <w:szCs w:val="28"/>
              <w:lang w:val="es-ES"/>
            </w:rPr>
          </w:rPrChange>
        </w:rPr>
      </w:pPr>
      <w:r w:rsidRPr="00722BA0">
        <w:rPr>
          <w:rFonts w:ascii="Times New Roman" w:hAnsi="Times New Roman"/>
          <w:sz w:val="28"/>
          <w:szCs w:val="28"/>
          <w:highlight w:val="yellow"/>
          <w:lang w:val="es-ES"/>
          <w:rPrChange w:id="734" w:author="Nguyen Bjno" w:date="2020-08-18T14:50:00Z">
            <w:rPr>
              <w:rFonts w:ascii="Times New Roman" w:hAnsi="Times New Roman"/>
              <w:sz w:val="28"/>
              <w:szCs w:val="28"/>
              <w:lang w:val="es-ES"/>
            </w:rPr>
          </w:rPrChange>
        </w:rPr>
        <w:t>b. Các bình khí chuẩn và hệ thống thiết bị hiệu chuẩn cho các thông số khí phải đảm bảo</w:t>
      </w:r>
      <w:r w:rsidRPr="00722BA0">
        <w:rPr>
          <w:rFonts w:ascii="Times New Roman" w:hAnsi="Times New Roman"/>
          <w:b/>
          <w:sz w:val="28"/>
          <w:szCs w:val="28"/>
          <w:highlight w:val="yellow"/>
          <w:lang w:val="es-ES"/>
          <w:rPrChange w:id="735" w:author="Nguyen Bjno" w:date="2020-08-18T14:50:00Z">
            <w:rPr>
              <w:rFonts w:ascii="Times New Roman" w:hAnsi="Times New Roman"/>
              <w:b/>
              <w:sz w:val="28"/>
              <w:szCs w:val="28"/>
              <w:lang w:val="es-ES"/>
            </w:rPr>
          </w:rPrChange>
        </w:rPr>
        <w:t xml:space="preserve"> </w:t>
      </w:r>
      <w:r w:rsidRPr="00722BA0">
        <w:rPr>
          <w:rFonts w:ascii="Times New Roman" w:hAnsi="Times New Roman"/>
          <w:bCs/>
          <w:color w:val="000000"/>
          <w:sz w:val="28"/>
          <w:szCs w:val="28"/>
          <w:highlight w:val="yellow"/>
          <w:lang w:val="es-ES"/>
          <w:rPrChange w:id="736" w:author="Nguyen Bjno" w:date="2020-08-18T14:50:00Z">
            <w:rPr>
              <w:rFonts w:ascii="Times New Roman" w:hAnsi="Times New Roman"/>
              <w:bCs/>
              <w:color w:val="000000"/>
              <w:sz w:val="28"/>
              <w:szCs w:val="28"/>
              <w:lang w:val="es-ES"/>
            </w:rPr>
          </w:rPrChange>
        </w:rPr>
        <w:t>độ kín, không bị rò rỉ; đảm bảo độ an toàn của hệ thống dây nối; đảm bảo áp</w:t>
      </w:r>
      <w:r w:rsidRPr="00722BA0">
        <w:rPr>
          <w:rFonts w:ascii="Times New Roman" w:hAnsi="Times New Roman"/>
          <w:sz w:val="28"/>
          <w:szCs w:val="28"/>
          <w:highlight w:val="yellow"/>
          <w:lang w:val="es-ES"/>
          <w:rPrChange w:id="737" w:author="Nguyen Bjno" w:date="2020-08-18T14:50:00Z">
            <w:rPr>
              <w:rFonts w:ascii="Times New Roman" w:hAnsi="Times New Roman"/>
              <w:sz w:val="28"/>
              <w:szCs w:val="28"/>
              <w:lang w:val="es-ES"/>
            </w:rPr>
          </w:rPrChange>
        </w:rPr>
        <w:t xml:space="preserve"> suất khí chuẩn.</w:t>
      </w:r>
      <w:r w:rsidRPr="00722BA0">
        <w:rPr>
          <w:rFonts w:ascii="Times New Roman" w:hAnsi="Times New Roman"/>
          <w:bCs/>
          <w:color w:val="000000"/>
          <w:sz w:val="28"/>
          <w:szCs w:val="28"/>
          <w:highlight w:val="yellow"/>
          <w:lang w:val="es-ES"/>
          <w:rPrChange w:id="738" w:author="Nguyen Bjno" w:date="2020-08-18T14:50:00Z">
            <w:rPr>
              <w:rFonts w:ascii="Times New Roman" w:hAnsi="Times New Roman"/>
              <w:bCs/>
              <w:color w:val="000000"/>
              <w:sz w:val="28"/>
              <w:szCs w:val="28"/>
              <w:lang w:val="es-ES"/>
            </w:rPr>
          </w:rPrChange>
        </w:rPr>
        <w:t xml:space="preserve"> Các bình khí chuẩn phải có nguồn gốc, xuất xứ rõ ràng, còn hạn sử dụng, có liên kết chuẩn và đảm bảo độ chính xác tối thiểu ± 5%; </w:t>
      </w:r>
    </w:p>
    <w:p w14:paraId="7ED57C3A" w14:textId="77777777" w:rsidR="00221E80" w:rsidRPr="00722BA0" w:rsidRDefault="00221E80" w:rsidP="00221E80">
      <w:pPr>
        <w:spacing w:before="120" w:after="120" w:line="240" w:lineRule="auto"/>
        <w:ind w:firstLine="709"/>
        <w:jc w:val="both"/>
        <w:rPr>
          <w:rFonts w:ascii="Times New Roman" w:hAnsi="Times New Roman"/>
          <w:sz w:val="28"/>
          <w:szCs w:val="28"/>
          <w:highlight w:val="yellow"/>
          <w:lang w:val="es-ES"/>
          <w:rPrChange w:id="739" w:author="Nguyen Bjno" w:date="2020-08-18T14:50:00Z">
            <w:rPr>
              <w:rFonts w:ascii="Times New Roman" w:hAnsi="Times New Roman"/>
              <w:sz w:val="28"/>
              <w:szCs w:val="28"/>
              <w:lang w:val="es-ES"/>
            </w:rPr>
          </w:rPrChange>
        </w:rPr>
      </w:pPr>
      <w:r w:rsidRPr="00722BA0">
        <w:rPr>
          <w:rFonts w:ascii="Times New Roman" w:hAnsi="Times New Roman"/>
          <w:sz w:val="28"/>
          <w:szCs w:val="28"/>
          <w:highlight w:val="yellow"/>
          <w:lang w:val="es-ES"/>
          <w:rPrChange w:id="740" w:author="Nguyen Bjno" w:date="2020-08-18T14:50:00Z">
            <w:rPr>
              <w:rFonts w:ascii="Times New Roman" w:hAnsi="Times New Roman"/>
              <w:sz w:val="28"/>
              <w:szCs w:val="28"/>
              <w:lang w:val="es-ES"/>
            </w:rPr>
          </w:rPrChange>
        </w:rPr>
        <w:t>c. Điều hòa nhiệt độ: điều hòa nhiệt độ trong Trạm phải được đặt trong khoảng 26</w:t>
      </w:r>
      <w:r w:rsidRPr="00722BA0">
        <w:rPr>
          <w:rFonts w:ascii="Times New Roman" w:hAnsi="Times New Roman"/>
          <w:sz w:val="28"/>
          <w:szCs w:val="28"/>
          <w:highlight w:val="yellow"/>
          <w:vertAlign w:val="superscript"/>
          <w:lang w:val="es-ES"/>
          <w:rPrChange w:id="741" w:author="Nguyen Bjno" w:date="2020-08-18T14:50:00Z">
            <w:rPr>
              <w:rFonts w:ascii="Times New Roman" w:hAnsi="Times New Roman"/>
              <w:sz w:val="28"/>
              <w:szCs w:val="28"/>
              <w:vertAlign w:val="superscript"/>
              <w:lang w:val="es-ES"/>
            </w:rPr>
          </w:rPrChange>
        </w:rPr>
        <w:t>0</w:t>
      </w:r>
      <w:r w:rsidRPr="00722BA0">
        <w:rPr>
          <w:rFonts w:ascii="Times New Roman" w:hAnsi="Times New Roman"/>
          <w:sz w:val="28"/>
          <w:szCs w:val="28"/>
          <w:highlight w:val="yellow"/>
          <w:lang w:val="es-ES"/>
          <w:rPrChange w:id="742" w:author="Nguyen Bjno" w:date="2020-08-18T14:50:00Z">
            <w:rPr>
              <w:rFonts w:ascii="Times New Roman" w:hAnsi="Times New Roman"/>
              <w:sz w:val="28"/>
              <w:szCs w:val="28"/>
              <w:lang w:val="es-ES"/>
            </w:rPr>
          </w:rPrChange>
        </w:rPr>
        <w:t>C ± 2</w:t>
      </w:r>
      <w:r w:rsidRPr="00722BA0">
        <w:rPr>
          <w:rFonts w:ascii="Times New Roman" w:hAnsi="Times New Roman"/>
          <w:sz w:val="28"/>
          <w:szCs w:val="28"/>
          <w:highlight w:val="yellow"/>
          <w:vertAlign w:val="superscript"/>
          <w:lang w:val="es-ES"/>
          <w:rPrChange w:id="743" w:author="Nguyen Bjno" w:date="2020-08-18T14:50:00Z">
            <w:rPr>
              <w:rFonts w:ascii="Times New Roman" w:hAnsi="Times New Roman"/>
              <w:sz w:val="28"/>
              <w:szCs w:val="28"/>
              <w:vertAlign w:val="superscript"/>
              <w:lang w:val="es-ES"/>
            </w:rPr>
          </w:rPrChange>
        </w:rPr>
        <w:t>0</w:t>
      </w:r>
      <w:r w:rsidRPr="00722BA0">
        <w:rPr>
          <w:rFonts w:ascii="Times New Roman" w:hAnsi="Times New Roman"/>
          <w:sz w:val="28"/>
          <w:szCs w:val="28"/>
          <w:highlight w:val="yellow"/>
          <w:lang w:val="es-ES"/>
          <w:rPrChange w:id="744" w:author="Nguyen Bjno" w:date="2020-08-18T14:50:00Z">
            <w:rPr>
              <w:rFonts w:ascii="Times New Roman" w:hAnsi="Times New Roman"/>
              <w:sz w:val="28"/>
              <w:szCs w:val="28"/>
              <w:lang w:val="es-ES"/>
            </w:rPr>
          </w:rPrChange>
        </w:rPr>
        <w:t xml:space="preserve">C và phải thường xuyên được kiểm tra </w:t>
      </w:r>
      <w:r w:rsidRPr="00722BA0">
        <w:rPr>
          <w:rFonts w:ascii="Times New Roman" w:hAnsi="Times New Roman"/>
          <w:bCs/>
          <w:color w:val="000000"/>
          <w:sz w:val="28"/>
          <w:szCs w:val="28"/>
          <w:highlight w:val="yellow"/>
          <w:lang w:val="es-ES"/>
          <w:rPrChange w:id="745" w:author="Nguyen Bjno" w:date="2020-08-18T14:50:00Z">
            <w:rPr>
              <w:rFonts w:ascii="Times New Roman" w:hAnsi="Times New Roman"/>
              <w:bCs/>
              <w:color w:val="000000"/>
              <w:sz w:val="28"/>
              <w:szCs w:val="28"/>
              <w:lang w:val="es-ES"/>
            </w:rPr>
          </w:rPrChange>
        </w:rPr>
        <w:t>giá trị nhiệt độ hiển thị tại Trạm</w:t>
      </w:r>
      <w:r w:rsidRPr="00722BA0">
        <w:rPr>
          <w:rFonts w:ascii="Times New Roman" w:hAnsi="Times New Roman"/>
          <w:sz w:val="28"/>
          <w:szCs w:val="28"/>
          <w:highlight w:val="yellow"/>
          <w:lang w:val="es-ES"/>
          <w:rPrChange w:id="746" w:author="Nguyen Bjno" w:date="2020-08-18T14:50:00Z">
            <w:rPr>
              <w:rFonts w:ascii="Times New Roman" w:hAnsi="Times New Roman"/>
              <w:sz w:val="28"/>
              <w:szCs w:val="28"/>
              <w:lang w:val="es-ES"/>
            </w:rPr>
          </w:rPrChange>
        </w:rPr>
        <w:t>. Thường xuyên bảo dưỡng định kỳ hàng năm. Quạt hút phải đặt ở chế độ tự động để đảm bảo ổn định nhiệt độ làm việc cho các thiết bị trong Trạm;</w:t>
      </w:r>
    </w:p>
    <w:p w14:paraId="5F0BC9C9" w14:textId="77777777" w:rsidR="00221E80" w:rsidRPr="00971CC9" w:rsidRDefault="00221E80" w:rsidP="00221E80">
      <w:pPr>
        <w:spacing w:before="120" w:after="120" w:line="240" w:lineRule="auto"/>
        <w:ind w:firstLine="709"/>
        <w:jc w:val="both"/>
        <w:rPr>
          <w:rFonts w:ascii="Times New Roman" w:hAnsi="Times New Roman"/>
          <w:b/>
          <w:sz w:val="28"/>
          <w:szCs w:val="28"/>
          <w:lang w:val="es-ES"/>
        </w:rPr>
      </w:pPr>
      <w:r w:rsidRPr="00722BA0">
        <w:rPr>
          <w:rFonts w:ascii="Times New Roman" w:hAnsi="Times New Roman"/>
          <w:sz w:val="28"/>
          <w:szCs w:val="28"/>
          <w:highlight w:val="yellow"/>
          <w:lang w:val="es-ES"/>
          <w:rPrChange w:id="747" w:author="Nguyen Bjno" w:date="2020-08-18T14:50:00Z">
            <w:rPr>
              <w:rFonts w:ascii="Times New Roman" w:hAnsi="Times New Roman"/>
              <w:sz w:val="28"/>
              <w:szCs w:val="28"/>
              <w:lang w:val="es-ES"/>
            </w:rPr>
          </w:rPrChange>
        </w:rPr>
        <w:t>d. Trạm phải có hệ thống camera giám sát, báo cháy, báo khói, chống sét trực tiếp và chống sét lan truyền.</w:t>
      </w:r>
    </w:p>
    <w:p w14:paraId="624902A7" w14:textId="77777777" w:rsidR="00221E80" w:rsidRPr="00A81FCE" w:rsidRDefault="00221E80" w:rsidP="00221E80">
      <w:pPr>
        <w:ind w:firstLine="709"/>
        <w:jc w:val="both"/>
        <w:rPr>
          <w:rFonts w:ascii="Times New Roman" w:hAnsi="Times New Roman"/>
          <w:b/>
          <w:sz w:val="28"/>
          <w:szCs w:val="28"/>
          <w:lang w:val="es-ES"/>
        </w:rPr>
      </w:pPr>
      <w:r w:rsidRPr="00A81FCE">
        <w:rPr>
          <w:rFonts w:ascii="Times New Roman" w:hAnsi="Times New Roman"/>
          <w:b/>
          <w:sz w:val="28"/>
          <w:szCs w:val="28"/>
          <w:lang w:val="es-ES"/>
        </w:rPr>
        <w:t xml:space="preserve">Điều </w:t>
      </w:r>
      <w:r>
        <w:rPr>
          <w:rFonts w:ascii="Times New Roman" w:hAnsi="Times New Roman"/>
          <w:b/>
          <w:sz w:val="28"/>
          <w:szCs w:val="28"/>
          <w:lang w:val="es-ES"/>
        </w:rPr>
        <w:t>31</w:t>
      </w:r>
      <w:r w:rsidRPr="00A81FCE">
        <w:rPr>
          <w:rFonts w:ascii="Times New Roman" w:hAnsi="Times New Roman"/>
          <w:b/>
          <w:sz w:val="28"/>
          <w:szCs w:val="28"/>
          <w:lang w:val="es-ES"/>
        </w:rPr>
        <w:t>. Yêu cầu về đặc tính kỹ thuật đối với thiết bị quan trắc chất lượng không khí tự động, liên tục</w:t>
      </w:r>
    </w:p>
    <w:p w14:paraId="25F7AA52" w14:textId="77777777" w:rsidR="00221E80" w:rsidRPr="00A81FCE" w:rsidRDefault="00221E80" w:rsidP="00221E80">
      <w:pPr>
        <w:tabs>
          <w:tab w:val="left" w:pos="1134"/>
          <w:tab w:val="left" w:pos="9356"/>
        </w:tabs>
        <w:spacing w:before="120" w:after="120" w:line="240" w:lineRule="auto"/>
        <w:ind w:right="4" w:firstLine="709"/>
        <w:jc w:val="both"/>
        <w:rPr>
          <w:rFonts w:ascii="Times New Roman" w:hAnsi="Times New Roman"/>
          <w:sz w:val="28"/>
          <w:szCs w:val="28"/>
          <w:lang w:val="es-ES"/>
        </w:rPr>
      </w:pPr>
      <w:r>
        <w:rPr>
          <w:rFonts w:ascii="Times New Roman" w:hAnsi="Times New Roman"/>
          <w:sz w:val="28"/>
          <w:szCs w:val="28"/>
          <w:lang w:val="es-ES"/>
        </w:rPr>
        <w:t xml:space="preserve">1. </w:t>
      </w:r>
      <w:r w:rsidRPr="00A81FCE">
        <w:rPr>
          <w:rFonts w:ascii="Times New Roman" w:hAnsi="Times New Roman"/>
          <w:sz w:val="28"/>
          <w:szCs w:val="28"/>
          <w:lang w:val="es-ES"/>
        </w:rPr>
        <w:t xml:space="preserve">Đặc tính kỹ thuật của các thiết bị quan trắctự động, liên tục của Hệ thống tối thiểu phải đáp ứng các yêu cầu tại </w:t>
      </w:r>
      <w:r w:rsidRPr="00A81FCE">
        <w:rPr>
          <w:rFonts w:ascii="Times New Roman" w:hAnsi="Times New Roman"/>
          <w:sz w:val="28"/>
          <w:szCs w:val="28"/>
          <w:highlight w:val="yellow"/>
          <w:lang w:val="es-ES"/>
        </w:rPr>
        <w:t>Bảng ….</w:t>
      </w:r>
      <w:r w:rsidRPr="00A81FCE">
        <w:rPr>
          <w:rFonts w:ascii="Times New Roman" w:hAnsi="Times New Roman"/>
          <w:sz w:val="28"/>
          <w:szCs w:val="28"/>
          <w:lang w:val="es-ES"/>
        </w:rPr>
        <w:t xml:space="preserve"> dưới đây.</w:t>
      </w:r>
      <w:r w:rsidRPr="00A81FCE">
        <w:rPr>
          <w:rFonts w:ascii="Times New Roman" w:hAnsi="Times New Roman"/>
          <w:sz w:val="28"/>
          <w:szCs w:val="28"/>
          <w:highlight w:val="yellow"/>
          <w:lang w:val="es-ES"/>
        </w:rPr>
        <w:t xml:space="preserve"> </w:t>
      </w:r>
    </w:p>
    <w:p w14:paraId="294DC39D" w14:textId="57D9CAD8" w:rsidR="00221E80" w:rsidRPr="00221E80" w:rsidRDefault="00221E80" w:rsidP="00221E80">
      <w:pPr>
        <w:tabs>
          <w:tab w:val="left" w:pos="1134"/>
          <w:tab w:val="left" w:pos="9356"/>
        </w:tabs>
        <w:spacing w:before="120" w:after="120" w:line="240" w:lineRule="auto"/>
        <w:ind w:left="709" w:right="4"/>
        <w:jc w:val="both"/>
        <w:rPr>
          <w:rFonts w:ascii="Times New Roman" w:hAnsi="Times New Roman"/>
          <w:sz w:val="28"/>
          <w:szCs w:val="28"/>
          <w:lang w:val="es-ES"/>
        </w:rPr>
      </w:pPr>
      <w:r w:rsidRPr="00221E80">
        <w:rPr>
          <w:rFonts w:ascii="Times New Roman" w:hAnsi="Times New Roman"/>
          <w:b/>
          <w:sz w:val="28"/>
          <w:szCs w:val="28"/>
          <w:highlight w:val="yellow"/>
          <w:lang w:val="es-ES"/>
        </w:rPr>
        <w:t>Bảng ...</w:t>
      </w:r>
      <w:r w:rsidRPr="00221E80">
        <w:rPr>
          <w:rFonts w:ascii="Times New Roman" w:hAnsi="Times New Roman"/>
          <w:b/>
          <w:sz w:val="28"/>
          <w:szCs w:val="28"/>
          <w:lang w:val="es-ES"/>
        </w:rPr>
        <w:t xml:space="preserve"> Đặc tính kỹ thuật của các thiết bị quan trắc </w:t>
      </w:r>
      <w:del w:id="748" w:author="Nguyen Bjno" w:date="2020-08-18T14:54:00Z">
        <w:r w:rsidRPr="00221E80" w:rsidDel="00B12663">
          <w:rPr>
            <w:rFonts w:ascii="Times New Roman" w:hAnsi="Times New Roman"/>
            <w:b/>
            <w:sz w:val="28"/>
            <w:szCs w:val="28"/>
            <w:lang w:val="es-ES"/>
          </w:rPr>
          <w:delText>nước thải</w:delText>
        </w:r>
      </w:del>
      <w:ins w:id="749" w:author="Nguyen Bjno" w:date="2020-08-18T14:54:00Z">
        <w:r w:rsidR="00B12663">
          <w:rPr>
            <w:rFonts w:ascii="Times New Roman" w:hAnsi="Times New Roman"/>
            <w:b/>
            <w:sz w:val="28"/>
            <w:szCs w:val="28"/>
            <w:lang w:val="es-ES"/>
          </w:rPr>
          <w:t>không khí</w:t>
        </w:r>
      </w:ins>
      <w:r w:rsidRPr="00221E80">
        <w:rPr>
          <w:rFonts w:ascii="Times New Roman" w:hAnsi="Times New Roman"/>
          <w:b/>
          <w:sz w:val="28"/>
          <w:szCs w:val="28"/>
          <w:lang w:val="es-ES"/>
        </w:rPr>
        <w:t xml:space="preserve"> tự động</w:t>
      </w:r>
    </w:p>
    <w:tbl>
      <w:tblPr>
        <w:tblW w:w="8882" w:type="dxa"/>
        <w:jc w:val="center"/>
        <w:tblCellMar>
          <w:right w:w="38" w:type="dxa"/>
        </w:tblCellMar>
        <w:tblLook w:val="04A0" w:firstRow="1" w:lastRow="0" w:firstColumn="1" w:lastColumn="0" w:noHBand="0" w:noVBand="1"/>
        <w:tblPrChange w:id="750" w:author="Nguyen Bjno" w:date="2020-08-18T14:53:00Z">
          <w:tblPr>
            <w:tblW w:w="7828" w:type="dxa"/>
            <w:jc w:val="center"/>
            <w:tblCellMar>
              <w:right w:w="38" w:type="dxa"/>
            </w:tblCellMar>
            <w:tblLook w:val="04A0" w:firstRow="1" w:lastRow="0" w:firstColumn="1" w:lastColumn="0" w:noHBand="0" w:noVBand="1"/>
          </w:tblPr>
        </w:tblPrChange>
      </w:tblPr>
      <w:tblGrid>
        <w:gridCol w:w="902"/>
        <w:gridCol w:w="1912"/>
        <w:gridCol w:w="1416"/>
        <w:gridCol w:w="2711"/>
        <w:gridCol w:w="1941"/>
        <w:tblGridChange w:id="751">
          <w:tblGrid>
            <w:gridCol w:w="902"/>
            <w:gridCol w:w="1912"/>
            <w:gridCol w:w="1416"/>
            <w:gridCol w:w="1657"/>
            <w:gridCol w:w="1941"/>
          </w:tblGrid>
        </w:tblGridChange>
      </w:tblGrid>
      <w:tr w:rsidR="00221E80" w:rsidRPr="00AF381B" w14:paraId="50DC5EB7" w14:textId="77777777" w:rsidTr="00B12663">
        <w:trPr>
          <w:trHeight w:val="1152"/>
          <w:jc w:val="center"/>
          <w:trPrChange w:id="752" w:author="Nguyen Bjno" w:date="2020-08-18T14:53:00Z">
            <w:trPr>
              <w:trHeight w:val="1152"/>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753" w:author="Nguyen Bjno" w:date="2020-08-18T14:53: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7561DE0" w14:textId="77777777" w:rsidR="00221E80" w:rsidRPr="00AF381B" w:rsidRDefault="00221E80" w:rsidP="00221E80">
            <w:pPr>
              <w:spacing w:before="120" w:after="120" w:line="240" w:lineRule="auto"/>
              <w:jc w:val="center"/>
              <w:rPr>
                <w:rFonts w:ascii="Times New Roman" w:hAnsi="Times New Roman"/>
                <w:sz w:val="28"/>
                <w:szCs w:val="28"/>
              </w:rPr>
            </w:pPr>
            <w:r w:rsidRPr="00221E80">
              <w:rPr>
                <w:sz w:val="6"/>
                <w:lang w:val="es-ES"/>
              </w:rPr>
              <w:t xml:space="preserve"> </w:t>
            </w:r>
            <w:r w:rsidRPr="00AF381B">
              <w:rPr>
                <w:rFonts w:ascii="Times New Roman" w:hAnsi="Times New Roman"/>
                <w:b/>
                <w:sz w:val="28"/>
                <w:szCs w:val="28"/>
              </w:rPr>
              <w:t>STT</w:t>
            </w:r>
          </w:p>
        </w:tc>
        <w:tc>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Change w:id="754" w:author="Nguyen Bjno" w:date="2020-08-18T14:53:00Z">
              <w:tcPr>
                <w:tcW w:w="191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DC4EAED" w14:textId="77777777"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Thông số quan trắc</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755" w:author="Nguyen Bjno" w:date="2020-08-18T14:53: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67543B0" w14:textId="77777777" w:rsidR="00221E80" w:rsidRPr="00AF381B" w:rsidRDefault="00221E80" w:rsidP="00221E80">
            <w:pPr>
              <w:spacing w:before="120" w:after="120" w:line="240" w:lineRule="auto"/>
              <w:ind w:right="32"/>
              <w:jc w:val="center"/>
              <w:rPr>
                <w:rFonts w:ascii="Times New Roman" w:hAnsi="Times New Roman"/>
                <w:sz w:val="28"/>
                <w:szCs w:val="28"/>
              </w:rPr>
            </w:pPr>
            <w:r w:rsidRPr="00AF381B">
              <w:rPr>
                <w:rFonts w:ascii="Times New Roman" w:hAnsi="Times New Roman"/>
                <w:b/>
                <w:sz w:val="28"/>
                <w:szCs w:val="28"/>
              </w:rPr>
              <w:t>Đơn vị đo</w:t>
            </w:r>
          </w:p>
        </w:tc>
        <w:tc>
          <w:tcPr>
            <w:tcW w:w="2711" w:type="dxa"/>
            <w:tcBorders>
              <w:top w:val="single" w:sz="4" w:space="0" w:color="000000"/>
              <w:left w:val="single" w:sz="4" w:space="0" w:color="000000"/>
              <w:bottom w:val="single" w:sz="4" w:space="0" w:color="000000"/>
              <w:right w:val="single" w:sz="4" w:space="0" w:color="000000"/>
            </w:tcBorders>
            <w:shd w:val="clear" w:color="auto" w:fill="auto"/>
            <w:vAlign w:val="center"/>
            <w:tcPrChange w:id="756" w:author="Nguyen Bjno" w:date="2020-08-18T14:53: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BB29C9E" w14:textId="1E1E0E94" w:rsidR="00221E80" w:rsidRPr="00AF381B" w:rsidRDefault="00221E80" w:rsidP="00221E80">
            <w:pPr>
              <w:spacing w:before="120" w:after="120" w:line="240" w:lineRule="auto"/>
              <w:jc w:val="center"/>
              <w:rPr>
                <w:rFonts w:ascii="Times New Roman" w:hAnsi="Times New Roman"/>
                <w:sz w:val="28"/>
                <w:szCs w:val="28"/>
              </w:rPr>
            </w:pPr>
            <w:r w:rsidRPr="00AF381B">
              <w:rPr>
                <w:rFonts w:ascii="Times New Roman" w:hAnsi="Times New Roman"/>
                <w:b/>
                <w:sz w:val="28"/>
                <w:szCs w:val="28"/>
              </w:rPr>
              <w:t>Độ chính xác</w:t>
            </w:r>
            <w:ins w:id="757" w:author="Nguyen Bjno" w:date="2020-08-18T14:53:00Z">
              <w:r w:rsidR="00A26575">
                <w:rPr>
                  <w:rFonts w:ascii="Times New Roman" w:hAnsi="Times New Roman"/>
                  <w:b/>
                  <w:sz w:val="28"/>
                  <w:szCs w:val="28"/>
                </w:rPr>
                <w:t>/độ trôi</w:t>
              </w:r>
            </w:ins>
            <w:r>
              <w:rPr>
                <w:rFonts w:ascii="Times New Roman" w:hAnsi="Times New Roman"/>
                <w:b/>
                <w:sz w:val="28"/>
                <w:szCs w:val="28"/>
              </w:rPr>
              <w:t xml:space="preserve"> (theo thang đo)</w:t>
            </w:r>
          </w:p>
        </w:tc>
        <w:tc>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Change w:id="758" w:author="Nguyen Bjno" w:date="2020-08-18T14:53:00Z">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5E2F1F9B" w14:textId="37CD3BB2" w:rsidR="00221E80" w:rsidRPr="00AF381B" w:rsidRDefault="006B7475" w:rsidP="00221E80">
            <w:pPr>
              <w:spacing w:before="120" w:after="120" w:line="240" w:lineRule="auto"/>
              <w:jc w:val="center"/>
              <w:rPr>
                <w:rFonts w:ascii="Times New Roman" w:hAnsi="Times New Roman"/>
                <w:sz w:val="28"/>
                <w:szCs w:val="28"/>
              </w:rPr>
            </w:pPr>
            <w:ins w:id="759" w:author="Nguyen Bjno" w:date="2020-08-18T14:54:00Z">
              <w:r>
                <w:rPr>
                  <w:rFonts w:ascii="Times New Roman" w:hAnsi="Times New Roman"/>
                  <w:b/>
                  <w:sz w:val="28"/>
                  <w:szCs w:val="28"/>
                </w:rPr>
                <w:t>Độ phân dải/</w:t>
              </w:r>
            </w:ins>
            <w:r w:rsidR="00221E80">
              <w:rPr>
                <w:rFonts w:ascii="Times New Roman" w:hAnsi="Times New Roman"/>
                <w:b/>
                <w:sz w:val="28"/>
                <w:szCs w:val="28"/>
              </w:rPr>
              <w:t>Giới hạn phát hiện</w:t>
            </w:r>
          </w:p>
        </w:tc>
      </w:tr>
      <w:tr w:rsidR="00221E80" w:rsidRPr="00AF381B" w14:paraId="36143AA2" w14:textId="77777777" w:rsidTr="00B12663">
        <w:trPr>
          <w:trHeight w:val="605"/>
          <w:jc w:val="center"/>
          <w:trPrChange w:id="760" w:author="Nguyen Bjno" w:date="2020-08-18T14:53: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761" w:author="Nguyen Bjno" w:date="2020-08-18T14:53: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12A716A" w14:textId="77777777" w:rsidR="00221E80" w:rsidRPr="00AF381B" w:rsidRDefault="00221E80" w:rsidP="00221E80">
            <w:pPr>
              <w:numPr>
                <w:ilvl w:val="0"/>
                <w:numId w:val="182"/>
              </w:numPr>
              <w:tabs>
                <w:tab w:val="left" w:pos="1020"/>
                <w:tab w:val="left" w:pos="1106"/>
              </w:tabs>
              <w:spacing w:before="120" w:after="120" w:line="240" w:lineRule="auto"/>
              <w:ind w:left="0" w:right="706" w:firstLine="22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762" w:author="Nguyen Bjno" w:date="2020-08-18T14:53: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44DCEAB"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503654">
              <w:rPr>
                <w:rFonts w:ascii="Times New Roman" w:hAnsi="Times New Roman"/>
                <w:sz w:val="28"/>
                <w:szCs w:val="28"/>
              </w:rPr>
              <w:t xml:space="preserve">Nhiệt độ  </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763" w:author="Nguyen Bjno" w:date="2020-08-18T14:53: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7FE43D2"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vertAlign w:val="superscript"/>
              </w:rPr>
              <w:t>o</w:t>
            </w:r>
            <w:r w:rsidRPr="00AF381B">
              <w:rPr>
                <w:rFonts w:ascii="Times New Roman" w:hAnsi="Times New Roman"/>
                <w:sz w:val="28"/>
                <w:szCs w:val="28"/>
              </w:rPr>
              <w:t>C</w:t>
            </w:r>
          </w:p>
        </w:tc>
        <w:tc>
          <w:tcPr>
            <w:tcW w:w="2711" w:type="dxa"/>
            <w:tcBorders>
              <w:top w:val="single" w:sz="4" w:space="0" w:color="000000"/>
              <w:left w:val="single" w:sz="4" w:space="0" w:color="000000"/>
              <w:bottom w:val="single" w:sz="4" w:space="0" w:color="000000"/>
              <w:right w:val="single" w:sz="4" w:space="0" w:color="000000"/>
            </w:tcBorders>
            <w:shd w:val="clear" w:color="auto" w:fill="auto"/>
            <w:vAlign w:val="center"/>
            <w:tcPrChange w:id="764" w:author="Nguyen Bjno" w:date="2020-08-18T14:53: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07CB6FD" w14:textId="0DE77BBB"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xml:space="preserve">± </w:t>
            </w:r>
            <w:del w:id="765" w:author="Nguyen Bjno" w:date="2020-08-18T14:54:00Z">
              <w:r w:rsidRPr="00AF381B" w:rsidDel="00632A1D">
                <w:rPr>
                  <w:rFonts w:ascii="Times New Roman" w:hAnsi="Times New Roman"/>
                  <w:sz w:val="28"/>
                  <w:szCs w:val="28"/>
                </w:rPr>
                <w:delText>5%</w:delText>
              </w:r>
            </w:del>
            <w:ins w:id="766" w:author="Nguyen Bjno" w:date="2020-08-18T14:54:00Z">
              <w:r w:rsidR="00632A1D">
                <w:rPr>
                  <w:rFonts w:ascii="Times New Roman" w:hAnsi="Times New Roman"/>
                  <w:sz w:val="28"/>
                  <w:szCs w:val="28"/>
                </w:rPr>
                <w:t>0,5</w:t>
              </w:r>
            </w:ins>
            <w:ins w:id="767" w:author="Nguyen Bjno" w:date="2020-08-18T15:05:00Z">
              <w:r w:rsidR="000046B1">
                <w:rPr>
                  <w:rFonts w:ascii="Times New Roman" w:hAnsi="Times New Roman"/>
                  <w:sz w:val="28"/>
                  <w:szCs w:val="28"/>
                </w:rPr>
                <w:t xml:space="preserve"> </w:t>
              </w:r>
              <w:r w:rsidR="00E66D94">
                <w:rPr>
                  <w:rFonts w:ascii="Times New Roman" w:hAnsi="Times New Roman"/>
                  <w:sz w:val="28"/>
                  <w:szCs w:val="28"/>
                  <w:vertAlign w:val="superscript"/>
                </w:rPr>
                <w:t>o</w:t>
              </w:r>
              <w:r w:rsidR="000046B1">
                <w:rPr>
                  <w:rFonts w:ascii="Times New Roman" w:hAnsi="Times New Roman"/>
                  <w:sz w:val="28"/>
                  <w:szCs w:val="28"/>
                </w:rPr>
                <w:t>C</w:t>
              </w:r>
            </w:ins>
          </w:p>
        </w:tc>
        <w:tc>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Change w:id="768" w:author="Nguyen Bjno" w:date="2020-08-18T14:53:00Z">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B84F0BB" w14:textId="77777777" w:rsidR="00221E80" w:rsidRPr="00EF1DCC" w:rsidRDefault="00221E80" w:rsidP="00221E80">
            <w:pPr>
              <w:spacing w:before="120" w:after="120" w:line="240" w:lineRule="auto"/>
              <w:ind w:right="79" w:firstLine="33"/>
              <w:jc w:val="center"/>
              <w:rPr>
                <w:rFonts w:ascii="Times New Roman" w:hAnsi="Times New Roman"/>
                <w:sz w:val="28"/>
                <w:szCs w:val="28"/>
                <w:highlight w:val="yellow"/>
                <w:rPrChange w:id="769" w:author="Nguyen Bjno" w:date="2020-08-18T15:06:00Z">
                  <w:rPr>
                    <w:rFonts w:ascii="Times New Roman" w:hAnsi="Times New Roman"/>
                    <w:sz w:val="28"/>
                    <w:szCs w:val="28"/>
                  </w:rPr>
                </w:rPrChange>
              </w:rPr>
            </w:pPr>
            <w:r w:rsidRPr="00EF1DCC">
              <w:rPr>
                <w:rFonts w:ascii="Times New Roman" w:hAnsi="Times New Roman"/>
                <w:sz w:val="28"/>
                <w:szCs w:val="28"/>
                <w:highlight w:val="yellow"/>
                <w:rPrChange w:id="770" w:author="Nguyen Bjno" w:date="2020-08-18T15:06:00Z">
                  <w:rPr>
                    <w:rFonts w:ascii="Times New Roman" w:hAnsi="Times New Roman"/>
                    <w:sz w:val="28"/>
                    <w:szCs w:val="28"/>
                  </w:rPr>
                </w:rPrChange>
              </w:rPr>
              <w:t>0,1</w:t>
            </w:r>
          </w:p>
        </w:tc>
      </w:tr>
      <w:tr w:rsidR="00A24573" w:rsidRPr="00AF381B" w14:paraId="053B0DD7" w14:textId="77777777" w:rsidTr="00C52344">
        <w:trPr>
          <w:trHeight w:val="605"/>
          <w:jc w:val="center"/>
          <w:trPrChange w:id="771" w:author="Nguyen Bjno" w:date="2020-08-18T15:05: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772" w:author="Nguyen Bjno" w:date="2020-08-18T15:05: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11A26B4" w14:textId="77777777" w:rsidR="00A24573" w:rsidRPr="00AF381B" w:rsidRDefault="00A24573" w:rsidP="00A24573">
            <w:pPr>
              <w:numPr>
                <w:ilvl w:val="0"/>
                <w:numId w:val="182"/>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773" w:author="Nguyen Bjno" w:date="2020-08-18T15:05: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234B96AB" w14:textId="77777777" w:rsidR="00A24573" w:rsidRPr="007B136A" w:rsidRDefault="00A24573" w:rsidP="00A24573">
            <w:pPr>
              <w:spacing w:before="120" w:after="120" w:line="240" w:lineRule="auto"/>
              <w:ind w:right="79" w:firstLine="33"/>
              <w:jc w:val="center"/>
              <w:rPr>
                <w:rFonts w:ascii="Times New Roman" w:hAnsi="Times New Roman"/>
                <w:sz w:val="28"/>
                <w:szCs w:val="28"/>
                <w:highlight w:val="yellow"/>
              </w:rPr>
            </w:pPr>
            <w:r w:rsidRPr="007B136A">
              <w:rPr>
                <w:rFonts w:ascii="Times New Roman" w:hAnsi="Times New Roman"/>
                <w:sz w:val="28"/>
                <w:szCs w:val="28"/>
                <w:highlight w:val="yellow"/>
              </w:rPr>
              <w:t>NO</w:t>
            </w:r>
            <w:r w:rsidRPr="007B136A">
              <w:rPr>
                <w:rFonts w:ascii="Times New Roman" w:hAnsi="Times New Roman"/>
                <w:sz w:val="28"/>
                <w:szCs w:val="28"/>
                <w:highlight w:val="yellow"/>
                <w:vertAlign w:val="subscript"/>
              </w:rPr>
              <w:t>x</w:t>
            </w:r>
            <w:r w:rsidRPr="007B136A">
              <w:rPr>
                <w:rFonts w:ascii="Times New Roman" w:hAnsi="Times New Roman"/>
                <w:sz w:val="28"/>
                <w:szCs w:val="28"/>
                <w:highlight w:val="yellow"/>
              </w:rPr>
              <w:t xml:space="preserve"> </w:t>
            </w:r>
          </w:p>
        </w:tc>
        <w:tc>
          <w:tcPr>
            <w:tcW w:w="1416" w:type="dxa"/>
            <w:tcBorders>
              <w:top w:val="single" w:sz="4" w:space="0" w:color="000000"/>
              <w:left w:val="single" w:sz="4" w:space="0" w:color="000000"/>
              <w:bottom w:val="single" w:sz="4" w:space="0" w:color="000000"/>
              <w:right w:val="single" w:sz="4" w:space="0" w:color="000000"/>
            </w:tcBorders>
            <w:shd w:val="clear" w:color="auto" w:fill="auto"/>
            <w:tcPrChange w:id="774" w:author="Nguyen Bjno" w:date="2020-08-18T15:05:00Z">
              <w:tcPr>
                <w:tcW w:w="14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25DFD858" w14:textId="77777777" w:rsidR="00A24573" w:rsidRPr="007B136A" w:rsidRDefault="00A24573" w:rsidP="00A24573">
            <w:pPr>
              <w:spacing w:before="120" w:after="120" w:line="240" w:lineRule="auto"/>
              <w:ind w:right="79" w:firstLine="33"/>
              <w:jc w:val="center"/>
              <w:rPr>
                <w:rFonts w:ascii="Times New Roman" w:hAnsi="Times New Roman"/>
                <w:sz w:val="28"/>
                <w:szCs w:val="28"/>
                <w:highlight w:val="yellow"/>
              </w:rPr>
            </w:pPr>
            <w:r w:rsidRPr="007B136A">
              <w:rPr>
                <w:rFonts w:ascii="Times New Roman" w:hAnsi="Times New Roman" w:cs="Times New Roman"/>
                <w:sz w:val="28"/>
                <w:szCs w:val="28"/>
                <w:highlight w:val="yellow"/>
              </w:rPr>
              <w:t>µ</w:t>
            </w:r>
            <w:r w:rsidRPr="007B136A">
              <w:rPr>
                <w:rFonts w:ascii="Times New Roman" w:hAnsi="Times New Roman"/>
                <w:sz w:val="28"/>
                <w:szCs w:val="28"/>
                <w:highlight w:val="yellow"/>
              </w:rPr>
              <w:t>g/Nm</w:t>
            </w:r>
            <w:r w:rsidRPr="007B136A">
              <w:rPr>
                <w:rFonts w:ascii="Times New Roman" w:hAnsi="Times New Roman"/>
                <w:sz w:val="28"/>
                <w:szCs w:val="28"/>
                <w:highlight w:val="yellow"/>
                <w:vertAlign w:val="superscript"/>
              </w:rPr>
              <w:t>3</w:t>
            </w:r>
          </w:p>
        </w:tc>
        <w:tc>
          <w:tcPr>
            <w:tcW w:w="2711" w:type="dxa"/>
            <w:tcBorders>
              <w:top w:val="single" w:sz="4" w:space="0" w:color="000000"/>
              <w:left w:val="single" w:sz="4" w:space="0" w:color="000000"/>
              <w:bottom w:val="single" w:sz="4" w:space="0" w:color="000000"/>
              <w:right w:val="single" w:sz="4" w:space="0" w:color="000000"/>
            </w:tcBorders>
            <w:shd w:val="clear" w:color="auto" w:fill="auto"/>
            <w:tcPrChange w:id="775" w:author="Nguyen Bjno" w:date="2020-08-18T15:05: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77B609E" w14:textId="24051EFF" w:rsidR="00A24573" w:rsidRPr="007B136A" w:rsidRDefault="00A24573" w:rsidP="00A24573">
            <w:pPr>
              <w:spacing w:before="120" w:after="120" w:line="240" w:lineRule="auto"/>
              <w:ind w:right="79" w:firstLine="33"/>
              <w:jc w:val="center"/>
              <w:rPr>
                <w:rFonts w:ascii="Times New Roman" w:hAnsi="Times New Roman"/>
                <w:sz w:val="28"/>
                <w:szCs w:val="28"/>
                <w:highlight w:val="yellow"/>
              </w:rPr>
            </w:pPr>
            <w:ins w:id="776" w:author="Nguyen Bjno" w:date="2020-08-18T15:05:00Z">
              <w:r w:rsidRPr="00A61758">
                <w:rPr>
                  <w:rFonts w:ascii="Times New Roman" w:hAnsi="Times New Roman"/>
                  <w:sz w:val="28"/>
                  <w:szCs w:val="28"/>
                </w:rPr>
                <w:t>± 5%</w:t>
              </w:r>
            </w:ins>
            <w:del w:id="777" w:author="Nguyen Bjno" w:date="2020-08-18T15:05:00Z">
              <w:r w:rsidRPr="007B136A" w:rsidDel="007C4F84">
                <w:rPr>
                  <w:rFonts w:ascii="Times New Roman" w:hAnsi="Times New Roman"/>
                  <w:sz w:val="28"/>
                  <w:szCs w:val="28"/>
                  <w:highlight w:val="yellow"/>
                </w:rPr>
                <w:delText xml:space="preserve">± </w:delText>
              </w:r>
            </w:del>
            <w:del w:id="778" w:author="Nguyen Bjno" w:date="2020-08-18T15:04:00Z">
              <w:r w:rsidRPr="007B136A" w:rsidDel="002E1BAC">
                <w:rPr>
                  <w:rFonts w:ascii="Times New Roman" w:hAnsi="Times New Roman"/>
                  <w:sz w:val="28"/>
                  <w:szCs w:val="28"/>
                  <w:highlight w:val="yellow"/>
                </w:rPr>
                <w:delText xml:space="preserve">0,1 </w:delText>
              </w:r>
              <w:r w:rsidRPr="007B136A" w:rsidDel="002E1BAC">
                <w:rPr>
                  <w:rFonts w:ascii="Times New Roman" w:hAnsi="Times New Roman"/>
                  <w:sz w:val="28"/>
                  <w:szCs w:val="28"/>
                  <w:highlight w:val="yellow"/>
                  <w:vertAlign w:val="superscript"/>
                </w:rPr>
                <w:delText>o</w:delText>
              </w:r>
              <w:r w:rsidRPr="007B136A" w:rsidDel="002E1BAC">
                <w:rPr>
                  <w:rFonts w:ascii="Times New Roman" w:hAnsi="Times New Roman"/>
                  <w:sz w:val="28"/>
                  <w:szCs w:val="28"/>
                  <w:highlight w:val="yellow"/>
                </w:rPr>
                <w:delText>C</w:delText>
              </w:r>
            </w:del>
          </w:p>
        </w:tc>
        <w:tc>
          <w:tcPr>
            <w:tcW w:w="1941" w:type="dxa"/>
            <w:tcBorders>
              <w:top w:val="single" w:sz="4" w:space="0" w:color="000000"/>
              <w:left w:val="single" w:sz="4" w:space="0" w:color="000000"/>
              <w:bottom w:val="single" w:sz="4" w:space="0" w:color="000000"/>
              <w:right w:val="single" w:sz="4" w:space="0" w:color="000000"/>
            </w:tcBorders>
            <w:shd w:val="clear" w:color="auto" w:fill="auto"/>
            <w:tcPrChange w:id="779" w:author="Nguyen Bjno" w:date="2020-08-18T15:05:00Z">
              <w:tcPr>
                <w:tcW w:w="1941" w:type="dxa"/>
                <w:tcBorders>
                  <w:top w:val="single" w:sz="4" w:space="0" w:color="000000"/>
                  <w:left w:val="single" w:sz="4" w:space="0" w:color="000000"/>
                  <w:bottom w:val="single" w:sz="4" w:space="0" w:color="000000"/>
                  <w:right w:val="single" w:sz="4" w:space="0" w:color="000000"/>
                </w:tcBorders>
                <w:shd w:val="clear" w:color="auto" w:fill="auto"/>
              </w:tcPr>
            </w:tcPrChange>
          </w:tcPr>
          <w:p w14:paraId="73364D29" w14:textId="77777777" w:rsidR="00A24573" w:rsidRPr="00EF1DCC" w:rsidRDefault="00A24573" w:rsidP="00A24573">
            <w:pPr>
              <w:spacing w:before="120" w:after="120" w:line="240" w:lineRule="auto"/>
              <w:ind w:right="79" w:firstLine="33"/>
              <w:jc w:val="center"/>
              <w:rPr>
                <w:rFonts w:ascii="Times New Roman" w:hAnsi="Times New Roman"/>
                <w:sz w:val="28"/>
                <w:szCs w:val="28"/>
                <w:highlight w:val="yellow"/>
                <w:rPrChange w:id="780" w:author="Nguyen Bjno" w:date="2020-08-18T15:06:00Z">
                  <w:rPr>
                    <w:rFonts w:ascii="Times New Roman" w:hAnsi="Times New Roman"/>
                    <w:sz w:val="28"/>
                    <w:szCs w:val="28"/>
                  </w:rPr>
                </w:rPrChange>
              </w:rPr>
            </w:pPr>
            <w:r w:rsidRPr="00EF1DCC">
              <w:rPr>
                <w:rFonts w:ascii="Times New Roman" w:hAnsi="Times New Roman"/>
                <w:sz w:val="28"/>
                <w:szCs w:val="28"/>
                <w:highlight w:val="yellow"/>
              </w:rPr>
              <w:t>1,0</w:t>
            </w:r>
          </w:p>
        </w:tc>
      </w:tr>
      <w:tr w:rsidR="00A24573" w:rsidRPr="00AF381B" w14:paraId="023FECFD" w14:textId="77777777" w:rsidTr="00C52344">
        <w:trPr>
          <w:trHeight w:val="605"/>
          <w:jc w:val="center"/>
          <w:trPrChange w:id="781" w:author="Nguyen Bjno" w:date="2020-08-18T15:05: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782" w:author="Nguyen Bjno" w:date="2020-08-18T15:05: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58EB2F8" w14:textId="77777777" w:rsidR="00A24573" w:rsidRPr="00AF381B" w:rsidRDefault="00A24573" w:rsidP="00A24573">
            <w:pPr>
              <w:numPr>
                <w:ilvl w:val="0"/>
                <w:numId w:val="182"/>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783" w:author="Nguyen Bjno" w:date="2020-08-18T15:05: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E74A0F9" w14:textId="77777777" w:rsidR="00A24573" w:rsidRPr="007B136A" w:rsidRDefault="00A24573" w:rsidP="00A24573">
            <w:pPr>
              <w:spacing w:before="120" w:after="120" w:line="240" w:lineRule="auto"/>
              <w:ind w:right="79" w:firstLine="33"/>
              <w:jc w:val="center"/>
              <w:rPr>
                <w:rFonts w:ascii="Times New Roman" w:hAnsi="Times New Roman"/>
                <w:sz w:val="28"/>
                <w:szCs w:val="28"/>
                <w:highlight w:val="yellow"/>
              </w:rPr>
            </w:pPr>
            <w:r w:rsidRPr="007B136A">
              <w:rPr>
                <w:rFonts w:ascii="Times New Roman" w:hAnsi="Times New Roman"/>
                <w:sz w:val="28"/>
                <w:szCs w:val="28"/>
                <w:highlight w:val="yellow"/>
              </w:rPr>
              <w:t xml:space="preserve">CO </w:t>
            </w:r>
          </w:p>
        </w:tc>
        <w:tc>
          <w:tcPr>
            <w:tcW w:w="1416" w:type="dxa"/>
            <w:tcBorders>
              <w:top w:val="single" w:sz="4" w:space="0" w:color="000000"/>
              <w:left w:val="single" w:sz="4" w:space="0" w:color="000000"/>
              <w:bottom w:val="single" w:sz="4" w:space="0" w:color="000000"/>
              <w:right w:val="single" w:sz="4" w:space="0" w:color="000000"/>
            </w:tcBorders>
            <w:shd w:val="clear" w:color="auto" w:fill="auto"/>
            <w:tcPrChange w:id="784" w:author="Nguyen Bjno" w:date="2020-08-18T15:05:00Z">
              <w:tcPr>
                <w:tcW w:w="14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2B5031DF" w14:textId="77777777" w:rsidR="00A24573" w:rsidRPr="007B136A" w:rsidRDefault="00A24573" w:rsidP="00A24573">
            <w:pPr>
              <w:spacing w:before="120" w:after="120" w:line="240" w:lineRule="auto"/>
              <w:ind w:right="79" w:firstLine="33"/>
              <w:jc w:val="center"/>
              <w:rPr>
                <w:rFonts w:ascii="Times New Roman" w:hAnsi="Times New Roman"/>
                <w:sz w:val="28"/>
                <w:szCs w:val="28"/>
                <w:highlight w:val="yellow"/>
              </w:rPr>
            </w:pPr>
            <w:r w:rsidRPr="007B136A">
              <w:rPr>
                <w:rFonts w:ascii="Times New Roman" w:hAnsi="Times New Roman" w:cs="Times New Roman"/>
                <w:sz w:val="28"/>
                <w:szCs w:val="28"/>
                <w:highlight w:val="yellow"/>
              </w:rPr>
              <w:t>µ</w:t>
            </w:r>
            <w:r w:rsidRPr="007B136A">
              <w:rPr>
                <w:rFonts w:ascii="Times New Roman" w:hAnsi="Times New Roman"/>
                <w:sz w:val="28"/>
                <w:szCs w:val="28"/>
                <w:highlight w:val="yellow"/>
              </w:rPr>
              <w:t>g/Nm</w:t>
            </w:r>
            <w:r w:rsidRPr="007B136A">
              <w:rPr>
                <w:rFonts w:ascii="Times New Roman" w:hAnsi="Times New Roman"/>
                <w:sz w:val="28"/>
                <w:szCs w:val="28"/>
                <w:highlight w:val="yellow"/>
                <w:vertAlign w:val="superscript"/>
              </w:rPr>
              <w:t>3</w:t>
            </w:r>
          </w:p>
        </w:tc>
        <w:tc>
          <w:tcPr>
            <w:tcW w:w="2711" w:type="dxa"/>
            <w:tcBorders>
              <w:top w:val="single" w:sz="4" w:space="0" w:color="000000"/>
              <w:left w:val="single" w:sz="4" w:space="0" w:color="000000"/>
              <w:bottom w:val="single" w:sz="4" w:space="0" w:color="000000"/>
              <w:right w:val="single" w:sz="4" w:space="0" w:color="000000"/>
            </w:tcBorders>
            <w:shd w:val="clear" w:color="auto" w:fill="auto"/>
            <w:tcPrChange w:id="785" w:author="Nguyen Bjno" w:date="2020-08-18T15:05: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E960171" w14:textId="38B8B53B" w:rsidR="00A24573" w:rsidRPr="007B136A" w:rsidRDefault="00A24573" w:rsidP="00A24573">
            <w:pPr>
              <w:spacing w:before="120" w:after="120" w:line="240" w:lineRule="auto"/>
              <w:ind w:right="79" w:firstLine="33"/>
              <w:jc w:val="center"/>
              <w:rPr>
                <w:rFonts w:ascii="Times New Roman" w:hAnsi="Times New Roman"/>
                <w:sz w:val="28"/>
                <w:szCs w:val="28"/>
                <w:highlight w:val="yellow"/>
              </w:rPr>
            </w:pPr>
            <w:ins w:id="786" w:author="Nguyen Bjno" w:date="2020-08-18T15:05:00Z">
              <w:r w:rsidRPr="00A61758">
                <w:rPr>
                  <w:rFonts w:ascii="Times New Roman" w:hAnsi="Times New Roman"/>
                  <w:sz w:val="28"/>
                  <w:szCs w:val="28"/>
                </w:rPr>
                <w:t>± 5%</w:t>
              </w:r>
            </w:ins>
            <w:del w:id="787" w:author="Nguyen Bjno" w:date="2020-08-18T15:05:00Z">
              <w:r w:rsidRPr="007B136A" w:rsidDel="005373CD">
                <w:rPr>
                  <w:rFonts w:ascii="Times New Roman" w:hAnsi="Times New Roman"/>
                  <w:sz w:val="28"/>
                  <w:szCs w:val="28"/>
                  <w:highlight w:val="yellow"/>
                </w:rPr>
                <w:delText>± 0,2 pH</w:delText>
              </w:r>
            </w:del>
          </w:p>
        </w:tc>
        <w:tc>
          <w:tcPr>
            <w:tcW w:w="1941" w:type="dxa"/>
            <w:tcBorders>
              <w:top w:val="single" w:sz="4" w:space="0" w:color="000000"/>
              <w:left w:val="single" w:sz="4" w:space="0" w:color="000000"/>
              <w:bottom w:val="single" w:sz="4" w:space="0" w:color="000000"/>
              <w:right w:val="single" w:sz="4" w:space="0" w:color="000000"/>
            </w:tcBorders>
            <w:shd w:val="clear" w:color="auto" w:fill="auto"/>
            <w:tcPrChange w:id="788" w:author="Nguyen Bjno" w:date="2020-08-18T15:05:00Z">
              <w:tcPr>
                <w:tcW w:w="1941" w:type="dxa"/>
                <w:tcBorders>
                  <w:top w:val="single" w:sz="4" w:space="0" w:color="000000"/>
                  <w:left w:val="single" w:sz="4" w:space="0" w:color="000000"/>
                  <w:bottom w:val="single" w:sz="4" w:space="0" w:color="000000"/>
                  <w:right w:val="single" w:sz="4" w:space="0" w:color="000000"/>
                </w:tcBorders>
                <w:shd w:val="clear" w:color="auto" w:fill="auto"/>
              </w:tcPr>
            </w:tcPrChange>
          </w:tcPr>
          <w:p w14:paraId="1BC22631" w14:textId="77777777" w:rsidR="00A24573" w:rsidRPr="00EF1DCC" w:rsidRDefault="00A24573" w:rsidP="00A24573">
            <w:pPr>
              <w:spacing w:before="120" w:after="120" w:line="240" w:lineRule="auto"/>
              <w:ind w:right="79" w:firstLine="33"/>
              <w:jc w:val="center"/>
              <w:rPr>
                <w:rFonts w:ascii="Times New Roman" w:hAnsi="Times New Roman"/>
                <w:sz w:val="28"/>
                <w:szCs w:val="28"/>
                <w:highlight w:val="yellow"/>
                <w:rPrChange w:id="789" w:author="Nguyen Bjno" w:date="2020-08-18T15:06:00Z">
                  <w:rPr>
                    <w:rFonts w:ascii="Times New Roman" w:hAnsi="Times New Roman"/>
                    <w:sz w:val="28"/>
                    <w:szCs w:val="28"/>
                  </w:rPr>
                </w:rPrChange>
              </w:rPr>
            </w:pPr>
            <w:r w:rsidRPr="00EF1DCC">
              <w:rPr>
                <w:rFonts w:ascii="Times New Roman" w:hAnsi="Times New Roman"/>
                <w:sz w:val="28"/>
                <w:szCs w:val="28"/>
                <w:highlight w:val="yellow"/>
              </w:rPr>
              <w:t>1,0</w:t>
            </w:r>
          </w:p>
        </w:tc>
      </w:tr>
      <w:tr w:rsidR="00221E80" w:rsidRPr="00AF381B" w14:paraId="2151870E" w14:textId="77777777" w:rsidTr="00B12663">
        <w:trPr>
          <w:trHeight w:val="605"/>
          <w:jc w:val="center"/>
          <w:trPrChange w:id="790" w:author="Nguyen Bjno" w:date="2020-08-18T14:53: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791" w:author="Nguyen Bjno" w:date="2020-08-18T14:53: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69734873" w14:textId="77777777" w:rsidR="00221E80" w:rsidRPr="00AF381B" w:rsidRDefault="00221E80" w:rsidP="00221E80">
            <w:pPr>
              <w:numPr>
                <w:ilvl w:val="0"/>
                <w:numId w:val="182"/>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792" w:author="Nguyen Bjno" w:date="2020-08-18T14:53: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6AF59DF"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503654">
              <w:rPr>
                <w:rFonts w:ascii="Times New Roman" w:hAnsi="Times New Roman"/>
                <w:sz w:val="28"/>
                <w:szCs w:val="28"/>
              </w:rPr>
              <w:t>SO</w:t>
            </w:r>
            <w:r w:rsidRPr="00503654">
              <w:rPr>
                <w:rFonts w:ascii="Times New Roman" w:hAnsi="Times New Roman"/>
                <w:sz w:val="28"/>
                <w:szCs w:val="28"/>
                <w:vertAlign w:val="subscript"/>
              </w:rPr>
              <w:t>2</w:t>
            </w:r>
            <w:r w:rsidRPr="00503654">
              <w:rPr>
                <w:rFonts w:ascii="Times New Roman" w:hAnsi="Times New Roman"/>
                <w:sz w:val="28"/>
                <w:szCs w:val="28"/>
              </w:rPr>
              <w:t xml:space="preserve"> </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793" w:author="Nguyen Bjno" w:date="2020-08-18T14:53: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0176E52"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cs="Times New Roman"/>
                <w:sz w:val="28"/>
                <w:szCs w:val="28"/>
              </w:rPr>
              <w:t>µ</w:t>
            </w:r>
            <w:r w:rsidRPr="00503654">
              <w:rPr>
                <w:rFonts w:ascii="Times New Roman" w:hAnsi="Times New Roman"/>
                <w:sz w:val="28"/>
                <w:szCs w:val="28"/>
              </w:rPr>
              <w:t>g/Nm</w:t>
            </w:r>
            <w:r w:rsidRPr="00503654">
              <w:rPr>
                <w:rFonts w:ascii="Times New Roman" w:hAnsi="Times New Roman"/>
                <w:sz w:val="28"/>
                <w:szCs w:val="28"/>
                <w:vertAlign w:val="superscript"/>
              </w:rPr>
              <w:t>3</w:t>
            </w:r>
          </w:p>
        </w:tc>
        <w:tc>
          <w:tcPr>
            <w:tcW w:w="2711" w:type="dxa"/>
            <w:tcBorders>
              <w:top w:val="single" w:sz="4" w:space="0" w:color="000000"/>
              <w:left w:val="single" w:sz="4" w:space="0" w:color="000000"/>
              <w:bottom w:val="single" w:sz="4" w:space="0" w:color="000000"/>
              <w:right w:val="single" w:sz="4" w:space="0" w:color="000000"/>
            </w:tcBorders>
            <w:shd w:val="clear" w:color="auto" w:fill="auto"/>
            <w:vAlign w:val="center"/>
            <w:tcPrChange w:id="794" w:author="Nguyen Bjno" w:date="2020-08-18T14:53: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6DEFFD01"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AF381B">
              <w:rPr>
                <w:rFonts w:ascii="Times New Roman" w:hAnsi="Times New Roman"/>
                <w:sz w:val="28"/>
                <w:szCs w:val="28"/>
              </w:rPr>
              <w:t>± 5%</w:t>
            </w:r>
          </w:p>
        </w:tc>
        <w:tc>
          <w:tcPr>
            <w:tcW w:w="1941" w:type="dxa"/>
            <w:tcBorders>
              <w:top w:val="single" w:sz="4" w:space="0" w:color="000000"/>
              <w:left w:val="single" w:sz="4" w:space="0" w:color="000000"/>
              <w:bottom w:val="single" w:sz="4" w:space="0" w:color="000000"/>
              <w:right w:val="single" w:sz="4" w:space="0" w:color="000000"/>
            </w:tcBorders>
            <w:shd w:val="clear" w:color="auto" w:fill="auto"/>
            <w:tcPrChange w:id="795" w:author="Nguyen Bjno" w:date="2020-08-18T14:53:00Z">
              <w:tcPr>
                <w:tcW w:w="1941" w:type="dxa"/>
                <w:tcBorders>
                  <w:top w:val="single" w:sz="4" w:space="0" w:color="000000"/>
                  <w:left w:val="single" w:sz="4" w:space="0" w:color="000000"/>
                  <w:bottom w:val="single" w:sz="4" w:space="0" w:color="000000"/>
                  <w:right w:val="single" w:sz="4" w:space="0" w:color="000000"/>
                </w:tcBorders>
                <w:shd w:val="clear" w:color="auto" w:fill="auto"/>
              </w:tcPr>
            </w:tcPrChange>
          </w:tcPr>
          <w:p w14:paraId="2AC9F890" w14:textId="77777777" w:rsidR="00221E80" w:rsidRPr="00EF1DCC" w:rsidRDefault="00221E80" w:rsidP="00221E80">
            <w:pPr>
              <w:spacing w:before="120" w:after="120" w:line="240" w:lineRule="auto"/>
              <w:ind w:right="79" w:firstLine="33"/>
              <w:jc w:val="center"/>
              <w:rPr>
                <w:rFonts w:ascii="Times New Roman" w:hAnsi="Times New Roman"/>
                <w:sz w:val="28"/>
                <w:szCs w:val="28"/>
                <w:highlight w:val="yellow"/>
                <w:rPrChange w:id="796" w:author="Nguyen Bjno" w:date="2020-08-18T15:06:00Z">
                  <w:rPr>
                    <w:rFonts w:ascii="Times New Roman" w:hAnsi="Times New Roman"/>
                    <w:sz w:val="28"/>
                    <w:szCs w:val="28"/>
                  </w:rPr>
                </w:rPrChange>
              </w:rPr>
            </w:pPr>
            <w:r w:rsidRPr="00EF1DCC">
              <w:rPr>
                <w:rFonts w:ascii="Times New Roman" w:hAnsi="Times New Roman"/>
                <w:sz w:val="28"/>
                <w:szCs w:val="28"/>
                <w:highlight w:val="yellow"/>
                <w:rPrChange w:id="797" w:author="Nguyen Bjno" w:date="2020-08-18T15:06:00Z">
                  <w:rPr>
                    <w:rFonts w:ascii="Times New Roman" w:hAnsi="Times New Roman"/>
                    <w:sz w:val="28"/>
                    <w:szCs w:val="28"/>
                  </w:rPr>
                </w:rPrChange>
              </w:rPr>
              <w:t>1,0</w:t>
            </w:r>
          </w:p>
        </w:tc>
      </w:tr>
      <w:tr w:rsidR="00221E80" w:rsidRPr="00AF381B" w14:paraId="3504D40F" w14:textId="77777777" w:rsidTr="00B12663">
        <w:trPr>
          <w:trHeight w:val="605"/>
          <w:jc w:val="center"/>
          <w:trPrChange w:id="798" w:author="Nguyen Bjno" w:date="2020-08-18T14:53: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799" w:author="Nguyen Bjno" w:date="2020-08-18T14:53: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4FB6D64A" w14:textId="77777777" w:rsidR="00221E80" w:rsidRPr="00AF381B" w:rsidRDefault="00221E80" w:rsidP="00221E80">
            <w:pPr>
              <w:numPr>
                <w:ilvl w:val="0"/>
                <w:numId w:val="182"/>
              </w:numPr>
              <w:spacing w:before="120" w:after="120" w:line="240" w:lineRule="auto"/>
              <w:ind w:left="641" w:right="79"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800" w:author="Nguyen Bjno" w:date="2020-08-18T14:53: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3447A32F" w14:textId="77777777" w:rsidR="00221E80" w:rsidRPr="00A81FCE"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sz w:val="28"/>
                <w:szCs w:val="28"/>
              </w:rPr>
              <w:t>O</w:t>
            </w:r>
            <w:r>
              <w:rPr>
                <w:rFonts w:ascii="Times New Roman" w:hAnsi="Times New Roman"/>
                <w:sz w:val="28"/>
                <w:szCs w:val="28"/>
                <w:vertAlign w:val="subscript"/>
              </w:rPr>
              <w:t>3</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801" w:author="Nguyen Bjno" w:date="2020-08-18T14:53: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B4C14CC" w14:textId="77777777" w:rsidR="00221E80" w:rsidRPr="00503654"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cs="Times New Roman"/>
                <w:sz w:val="28"/>
                <w:szCs w:val="28"/>
              </w:rPr>
              <w:t>µ</w:t>
            </w:r>
            <w:r w:rsidRPr="00503654">
              <w:rPr>
                <w:rFonts w:ascii="Times New Roman" w:hAnsi="Times New Roman"/>
                <w:sz w:val="28"/>
                <w:szCs w:val="28"/>
              </w:rPr>
              <w:t>g/Nm</w:t>
            </w:r>
            <w:r w:rsidRPr="00503654">
              <w:rPr>
                <w:rFonts w:ascii="Times New Roman" w:hAnsi="Times New Roman"/>
                <w:sz w:val="28"/>
                <w:szCs w:val="28"/>
                <w:vertAlign w:val="superscript"/>
              </w:rPr>
              <w:t>3</w:t>
            </w:r>
          </w:p>
        </w:tc>
        <w:tc>
          <w:tcPr>
            <w:tcW w:w="2711" w:type="dxa"/>
            <w:tcBorders>
              <w:top w:val="single" w:sz="4" w:space="0" w:color="000000"/>
              <w:left w:val="single" w:sz="4" w:space="0" w:color="000000"/>
              <w:bottom w:val="single" w:sz="4" w:space="0" w:color="000000"/>
              <w:right w:val="single" w:sz="4" w:space="0" w:color="000000"/>
            </w:tcBorders>
            <w:shd w:val="clear" w:color="auto" w:fill="auto"/>
            <w:vAlign w:val="center"/>
            <w:tcPrChange w:id="802" w:author="Nguyen Bjno" w:date="2020-08-18T14:53: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70C69DF7" w14:textId="77B29C61" w:rsidR="00221E80" w:rsidRPr="00AF381B" w:rsidRDefault="000046B1" w:rsidP="00221E80">
            <w:pPr>
              <w:spacing w:before="120" w:after="120" w:line="240" w:lineRule="auto"/>
              <w:ind w:right="79" w:firstLine="33"/>
              <w:jc w:val="center"/>
              <w:rPr>
                <w:rFonts w:ascii="Times New Roman" w:hAnsi="Times New Roman"/>
                <w:sz w:val="28"/>
                <w:szCs w:val="28"/>
              </w:rPr>
            </w:pPr>
            <w:ins w:id="803" w:author="Nguyen Bjno" w:date="2020-08-18T15:05:00Z">
              <w:r w:rsidRPr="00AF381B">
                <w:rPr>
                  <w:rFonts w:ascii="Times New Roman" w:hAnsi="Times New Roman"/>
                  <w:sz w:val="28"/>
                  <w:szCs w:val="28"/>
                </w:rPr>
                <w:t>± 5%</w:t>
              </w:r>
            </w:ins>
            <w:del w:id="804" w:author="Nguyen Bjno" w:date="2020-08-18T15:05:00Z">
              <w:r w:rsidR="00221E80" w:rsidDel="000046B1">
                <w:rPr>
                  <w:rFonts w:ascii="Times New Roman" w:hAnsi="Times New Roman"/>
                  <w:sz w:val="28"/>
                  <w:szCs w:val="28"/>
                </w:rPr>
                <w:delText>0,5%</w:delText>
              </w:r>
            </w:del>
          </w:p>
        </w:tc>
        <w:tc>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Change w:id="805" w:author="Nguyen Bjno" w:date="2020-08-18T14:53:00Z">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EA6EDFE" w14:textId="77777777" w:rsidR="00221E80" w:rsidRPr="00EF1DCC" w:rsidRDefault="00221E80" w:rsidP="00221E80">
            <w:pPr>
              <w:spacing w:before="120" w:after="120" w:line="240" w:lineRule="auto"/>
              <w:ind w:right="79" w:firstLine="33"/>
              <w:jc w:val="center"/>
              <w:rPr>
                <w:rFonts w:ascii="Times New Roman" w:hAnsi="Times New Roman"/>
                <w:sz w:val="28"/>
                <w:szCs w:val="28"/>
                <w:highlight w:val="yellow"/>
                <w:rPrChange w:id="806" w:author="Nguyen Bjno" w:date="2020-08-18T15:06:00Z">
                  <w:rPr>
                    <w:rFonts w:ascii="Times New Roman" w:hAnsi="Times New Roman"/>
                    <w:sz w:val="28"/>
                    <w:szCs w:val="28"/>
                  </w:rPr>
                </w:rPrChange>
              </w:rPr>
            </w:pPr>
            <w:r w:rsidRPr="00EF1DCC">
              <w:rPr>
                <w:rFonts w:ascii="Times New Roman" w:hAnsi="Times New Roman"/>
                <w:sz w:val="28"/>
                <w:szCs w:val="28"/>
                <w:highlight w:val="yellow"/>
                <w:rPrChange w:id="807" w:author="Nguyen Bjno" w:date="2020-08-18T15:06:00Z">
                  <w:rPr>
                    <w:rFonts w:ascii="Times New Roman" w:hAnsi="Times New Roman"/>
                    <w:sz w:val="28"/>
                    <w:szCs w:val="28"/>
                  </w:rPr>
                </w:rPrChange>
              </w:rPr>
              <w:t>1,0</w:t>
            </w:r>
          </w:p>
        </w:tc>
      </w:tr>
      <w:tr w:rsidR="00221E80" w:rsidRPr="00AF381B" w14:paraId="37018514" w14:textId="77777777" w:rsidTr="00B12663">
        <w:trPr>
          <w:trHeight w:val="605"/>
          <w:jc w:val="center"/>
          <w:trPrChange w:id="808" w:author="Nguyen Bjno" w:date="2020-08-18T14:53: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809" w:author="Nguyen Bjno" w:date="2020-08-18T14:53: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548126D" w14:textId="77777777" w:rsidR="00221E80" w:rsidRPr="00AF381B" w:rsidRDefault="00221E80" w:rsidP="00221E80">
            <w:pPr>
              <w:numPr>
                <w:ilvl w:val="0"/>
                <w:numId w:val="182"/>
              </w:numPr>
              <w:spacing w:before="120" w:after="120" w:line="240" w:lineRule="auto"/>
              <w:ind w:left="641" w:right="76"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810" w:author="Nguyen Bjno" w:date="2020-08-18T14:53: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08F7A450"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sidRPr="00503654">
              <w:rPr>
                <w:rFonts w:ascii="Times New Roman" w:hAnsi="Times New Roman"/>
                <w:sz w:val="28"/>
                <w:szCs w:val="28"/>
              </w:rPr>
              <w:t xml:space="preserve">Bụi (PM) </w:t>
            </w:r>
          </w:p>
        </w:tc>
        <w:tc>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Change w:id="811" w:author="Nguyen Bjno" w:date="2020-08-18T14:53:00Z">
              <w:tcPr>
                <w:tcW w:w="1416"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F6733D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r>
              <w:rPr>
                <w:rFonts w:ascii="Times New Roman" w:hAnsi="Times New Roman" w:cs="Times New Roman"/>
                <w:sz w:val="28"/>
                <w:szCs w:val="28"/>
              </w:rPr>
              <w:t>µ</w:t>
            </w:r>
            <w:r w:rsidRPr="00503654">
              <w:rPr>
                <w:rFonts w:ascii="Times New Roman" w:hAnsi="Times New Roman"/>
                <w:sz w:val="28"/>
                <w:szCs w:val="28"/>
              </w:rPr>
              <w:t>g/Nm</w:t>
            </w:r>
            <w:r w:rsidRPr="00503654">
              <w:rPr>
                <w:rFonts w:ascii="Times New Roman" w:hAnsi="Times New Roman"/>
                <w:sz w:val="28"/>
                <w:szCs w:val="28"/>
                <w:vertAlign w:val="superscript"/>
              </w:rPr>
              <w:t>3</w:t>
            </w:r>
          </w:p>
        </w:tc>
        <w:tc>
          <w:tcPr>
            <w:tcW w:w="2711" w:type="dxa"/>
            <w:tcBorders>
              <w:top w:val="single" w:sz="4" w:space="0" w:color="000000"/>
              <w:left w:val="single" w:sz="4" w:space="0" w:color="000000"/>
              <w:bottom w:val="single" w:sz="4" w:space="0" w:color="000000"/>
              <w:right w:val="single" w:sz="4" w:space="0" w:color="000000"/>
            </w:tcBorders>
            <w:shd w:val="clear" w:color="auto" w:fill="auto"/>
            <w:vAlign w:val="center"/>
            <w:tcPrChange w:id="812" w:author="Nguyen Bjno" w:date="2020-08-18T14:53: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553C30A5"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p>
        </w:tc>
        <w:tc>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Change w:id="813" w:author="Nguyen Bjno" w:date="2020-08-18T14:53:00Z">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123019D" w14:textId="77777777" w:rsidR="00221E80" w:rsidRPr="00EF1DCC" w:rsidRDefault="00221E80" w:rsidP="00221E80">
            <w:pPr>
              <w:spacing w:before="120" w:after="120" w:line="240" w:lineRule="auto"/>
              <w:ind w:right="79" w:firstLine="33"/>
              <w:jc w:val="center"/>
              <w:rPr>
                <w:rFonts w:ascii="Times New Roman" w:hAnsi="Times New Roman"/>
                <w:sz w:val="28"/>
                <w:szCs w:val="28"/>
                <w:highlight w:val="yellow"/>
                <w:rPrChange w:id="814" w:author="Nguyen Bjno" w:date="2020-08-18T15:06:00Z">
                  <w:rPr>
                    <w:rFonts w:ascii="Times New Roman" w:hAnsi="Times New Roman"/>
                    <w:sz w:val="28"/>
                    <w:szCs w:val="28"/>
                  </w:rPr>
                </w:rPrChange>
              </w:rPr>
            </w:pPr>
            <w:r w:rsidRPr="00EF1DCC">
              <w:rPr>
                <w:rFonts w:ascii="Times New Roman" w:hAnsi="Times New Roman"/>
                <w:sz w:val="28"/>
                <w:szCs w:val="28"/>
                <w:highlight w:val="yellow"/>
                <w:rPrChange w:id="815" w:author="Nguyen Bjno" w:date="2020-08-18T15:06:00Z">
                  <w:rPr>
                    <w:rFonts w:ascii="Times New Roman" w:hAnsi="Times New Roman"/>
                    <w:sz w:val="28"/>
                    <w:szCs w:val="28"/>
                  </w:rPr>
                </w:rPrChange>
              </w:rPr>
              <w:t>0,01</w:t>
            </w:r>
          </w:p>
        </w:tc>
      </w:tr>
      <w:tr w:rsidR="00221E80" w:rsidRPr="00AF381B" w14:paraId="21546C81" w14:textId="77777777" w:rsidTr="00B12663">
        <w:trPr>
          <w:trHeight w:val="605"/>
          <w:jc w:val="center"/>
          <w:trPrChange w:id="816" w:author="Nguyen Bjno" w:date="2020-08-18T14:53: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817" w:author="Nguyen Bjno" w:date="2020-08-18T14:53: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505B2E14" w14:textId="77777777" w:rsidR="00221E80" w:rsidRPr="00AF381B" w:rsidRDefault="00221E80" w:rsidP="00221E80">
            <w:pPr>
              <w:numPr>
                <w:ilvl w:val="0"/>
                <w:numId w:val="182"/>
              </w:numPr>
              <w:spacing w:before="120" w:after="120" w:line="240" w:lineRule="auto"/>
              <w:ind w:left="641" w:right="76"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818" w:author="Nguyen Bjno" w:date="2020-08-18T14:53: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55038417" w14:textId="77777777" w:rsidR="00221E80" w:rsidRPr="00A81FCE" w:rsidRDefault="00221E80" w:rsidP="00221E80">
            <w:pPr>
              <w:spacing w:before="120" w:after="120" w:line="240" w:lineRule="auto"/>
              <w:ind w:right="79" w:firstLine="33"/>
              <w:jc w:val="center"/>
              <w:rPr>
                <w:rFonts w:ascii="Times New Roman" w:hAnsi="Times New Roman"/>
                <w:sz w:val="28"/>
                <w:szCs w:val="28"/>
                <w:vertAlign w:val="subscript"/>
              </w:rPr>
            </w:pPr>
            <w:r>
              <w:rPr>
                <w:rFonts w:ascii="Times New Roman" w:hAnsi="Times New Roman"/>
                <w:sz w:val="28"/>
                <w:szCs w:val="28"/>
              </w:rPr>
              <w:t>PM</w:t>
            </w:r>
            <w:r>
              <w:rPr>
                <w:rFonts w:ascii="Times New Roman" w:hAnsi="Times New Roman"/>
                <w:sz w:val="28"/>
                <w:szCs w:val="28"/>
                <w:vertAlign w:val="subscript"/>
              </w:rPr>
              <w:t>10</w:t>
            </w:r>
          </w:p>
        </w:tc>
        <w:tc>
          <w:tcPr>
            <w:tcW w:w="1416" w:type="dxa"/>
            <w:tcBorders>
              <w:top w:val="single" w:sz="4" w:space="0" w:color="000000"/>
              <w:left w:val="single" w:sz="4" w:space="0" w:color="000000"/>
              <w:bottom w:val="single" w:sz="4" w:space="0" w:color="000000"/>
              <w:right w:val="single" w:sz="4" w:space="0" w:color="000000"/>
            </w:tcBorders>
            <w:shd w:val="clear" w:color="auto" w:fill="auto"/>
            <w:tcPrChange w:id="819" w:author="Nguyen Bjno" w:date="2020-08-18T14:53:00Z">
              <w:tcPr>
                <w:tcW w:w="14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02EF437F" w14:textId="77777777" w:rsidR="00221E80" w:rsidRDefault="00221E80" w:rsidP="00221E80">
            <w:pPr>
              <w:spacing w:before="120" w:after="120" w:line="240" w:lineRule="auto"/>
              <w:ind w:right="79" w:firstLine="33"/>
              <w:jc w:val="center"/>
              <w:rPr>
                <w:rFonts w:ascii="Times New Roman" w:hAnsi="Times New Roman" w:cs="Times New Roman"/>
                <w:sz w:val="28"/>
                <w:szCs w:val="28"/>
              </w:rPr>
            </w:pPr>
            <w:r w:rsidRPr="009D1AF9">
              <w:rPr>
                <w:rFonts w:ascii="Times New Roman" w:hAnsi="Times New Roman" w:cs="Times New Roman"/>
                <w:sz w:val="28"/>
                <w:szCs w:val="28"/>
              </w:rPr>
              <w:t>µ</w:t>
            </w:r>
            <w:r w:rsidRPr="009D1AF9">
              <w:rPr>
                <w:rFonts w:ascii="Times New Roman" w:hAnsi="Times New Roman"/>
                <w:sz w:val="28"/>
                <w:szCs w:val="28"/>
              </w:rPr>
              <w:t>g/Nm</w:t>
            </w:r>
            <w:r w:rsidRPr="009D1AF9">
              <w:rPr>
                <w:rFonts w:ascii="Times New Roman" w:hAnsi="Times New Roman"/>
                <w:sz w:val="28"/>
                <w:szCs w:val="28"/>
                <w:vertAlign w:val="superscript"/>
              </w:rPr>
              <w:t>3</w:t>
            </w:r>
          </w:p>
        </w:tc>
        <w:tc>
          <w:tcPr>
            <w:tcW w:w="2711" w:type="dxa"/>
            <w:tcBorders>
              <w:top w:val="single" w:sz="4" w:space="0" w:color="000000"/>
              <w:left w:val="single" w:sz="4" w:space="0" w:color="000000"/>
              <w:bottom w:val="single" w:sz="4" w:space="0" w:color="000000"/>
              <w:right w:val="single" w:sz="4" w:space="0" w:color="000000"/>
            </w:tcBorders>
            <w:shd w:val="clear" w:color="auto" w:fill="auto"/>
            <w:vAlign w:val="center"/>
            <w:tcPrChange w:id="820" w:author="Nguyen Bjno" w:date="2020-08-18T14:53: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2FFD0A26"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p>
        </w:tc>
        <w:tc>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Change w:id="821" w:author="Nguyen Bjno" w:date="2020-08-18T14:53:00Z">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197B1153" w14:textId="77777777" w:rsidR="00221E80" w:rsidRPr="00EF1DCC" w:rsidRDefault="00221E80" w:rsidP="00221E80">
            <w:pPr>
              <w:spacing w:before="120" w:after="120" w:line="240" w:lineRule="auto"/>
              <w:ind w:right="79" w:firstLine="33"/>
              <w:jc w:val="center"/>
              <w:rPr>
                <w:rFonts w:ascii="Times New Roman" w:hAnsi="Times New Roman"/>
                <w:sz w:val="28"/>
                <w:szCs w:val="28"/>
                <w:highlight w:val="yellow"/>
                <w:rPrChange w:id="822" w:author="Nguyen Bjno" w:date="2020-08-18T15:06:00Z">
                  <w:rPr>
                    <w:rFonts w:ascii="Times New Roman" w:hAnsi="Times New Roman"/>
                    <w:sz w:val="28"/>
                    <w:szCs w:val="28"/>
                  </w:rPr>
                </w:rPrChange>
              </w:rPr>
            </w:pPr>
            <w:r w:rsidRPr="00EF1DCC">
              <w:rPr>
                <w:rFonts w:ascii="Times New Roman" w:hAnsi="Times New Roman"/>
                <w:sz w:val="28"/>
                <w:szCs w:val="28"/>
                <w:highlight w:val="yellow"/>
                <w:rPrChange w:id="823" w:author="Nguyen Bjno" w:date="2020-08-18T15:06:00Z">
                  <w:rPr>
                    <w:rFonts w:ascii="Times New Roman" w:hAnsi="Times New Roman"/>
                    <w:sz w:val="28"/>
                    <w:szCs w:val="28"/>
                  </w:rPr>
                </w:rPrChange>
              </w:rPr>
              <w:t>0,01</w:t>
            </w:r>
          </w:p>
        </w:tc>
      </w:tr>
      <w:tr w:rsidR="00221E80" w:rsidRPr="00AF381B" w14:paraId="785DF16C" w14:textId="77777777" w:rsidTr="00B12663">
        <w:trPr>
          <w:trHeight w:val="605"/>
          <w:jc w:val="center"/>
          <w:trPrChange w:id="824" w:author="Nguyen Bjno" w:date="2020-08-18T14:53:00Z">
            <w:trPr>
              <w:trHeight w:val="605"/>
              <w:jc w:val="center"/>
            </w:trPr>
          </w:trPrChange>
        </w:trPr>
        <w:tc>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Change w:id="825" w:author="Nguyen Bjno" w:date="2020-08-18T14:53:00Z">
              <w:tcPr>
                <w:tcW w:w="902"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3ED3520D" w14:textId="77777777" w:rsidR="00221E80" w:rsidRPr="00AF381B" w:rsidRDefault="00221E80" w:rsidP="00221E80">
            <w:pPr>
              <w:numPr>
                <w:ilvl w:val="0"/>
                <w:numId w:val="182"/>
              </w:numPr>
              <w:spacing w:before="120" w:after="120" w:line="240" w:lineRule="auto"/>
              <w:ind w:left="641" w:right="76" w:hanging="357"/>
              <w:jc w:val="both"/>
              <w:rPr>
                <w:rFonts w:ascii="Times New Roman" w:hAnsi="Times New Roman"/>
                <w:sz w:val="28"/>
                <w:szCs w:val="28"/>
              </w:rPr>
            </w:pPr>
          </w:p>
        </w:tc>
        <w:tc>
          <w:tcPr>
            <w:tcW w:w="1912" w:type="dxa"/>
            <w:tcBorders>
              <w:top w:val="single" w:sz="4" w:space="0" w:color="000000"/>
              <w:left w:val="single" w:sz="4" w:space="0" w:color="000000"/>
              <w:bottom w:val="single" w:sz="4" w:space="0" w:color="000000"/>
              <w:right w:val="single" w:sz="4" w:space="0" w:color="000000"/>
            </w:tcBorders>
            <w:shd w:val="clear" w:color="auto" w:fill="auto"/>
            <w:tcPrChange w:id="826" w:author="Nguyen Bjno" w:date="2020-08-18T14:53:00Z">
              <w:tcPr>
                <w:tcW w:w="1912" w:type="dxa"/>
                <w:tcBorders>
                  <w:top w:val="single" w:sz="4" w:space="0" w:color="000000"/>
                  <w:left w:val="single" w:sz="4" w:space="0" w:color="000000"/>
                  <w:bottom w:val="single" w:sz="4" w:space="0" w:color="000000"/>
                  <w:right w:val="single" w:sz="4" w:space="0" w:color="000000"/>
                </w:tcBorders>
                <w:shd w:val="clear" w:color="auto" w:fill="auto"/>
              </w:tcPr>
            </w:tcPrChange>
          </w:tcPr>
          <w:p w14:paraId="4BFF979C" w14:textId="77777777" w:rsidR="00221E80" w:rsidRPr="00A81FCE" w:rsidRDefault="00221E80" w:rsidP="00221E80">
            <w:pPr>
              <w:spacing w:before="120" w:after="120" w:line="240" w:lineRule="auto"/>
              <w:ind w:right="79" w:firstLine="33"/>
              <w:jc w:val="center"/>
              <w:rPr>
                <w:rFonts w:ascii="Times New Roman" w:hAnsi="Times New Roman"/>
                <w:sz w:val="28"/>
                <w:szCs w:val="28"/>
                <w:vertAlign w:val="subscript"/>
              </w:rPr>
            </w:pPr>
            <w:r>
              <w:rPr>
                <w:rFonts w:ascii="Times New Roman" w:hAnsi="Times New Roman"/>
                <w:sz w:val="28"/>
                <w:szCs w:val="28"/>
              </w:rPr>
              <w:t>PM</w:t>
            </w:r>
            <w:r>
              <w:rPr>
                <w:rFonts w:ascii="Times New Roman" w:hAnsi="Times New Roman"/>
                <w:sz w:val="28"/>
                <w:szCs w:val="28"/>
                <w:vertAlign w:val="subscript"/>
              </w:rPr>
              <w:t>2.5</w:t>
            </w:r>
          </w:p>
        </w:tc>
        <w:tc>
          <w:tcPr>
            <w:tcW w:w="1416" w:type="dxa"/>
            <w:tcBorders>
              <w:top w:val="single" w:sz="4" w:space="0" w:color="000000"/>
              <w:left w:val="single" w:sz="4" w:space="0" w:color="000000"/>
              <w:bottom w:val="single" w:sz="4" w:space="0" w:color="000000"/>
              <w:right w:val="single" w:sz="4" w:space="0" w:color="000000"/>
            </w:tcBorders>
            <w:shd w:val="clear" w:color="auto" w:fill="auto"/>
            <w:tcPrChange w:id="827" w:author="Nguyen Bjno" w:date="2020-08-18T14:53:00Z">
              <w:tcPr>
                <w:tcW w:w="1416" w:type="dxa"/>
                <w:tcBorders>
                  <w:top w:val="single" w:sz="4" w:space="0" w:color="000000"/>
                  <w:left w:val="single" w:sz="4" w:space="0" w:color="000000"/>
                  <w:bottom w:val="single" w:sz="4" w:space="0" w:color="000000"/>
                  <w:right w:val="single" w:sz="4" w:space="0" w:color="000000"/>
                </w:tcBorders>
                <w:shd w:val="clear" w:color="auto" w:fill="auto"/>
              </w:tcPr>
            </w:tcPrChange>
          </w:tcPr>
          <w:p w14:paraId="2768222D" w14:textId="77777777" w:rsidR="00221E80" w:rsidRDefault="00221E80" w:rsidP="00221E80">
            <w:pPr>
              <w:spacing w:before="120" w:after="120" w:line="240" w:lineRule="auto"/>
              <w:ind w:right="79" w:firstLine="33"/>
              <w:jc w:val="center"/>
              <w:rPr>
                <w:rFonts w:ascii="Times New Roman" w:hAnsi="Times New Roman" w:cs="Times New Roman"/>
                <w:sz w:val="28"/>
                <w:szCs w:val="28"/>
              </w:rPr>
            </w:pPr>
            <w:r w:rsidRPr="009D1AF9">
              <w:rPr>
                <w:rFonts w:ascii="Times New Roman" w:hAnsi="Times New Roman" w:cs="Times New Roman"/>
                <w:sz w:val="28"/>
                <w:szCs w:val="28"/>
              </w:rPr>
              <w:t>µ</w:t>
            </w:r>
            <w:r w:rsidRPr="009D1AF9">
              <w:rPr>
                <w:rFonts w:ascii="Times New Roman" w:hAnsi="Times New Roman"/>
                <w:sz w:val="28"/>
                <w:szCs w:val="28"/>
              </w:rPr>
              <w:t>g/Nm</w:t>
            </w:r>
            <w:r w:rsidRPr="009D1AF9">
              <w:rPr>
                <w:rFonts w:ascii="Times New Roman" w:hAnsi="Times New Roman"/>
                <w:sz w:val="28"/>
                <w:szCs w:val="28"/>
                <w:vertAlign w:val="superscript"/>
              </w:rPr>
              <w:t>3</w:t>
            </w:r>
          </w:p>
        </w:tc>
        <w:tc>
          <w:tcPr>
            <w:tcW w:w="2711" w:type="dxa"/>
            <w:tcBorders>
              <w:top w:val="single" w:sz="4" w:space="0" w:color="000000"/>
              <w:left w:val="single" w:sz="4" w:space="0" w:color="000000"/>
              <w:bottom w:val="single" w:sz="4" w:space="0" w:color="000000"/>
              <w:right w:val="single" w:sz="4" w:space="0" w:color="000000"/>
            </w:tcBorders>
            <w:shd w:val="clear" w:color="auto" w:fill="auto"/>
            <w:vAlign w:val="center"/>
            <w:tcPrChange w:id="828" w:author="Nguyen Bjno" w:date="2020-08-18T14:53:00Z">
              <w:tcPr>
                <w:tcW w:w="1657"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60F3DE67" w14:textId="77777777" w:rsidR="00221E80" w:rsidRPr="00AF381B" w:rsidRDefault="00221E80" w:rsidP="00221E80">
            <w:pPr>
              <w:spacing w:before="120" w:after="120" w:line="240" w:lineRule="auto"/>
              <w:ind w:right="79" w:firstLine="33"/>
              <w:jc w:val="center"/>
              <w:rPr>
                <w:rFonts w:ascii="Times New Roman" w:hAnsi="Times New Roman"/>
                <w:sz w:val="28"/>
                <w:szCs w:val="28"/>
              </w:rPr>
            </w:pPr>
          </w:p>
        </w:tc>
        <w:tc>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Change w:id="829" w:author="Nguyen Bjno" w:date="2020-08-18T14:53:00Z">
              <w:tcPr>
                <w:tcW w:w="1941" w:type="dxa"/>
                <w:tcBorders>
                  <w:top w:val="single" w:sz="4" w:space="0" w:color="000000"/>
                  <w:left w:val="single" w:sz="4" w:space="0" w:color="000000"/>
                  <w:bottom w:val="single" w:sz="4" w:space="0" w:color="000000"/>
                  <w:right w:val="single" w:sz="4" w:space="0" w:color="000000"/>
                </w:tcBorders>
                <w:shd w:val="clear" w:color="auto" w:fill="auto"/>
                <w:vAlign w:val="center"/>
              </w:tcPr>
            </w:tcPrChange>
          </w:tcPr>
          <w:p w14:paraId="06A80F41" w14:textId="77777777" w:rsidR="00221E80" w:rsidRPr="00EF1DCC" w:rsidRDefault="00221E80" w:rsidP="00221E80">
            <w:pPr>
              <w:spacing w:before="120" w:after="120" w:line="240" w:lineRule="auto"/>
              <w:ind w:right="79" w:firstLine="33"/>
              <w:jc w:val="center"/>
              <w:rPr>
                <w:rFonts w:ascii="Times New Roman" w:hAnsi="Times New Roman"/>
                <w:sz w:val="28"/>
                <w:szCs w:val="28"/>
                <w:highlight w:val="yellow"/>
                <w:rPrChange w:id="830" w:author="Nguyen Bjno" w:date="2020-08-18T15:06:00Z">
                  <w:rPr>
                    <w:rFonts w:ascii="Times New Roman" w:hAnsi="Times New Roman"/>
                    <w:sz w:val="28"/>
                    <w:szCs w:val="28"/>
                  </w:rPr>
                </w:rPrChange>
              </w:rPr>
            </w:pPr>
            <w:r w:rsidRPr="00EF1DCC">
              <w:rPr>
                <w:rFonts w:ascii="Times New Roman" w:hAnsi="Times New Roman"/>
                <w:sz w:val="28"/>
                <w:szCs w:val="28"/>
                <w:highlight w:val="yellow"/>
                <w:rPrChange w:id="831" w:author="Nguyen Bjno" w:date="2020-08-18T15:06:00Z">
                  <w:rPr>
                    <w:rFonts w:ascii="Times New Roman" w:hAnsi="Times New Roman"/>
                    <w:sz w:val="28"/>
                    <w:szCs w:val="28"/>
                  </w:rPr>
                </w:rPrChange>
              </w:rPr>
              <w:t>0,01</w:t>
            </w:r>
          </w:p>
        </w:tc>
      </w:tr>
    </w:tbl>
    <w:p w14:paraId="4AC3460A" w14:textId="7D740964" w:rsidR="007B5643" w:rsidRDefault="007B5643" w:rsidP="007B5643">
      <w:pPr>
        <w:tabs>
          <w:tab w:val="left" w:pos="993"/>
        </w:tabs>
        <w:spacing w:before="120" w:after="120" w:line="240" w:lineRule="auto"/>
        <w:ind w:right="6" w:firstLine="709"/>
        <w:jc w:val="both"/>
        <w:rPr>
          <w:ins w:id="832" w:author="Nguyen Bjno" w:date="2020-08-18T15:07:00Z"/>
          <w:rFonts w:ascii="Times New Roman" w:hAnsi="Times New Roman"/>
          <w:sz w:val="28"/>
          <w:szCs w:val="28"/>
        </w:rPr>
      </w:pPr>
      <w:ins w:id="833" w:author="Nguyen Bjno" w:date="2020-08-18T15:07:00Z">
        <w:r>
          <w:rPr>
            <w:rFonts w:ascii="Times New Roman" w:hAnsi="Times New Roman"/>
            <w:sz w:val="28"/>
            <w:szCs w:val="28"/>
          </w:rPr>
          <w:t>Đối với những thông số không quy định tại bảng 1 phải đảm bảo độ chính xác dưới 5% và đáp ứng theo quy định tại Điểm b Khoản 1 Điều này.</w:t>
        </w:r>
      </w:ins>
    </w:p>
    <w:p w14:paraId="7E5F858B" w14:textId="68670499" w:rsidR="00EA2E35" w:rsidRPr="000545DA" w:rsidRDefault="00CA4A38">
      <w:pPr>
        <w:tabs>
          <w:tab w:val="left" w:pos="709"/>
        </w:tabs>
        <w:spacing w:before="120" w:after="120" w:line="240" w:lineRule="auto"/>
        <w:ind w:right="6"/>
        <w:jc w:val="both"/>
        <w:rPr>
          <w:ins w:id="834" w:author="Nguyen Bjno" w:date="2020-08-18T15:07:00Z"/>
          <w:rFonts w:ascii="Times New Roman" w:hAnsi="Times New Roman"/>
          <w:sz w:val="28"/>
          <w:szCs w:val="28"/>
        </w:rPr>
        <w:pPrChange w:id="835" w:author="Nguyen Bjno" w:date="2020-08-18T15:08:00Z">
          <w:pPr>
            <w:numPr>
              <w:numId w:val="160"/>
            </w:numPr>
            <w:tabs>
              <w:tab w:val="left" w:pos="993"/>
            </w:tabs>
            <w:spacing w:before="120" w:after="120" w:line="240" w:lineRule="auto"/>
            <w:ind w:left="6663" w:right="6" w:firstLine="709"/>
            <w:jc w:val="both"/>
          </w:pPr>
        </w:pPrChange>
      </w:pPr>
      <w:ins w:id="836" w:author="Nguyen Bjno" w:date="2020-08-18T15:08:00Z">
        <w:r>
          <w:rPr>
            <w:rFonts w:ascii="Times New Roman" w:hAnsi="Times New Roman"/>
            <w:sz w:val="28"/>
            <w:szCs w:val="28"/>
          </w:rPr>
          <w:tab/>
        </w:r>
      </w:ins>
      <w:ins w:id="837" w:author="Nguyen Bjno" w:date="2020-08-18T15:07:00Z">
        <w:r>
          <w:rPr>
            <w:rFonts w:ascii="Times New Roman" w:hAnsi="Times New Roman"/>
            <w:sz w:val="28"/>
            <w:szCs w:val="28"/>
          </w:rPr>
          <w:t>b</w:t>
        </w:r>
      </w:ins>
      <w:ins w:id="838" w:author="Nguyen Bjno" w:date="2020-08-18T15:08:00Z">
        <w:r>
          <w:rPr>
            <w:rFonts w:ascii="Times New Roman" w:hAnsi="Times New Roman"/>
            <w:sz w:val="28"/>
            <w:szCs w:val="28"/>
          </w:rPr>
          <w:t xml:space="preserve">) </w:t>
        </w:r>
      </w:ins>
      <w:ins w:id="839" w:author="Nguyen Bjno" w:date="2020-08-18T15:07:00Z">
        <w:r w:rsidR="00EA2E35" w:rsidRPr="000545DA">
          <w:rPr>
            <w:rFonts w:ascii="Times New Roman" w:hAnsi="Times New Roman"/>
            <w:sz w:val="28"/>
            <w:szCs w:val="28"/>
          </w:rPr>
          <w:t xml:space="preserve">Thiết bị quan trắc phải có khả năng đo </w:t>
        </w:r>
        <w:r w:rsidR="00EA2E35">
          <w:rPr>
            <w:rFonts w:ascii="Times New Roman" w:hAnsi="Times New Roman"/>
            <w:sz w:val="28"/>
            <w:szCs w:val="28"/>
          </w:rPr>
          <w:t>phù hợp với</w:t>
        </w:r>
        <w:r w:rsidR="00EA2E35" w:rsidRPr="000545DA">
          <w:rPr>
            <w:rFonts w:ascii="Times New Roman" w:hAnsi="Times New Roman"/>
            <w:sz w:val="28"/>
            <w:szCs w:val="28"/>
          </w:rPr>
          <w:t xml:space="preserve"> giá trị giới hạn quy định theo quy chuẩn kỹ thuật quốc gia hiện hành về môi trường; </w:t>
        </w:r>
      </w:ins>
    </w:p>
    <w:p w14:paraId="6AC17132" w14:textId="6A030FAF" w:rsidR="00287155" w:rsidRDefault="00221E80" w:rsidP="00221E80">
      <w:pPr>
        <w:spacing w:before="120" w:after="120" w:line="240" w:lineRule="auto"/>
        <w:ind w:firstLine="709"/>
        <w:jc w:val="both"/>
        <w:rPr>
          <w:ins w:id="840" w:author="Nguyen Bjno" w:date="2020-08-18T15:10:00Z"/>
          <w:rFonts w:ascii="Times New Roman" w:hAnsi="Times New Roman"/>
          <w:sz w:val="28"/>
          <w:szCs w:val="28"/>
          <w:lang w:val="vi-VN"/>
        </w:rPr>
      </w:pPr>
      <w:r>
        <w:rPr>
          <w:rFonts w:ascii="Times New Roman" w:hAnsi="Times New Roman"/>
          <w:sz w:val="28"/>
          <w:szCs w:val="28"/>
        </w:rPr>
        <w:t>2.</w:t>
      </w:r>
      <w:r w:rsidRPr="00971CC9">
        <w:rPr>
          <w:rFonts w:ascii="Times New Roman" w:hAnsi="Times New Roman"/>
          <w:sz w:val="28"/>
          <w:szCs w:val="28"/>
          <w:lang w:val="vi-VN"/>
        </w:rPr>
        <w:t xml:space="preserve"> </w:t>
      </w:r>
      <w:ins w:id="841" w:author="Nguyen Bjno" w:date="2020-08-18T15:10:00Z">
        <w:r w:rsidR="00287155" w:rsidRPr="00AF381B">
          <w:rPr>
            <w:rFonts w:ascii="Times New Roman" w:hAnsi="Times New Roman"/>
            <w:sz w:val="28"/>
            <w:szCs w:val="28"/>
          </w:rPr>
          <w:t>Khuyến khích sử dụng các thiết bị quan trắc đồng bộ, được chứng nhận bởi các tổ chức quốc tế: Cơ quan Bảo vệ môi trường Hoa Kỳ (US EPA), Tổ chức chứng nhận Anh (mCERTs), Cơ quan kiểm định kỹ thuật Đức (TÜV), Bộ Môi trường Hàn Quốc (KMOE), Bộ Môi trường Nhật Bản (JMOE</w:t>
        </w:r>
        <w:r w:rsidR="00287155">
          <w:rPr>
            <w:rFonts w:ascii="Times New Roman" w:hAnsi="Times New Roman"/>
            <w:sz w:val="28"/>
            <w:szCs w:val="28"/>
          </w:rPr>
          <w:t>)</w:t>
        </w:r>
      </w:ins>
    </w:p>
    <w:p w14:paraId="4703C102" w14:textId="3F271480" w:rsidR="00221E80" w:rsidRPr="00971CC9" w:rsidDel="0016761B" w:rsidRDefault="00221E80" w:rsidP="00221E80">
      <w:pPr>
        <w:spacing w:before="120" w:after="120" w:line="240" w:lineRule="auto"/>
        <w:ind w:firstLine="709"/>
        <w:jc w:val="both"/>
        <w:rPr>
          <w:del w:id="842" w:author="Nguyen Bjno" w:date="2020-08-18T15:11:00Z"/>
          <w:rFonts w:ascii="Times New Roman" w:hAnsi="Times New Roman"/>
          <w:sz w:val="28"/>
          <w:szCs w:val="28"/>
          <w:lang w:val="vi-VN"/>
        </w:rPr>
      </w:pPr>
      <w:del w:id="843" w:author="Nguyen Bjno" w:date="2020-08-18T15:11:00Z">
        <w:r w:rsidRPr="001B7451" w:rsidDel="0016761B">
          <w:rPr>
            <w:rFonts w:ascii="Times New Roman" w:hAnsi="Times New Roman"/>
            <w:sz w:val="28"/>
            <w:szCs w:val="28"/>
            <w:lang w:val="vi-VN"/>
          </w:rPr>
          <w:delText>Khuyến khích sử dụng các thiết bị quan trắc có khả năng đồng bộ của cùng một hãng sản xuất và đã được cấp chứng chỉ kiểm định/ hiệu chuẩn bởi các tổ chức đo lường quốc tế như: Cơ quan bảo vệ môi trường Mỹ (US EPA), Tổ chức chứng nhận Anh (</w:delText>
        </w:r>
        <w:r w:rsidRPr="00971CC9" w:rsidDel="0016761B">
          <w:rPr>
            <w:rFonts w:ascii="Times New Roman" w:hAnsi="Times New Roman"/>
            <w:sz w:val="28"/>
            <w:szCs w:val="28"/>
            <w:lang w:val="vi-VN"/>
          </w:rPr>
          <w:delText>MCERT</w:delText>
        </w:r>
        <w:r w:rsidRPr="001B7451" w:rsidDel="0016761B">
          <w:rPr>
            <w:rFonts w:ascii="Times New Roman" w:hAnsi="Times New Roman"/>
            <w:sz w:val="28"/>
            <w:szCs w:val="28"/>
            <w:lang w:val="vi-VN"/>
          </w:rPr>
          <w:delText>), Cơ quan kiểm định kỹ thuật Đức (</w:delText>
        </w:r>
        <w:r w:rsidRPr="001B7451" w:rsidDel="0016761B">
          <w:rPr>
            <w:rStyle w:val="Emphasis"/>
            <w:i w:val="0"/>
            <w:sz w:val="28"/>
            <w:szCs w:val="28"/>
            <w:lang w:val="vi-VN"/>
          </w:rPr>
          <w:delText>TÜV</w:delText>
        </w:r>
        <w:r w:rsidRPr="00971CC9" w:rsidDel="0016761B">
          <w:rPr>
            <w:rStyle w:val="Emphasis"/>
            <w:i w:val="0"/>
            <w:sz w:val="28"/>
            <w:szCs w:val="28"/>
            <w:lang w:val="vi-VN"/>
          </w:rPr>
          <w:delText>)</w:delText>
        </w:r>
        <w:r w:rsidRPr="00971CC9" w:rsidDel="0016761B">
          <w:rPr>
            <w:rFonts w:ascii="Times New Roman" w:hAnsi="Times New Roman"/>
            <w:sz w:val="28"/>
            <w:szCs w:val="28"/>
            <w:lang w:val="vi-VN"/>
          </w:rPr>
          <w:delText xml:space="preserve"> </w:delText>
        </w:r>
        <w:r w:rsidRPr="001B7451" w:rsidDel="0016761B">
          <w:rPr>
            <w:rFonts w:ascii="Times New Roman" w:hAnsi="Times New Roman"/>
            <w:sz w:val="28"/>
            <w:szCs w:val="28"/>
            <w:lang w:val="vi-VN"/>
          </w:rPr>
          <w:delText>sẽ được vận hành chính thức</w:delText>
        </w:r>
        <w:r w:rsidRPr="00971CC9" w:rsidDel="0016761B">
          <w:rPr>
            <w:rFonts w:ascii="Times New Roman" w:hAnsi="Times New Roman"/>
            <w:sz w:val="28"/>
            <w:szCs w:val="28"/>
            <w:lang w:val="vi-VN"/>
          </w:rPr>
          <w:delText>.</w:delText>
        </w:r>
        <w:r w:rsidRPr="001B7451" w:rsidDel="0016761B">
          <w:rPr>
            <w:rFonts w:ascii="Times New Roman" w:hAnsi="Times New Roman"/>
            <w:sz w:val="28"/>
            <w:szCs w:val="28"/>
            <w:lang w:val="vi-VN"/>
          </w:rPr>
          <w:delText xml:space="preserve"> </w:delText>
        </w:r>
        <w:r w:rsidRPr="00971CC9" w:rsidDel="0016761B">
          <w:rPr>
            <w:rFonts w:ascii="Times New Roman" w:hAnsi="Times New Roman"/>
            <w:sz w:val="28"/>
            <w:szCs w:val="28"/>
            <w:lang w:val="vi-VN"/>
          </w:rPr>
          <w:delText>Đ</w:delText>
        </w:r>
        <w:r w:rsidRPr="001B7451" w:rsidDel="0016761B">
          <w:rPr>
            <w:rFonts w:ascii="Times New Roman" w:hAnsi="Times New Roman"/>
            <w:sz w:val="28"/>
            <w:szCs w:val="28"/>
            <w:lang w:val="vi-VN"/>
          </w:rPr>
          <w:delText>ơn vị quản lý</w:delText>
        </w:r>
        <w:r w:rsidRPr="00971CC9" w:rsidDel="0016761B">
          <w:rPr>
            <w:rFonts w:ascii="Times New Roman" w:hAnsi="Times New Roman"/>
            <w:sz w:val="28"/>
            <w:szCs w:val="28"/>
            <w:lang w:val="vi-VN"/>
          </w:rPr>
          <w:delText>,</w:delText>
        </w:r>
        <w:r w:rsidRPr="001B7451" w:rsidDel="0016761B">
          <w:rPr>
            <w:rFonts w:ascii="Times New Roman" w:hAnsi="Times New Roman"/>
            <w:sz w:val="28"/>
            <w:szCs w:val="28"/>
            <w:lang w:val="vi-VN"/>
          </w:rPr>
          <w:delText xml:space="preserve"> vận hành Trạm gửi hồ sơ về Trạm (thông số, phương pháp, thiết bị và bản photo công chứng các chứng chỉ nêu trên) về Tổng cục Môi trường để báo cáo</w:delText>
        </w:r>
        <w:r w:rsidRPr="00971CC9" w:rsidDel="0016761B">
          <w:rPr>
            <w:rFonts w:ascii="Times New Roman" w:hAnsi="Times New Roman"/>
            <w:sz w:val="28"/>
            <w:szCs w:val="28"/>
            <w:lang w:val="vi-VN"/>
          </w:rPr>
          <w:delText>.</w:delText>
        </w:r>
      </w:del>
    </w:p>
    <w:p w14:paraId="76103E78" w14:textId="77777777" w:rsidR="00221E80" w:rsidRPr="00971CC9" w:rsidRDefault="00221E80" w:rsidP="00221E80">
      <w:pPr>
        <w:pStyle w:val="NormalWeb"/>
        <w:spacing w:before="120" w:beforeAutospacing="0" w:after="120" w:afterAutospacing="0"/>
        <w:ind w:firstLine="709"/>
        <w:jc w:val="both"/>
        <w:rPr>
          <w:sz w:val="28"/>
          <w:szCs w:val="28"/>
          <w:lang w:val="vi-VN"/>
        </w:rPr>
      </w:pPr>
      <w:r w:rsidRPr="00A81FCE">
        <w:rPr>
          <w:sz w:val="28"/>
          <w:szCs w:val="28"/>
          <w:lang w:val="vi-VN"/>
        </w:rPr>
        <w:t xml:space="preserve">3. </w:t>
      </w:r>
      <w:r w:rsidRPr="00971CC9">
        <w:rPr>
          <w:sz w:val="28"/>
          <w:szCs w:val="28"/>
          <w:lang w:val="vi-VN"/>
        </w:rPr>
        <w:t>Thiết bị quan trắc tại Trạm phải được tiến hành kiểm tra, bảo dưỡng và tự hiệu chuẩn hệ thống thiết bị định kỳ theo đúng quy trình hướng dẫn vận hành của nhà sản xuất thiết bị. Toàn bộ quá trình và kết quả kiểm tra, bảo dưỡng, hiệu chuẩn các thiết bị phải được ghi chép đầy đủ và lưu giữ tại Trạm.</w:t>
      </w:r>
    </w:p>
    <w:p w14:paraId="68396C24" w14:textId="77777777" w:rsidR="00221E80" w:rsidRPr="00971CC9" w:rsidRDefault="00221E80" w:rsidP="00221E80">
      <w:pPr>
        <w:ind w:firstLine="709"/>
        <w:jc w:val="both"/>
        <w:rPr>
          <w:rFonts w:ascii="Times New Roman" w:hAnsi="Times New Roman"/>
          <w:b/>
          <w:sz w:val="28"/>
          <w:szCs w:val="28"/>
          <w:lang w:val="pt-BR"/>
        </w:rPr>
      </w:pPr>
      <w:r w:rsidRPr="00971CC9">
        <w:rPr>
          <w:rFonts w:ascii="Times New Roman" w:hAnsi="Times New Roman"/>
          <w:b/>
          <w:sz w:val="28"/>
          <w:szCs w:val="28"/>
          <w:lang w:val="pt-BR"/>
        </w:rPr>
        <w:t>Điều</w:t>
      </w:r>
      <w:r>
        <w:rPr>
          <w:rFonts w:ascii="Times New Roman" w:hAnsi="Times New Roman"/>
          <w:b/>
          <w:sz w:val="28"/>
          <w:szCs w:val="28"/>
          <w:lang w:val="pt-BR"/>
        </w:rPr>
        <w:t xml:space="preserve"> 32. </w:t>
      </w:r>
      <w:r w:rsidRPr="00971CC9">
        <w:rPr>
          <w:rFonts w:ascii="Times New Roman" w:hAnsi="Times New Roman"/>
          <w:b/>
          <w:sz w:val="28"/>
          <w:szCs w:val="28"/>
          <w:lang w:val="pt-BR"/>
        </w:rPr>
        <w:t>Yêu cầu cơ bản đối với hệ thống quan trắc khí thải tự động, liên tục</w:t>
      </w:r>
    </w:p>
    <w:p w14:paraId="7DF6864E" w14:textId="77777777" w:rsidR="00221E80" w:rsidRPr="00971CC9" w:rsidRDefault="00221E80" w:rsidP="00221E80">
      <w:pPr>
        <w:spacing w:after="109"/>
        <w:ind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Hệ thống quan trắc khí thải tự động, liên tục (trong mục này được gọi là Hệ thống) để đo các thông số trong khí thải theo quy định về bảo vệ môi trường và phải đáp ứng được tối thiểu các yêu cầu như sau: </w:t>
      </w:r>
    </w:p>
    <w:p w14:paraId="758B4762" w14:textId="77777777" w:rsidR="00221E80" w:rsidRPr="00971CC9" w:rsidRDefault="00221E80" w:rsidP="00221E80">
      <w:pPr>
        <w:spacing w:after="97"/>
        <w:ind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1. Thành phần cơ bản của Hệ thống  </w:t>
      </w:r>
    </w:p>
    <w:p w14:paraId="7B3E6DEA" w14:textId="77777777" w:rsidR="00221E80" w:rsidRPr="00971CC9" w:rsidRDefault="00221E80" w:rsidP="00221E80">
      <w:pPr>
        <w:numPr>
          <w:ilvl w:val="0"/>
          <w:numId w:val="167"/>
        </w:numPr>
        <w:tabs>
          <w:tab w:val="left" w:pos="1134"/>
        </w:tabs>
        <w:spacing w:after="132" w:line="271" w:lineRule="auto"/>
        <w:ind w:left="0"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Thiết bị quan trắc tự động, liên tục: gồm một hoặc nhiều thiết bị đo và phân tích có khả năng đo tự động, liên tục và đưa ra kết quả quan trắc của các thông số trong khí thải. Căn cứ vào thông số và nguyên lý đo, phân tích của thiết bị quan trắc để xác định phương án lắp đặt thiết bị quan trắc phù hợp, cụ thể: </w:t>
      </w:r>
    </w:p>
    <w:p w14:paraId="250B98D4" w14:textId="77777777" w:rsidR="00221E80" w:rsidRPr="00971CC9" w:rsidRDefault="00221E80" w:rsidP="00221E80">
      <w:pPr>
        <w:numPr>
          <w:ilvl w:val="1"/>
          <w:numId w:val="167"/>
        </w:numPr>
        <w:tabs>
          <w:tab w:val="left" w:pos="1134"/>
        </w:tabs>
        <w:spacing w:after="132" w:line="271" w:lineRule="auto"/>
        <w:ind w:left="0"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Phương án trực tiếp trên thân ống khói (in-situ) (Hình 3): thiết bị quan trắc được gắn trực tiếp trên thân ống khói để đo các thông số và không sử dụng ống dẫn mẫu; </w:t>
      </w:r>
    </w:p>
    <w:p w14:paraId="48F2C95E" w14:textId="77777777" w:rsidR="00221E80" w:rsidRPr="00971CC9" w:rsidRDefault="00221E80" w:rsidP="00221E80">
      <w:pPr>
        <w:numPr>
          <w:ilvl w:val="1"/>
          <w:numId w:val="167"/>
        </w:numPr>
        <w:tabs>
          <w:tab w:val="left" w:pos="1134"/>
        </w:tabs>
        <w:spacing w:after="108" w:line="271" w:lineRule="auto"/>
        <w:ind w:left="0"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Phương án gián tiếp thông qua việc trích hút mẫu (extractive) </w:t>
      </w:r>
      <w:r w:rsidRPr="00971CC9">
        <w:rPr>
          <w:rFonts w:ascii="Times New Roman" w:hAnsi="Times New Roman"/>
          <w:sz w:val="28"/>
          <w:szCs w:val="28"/>
          <w:highlight w:val="yellow"/>
          <w:lang w:val="pt-BR"/>
        </w:rPr>
        <w:t xml:space="preserve">(Hình </w:t>
      </w:r>
      <w:r>
        <w:rPr>
          <w:rFonts w:ascii="Times New Roman" w:hAnsi="Times New Roman"/>
          <w:sz w:val="28"/>
          <w:szCs w:val="28"/>
          <w:highlight w:val="yellow"/>
          <w:lang w:val="pt-BR"/>
        </w:rPr>
        <w:t>3</w:t>
      </w:r>
      <w:r w:rsidRPr="00971CC9">
        <w:rPr>
          <w:rFonts w:ascii="Times New Roman" w:hAnsi="Times New Roman"/>
          <w:sz w:val="28"/>
          <w:szCs w:val="28"/>
          <w:highlight w:val="yellow"/>
          <w:lang w:val="pt-BR"/>
        </w:rPr>
        <w:t>):</w:t>
      </w:r>
      <w:r w:rsidRPr="00971CC9">
        <w:rPr>
          <w:rFonts w:ascii="Times New Roman" w:hAnsi="Times New Roman"/>
          <w:sz w:val="28"/>
          <w:szCs w:val="28"/>
          <w:lang w:val="pt-BR"/>
        </w:rPr>
        <w:t xml:space="preserve"> mẫu khí thải được trích từ trong thân ống khói nhờ ống hút mẫu và được dẫn theo ống dẫn mẫu tới thiết bị quan trắc; </w:t>
      </w:r>
    </w:p>
    <w:p w14:paraId="2523F883" w14:textId="77777777" w:rsidR="00221E80" w:rsidRPr="00971CC9" w:rsidRDefault="00221E80" w:rsidP="00221E80">
      <w:pPr>
        <w:numPr>
          <w:ilvl w:val="0"/>
          <w:numId w:val="167"/>
        </w:numPr>
        <w:tabs>
          <w:tab w:val="left" w:pos="1134"/>
        </w:tabs>
        <w:spacing w:after="132" w:line="271" w:lineRule="auto"/>
        <w:ind w:left="0" w:right="4" w:firstLine="709"/>
        <w:jc w:val="both"/>
        <w:rPr>
          <w:rFonts w:ascii="Times New Roman" w:hAnsi="Times New Roman"/>
          <w:sz w:val="28"/>
          <w:szCs w:val="28"/>
          <w:lang w:val="pt-BR"/>
        </w:rPr>
      </w:pPr>
      <w:r w:rsidRPr="00971CC9">
        <w:rPr>
          <w:rFonts w:ascii="Times New Roman" w:hAnsi="Times New Roman"/>
          <w:sz w:val="28"/>
          <w:szCs w:val="28"/>
          <w:lang w:val="pt-BR"/>
        </w:rPr>
        <w:lastRenderedPageBreak/>
        <w:t xml:space="preserve">Thiết bị thu thập, lưu giữ, truyền dữ liệu: để thu thập, lưu giữ và truyền dữ liệu quan trắc tự động, liên tục về cơ quan nhà nước về môi trường và được quy định chi tiết </w:t>
      </w:r>
      <w:r w:rsidRPr="008E2D19">
        <w:rPr>
          <w:rFonts w:ascii="Times New Roman" w:hAnsi="Times New Roman"/>
          <w:sz w:val="28"/>
          <w:szCs w:val="28"/>
          <w:highlight w:val="yellow"/>
          <w:lang w:val="pt-BR"/>
          <w:rPrChange w:id="844" w:author="Nguyen Bjno" w:date="2020-08-18T15:13:00Z">
            <w:rPr>
              <w:rFonts w:ascii="Times New Roman" w:hAnsi="Times New Roman"/>
              <w:sz w:val="28"/>
              <w:szCs w:val="28"/>
              <w:lang w:val="pt-BR"/>
            </w:rPr>
          </w:rPrChange>
        </w:rPr>
        <w:t>tại Chương V</w:t>
      </w:r>
      <w:r w:rsidRPr="00971CC9">
        <w:rPr>
          <w:rFonts w:ascii="Times New Roman" w:hAnsi="Times New Roman"/>
          <w:sz w:val="28"/>
          <w:szCs w:val="28"/>
          <w:lang w:val="pt-BR"/>
        </w:rPr>
        <w:t xml:space="preserve"> Thông tư này; </w:t>
      </w:r>
    </w:p>
    <w:p w14:paraId="70017980" w14:textId="77777777" w:rsidR="00221E80" w:rsidRPr="00971CC9" w:rsidRDefault="00221E80" w:rsidP="00221E80">
      <w:pPr>
        <w:numPr>
          <w:ilvl w:val="0"/>
          <w:numId w:val="167"/>
        </w:numPr>
        <w:tabs>
          <w:tab w:val="left" w:pos="1134"/>
        </w:tabs>
        <w:spacing w:after="95" w:line="271" w:lineRule="auto"/>
        <w:ind w:left="0"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Bình khí chuẩn: các bình khí đơn lẻ hoặc hỗn hợp cung cấp khí chuẩn cho công tác kiểm tra và hiệu chuẩn thiết bị quan trắc của Hệ thống; </w:t>
      </w:r>
    </w:p>
    <w:p w14:paraId="039F2162" w14:textId="40F9BF2F" w:rsidR="00221E80" w:rsidRPr="00420451" w:rsidRDefault="00221E80" w:rsidP="00221E80">
      <w:pPr>
        <w:numPr>
          <w:ilvl w:val="0"/>
          <w:numId w:val="167"/>
        </w:numPr>
        <w:tabs>
          <w:tab w:val="left" w:pos="993"/>
        </w:tabs>
        <w:spacing w:after="103" w:line="271" w:lineRule="auto"/>
        <w:ind w:left="0" w:right="4" w:firstLine="709"/>
        <w:jc w:val="both"/>
        <w:rPr>
          <w:rFonts w:ascii="Times New Roman" w:hAnsi="Times New Roman"/>
          <w:sz w:val="28"/>
          <w:szCs w:val="28"/>
          <w:lang w:val="pt-BR"/>
        </w:rPr>
      </w:pPr>
      <w:r w:rsidRPr="00420451">
        <w:rPr>
          <w:rFonts w:ascii="Times New Roman" w:hAnsi="Times New Roman"/>
          <w:sz w:val="28"/>
          <w:szCs w:val="28"/>
          <w:lang w:val="pt-BR"/>
        </w:rPr>
        <w:t xml:space="preserve">Camera: </w:t>
      </w:r>
      <w:del w:id="845" w:author="Nguyen Bjno" w:date="2020-08-18T15:14:00Z">
        <w:r w:rsidRPr="00420451" w:rsidDel="00563C39">
          <w:rPr>
            <w:rFonts w:ascii="Times New Roman" w:hAnsi="Times New Roman"/>
            <w:sz w:val="28"/>
            <w:szCs w:val="28"/>
            <w:lang w:val="pt-BR"/>
          </w:rPr>
          <w:delText xml:space="preserve">khuyến khích </w:delText>
        </w:r>
      </w:del>
      <w:r w:rsidRPr="00420451">
        <w:rPr>
          <w:rFonts w:ascii="Times New Roman" w:hAnsi="Times New Roman"/>
          <w:sz w:val="28"/>
          <w:szCs w:val="28"/>
          <w:lang w:val="pt-BR"/>
        </w:rPr>
        <w:t xml:space="preserve">lắp đặt camera để cung cấp hình ảnh trực tuyến tại vị trí đặt các thiết bị quan trắc của Hệ thống; </w:t>
      </w:r>
    </w:p>
    <w:p w14:paraId="0AD06613" w14:textId="77777777" w:rsidR="00221E80" w:rsidRPr="00971CC9" w:rsidRDefault="00221E80" w:rsidP="00221E80">
      <w:pPr>
        <w:spacing w:after="112"/>
        <w:ind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đ) Cơ sở hạ tầng, gồm </w:t>
      </w:r>
    </w:p>
    <w:p w14:paraId="77E8A697" w14:textId="77777777" w:rsidR="00221E80" w:rsidRPr="00971CC9" w:rsidRDefault="00221E80" w:rsidP="00221E80">
      <w:pPr>
        <w:ind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đ.1) Nhà trạm: để chứa các thiết bị quan trắc của Hệ thống.Tùy theo điều kiện cụ thể tại ví trí lắp đặt, nhà trạm có thể được xây dựng hoặc lắp đặt dưới nhiều hình thức khác nhau nhưng phải bảo đảm môi trường an toàn và ổn định cho các thiết bị bên trong nhà trạm; </w:t>
      </w:r>
    </w:p>
    <w:p w14:paraId="334BD7D5" w14:textId="77777777" w:rsidR="00221E80" w:rsidRPr="00971CC9" w:rsidRDefault="00221E80" w:rsidP="00221E80">
      <w:pPr>
        <w:ind w:right="4" w:firstLine="709"/>
        <w:jc w:val="both"/>
        <w:rPr>
          <w:rFonts w:ascii="Times New Roman" w:hAnsi="Times New Roman"/>
          <w:sz w:val="28"/>
          <w:szCs w:val="28"/>
          <w:lang w:val="pt-BR"/>
        </w:rPr>
      </w:pPr>
      <w:r w:rsidRPr="00971CC9">
        <w:rPr>
          <w:rFonts w:ascii="Times New Roman" w:hAnsi="Times New Roman"/>
          <w:sz w:val="28"/>
          <w:szCs w:val="28"/>
          <w:lang w:val="pt-BR"/>
        </w:rPr>
        <w:t xml:space="preserve">đ.2) Nguồn điện và các thiết bị lưu điện để bảo đảm duy trì hoạt động liên tục và ổn định của hệ thống. Ngoài ra, các thiết bị điện phải đáp có các thiết bị đóng cắt và chống quá dòng, quá áp; có thiết bị ổn áp và bộ lưu điện (UPS) với công suất phù hợp với hệ thống các thiết bị; </w:t>
      </w:r>
    </w:p>
    <w:p w14:paraId="7FA3CC49" w14:textId="2963FFC5" w:rsidR="00221E80" w:rsidRPr="0086102E" w:rsidRDefault="00221E80" w:rsidP="00221E80">
      <w:pPr>
        <w:ind w:right="4" w:firstLine="709"/>
        <w:jc w:val="both"/>
        <w:rPr>
          <w:rFonts w:ascii="Times New Roman" w:hAnsi="Times New Roman"/>
          <w:sz w:val="28"/>
          <w:szCs w:val="28"/>
          <w:lang w:val="pt-BR"/>
          <w:rPrChange w:id="846" w:author="Nguyen Bjno" w:date="2020-08-18T15:16:00Z">
            <w:rPr>
              <w:lang w:val="pt-BR"/>
            </w:rPr>
          </w:rPrChange>
        </w:rPr>
      </w:pPr>
      <w:r w:rsidRPr="00971CC9">
        <w:rPr>
          <w:rFonts w:ascii="Times New Roman" w:hAnsi="Times New Roman"/>
          <w:sz w:val="28"/>
          <w:szCs w:val="28"/>
          <w:lang w:val="pt-BR"/>
        </w:rPr>
        <w:t>đ.3) Thiết bị báo cháy, báo khói, chống sét trực tiếp và lan truyền</w:t>
      </w:r>
      <w:ins w:id="847" w:author="Nguyen Bjno" w:date="2020-08-18T15:16:00Z">
        <w:r w:rsidR="0086102E" w:rsidRPr="0086102E">
          <w:rPr>
            <w:rFonts w:ascii="Times New Roman" w:hAnsi="Times New Roman"/>
            <w:sz w:val="28"/>
            <w:szCs w:val="28"/>
            <w:lang w:val="pt-BR"/>
            <w:rPrChange w:id="848" w:author="Nguyen Bjno" w:date="2020-08-18T15:16:00Z">
              <w:rPr>
                <w:lang w:val="pt-BR"/>
              </w:rPr>
            </w:rPrChange>
          </w:rPr>
          <w:t xml:space="preserve"> (không bắt buộc).</w:t>
        </w:r>
      </w:ins>
      <w:del w:id="849" w:author="Nguyen Bjno" w:date="2020-08-18T15:16:00Z">
        <w:r w:rsidRPr="00971CC9" w:rsidDel="0086102E">
          <w:rPr>
            <w:rFonts w:ascii="Times New Roman" w:hAnsi="Times New Roman"/>
            <w:sz w:val="28"/>
            <w:szCs w:val="28"/>
            <w:lang w:val="pt-BR"/>
          </w:rPr>
          <w:delText>.</w:delText>
        </w:r>
        <w:r w:rsidRPr="0086102E" w:rsidDel="0086102E">
          <w:rPr>
            <w:rFonts w:ascii="Times New Roman" w:hAnsi="Times New Roman"/>
            <w:sz w:val="28"/>
            <w:szCs w:val="28"/>
            <w:lang w:val="pt-BR"/>
            <w:rPrChange w:id="850" w:author="Nguyen Bjno" w:date="2020-08-18T15:16:00Z">
              <w:rPr>
                <w:lang w:val="pt-BR"/>
              </w:rPr>
            </w:rPrChange>
          </w:rPr>
          <w:delText xml:space="preserve"> </w:delText>
        </w:r>
      </w:del>
    </w:p>
    <w:p w14:paraId="49E0F86A" w14:textId="77777777" w:rsidR="00221E80" w:rsidRPr="00A81FCE" w:rsidRDefault="00221E80" w:rsidP="00221E80">
      <w:pPr>
        <w:tabs>
          <w:tab w:val="left" w:pos="1134"/>
          <w:tab w:val="left" w:pos="1701"/>
          <w:tab w:val="left" w:pos="9356"/>
        </w:tabs>
        <w:ind w:right="4" w:firstLine="709"/>
        <w:rPr>
          <w:rFonts w:ascii="Times New Roman" w:hAnsi="Times New Roman"/>
          <w:sz w:val="28"/>
          <w:szCs w:val="28"/>
          <w:lang w:val="pt-BR"/>
        </w:rPr>
      </w:pPr>
      <w:r w:rsidRPr="00A81FCE">
        <w:rPr>
          <w:rFonts w:ascii="Times New Roman" w:hAnsi="Times New Roman"/>
          <w:sz w:val="28"/>
          <w:szCs w:val="28"/>
          <w:lang w:val="pt-BR"/>
        </w:rPr>
        <w:t xml:space="preserve">2. Vị trí lỗ quan trắc </w:t>
      </w:r>
    </w:p>
    <w:p w14:paraId="56A6E9ED" w14:textId="77777777" w:rsidR="00221E80" w:rsidRPr="00221E80" w:rsidRDefault="00221E80">
      <w:pPr>
        <w:numPr>
          <w:ilvl w:val="0"/>
          <w:numId w:val="183"/>
        </w:numPr>
        <w:tabs>
          <w:tab w:val="left" w:pos="1134"/>
          <w:tab w:val="left" w:pos="1701"/>
          <w:tab w:val="left" w:pos="9356"/>
        </w:tabs>
        <w:spacing w:after="17" w:line="271" w:lineRule="auto"/>
        <w:ind w:left="0" w:right="4" w:firstLine="709"/>
        <w:jc w:val="both"/>
        <w:rPr>
          <w:rFonts w:ascii="Times New Roman" w:hAnsi="Times New Roman"/>
          <w:sz w:val="28"/>
          <w:szCs w:val="28"/>
          <w:lang w:val="pt-BR"/>
        </w:rPr>
        <w:pPrChange w:id="851" w:author="Nguyen Bjno" w:date="2020-08-18T15:17:00Z">
          <w:pPr>
            <w:numPr>
              <w:numId w:val="183"/>
            </w:numPr>
            <w:tabs>
              <w:tab w:val="left" w:pos="1134"/>
              <w:tab w:val="left" w:pos="1701"/>
              <w:tab w:val="left" w:pos="9356"/>
            </w:tabs>
            <w:spacing w:after="17" w:line="271" w:lineRule="auto"/>
            <w:ind w:left="621" w:right="4" w:firstLine="709"/>
            <w:jc w:val="both"/>
          </w:pPr>
        </w:pPrChange>
      </w:pPr>
      <w:r w:rsidRPr="00221E80">
        <w:rPr>
          <w:rFonts w:ascii="Times New Roman" w:hAnsi="Times New Roman"/>
          <w:sz w:val="28"/>
          <w:szCs w:val="28"/>
          <w:lang w:val="pt-BR"/>
        </w:rPr>
        <w:t xml:space="preserve">Cách xác định vị trí lỗ quan trắc tối ưu (bắt buộc đối với chất ô nhiễm dạng hạt): tuân thủ theo quy định về xác định vị trí lỗ theo quy định tại phương pháp US EPA 1 kèm theo Thông tư này; </w:t>
      </w:r>
    </w:p>
    <w:p w14:paraId="5C6906C2" w14:textId="77777777" w:rsidR="00221E80" w:rsidRPr="00221E80" w:rsidRDefault="00221E80" w:rsidP="00221E80">
      <w:pPr>
        <w:numPr>
          <w:ilvl w:val="0"/>
          <w:numId w:val="183"/>
        </w:numPr>
        <w:tabs>
          <w:tab w:val="left" w:pos="1134"/>
          <w:tab w:val="left" w:pos="1701"/>
          <w:tab w:val="left" w:pos="9356"/>
        </w:tabs>
        <w:spacing w:after="89" w:line="271" w:lineRule="auto"/>
        <w:ind w:left="0" w:right="4" w:firstLine="709"/>
        <w:jc w:val="both"/>
        <w:rPr>
          <w:rFonts w:ascii="Times New Roman" w:hAnsi="Times New Roman"/>
          <w:sz w:val="28"/>
          <w:szCs w:val="28"/>
          <w:lang w:val="pt-BR"/>
        </w:rPr>
      </w:pPr>
      <w:r w:rsidRPr="00221E80">
        <w:rPr>
          <w:rFonts w:ascii="Times New Roman" w:hAnsi="Times New Roman"/>
          <w:sz w:val="28"/>
          <w:szCs w:val="28"/>
          <w:lang w:val="pt-BR"/>
        </w:rPr>
        <w:t xml:space="preserve">Đối với những chất ô nhiễm dạng khí: trường hợp ống khói không đáp ứng đủ điều kiện để xác định được vị trí lỗ quan trắc tối ưu thì việc lựa chọn vị trí lỗ quan trắc phải thỏa mãn điều kiện: không ở miệng ống khói; không ở vị trí ống bị co thắt, giãn nở; không ở gần quạt đẩy, quạt hút và ưu tiên chọn nơi có dòng khí chuyển động ổn định. </w:t>
      </w:r>
    </w:p>
    <w:p w14:paraId="05E8C6F3" w14:textId="77777777" w:rsidR="003807DD" w:rsidRDefault="00221E80" w:rsidP="00221E80">
      <w:pPr>
        <w:tabs>
          <w:tab w:val="left" w:pos="1134"/>
          <w:tab w:val="left" w:pos="1701"/>
          <w:tab w:val="left" w:pos="9356"/>
        </w:tabs>
        <w:spacing w:after="100"/>
        <w:ind w:right="4" w:firstLine="709"/>
        <w:jc w:val="both"/>
        <w:rPr>
          <w:ins w:id="852" w:author="Nguyen Bjno" w:date="2020-08-18T15:19:00Z"/>
          <w:rFonts w:ascii="Times New Roman" w:hAnsi="Times New Roman"/>
          <w:sz w:val="28"/>
          <w:szCs w:val="28"/>
          <w:lang w:val="pt-BR"/>
        </w:rPr>
      </w:pPr>
      <w:r w:rsidRPr="00221E80">
        <w:rPr>
          <w:rFonts w:ascii="Times New Roman" w:hAnsi="Times New Roman"/>
          <w:sz w:val="28"/>
          <w:szCs w:val="28"/>
          <w:lang w:val="pt-BR"/>
        </w:rPr>
        <w:t xml:space="preserve">3. Kiểm định, hiệu chuẩn, thử nghiệm và kiểm tra định kỳ thiết bị quan trắc </w:t>
      </w:r>
    </w:p>
    <w:p w14:paraId="44351C44" w14:textId="4883DE02" w:rsidR="00221E80" w:rsidRPr="00221E80" w:rsidRDefault="00221E80" w:rsidP="00221E80">
      <w:pPr>
        <w:tabs>
          <w:tab w:val="left" w:pos="1134"/>
          <w:tab w:val="left" w:pos="1701"/>
          <w:tab w:val="left" w:pos="9356"/>
        </w:tabs>
        <w:spacing w:after="100"/>
        <w:ind w:right="4" w:firstLine="709"/>
        <w:jc w:val="both"/>
        <w:rPr>
          <w:rFonts w:ascii="Times New Roman" w:hAnsi="Times New Roman"/>
          <w:sz w:val="28"/>
          <w:szCs w:val="28"/>
          <w:lang w:val="pt-BR"/>
        </w:rPr>
      </w:pPr>
      <w:r w:rsidRPr="00221E80">
        <w:rPr>
          <w:rFonts w:ascii="Times New Roman" w:hAnsi="Times New Roman"/>
          <w:sz w:val="28"/>
          <w:szCs w:val="28"/>
          <w:lang w:val="pt-BR"/>
        </w:rPr>
        <w:t xml:space="preserve">a) Các thiết bị quan trắc tự động, liên tục phải được kiểm định, hiệu chuẩn và thử nghiệm theo quy định của pháp luật hiện hành về đo lường và chất lượng sản phẩm, hàng hóa; </w:t>
      </w:r>
    </w:p>
    <w:p w14:paraId="448A23BC" w14:textId="45F7229B" w:rsidR="00221E80" w:rsidRPr="00221E80" w:rsidRDefault="00221E80" w:rsidP="00221E80">
      <w:pPr>
        <w:numPr>
          <w:ilvl w:val="0"/>
          <w:numId w:val="169"/>
        </w:numPr>
        <w:tabs>
          <w:tab w:val="left" w:pos="1134"/>
          <w:tab w:val="left" w:pos="1701"/>
          <w:tab w:val="left" w:pos="9356"/>
        </w:tabs>
        <w:spacing w:after="132" w:line="271" w:lineRule="auto"/>
        <w:ind w:left="0" w:right="4" w:firstLine="709"/>
        <w:jc w:val="both"/>
        <w:rPr>
          <w:rFonts w:ascii="Times New Roman" w:hAnsi="Times New Roman"/>
          <w:sz w:val="28"/>
          <w:szCs w:val="28"/>
          <w:lang w:val="pt-BR"/>
        </w:rPr>
      </w:pPr>
      <w:r w:rsidRPr="00221E80">
        <w:rPr>
          <w:rFonts w:ascii="Times New Roman" w:hAnsi="Times New Roman"/>
          <w:sz w:val="28"/>
          <w:szCs w:val="28"/>
          <w:lang w:val="pt-BR"/>
        </w:rPr>
        <w:lastRenderedPageBreak/>
        <w:t xml:space="preserve">Các thiết bị quan trắc phải được kiểm tra định kỳ bằng khí chuẩn theo khuyến cáo của nhà sản xuất nhưng phải bảo đảm tối thiểu </w:t>
      </w:r>
      <w:r w:rsidRPr="006C402B">
        <w:rPr>
          <w:rFonts w:ascii="Times New Roman" w:hAnsi="Times New Roman"/>
          <w:sz w:val="28"/>
          <w:szCs w:val="28"/>
          <w:highlight w:val="yellow"/>
          <w:lang w:val="pt-BR"/>
          <w:rPrChange w:id="853" w:author="Nguyen Bjno" w:date="2020-08-18T15:22:00Z">
            <w:rPr>
              <w:rFonts w:ascii="Times New Roman" w:hAnsi="Times New Roman"/>
              <w:sz w:val="28"/>
              <w:szCs w:val="28"/>
              <w:lang w:val="pt-BR"/>
            </w:rPr>
          </w:rPrChange>
        </w:rPr>
        <w:t xml:space="preserve">tần suất </w:t>
      </w:r>
      <w:del w:id="854" w:author="Nguyen Bjno" w:date="2020-08-18T15:24:00Z">
        <w:r w:rsidRPr="006C402B" w:rsidDel="006C402B">
          <w:rPr>
            <w:rFonts w:ascii="Times New Roman" w:hAnsi="Times New Roman"/>
            <w:sz w:val="28"/>
            <w:szCs w:val="28"/>
            <w:highlight w:val="yellow"/>
            <w:lang w:val="pt-BR"/>
            <w:rPrChange w:id="855" w:author="Nguyen Bjno" w:date="2020-08-18T15:22:00Z">
              <w:rPr>
                <w:rFonts w:ascii="Times New Roman" w:hAnsi="Times New Roman"/>
                <w:sz w:val="28"/>
                <w:szCs w:val="28"/>
                <w:lang w:val="pt-BR"/>
              </w:rPr>
            </w:rPrChange>
          </w:rPr>
          <w:delText xml:space="preserve">2 </w:delText>
        </w:r>
      </w:del>
      <w:ins w:id="856" w:author="Nguyen Bjno" w:date="2020-08-18T15:24:00Z">
        <w:r w:rsidR="006C402B">
          <w:rPr>
            <w:rFonts w:ascii="Times New Roman" w:hAnsi="Times New Roman"/>
            <w:sz w:val="28"/>
            <w:szCs w:val="28"/>
            <w:highlight w:val="yellow"/>
            <w:lang w:val="pt-BR"/>
          </w:rPr>
          <w:t>1</w:t>
        </w:r>
        <w:r w:rsidR="006C402B" w:rsidRPr="006C402B">
          <w:rPr>
            <w:rFonts w:ascii="Times New Roman" w:hAnsi="Times New Roman"/>
            <w:sz w:val="28"/>
            <w:szCs w:val="28"/>
            <w:highlight w:val="yellow"/>
            <w:lang w:val="pt-BR"/>
            <w:rPrChange w:id="857" w:author="Nguyen Bjno" w:date="2020-08-18T15:22:00Z">
              <w:rPr>
                <w:rFonts w:ascii="Times New Roman" w:hAnsi="Times New Roman"/>
                <w:sz w:val="28"/>
                <w:szCs w:val="28"/>
                <w:lang w:val="pt-BR"/>
              </w:rPr>
            </w:rPrChange>
          </w:rPr>
          <w:t xml:space="preserve"> </w:t>
        </w:r>
      </w:ins>
      <w:del w:id="858" w:author="Nguyen Bjno" w:date="2020-08-18T15:24:00Z">
        <w:r w:rsidRPr="006C402B" w:rsidDel="006C402B">
          <w:rPr>
            <w:rFonts w:ascii="Times New Roman" w:hAnsi="Times New Roman"/>
            <w:sz w:val="28"/>
            <w:szCs w:val="28"/>
            <w:highlight w:val="yellow"/>
            <w:lang w:val="pt-BR"/>
            <w:rPrChange w:id="859" w:author="Nguyen Bjno" w:date="2020-08-18T15:22:00Z">
              <w:rPr>
                <w:rFonts w:ascii="Times New Roman" w:hAnsi="Times New Roman"/>
                <w:sz w:val="28"/>
                <w:szCs w:val="28"/>
                <w:lang w:val="pt-BR"/>
              </w:rPr>
            </w:rPrChange>
          </w:rPr>
          <w:delText>tuần</w:delText>
        </w:r>
      </w:del>
      <w:ins w:id="860" w:author="Nguyen Bjno" w:date="2020-08-18T15:24:00Z">
        <w:r w:rsidR="006C402B">
          <w:rPr>
            <w:rFonts w:ascii="Times New Roman" w:hAnsi="Times New Roman"/>
            <w:sz w:val="28"/>
            <w:szCs w:val="28"/>
            <w:highlight w:val="yellow"/>
            <w:lang w:val="pt-BR"/>
          </w:rPr>
          <w:t>tháng</w:t>
        </w:r>
      </w:ins>
      <w:r w:rsidRPr="006C402B">
        <w:rPr>
          <w:rFonts w:ascii="Times New Roman" w:hAnsi="Times New Roman"/>
          <w:sz w:val="28"/>
          <w:szCs w:val="28"/>
          <w:highlight w:val="yellow"/>
          <w:lang w:val="pt-BR"/>
          <w:rPrChange w:id="861" w:author="Nguyen Bjno" w:date="2020-08-18T15:22:00Z">
            <w:rPr>
              <w:rFonts w:ascii="Times New Roman" w:hAnsi="Times New Roman"/>
              <w:sz w:val="28"/>
              <w:szCs w:val="28"/>
              <w:lang w:val="pt-BR"/>
            </w:rPr>
          </w:rPrChange>
        </w:rPr>
        <w:t>/lần</w:t>
      </w:r>
      <w:r w:rsidRPr="00221E80">
        <w:rPr>
          <w:rFonts w:ascii="Times New Roman" w:hAnsi="Times New Roman"/>
          <w:sz w:val="28"/>
          <w:szCs w:val="28"/>
          <w:lang w:val="pt-BR"/>
        </w:rPr>
        <w:t xml:space="preserve"> bởi đơn vị vận hành Hệ thống. Trong thời gian đo khí chuẩn toàn bộ hệ thống bơm và thiết bị quan trắc vẫn hoạt động ở chế độ tương tự như chế độ đo và phân tích dòng khí thải. Khi kết quả kiểm tra bằng chất chuẩn có sai số lớn hơn độ chính xác của thiết bị đo, chủ cơ sở có trách nhiệm thông báo bằng văn bản cho Sở Tài nguyên và Môi trường địa phương để giám sát chủ cơ sở thực hiện hiệu chuẩn lại thiết bị.</w:t>
      </w:r>
    </w:p>
    <w:p w14:paraId="2A9CAEC0" w14:textId="27629909" w:rsidR="006F613F" w:rsidRPr="006F613F" w:rsidRDefault="00221E80" w:rsidP="00221E80">
      <w:pPr>
        <w:numPr>
          <w:ilvl w:val="0"/>
          <w:numId w:val="169"/>
        </w:numPr>
        <w:tabs>
          <w:tab w:val="left" w:pos="1134"/>
          <w:tab w:val="left" w:pos="1701"/>
          <w:tab w:val="left" w:pos="9356"/>
        </w:tabs>
        <w:spacing w:after="93" w:line="271" w:lineRule="auto"/>
        <w:ind w:left="0" w:right="4" w:firstLine="709"/>
        <w:jc w:val="both"/>
        <w:rPr>
          <w:ins w:id="862" w:author="Nguyen Bjno" w:date="2020-08-18T15:25:00Z"/>
          <w:rFonts w:ascii="Times New Roman" w:hAnsi="Times New Roman"/>
          <w:sz w:val="28"/>
          <w:szCs w:val="28"/>
          <w:rPrChange w:id="863" w:author="Nguyen Bjno" w:date="2020-08-18T15:25:00Z">
            <w:rPr>
              <w:ins w:id="864" w:author="Nguyen Bjno" w:date="2020-08-18T15:25:00Z"/>
              <w:rFonts w:ascii="Times New Roman" w:hAnsi="Times New Roman"/>
              <w:sz w:val="28"/>
              <w:szCs w:val="28"/>
              <w:lang w:val="pt-BR"/>
            </w:rPr>
          </w:rPrChange>
        </w:rPr>
      </w:pPr>
      <w:r w:rsidRPr="00221E80">
        <w:rPr>
          <w:rFonts w:ascii="Times New Roman" w:hAnsi="Times New Roman"/>
          <w:sz w:val="28"/>
          <w:szCs w:val="28"/>
          <w:lang w:val="pt-BR"/>
        </w:rPr>
        <w:t>Khí chuẩn dùng để kiểm tra định kỳ được quy định</w:t>
      </w:r>
      <w:ins w:id="865" w:author="Nguyen Bjno" w:date="2020-08-18T15:25:00Z">
        <w:r w:rsidR="006F613F">
          <w:rPr>
            <w:rFonts w:ascii="Times New Roman" w:hAnsi="Times New Roman"/>
            <w:sz w:val="28"/>
            <w:szCs w:val="28"/>
            <w:lang w:val="pt-BR"/>
          </w:rPr>
          <w:t xml:space="preserve"> </w:t>
        </w:r>
      </w:ins>
      <w:ins w:id="866" w:author="Nguyen Bjno" w:date="2020-08-18T15:46:00Z">
        <w:r w:rsidR="00FB204B" w:rsidRPr="00FB204B">
          <w:rPr>
            <w:rFonts w:ascii="Times New Roman" w:hAnsi="Times New Roman"/>
            <w:sz w:val="28"/>
            <w:szCs w:val="28"/>
            <w:highlight w:val="yellow"/>
            <w:lang w:val="pt-BR"/>
            <w:rPrChange w:id="867" w:author="Nguyen Bjno" w:date="2020-08-18T15:47:00Z">
              <w:rPr>
                <w:rFonts w:ascii="Times New Roman" w:hAnsi="Times New Roman"/>
                <w:sz w:val="28"/>
                <w:szCs w:val="28"/>
                <w:lang w:val="pt-BR"/>
              </w:rPr>
            </w:rPrChange>
          </w:rPr>
          <w:t>tại Khoản 2 Điều 3</w:t>
        </w:r>
      </w:ins>
      <w:ins w:id="868" w:author="Nguyen Bjno" w:date="2020-08-18T15:47:00Z">
        <w:r w:rsidR="00FB204B">
          <w:rPr>
            <w:rFonts w:ascii="Times New Roman" w:hAnsi="Times New Roman"/>
            <w:sz w:val="28"/>
            <w:szCs w:val="28"/>
            <w:highlight w:val="yellow"/>
            <w:lang w:val="pt-BR"/>
          </w:rPr>
          <w:t>3</w:t>
        </w:r>
      </w:ins>
      <w:ins w:id="869" w:author="Nguyen Bjno" w:date="2020-08-18T15:46:00Z">
        <w:r w:rsidR="00FB204B" w:rsidRPr="00FB204B">
          <w:rPr>
            <w:rFonts w:ascii="Times New Roman" w:hAnsi="Times New Roman"/>
            <w:sz w:val="28"/>
            <w:szCs w:val="28"/>
            <w:highlight w:val="yellow"/>
            <w:lang w:val="pt-BR"/>
            <w:rPrChange w:id="870" w:author="Nguyen Bjno" w:date="2020-08-18T15:47:00Z">
              <w:rPr>
                <w:rFonts w:ascii="Times New Roman" w:hAnsi="Times New Roman"/>
                <w:sz w:val="28"/>
                <w:szCs w:val="28"/>
                <w:lang w:val="pt-BR"/>
              </w:rPr>
            </w:rPrChange>
          </w:rPr>
          <w:t xml:space="preserve"> của Thôn</w:t>
        </w:r>
      </w:ins>
      <w:ins w:id="871" w:author="Nguyen Bjno" w:date="2020-08-18T15:47:00Z">
        <w:r w:rsidR="00FB204B" w:rsidRPr="00FB204B">
          <w:rPr>
            <w:rFonts w:ascii="Times New Roman" w:hAnsi="Times New Roman"/>
            <w:sz w:val="28"/>
            <w:szCs w:val="28"/>
            <w:highlight w:val="yellow"/>
            <w:lang w:val="pt-BR"/>
            <w:rPrChange w:id="872" w:author="Nguyen Bjno" w:date="2020-08-18T15:47:00Z">
              <w:rPr>
                <w:rFonts w:ascii="Times New Roman" w:hAnsi="Times New Roman"/>
                <w:sz w:val="28"/>
                <w:szCs w:val="28"/>
                <w:lang w:val="pt-BR"/>
              </w:rPr>
            </w:rPrChange>
          </w:rPr>
          <w:t>g tư này</w:t>
        </w:r>
      </w:ins>
      <w:ins w:id="873" w:author="Nguyen Bjno" w:date="2020-08-18T15:26:00Z">
        <w:r w:rsidR="006F613F">
          <w:rPr>
            <w:rFonts w:ascii="Times New Roman" w:hAnsi="Times New Roman"/>
            <w:sz w:val="28"/>
            <w:szCs w:val="28"/>
          </w:rPr>
          <w:t>;</w:t>
        </w:r>
      </w:ins>
    </w:p>
    <w:p w14:paraId="0289C4A2" w14:textId="239F2C27" w:rsidR="00221E80" w:rsidRPr="00486D4A" w:rsidDel="006F613F" w:rsidRDefault="00221E80">
      <w:pPr>
        <w:tabs>
          <w:tab w:val="left" w:pos="1134"/>
          <w:tab w:val="left" w:pos="1701"/>
          <w:tab w:val="left" w:pos="9356"/>
        </w:tabs>
        <w:spacing w:after="93" w:line="271" w:lineRule="auto"/>
        <w:ind w:right="4"/>
        <w:jc w:val="both"/>
        <w:rPr>
          <w:del w:id="874" w:author="Nguyen Bjno" w:date="2020-08-18T15:26:00Z"/>
          <w:rFonts w:ascii="Times New Roman" w:hAnsi="Times New Roman"/>
          <w:sz w:val="28"/>
          <w:szCs w:val="28"/>
        </w:rPr>
        <w:pPrChange w:id="875" w:author="Nguyen Bjno" w:date="2020-08-18T15:25:00Z">
          <w:pPr>
            <w:numPr>
              <w:numId w:val="169"/>
            </w:numPr>
            <w:tabs>
              <w:tab w:val="left" w:pos="1134"/>
              <w:tab w:val="left" w:pos="1701"/>
              <w:tab w:val="left" w:pos="9356"/>
            </w:tabs>
            <w:spacing w:after="93" w:line="271" w:lineRule="auto"/>
            <w:ind w:left="621" w:right="4" w:firstLine="709"/>
            <w:jc w:val="both"/>
          </w:pPr>
        </w:pPrChange>
      </w:pPr>
      <w:del w:id="876" w:author="Nguyen Bjno" w:date="2020-08-18T15:26:00Z">
        <w:r w:rsidRPr="00221E80" w:rsidDel="006F613F">
          <w:rPr>
            <w:rFonts w:ascii="Times New Roman" w:hAnsi="Times New Roman"/>
            <w:sz w:val="28"/>
            <w:szCs w:val="28"/>
            <w:lang w:val="pt-BR"/>
          </w:rPr>
          <w:delText xml:space="preserve"> tại </w:delText>
        </w:r>
        <w:r w:rsidRPr="00221E80" w:rsidDel="006F613F">
          <w:rPr>
            <w:rFonts w:ascii="Times New Roman" w:hAnsi="Times New Roman"/>
            <w:sz w:val="28"/>
            <w:szCs w:val="28"/>
            <w:highlight w:val="yellow"/>
            <w:lang w:val="pt-BR"/>
          </w:rPr>
          <w:delText xml:space="preserve">khoản … </w:delText>
        </w:r>
        <w:r w:rsidRPr="001B7451" w:rsidDel="006F613F">
          <w:rPr>
            <w:rFonts w:ascii="Times New Roman" w:hAnsi="Times New Roman"/>
            <w:sz w:val="28"/>
            <w:szCs w:val="28"/>
            <w:highlight w:val="yellow"/>
          </w:rPr>
          <w:delText xml:space="preserve">Điều </w:delText>
        </w:r>
        <w:r w:rsidDel="006F613F">
          <w:rPr>
            <w:rFonts w:ascii="Times New Roman" w:hAnsi="Times New Roman"/>
            <w:sz w:val="28"/>
            <w:szCs w:val="28"/>
            <w:highlight w:val="yellow"/>
          </w:rPr>
          <w:delText>…</w:delText>
        </w:r>
        <w:r w:rsidRPr="001B7451" w:rsidDel="006F613F">
          <w:rPr>
            <w:rFonts w:ascii="Times New Roman" w:hAnsi="Times New Roman"/>
            <w:sz w:val="28"/>
            <w:szCs w:val="28"/>
            <w:highlight w:val="yellow"/>
          </w:rPr>
          <w:delText xml:space="preserve"> Thông tư này</w:delText>
        </w:r>
        <w:r w:rsidRPr="00486D4A" w:rsidDel="006F613F">
          <w:rPr>
            <w:rFonts w:ascii="Times New Roman" w:hAnsi="Times New Roman"/>
            <w:sz w:val="28"/>
            <w:szCs w:val="28"/>
          </w:rPr>
          <w:delText xml:space="preserve">. </w:delText>
        </w:r>
      </w:del>
    </w:p>
    <w:p w14:paraId="7A492C73" w14:textId="77777777" w:rsidR="00221E80" w:rsidRPr="00486D4A" w:rsidRDefault="00221E80" w:rsidP="00221E80">
      <w:pPr>
        <w:numPr>
          <w:ilvl w:val="0"/>
          <w:numId w:val="170"/>
        </w:numPr>
        <w:tabs>
          <w:tab w:val="left" w:pos="1134"/>
          <w:tab w:val="left" w:pos="1701"/>
          <w:tab w:val="left" w:pos="9356"/>
        </w:tabs>
        <w:spacing w:after="132" w:line="271" w:lineRule="auto"/>
        <w:ind w:left="0" w:right="4" w:firstLine="709"/>
        <w:jc w:val="both"/>
        <w:rPr>
          <w:rFonts w:ascii="Times New Roman" w:hAnsi="Times New Roman"/>
          <w:sz w:val="28"/>
          <w:szCs w:val="28"/>
        </w:rPr>
      </w:pPr>
      <w:r w:rsidRPr="00486D4A">
        <w:rPr>
          <w:rFonts w:ascii="Times New Roman" w:hAnsi="Times New Roman"/>
          <w:sz w:val="28"/>
          <w:szCs w:val="28"/>
        </w:rPr>
        <w:t xml:space="preserve">Thời gian hoạt động: Hệ thống phải được hoạt động liên tục, ngoại trừ các trường hợp thực hiện bảo trì, bảo dưỡng, kiểm định, hiệu chuẩn, sửa chữa, thay thế thiết bị, linh phụ kiện đã được đơn vị vận hành Hệ thống lập kế hoạch và quy định trong quy trình vận hành chuẩn (SOP). </w:t>
      </w:r>
    </w:p>
    <w:p w14:paraId="643B416C" w14:textId="77777777" w:rsidR="00221E80" w:rsidRPr="00486D4A" w:rsidRDefault="00221E80" w:rsidP="00221E80">
      <w:pPr>
        <w:numPr>
          <w:ilvl w:val="0"/>
          <w:numId w:val="170"/>
        </w:numPr>
        <w:tabs>
          <w:tab w:val="left" w:pos="1134"/>
          <w:tab w:val="left" w:pos="1701"/>
          <w:tab w:val="left" w:pos="9356"/>
        </w:tabs>
        <w:spacing w:after="132" w:line="271" w:lineRule="auto"/>
        <w:ind w:left="0" w:right="4" w:firstLine="709"/>
        <w:jc w:val="both"/>
        <w:rPr>
          <w:rFonts w:ascii="Times New Roman" w:hAnsi="Times New Roman"/>
          <w:sz w:val="28"/>
          <w:szCs w:val="28"/>
        </w:rPr>
      </w:pPr>
      <w:r w:rsidRPr="00486D4A">
        <w:rPr>
          <w:rFonts w:ascii="Times New Roman" w:hAnsi="Times New Roman"/>
          <w:sz w:val="28"/>
          <w:szCs w:val="28"/>
        </w:rPr>
        <w:t xml:space="preserve">Trước khi Hệ thống được đưa vào vận hành chính thức, đơn vị vận hành Hệ thống phải gửi hồ sơ về Sở Tài nguyên và Môi trường, bao gồm: </w:t>
      </w:r>
    </w:p>
    <w:p w14:paraId="5049B090" w14:textId="77777777" w:rsidR="00221E80" w:rsidRPr="00486D4A" w:rsidRDefault="00221E80" w:rsidP="00221E80">
      <w:pPr>
        <w:numPr>
          <w:ilvl w:val="0"/>
          <w:numId w:val="171"/>
        </w:numPr>
        <w:tabs>
          <w:tab w:val="left" w:pos="1134"/>
          <w:tab w:val="left" w:pos="1701"/>
          <w:tab w:val="left" w:pos="9356"/>
        </w:tabs>
        <w:spacing w:after="97" w:line="259" w:lineRule="auto"/>
        <w:ind w:left="0" w:right="4" w:firstLine="709"/>
        <w:jc w:val="both"/>
        <w:rPr>
          <w:rFonts w:ascii="Times New Roman" w:hAnsi="Times New Roman"/>
          <w:sz w:val="28"/>
          <w:szCs w:val="28"/>
        </w:rPr>
      </w:pPr>
      <w:r w:rsidRPr="00486D4A">
        <w:rPr>
          <w:rFonts w:ascii="Times New Roman" w:hAnsi="Times New Roman"/>
          <w:sz w:val="28"/>
          <w:szCs w:val="28"/>
        </w:rPr>
        <w:t xml:space="preserve">Thông tin về đơn vị vận hành hệ thống: tên và địa chỉ, loại hình sản xuất, dây chuyền công nghệ, công suất thiết kế;  </w:t>
      </w:r>
    </w:p>
    <w:p w14:paraId="36076678" w14:textId="77777777" w:rsidR="00221E80" w:rsidRPr="00486D4A" w:rsidRDefault="00221E80" w:rsidP="00221E80">
      <w:pPr>
        <w:numPr>
          <w:ilvl w:val="0"/>
          <w:numId w:val="171"/>
        </w:numPr>
        <w:tabs>
          <w:tab w:val="left" w:pos="1134"/>
          <w:tab w:val="left" w:pos="1701"/>
          <w:tab w:val="left" w:pos="9356"/>
        </w:tabs>
        <w:spacing w:after="100" w:line="271" w:lineRule="auto"/>
        <w:ind w:left="0" w:right="4" w:firstLine="709"/>
        <w:jc w:val="both"/>
        <w:rPr>
          <w:rFonts w:ascii="Times New Roman" w:hAnsi="Times New Roman"/>
          <w:sz w:val="28"/>
          <w:szCs w:val="28"/>
        </w:rPr>
      </w:pPr>
      <w:r w:rsidRPr="00486D4A">
        <w:rPr>
          <w:rFonts w:ascii="Times New Roman" w:hAnsi="Times New Roman"/>
          <w:sz w:val="28"/>
          <w:szCs w:val="28"/>
        </w:rPr>
        <w:t xml:space="preserve">Thời gian lắp đặt thiết bị (thời gian bắt đầu, thời gian kết thúc) và thời gian, kết quả kiểm soát chất lượng của hệ thống tuân theo quy định tại </w:t>
      </w:r>
      <w:r w:rsidRPr="001B7451">
        <w:rPr>
          <w:rFonts w:ascii="Times New Roman" w:hAnsi="Times New Roman"/>
          <w:sz w:val="28"/>
          <w:szCs w:val="28"/>
          <w:highlight w:val="yellow"/>
        </w:rPr>
        <w:t xml:space="preserve">khoản 2 Điều </w:t>
      </w:r>
      <w:r>
        <w:rPr>
          <w:rFonts w:ascii="Times New Roman" w:hAnsi="Times New Roman"/>
          <w:sz w:val="28"/>
          <w:szCs w:val="28"/>
          <w:highlight w:val="yellow"/>
        </w:rPr>
        <w:t>12</w:t>
      </w:r>
      <w:r w:rsidRPr="001B7451">
        <w:rPr>
          <w:rFonts w:ascii="Times New Roman" w:hAnsi="Times New Roman"/>
          <w:sz w:val="28"/>
          <w:szCs w:val="28"/>
          <w:highlight w:val="yellow"/>
        </w:rPr>
        <w:t xml:space="preserve"> Thông tư này</w:t>
      </w:r>
      <w:r w:rsidRPr="00486D4A">
        <w:rPr>
          <w:rFonts w:ascii="Times New Roman" w:hAnsi="Times New Roman"/>
          <w:sz w:val="28"/>
          <w:szCs w:val="28"/>
        </w:rPr>
        <w:t xml:space="preserve">; </w:t>
      </w:r>
    </w:p>
    <w:p w14:paraId="54F2E17C" w14:textId="77777777" w:rsidR="00221E80" w:rsidRPr="00486D4A" w:rsidRDefault="00221E80" w:rsidP="00221E80">
      <w:pPr>
        <w:numPr>
          <w:ilvl w:val="0"/>
          <w:numId w:val="171"/>
        </w:numPr>
        <w:tabs>
          <w:tab w:val="left" w:pos="1134"/>
          <w:tab w:val="left" w:pos="9356"/>
        </w:tabs>
        <w:spacing w:after="106" w:line="271" w:lineRule="auto"/>
        <w:ind w:left="0" w:right="4" w:firstLine="709"/>
        <w:jc w:val="both"/>
        <w:rPr>
          <w:rFonts w:ascii="Times New Roman" w:hAnsi="Times New Roman"/>
          <w:sz w:val="28"/>
          <w:szCs w:val="28"/>
        </w:rPr>
      </w:pPr>
      <w:r w:rsidRPr="00486D4A">
        <w:rPr>
          <w:rFonts w:ascii="Times New Roman" w:hAnsi="Times New Roman"/>
          <w:sz w:val="28"/>
          <w:szCs w:val="28"/>
        </w:rPr>
        <w:t xml:space="preserve">Bản vẽ thiết kế và mô tả về Hệ thống; danh mục thông số quan trắc và phương án lắp đặt thiết bị quan trắc (in-situ hoặc extractive); thông tin về ống khói (chiều cao, đường kính), vị trí và hình ảnh lỗ quan trắc trên ống khói; </w:t>
      </w:r>
    </w:p>
    <w:p w14:paraId="04C12E5D" w14:textId="77777777" w:rsidR="00221E80" w:rsidRDefault="00221E80" w:rsidP="00221E80">
      <w:pPr>
        <w:numPr>
          <w:ilvl w:val="0"/>
          <w:numId w:val="171"/>
        </w:numPr>
        <w:tabs>
          <w:tab w:val="left" w:pos="1134"/>
          <w:tab w:val="left" w:pos="9356"/>
        </w:tabs>
        <w:spacing w:after="132" w:line="271" w:lineRule="auto"/>
        <w:ind w:left="0" w:right="4" w:firstLine="709"/>
        <w:jc w:val="both"/>
      </w:pPr>
      <w:r w:rsidRPr="00486D4A">
        <w:rPr>
          <w:rFonts w:ascii="Times New Roman" w:hAnsi="Times New Roman"/>
          <w:sz w:val="28"/>
          <w:szCs w:val="28"/>
        </w:rPr>
        <w:t>Danh mục và đặc tính kỹ thuật của các thiết bị quan trắc, ống hút mẫu; hãng sản xuất và model thiết bị; giấy chứng nhận kèm theo báo cáo kết quả kiểm định, hiệu chuẩn thiết bị; hệ thống thu thập, lưu giữ dữ liệu quan trắc; tên Hệ thống và địa chỉ IP tĩnh gắn liền với Hệ thống.</w:t>
      </w:r>
      <w:r>
        <w:t xml:space="preserve"> </w:t>
      </w:r>
    </w:p>
    <w:p w14:paraId="021C50DF" w14:textId="77777777" w:rsidR="00221E80" w:rsidRDefault="00221E80" w:rsidP="00221E80">
      <w:pPr>
        <w:ind w:firstLine="709"/>
        <w:jc w:val="both"/>
        <w:rPr>
          <w:rFonts w:ascii="Times New Roman" w:hAnsi="Times New Roman"/>
          <w:b/>
          <w:sz w:val="28"/>
          <w:szCs w:val="28"/>
        </w:rPr>
      </w:pPr>
      <w:r w:rsidRPr="00E140C5">
        <w:rPr>
          <w:rFonts w:ascii="Times New Roman" w:hAnsi="Times New Roman"/>
          <w:b/>
          <w:sz w:val="28"/>
          <w:szCs w:val="28"/>
        </w:rPr>
        <w:t>Điều</w:t>
      </w:r>
      <w:r>
        <w:rPr>
          <w:rFonts w:ascii="Times New Roman" w:hAnsi="Times New Roman"/>
          <w:b/>
          <w:sz w:val="28"/>
          <w:szCs w:val="28"/>
        </w:rPr>
        <w:t xml:space="preserve"> 33.</w:t>
      </w:r>
      <w:r w:rsidRPr="00E140C5">
        <w:rPr>
          <w:rFonts w:ascii="Times New Roman" w:hAnsi="Times New Roman"/>
          <w:b/>
          <w:sz w:val="28"/>
          <w:szCs w:val="28"/>
        </w:rPr>
        <w:t xml:space="preserve"> Yêu cầu về đặc tính kỹ thuật đối với thiết bị quan trắc</w:t>
      </w:r>
      <w:r>
        <w:rPr>
          <w:rFonts w:ascii="Times New Roman" w:hAnsi="Times New Roman"/>
          <w:b/>
          <w:sz w:val="28"/>
          <w:szCs w:val="28"/>
        </w:rPr>
        <w:t xml:space="preserve"> khí thải</w:t>
      </w:r>
      <w:r w:rsidRPr="00E140C5">
        <w:rPr>
          <w:rFonts w:ascii="Times New Roman" w:hAnsi="Times New Roman"/>
          <w:b/>
          <w:sz w:val="28"/>
          <w:szCs w:val="28"/>
        </w:rPr>
        <w:t xml:space="preserve"> tự động, liên tục</w:t>
      </w:r>
    </w:p>
    <w:p w14:paraId="13573F80" w14:textId="77777777" w:rsidR="00221E80" w:rsidRPr="00486D4A" w:rsidRDefault="00221E80" w:rsidP="00221E80">
      <w:pPr>
        <w:tabs>
          <w:tab w:val="left" w:pos="9356"/>
        </w:tabs>
        <w:spacing w:after="103"/>
        <w:ind w:right="4" w:firstLine="709"/>
        <w:jc w:val="both"/>
        <w:rPr>
          <w:rFonts w:ascii="Times New Roman" w:hAnsi="Times New Roman"/>
          <w:sz w:val="28"/>
          <w:szCs w:val="28"/>
        </w:rPr>
      </w:pPr>
      <w:r w:rsidRPr="00486D4A">
        <w:rPr>
          <w:rFonts w:ascii="Times New Roman" w:hAnsi="Times New Roman"/>
          <w:sz w:val="28"/>
          <w:szCs w:val="28"/>
        </w:rPr>
        <w:t xml:space="preserve">1. Thiết bị quan trắc tự động, liên tục </w:t>
      </w:r>
    </w:p>
    <w:p w14:paraId="152BC5BB" w14:textId="77777777" w:rsidR="00221E80" w:rsidRDefault="00221E80" w:rsidP="00221E80">
      <w:pPr>
        <w:tabs>
          <w:tab w:val="left" w:pos="9356"/>
        </w:tabs>
        <w:spacing w:after="76"/>
        <w:ind w:right="4" w:firstLine="621"/>
        <w:jc w:val="both"/>
      </w:pPr>
      <w:r w:rsidRPr="00486D4A">
        <w:rPr>
          <w:rFonts w:ascii="Times New Roman" w:hAnsi="Times New Roman"/>
          <w:sz w:val="28"/>
          <w:szCs w:val="28"/>
        </w:rPr>
        <w:t xml:space="preserve">a) Đặc tính kỹ thuật của các thiết bị quan trắc tự động, liên tục của Hệ thống phải đáp ứng các yêu cầu tại Bảng </w:t>
      </w:r>
      <w:r>
        <w:rPr>
          <w:rFonts w:ascii="Times New Roman" w:hAnsi="Times New Roman"/>
          <w:sz w:val="28"/>
          <w:szCs w:val="28"/>
        </w:rPr>
        <w:t>4</w:t>
      </w:r>
      <w:r w:rsidRPr="00486D4A">
        <w:rPr>
          <w:rFonts w:ascii="Times New Roman" w:hAnsi="Times New Roman"/>
          <w:sz w:val="28"/>
          <w:szCs w:val="28"/>
        </w:rPr>
        <w:t xml:space="preserve"> dưới đây. </w:t>
      </w:r>
    </w:p>
    <w:p w14:paraId="4B4D5234" w14:textId="77777777" w:rsidR="00221E80" w:rsidRPr="00394C8E" w:rsidRDefault="00221E80" w:rsidP="00221E80">
      <w:pPr>
        <w:pStyle w:val="Heading3"/>
        <w:spacing w:after="12" w:line="253" w:lineRule="auto"/>
        <w:ind w:left="874" w:right="554"/>
        <w:jc w:val="center"/>
        <w:rPr>
          <w:rFonts w:ascii="Times New Roman" w:hAnsi="Times New Roman"/>
          <w:sz w:val="28"/>
        </w:rPr>
      </w:pPr>
      <w:r w:rsidRPr="00394C8E">
        <w:rPr>
          <w:rFonts w:ascii="Times New Roman" w:hAnsi="Times New Roman"/>
          <w:sz w:val="28"/>
          <w:highlight w:val="yellow"/>
        </w:rPr>
        <w:lastRenderedPageBreak/>
        <w:t xml:space="preserve">Bảng </w:t>
      </w:r>
      <w:r w:rsidRPr="00394C8E">
        <w:rPr>
          <w:rFonts w:ascii="Times New Roman" w:hAnsi="Times New Roman"/>
          <w:sz w:val="28"/>
        </w:rPr>
        <w:t>…:</w:t>
      </w:r>
      <w:r w:rsidRPr="00394C8E">
        <w:rPr>
          <w:rFonts w:ascii="Times New Roman" w:hAnsi="Times New Roman"/>
          <w:b w:val="0"/>
          <w:sz w:val="14"/>
        </w:rPr>
        <w:t xml:space="preserve"> </w:t>
      </w:r>
    </w:p>
    <w:tbl>
      <w:tblPr>
        <w:tblW w:w="9184" w:type="dxa"/>
        <w:jc w:val="center"/>
        <w:tblCellMar>
          <w:top w:w="68" w:type="dxa"/>
          <w:left w:w="19" w:type="dxa"/>
          <w:bottom w:w="14" w:type="dxa"/>
          <w:right w:w="0" w:type="dxa"/>
        </w:tblCellMar>
        <w:tblLook w:val="04A0" w:firstRow="1" w:lastRow="0" w:firstColumn="1" w:lastColumn="0" w:noHBand="0" w:noVBand="1"/>
      </w:tblPr>
      <w:tblGrid>
        <w:gridCol w:w="583"/>
        <w:gridCol w:w="1993"/>
        <w:gridCol w:w="1534"/>
        <w:gridCol w:w="1829"/>
        <w:gridCol w:w="1834"/>
        <w:gridCol w:w="1411"/>
      </w:tblGrid>
      <w:tr w:rsidR="00221E80" w:rsidRPr="00503654" w14:paraId="45ACD38B" w14:textId="77777777" w:rsidTr="00221E80">
        <w:trPr>
          <w:trHeight w:val="1100"/>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57625D" w14:textId="77777777" w:rsidR="00221E80" w:rsidRPr="00503654" w:rsidRDefault="00221E80" w:rsidP="00221E80">
            <w:pPr>
              <w:spacing w:after="0" w:line="259" w:lineRule="auto"/>
              <w:jc w:val="center"/>
              <w:rPr>
                <w:rFonts w:ascii="Times New Roman" w:hAnsi="Times New Roman"/>
                <w:sz w:val="28"/>
                <w:szCs w:val="28"/>
              </w:rPr>
            </w:pPr>
            <w:r w:rsidRPr="00503654">
              <w:rPr>
                <w:rFonts w:ascii="Times New Roman" w:hAnsi="Times New Roman"/>
                <w:b/>
                <w:sz w:val="28"/>
                <w:szCs w:val="28"/>
              </w:rPr>
              <w:t>STT</w:t>
            </w:r>
          </w:p>
        </w:tc>
        <w:tc>
          <w:tcPr>
            <w:tcW w:w="199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6582F1" w14:textId="77777777" w:rsidR="00221E80" w:rsidRPr="00503654" w:rsidRDefault="00221E80" w:rsidP="00221E80">
            <w:pPr>
              <w:spacing w:after="0" w:line="259" w:lineRule="auto"/>
              <w:ind w:right="27"/>
              <w:jc w:val="center"/>
              <w:rPr>
                <w:rFonts w:ascii="Times New Roman" w:hAnsi="Times New Roman"/>
                <w:sz w:val="28"/>
                <w:szCs w:val="28"/>
              </w:rPr>
            </w:pPr>
            <w:r w:rsidRPr="00503654">
              <w:rPr>
                <w:rFonts w:ascii="Times New Roman" w:hAnsi="Times New Roman"/>
                <w:b/>
                <w:sz w:val="28"/>
                <w:szCs w:val="28"/>
              </w:rPr>
              <w:t>Thông số</w:t>
            </w:r>
          </w:p>
        </w:tc>
        <w:tc>
          <w:tcPr>
            <w:tcW w:w="15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D4CD0" w14:textId="77777777" w:rsidR="00221E80" w:rsidRPr="00503654" w:rsidRDefault="00221E80" w:rsidP="00221E80">
            <w:pPr>
              <w:spacing w:after="0" w:line="259" w:lineRule="auto"/>
              <w:ind w:left="175"/>
              <w:jc w:val="center"/>
              <w:rPr>
                <w:rFonts w:ascii="Times New Roman" w:hAnsi="Times New Roman"/>
                <w:sz w:val="28"/>
                <w:szCs w:val="28"/>
              </w:rPr>
            </w:pPr>
            <w:r w:rsidRPr="00503654">
              <w:rPr>
                <w:rFonts w:ascii="Times New Roman" w:hAnsi="Times New Roman"/>
                <w:b/>
                <w:sz w:val="28"/>
                <w:szCs w:val="28"/>
              </w:rPr>
              <w:t>Đơn vị đo</w:t>
            </w:r>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58ABAB" w14:textId="6AE74E22" w:rsidR="00221E80" w:rsidRPr="00503654" w:rsidRDefault="00221E80" w:rsidP="00221E80">
            <w:pPr>
              <w:spacing w:after="67" w:line="259" w:lineRule="auto"/>
              <w:ind w:left="134"/>
              <w:jc w:val="center"/>
              <w:rPr>
                <w:rFonts w:ascii="Times New Roman" w:hAnsi="Times New Roman"/>
                <w:sz w:val="28"/>
                <w:szCs w:val="28"/>
              </w:rPr>
            </w:pPr>
            <w:r w:rsidRPr="00503654">
              <w:rPr>
                <w:rFonts w:ascii="Times New Roman" w:hAnsi="Times New Roman"/>
                <w:b/>
                <w:sz w:val="28"/>
                <w:szCs w:val="28"/>
              </w:rPr>
              <w:t>Độ chính xác</w:t>
            </w:r>
            <w:ins w:id="877" w:author="Nguyen Bjno" w:date="2020-08-18T15:27:00Z">
              <w:r w:rsidR="00C72AD6">
                <w:rPr>
                  <w:rFonts w:ascii="Times New Roman" w:hAnsi="Times New Roman"/>
                  <w:b/>
                  <w:sz w:val="28"/>
                  <w:szCs w:val="28"/>
                </w:rPr>
                <w:t>/ Độ trôi</w:t>
              </w:r>
            </w:ins>
          </w:p>
          <w:p w14:paraId="6ABE8C5F" w14:textId="77777777" w:rsidR="00221E80" w:rsidRPr="00503654" w:rsidRDefault="00221E80" w:rsidP="00221E80">
            <w:pPr>
              <w:spacing w:after="0" w:line="259" w:lineRule="auto"/>
              <w:ind w:left="94"/>
              <w:jc w:val="center"/>
              <w:rPr>
                <w:rFonts w:ascii="Times New Roman" w:hAnsi="Times New Roman"/>
                <w:sz w:val="28"/>
                <w:szCs w:val="28"/>
              </w:rPr>
            </w:pPr>
            <w:r w:rsidRPr="00503654">
              <w:rPr>
                <w:rFonts w:ascii="Times New Roman" w:hAnsi="Times New Roman"/>
                <w:sz w:val="28"/>
                <w:szCs w:val="28"/>
              </w:rPr>
              <w:t>(</w:t>
            </w:r>
            <w:r>
              <w:rPr>
                <w:rFonts w:ascii="Times New Roman" w:hAnsi="Times New Roman"/>
                <w:sz w:val="28"/>
                <w:szCs w:val="28"/>
              </w:rPr>
              <w:t>theo thang đo</w:t>
            </w:r>
            <w:r w:rsidRPr="00503654">
              <w:rPr>
                <w:rFonts w:ascii="Times New Roman" w:hAnsi="Times New Roman"/>
                <w:sz w:val="28"/>
                <w:szCs w:val="28"/>
              </w:rPr>
              <w:t>)</w:t>
            </w:r>
          </w:p>
        </w:tc>
        <w:tc>
          <w:tcPr>
            <w:tcW w:w="18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1BFCC4" w14:textId="7B0DEA7F" w:rsidR="00221E80" w:rsidRPr="00503654" w:rsidRDefault="00221E80" w:rsidP="00221E80">
            <w:pPr>
              <w:spacing w:after="0" w:line="259" w:lineRule="auto"/>
              <w:ind w:left="151"/>
              <w:jc w:val="center"/>
              <w:rPr>
                <w:rFonts w:ascii="Times New Roman" w:hAnsi="Times New Roman"/>
                <w:sz w:val="28"/>
                <w:szCs w:val="28"/>
              </w:rPr>
            </w:pPr>
            <w:del w:id="878" w:author="Nguyen Bjno" w:date="2020-08-18T15:28:00Z">
              <w:r w:rsidDel="00EA654F">
                <w:rPr>
                  <w:rFonts w:ascii="Times New Roman" w:hAnsi="Times New Roman"/>
                  <w:b/>
                  <w:sz w:val="28"/>
                  <w:szCs w:val="28"/>
                </w:rPr>
                <w:delText>Giới hạn phát hiện</w:delText>
              </w:r>
            </w:del>
            <w:ins w:id="879" w:author="Nguyen Bjno" w:date="2020-08-18T15:28:00Z">
              <w:r w:rsidR="00EA654F">
                <w:rPr>
                  <w:rFonts w:ascii="Times New Roman" w:hAnsi="Times New Roman"/>
                  <w:b/>
                  <w:sz w:val="28"/>
                  <w:szCs w:val="28"/>
                </w:rPr>
                <w:t>Độ phân dải</w:t>
              </w:r>
            </w:ins>
          </w:p>
        </w:tc>
        <w:tc>
          <w:tcPr>
            <w:tcW w:w="141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BCC663" w14:textId="77777777" w:rsidR="00221E80" w:rsidRPr="00503654" w:rsidRDefault="00221E80" w:rsidP="00221E80">
            <w:pPr>
              <w:spacing w:after="1" w:line="317" w:lineRule="auto"/>
              <w:ind w:left="204" w:hanging="86"/>
              <w:jc w:val="center"/>
              <w:rPr>
                <w:rFonts w:ascii="Times New Roman" w:hAnsi="Times New Roman"/>
                <w:sz w:val="28"/>
                <w:szCs w:val="28"/>
              </w:rPr>
            </w:pPr>
            <w:r w:rsidRPr="00503654">
              <w:rPr>
                <w:rFonts w:ascii="Times New Roman" w:hAnsi="Times New Roman"/>
                <w:b/>
                <w:sz w:val="28"/>
                <w:szCs w:val="28"/>
              </w:rPr>
              <w:t>Thời gian  đáp ứng</w:t>
            </w:r>
          </w:p>
          <w:p w14:paraId="4413C657" w14:textId="77777777" w:rsidR="00221E80" w:rsidRPr="00503654" w:rsidRDefault="00221E80" w:rsidP="00221E80">
            <w:pPr>
              <w:spacing w:after="0" w:line="259" w:lineRule="auto"/>
              <w:ind w:right="35"/>
              <w:jc w:val="center"/>
              <w:rPr>
                <w:rFonts w:ascii="Times New Roman" w:hAnsi="Times New Roman"/>
                <w:sz w:val="28"/>
                <w:szCs w:val="28"/>
              </w:rPr>
            </w:pPr>
            <w:r w:rsidRPr="00503654">
              <w:rPr>
                <w:rFonts w:ascii="Times New Roman" w:hAnsi="Times New Roman"/>
                <w:sz w:val="28"/>
                <w:szCs w:val="28"/>
              </w:rPr>
              <w:t>(giây)</w:t>
            </w:r>
          </w:p>
        </w:tc>
      </w:tr>
      <w:tr w:rsidR="00221E80" w:rsidRPr="00503654" w14:paraId="1676739C" w14:textId="77777777" w:rsidTr="00221E80">
        <w:trPr>
          <w:trHeight w:val="394"/>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123C5078"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1.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2EE7BE52"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 xml:space="preserve">Nhiệt độ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0B7D2882" w14:textId="77777777" w:rsidR="00221E80" w:rsidRPr="00503654" w:rsidRDefault="00221E80" w:rsidP="00221E80">
            <w:pPr>
              <w:spacing w:after="0" w:line="259" w:lineRule="auto"/>
              <w:ind w:right="31"/>
              <w:jc w:val="center"/>
              <w:rPr>
                <w:rFonts w:ascii="Times New Roman" w:hAnsi="Times New Roman"/>
                <w:sz w:val="28"/>
                <w:szCs w:val="28"/>
              </w:rPr>
            </w:pPr>
            <w:r w:rsidRPr="00503654">
              <w:rPr>
                <w:rFonts w:ascii="Times New Roman" w:hAnsi="Times New Roman"/>
                <w:sz w:val="28"/>
                <w:szCs w:val="28"/>
                <w:vertAlign w:val="superscript"/>
              </w:rPr>
              <w:t>o</w:t>
            </w:r>
            <w:r w:rsidRPr="00503654">
              <w:rPr>
                <w:rFonts w:ascii="Times New Roman" w:hAnsi="Times New Roman"/>
                <w:sz w:val="28"/>
                <w:szCs w:val="28"/>
              </w:rPr>
              <w:t xml:space="preserve">C </w:t>
            </w:r>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B87B919" w14:textId="77777777" w:rsidR="00221E80" w:rsidRPr="00503654" w:rsidRDefault="00221E80" w:rsidP="00221E80">
            <w:pPr>
              <w:spacing w:after="0" w:line="259" w:lineRule="auto"/>
              <w:ind w:right="32"/>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00D4E4EE"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025F20B5"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120 </w:t>
            </w:r>
          </w:p>
        </w:tc>
      </w:tr>
      <w:tr w:rsidR="00221E80" w:rsidRPr="00503654" w14:paraId="44A49DFA" w14:textId="77777777" w:rsidTr="00221E80">
        <w:trPr>
          <w:trHeight w:val="391"/>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593DDAF5"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2.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3505CBCC"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 xml:space="preserve">NO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3A682AB9" w14:textId="1C083256" w:rsidR="00221E80" w:rsidRPr="00503654" w:rsidRDefault="00221E80">
            <w:pPr>
              <w:spacing w:after="0" w:line="259" w:lineRule="auto"/>
              <w:ind w:left="-52"/>
              <w:jc w:val="center"/>
              <w:rPr>
                <w:rFonts w:ascii="Times New Roman" w:hAnsi="Times New Roman"/>
                <w:sz w:val="28"/>
                <w:szCs w:val="28"/>
              </w:rPr>
              <w:pPrChange w:id="880" w:author="Nguyen Bjno" w:date="2020-08-18T15:30:00Z">
                <w:pPr>
                  <w:spacing w:after="0" w:line="259" w:lineRule="auto"/>
                  <w:ind w:left="254"/>
                </w:pPr>
              </w:pPrChange>
            </w:pPr>
            <w:del w:id="881" w:author="Nguyen Bjno" w:date="2020-08-18T15:29:00Z">
              <w:r w:rsidRPr="00503654" w:rsidDel="00F87275">
                <w:rPr>
                  <w:rFonts w:ascii="Times New Roman" w:hAnsi="Times New Roman"/>
                  <w:sz w:val="28"/>
                  <w:szCs w:val="28"/>
                </w:rPr>
                <w:delText>mg/Nm</w:delText>
              </w:r>
              <w:r w:rsidRPr="00503654" w:rsidDel="00F87275">
                <w:rPr>
                  <w:rFonts w:ascii="Times New Roman" w:hAnsi="Times New Roman"/>
                  <w:sz w:val="28"/>
                  <w:szCs w:val="28"/>
                  <w:vertAlign w:val="superscript"/>
                </w:rPr>
                <w:delText>3</w:delText>
              </w:r>
              <w:r w:rsidRPr="00503654" w:rsidDel="00F87275">
                <w:rPr>
                  <w:rFonts w:ascii="Times New Roman" w:hAnsi="Times New Roman"/>
                  <w:sz w:val="28"/>
                  <w:szCs w:val="28"/>
                </w:rPr>
                <w:delText xml:space="preserve"> </w:delText>
              </w:r>
            </w:del>
            <w:ins w:id="882" w:author="Nguyen Bjno" w:date="2020-08-18T15:29:00Z">
              <w:r w:rsidR="00F87275" w:rsidRPr="00503654">
                <w:rPr>
                  <w:rFonts w:ascii="Times New Roman" w:hAnsi="Times New Roman"/>
                  <w:sz w:val="28"/>
                  <w:szCs w:val="28"/>
                </w:rPr>
                <w:t>mg/m</w:t>
              </w:r>
              <w:r w:rsidR="00F87275" w:rsidRPr="00503654">
                <w:rPr>
                  <w:rFonts w:ascii="Times New Roman" w:hAnsi="Times New Roman"/>
                  <w:sz w:val="28"/>
                  <w:szCs w:val="28"/>
                  <w:vertAlign w:val="superscript"/>
                </w:rPr>
                <w:t>3</w:t>
              </w:r>
            </w:ins>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93BDE56" w14:textId="77777777" w:rsidR="00221E80" w:rsidRPr="00503654" w:rsidRDefault="00221E80" w:rsidP="00221E80">
            <w:pPr>
              <w:spacing w:after="0" w:line="259" w:lineRule="auto"/>
              <w:ind w:right="32"/>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18CD6EFF"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1C27F9BE"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200 </w:t>
            </w:r>
          </w:p>
        </w:tc>
      </w:tr>
      <w:tr w:rsidR="00221E80" w:rsidRPr="00503654" w14:paraId="4EA8DC42" w14:textId="77777777" w:rsidTr="00221E80">
        <w:trPr>
          <w:trHeight w:val="391"/>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7A4D633F"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3.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05E56984"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NO</w:t>
            </w:r>
            <w:r w:rsidRPr="00503654">
              <w:rPr>
                <w:rFonts w:ascii="Times New Roman" w:hAnsi="Times New Roman"/>
                <w:sz w:val="28"/>
                <w:szCs w:val="28"/>
                <w:vertAlign w:val="subscript"/>
              </w:rPr>
              <w:t>2</w:t>
            </w:r>
            <w:r w:rsidRPr="00503654">
              <w:rPr>
                <w:rFonts w:ascii="Times New Roman" w:hAnsi="Times New Roman"/>
                <w:sz w:val="28"/>
                <w:szCs w:val="28"/>
              </w:rPr>
              <w:t xml:space="preserve">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4D0DA9B8" w14:textId="3244BBD8" w:rsidR="00221E80" w:rsidRPr="00503654" w:rsidRDefault="00221E80">
            <w:pPr>
              <w:spacing w:after="0" w:line="259" w:lineRule="auto"/>
              <w:ind w:left="-52"/>
              <w:jc w:val="center"/>
              <w:rPr>
                <w:rFonts w:ascii="Times New Roman" w:hAnsi="Times New Roman"/>
                <w:sz w:val="28"/>
                <w:szCs w:val="28"/>
              </w:rPr>
              <w:pPrChange w:id="883" w:author="Nguyen Bjno" w:date="2020-08-18T15:30:00Z">
                <w:pPr>
                  <w:spacing w:after="0" w:line="259" w:lineRule="auto"/>
                  <w:ind w:left="254"/>
                </w:pPr>
              </w:pPrChange>
            </w:pPr>
            <w:r w:rsidRPr="00503654">
              <w:rPr>
                <w:rFonts w:ascii="Times New Roman" w:hAnsi="Times New Roman"/>
                <w:sz w:val="28"/>
                <w:szCs w:val="28"/>
              </w:rPr>
              <w:t>mg/</w:t>
            </w:r>
            <w:del w:id="884" w:author="Nguyen Bjno" w:date="2020-08-18T15:30:00Z">
              <w:r w:rsidRPr="00503654" w:rsidDel="00F87275">
                <w:rPr>
                  <w:rFonts w:ascii="Times New Roman" w:hAnsi="Times New Roman"/>
                  <w:sz w:val="28"/>
                  <w:szCs w:val="28"/>
                </w:rPr>
                <w:delText>N</w:delText>
              </w:r>
            </w:del>
            <w:r w:rsidRPr="00503654">
              <w:rPr>
                <w:rFonts w:ascii="Times New Roman" w:hAnsi="Times New Roman"/>
                <w:sz w:val="28"/>
                <w:szCs w:val="28"/>
              </w:rPr>
              <w:t>m</w:t>
            </w:r>
            <w:r w:rsidRPr="00503654">
              <w:rPr>
                <w:rFonts w:ascii="Times New Roman" w:hAnsi="Times New Roman"/>
                <w:sz w:val="28"/>
                <w:szCs w:val="28"/>
                <w:vertAlign w:val="superscript"/>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2034DD99" w14:textId="77777777" w:rsidR="00221E80" w:rsidRPr="00503654" w:rsidRDefault="00221E80" w:rsidP="00221E80">
            <w:pPr>
              <w:spacing w:after="0" w:line="259" w:lineRule="auto"/>
              <w:ind w:right="32"/>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272603AF"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786826E3"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300 </w:t>
            </w:r>
          </w:p>
        </w:tc>
      </w:tr>
      <w:tr w:rsidR="00221E80" w:rsidRPr="00503654" w14:paraId="223770E6" w14:textId="77777777" w:rsidTr="00221E80">
        <w:trPr>
          <w:trHeight w:val="394"/>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3F16AB51"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4.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63B70602"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 xml:space="preserve">CO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7F6E74C8" w14:textId="11E70A04" w:rsidR="00221E80" w:rsidRPr="00503654" w:rsidRDefault="00221E80">
            <w:pPr>
              <w:spacing w:after="0" w:line="259" w:lineRule="auto"/>
              <w:ind w:left="-52"/>
              <w:jc w:val="center"/>
              <w:rPr>
                <w:rFonts w:ascii="Times New Roman" w:hAnsi="Times New Roman"/>
                <w:sz w:val="28"/>
                <w:szCs w:val="28"/>
              </w:rPr>
              <w:pPrChange w:id="885" w:author="Nguyen Bjno" w:date="2020-08-18T15:30:00Z">
                <w:pPr>
                  <w:spacing w:after="0" w:line="259" w:lineRule="auto"/>
                  <w:ind w:left="254"/>
                </w:pPr>
              </w:pPrChange>
            </w:pPr>
            <w:r w:rsidRPr="00503654">
              <w:rPr>
                <w:rFonts w:ascii="Times New Roman" w:hAnsi="Times New Roman"/>
                <w:sz w:val="28"/>
                <w:szCs w:val="28"/>
              </w:rPr>
              <w:t>mg/</w:t>
            </w:r>
            <w:del w:id="886" w:author="Nguyen Bjno" w:date="2020-08-18T15:30:00Z">
              <w:r w:rsidRPr="00503654" w:rsidDel="00F87275">
                <w:rPr>
                  <w:rFonts w:ascii="Times New Roman" w:hAnsi="Times New Roman"/>
                  <w:sz w:val="28"/>
                  <w:szCs w:val="28"/>
                </w:rPr>
                <w:delText>N</w:delText>
              </w:r>
            </w:del>
            <w:r w:rsidRPr="00503654">
              <w:rPr>
                <w:rFonts w:ascii="Times New Roman" w:hAnsi="Times New Roman"/>
                <w:sz w:val="28"/>
                <w:szCs w:val="28"/>
              </w:rPr>
              <w:t>m</w:t>
            </w:r>
            <w:r w:rsidRPr="00503654">
              <w:rPr>
                <w:rFonts w:ascii="Times New Roman" w:hAnsi="Times New Roman"/>
                <w:sz w:val="28"/>
                <w:szCs w:val="28"/>
                <w:vertAlign w:val="superscript"/>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B8318BD" w14:textId="77777777" w:rsidR="00221E80" w:rsidRPr="00503654" w:rsidRDefault="00221E80" w:rsidP="00221E80">
            <w:pPr>
              <w:spacing w:after="0" w:line="259" w:lineRule="auto"/>
              <w:ind w:right="32"/>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7F58DCB4"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0F17E1A0"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200 </w:t>
            </w:r>
          </w:p>
        </w:tc>
      </w:tr>
      <w:tr w:rsidR="00221E80" w:rsidRPr="00503654" w14:paraId="48CC9978" w14:textId="77777777" w:rsidTr="00221E80">
        <w:trPr>
          <w:trHeight w:val="392"/>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43F2DCC1"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5.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570BB09A"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SO</w:t>
            </w:r>
            <w:r w:rsidRPr="00503654">
              <w:rPr>
                <w:rFonts w:ascii="Times New Roman" w:hAnsi="Times New Roman"/>
                <w:sz w:val="28"/>
                <w:szCs w:val="28"/>
                <w:vertAlign w:val="subscript"/>
              </w:rPr>
              <w:t>2</w:t>
            </w:r>
            <w:r w:rsidRPr="00503654">
              <w:rPr>
                <w:rFonts w:ascii="Times New Roman" w:hAnsi="Times New Roman"/>
                <w:sz w:val="28"/>
                <w:szCs w:val="28"/>
              </w:rPr>
              <w:t xml:space="preserve">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7682F1A3" w14:textId="6777E5EF" w:rsidR="00221E80" w:rsidRPr="00503654" w:rsidRDefault="00221E80">
            <w:pPr>
              <w:spacing w:after="0" w:line="259" w:lineRule="auto"/>
              <w:ind w:left="-52"/>
              <w:jc w:val="center"/>
              <w:rPr>
                <w:rFonts w:ascii="Times New Roman" w:hAnsi="Times New Roman"/>
                <w:sz w:val="28"/>
                <w:szCs w:val="28"/>
              </w:rPr>
              <w:pPrChange w:id="887" w:author="Nguyen Bjno" w:date="2020-08-18T15:30:00Z">
                <w:pPr>
                  <w:spacing w:after="0" w:line="259" w:lineRule="auto"/>
                  <w:ind w:left="254"/>
                </w:pPr>
              </w:pPrChange>
            </w:pPr>
            <w:r w:rsidRPr="00503654">
              <w:rPr>
                <w:rFonts w:ascii="Times New Roman" w:hAnsi="Times New Roman"/>
                <w:sz w:val="28"/>
                <w:szCs w:val="28"/>
              </w:rPr>
              <w:t>mg/</w:t>
            </w:r>
            <w:del w:id="888" w:author="Nguyen Bjno" w:date="2020-08-18T15:30:00Z">
              <w:r w:rsidRPr="00503654" w:rsidDel="00F87275">
                <w:rPr>
                  <w:rFonts w:ascii="Times New Roman" w:hAnsi="Times New Roman"/>
                  <w:sz w:val="28"/>
                  <w:szCs w:val="28"/>
                </w:rPr>
                <w:delText>N</w:delText>
              </w:r>
            </w:del>
            <w:r w:rsidRPr="00503654">
              <w:rPr>
                <w:rFonts w:ascii="Times New Roman" w:hAnsi="Times New Roman"/>
                <w:sz w:val="28"/>
                <w:szCs w:val="28"/>
              </w:rPr>
              <w:t>m</w:t>
            </w:r>
            <w:r w:rsidRPr="00503654">
              <w:rPr>
                <w:rFonts w:ascii="Times New Roman" w:hAnsi="Times New Roman"/>
                <w:sz w:val="28"/>
                <w:szCs w:val="28"/>
                <w:vertAlign w:val="superscript"/>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187CF76C" w14:textId="77777777" w:rsidR="00221E80" w:rsidRPr="00503654" w:rsidRDefault="00221E80" w:rsidP="00221E80">
            <w:pPr>
              <w:spacing w:after="0" w:line="259" w:lineRule="auto"/>
              <w:ind w:right="32"/>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0D2CB1CB"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06AD7E22"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200 </w:t>
            </w:r>
          </w:p>
        </w:tc>
      </w:tr>
      <w:tr w:rsidR="00221E80" w:rsidRPr="00503654" w14:paraId="40984D53" w14:textId="77777777" w:rsidTr="00221E80">
        <w:trPr>
          <w:trHeight w:val="391"/>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6C28767E"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6.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6756C12C"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O</w:t>
            </w:r>
            <w:r w:rsidRPr="00503654">
              <w:rPr>
                <w:rFonts w:ascii="Times New Roman" w:hAnsi="Times New Roman"/>
                <w:sz w:val="28"/>
                <w:szCs w:val="28"/>
                <w:vertAlign w:val="subscript"/>
              </w:rPr>
              <w:t>2</w:t>
            </w:r>
            <w:r w:rsidRPr="00503654">
              <w:rPr>
                <w:rFonts w:ascii="Times New Roman" w:hAnsi="Times New Roman"/>
                <w:sz w:val="28"/>
                <w:szCs w:val="28"/>
              </w:rPr>
              <w:t xml:space="preserve">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063DA980" w14:textId="7DBD01A6" w:rsidR="00221E80" w:rsidRPr="00503654" w:rsidRDefault="00221E80">
            <w:pPr>
              <w:spacing w:after="0" w:line="259" w:lineRule="auto"/>
              <w:ind w:left="-52"/>
              <w:jc w:val="center"/>
              <w:rPr>
                <w:rFonts w:ascii="Times New Roman" w:hAnsi="Times New Roman"/>
                <w:sz w:val="28"/>
                <w:szCs w:val="28"/>
              </w:rPr>
              <w:pPrChange w:id="889" w:author="Nguyen Bjno" w:date="2020-08-18T15:30:00Z">
                <w:pPr>
                  <w:spacing w:after="0" w:line="259" w:lineRule="auto"/>
                  <w:ind w:right="29"/>
                  <w:jc w:val="center"/>
                </w:pPr>
              </w:pPrChange>
            </w:pPr>
            <w:r w:rsidRPr="00503654">
              <w:rPr>
                <w:rFonts w:ascii="Times New Roman" w:hAnsi="Times New Roman"/>
                <w:sz w:val="28"/>
                <w:szCs w:val="28"/>
              </w:rPr>
              <w:t>%V</w:t>
            </w:r>
          </w:p>
        </w:tc>
        <w:tc>
          <w:tcPr>
            <w:tcW w:w="1829" w:type="dxa"/>
            <w:tcBorders>
              <w:top w:val="single" w:sz="4" w:space="0" w:color="000000"/>
              <w:left w:val="single" w:sz="4" w:space="0" w:color="000000"/>
              <w:bottom w:val="single" w:sz="4" w:space="0" w:color="000000"/>
              <w:right w:val="single" w:sz="4" w:space="0" w:color="000000"/>
            </w:tcBorders>
            <w:shd w:val="clear" w:color="auto" w:fill="auto"/>
          </w:tcPr>
          <w:p w14:paraId="069C584A" w14:textId="35B787AA" w:rsidR="00221E80" w:rsidRPr="00503654" w:rsidRDefault="00221E80" w:rsidP="00221E80">
            <w:pPr>
              <w:spacing w:after="0" w:line="259" w:lineRule="auto"/>
              <w:ind w:right="31"/>
              <w:jc w:val="center"/>
              <w:rPr>
                <w:rFonts w:ascii="Times New Roman" w:hAnsi="Times New Roman"/>
                <w:sz w:val="28"/>
                <w:szCs w:val="28"/>
              </w:rPr>
            </w:pPr>
            <w:r w:rsidRPr="00503654">
              <w:rPr>
                <w:rFonts w:ascii="Times New Roman" w:hAnsi="Times New Roman"/>
                <w:sz w:val="28"/>
                <w:szCs w:val="28"/>
              </w:rPr>
              <w:t xml:space="preserve">± </w:t>
            </w:r>
            <w:del w:id="890" w:author="Nguyen Bjno" w:date="2020-08-18T15:33:00Z">
              <w:r w:rsidRPr="00503654" w:rsidDel="00D058D7">
                <w:rPr>
                  <w:rFonts w:ascii="Times New Roman" w:hAnsi="Times New Roman"/>
                  <w:sz w:val="28"/>
                  <w:szCs w:val="28"/>
                </w:rPr>
                <w:delText>0,5</w:delText>
              </w:r>
            </w:del>
            <w:ins w:id="891" w:author="Nguyen Bjno" w:date="2020-08-18T15:33:00Z">
              <w:r w:rsidR="00D058D7">
                <w:rPr>
                  <w:rFonts w:ascii="Times New Roman" w:hAnsi="Times New Roman"/>
                  <w:sz w:val="28"/>
                  <w:szCs w:val="28"/>
                </w:rPr>
                <w:t>1</w:t>
              </w:r>
            </w:ins>
            <w:r w:rsidRPr="00503654">
              <w:rPr>
                <w:rFonts w:ascii="Times New Roman" w:hAnsi="Times New Roman"/>
                <w:sz w:val="28"/>
                <w:szCs w:val="28"/>
              </w:rPr>
              <w:t xml:space="preserve">%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36F3B89E" w14:textId="77777777" w:rsidR="00221E80" w:rsidRPr="00503654" w:rsidRDefault="00221E80" w:rsidP="00221E80">
            <w:pPr>
              <w:spacing w:after="0" w:line="259" w:lineRule="auto"/>
              <w:ind w:right="30"/>
              <w:jc w:val="center"/>
              <w:rPr>
                <w:rFonts w:ascii="Times New Roman" w:hAnsi="Times New Roman"/>
                <w:sz w:val="28"/>
                <w:szCs w:val="28"/>
              </w:rPr>
            </w:pPr>
            <w:r w:rsidRPr="00503654">
              <w:rPr>
                <w:rFonts w:ascii="Times New Roman" w:hAnsi="Times New Roman"/>
                <w:sz w:val="28"/>
                <w:szCs w:val="28"/>
              </w:rPr>
              <w:t xml:space="preserve">0,1 %V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3EFE65E8"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200 </w:t>
            </w:r>
          </w:p>
        </w:tc>
      </w:tr>
      <w:tr w:rsidR="00221E80" w:rsidRPr="00503654" w14:paraId="12276FB0" w14:textId="77777777" w:rsidTr="00221E80">
        <w:trPr>
          <w:trHeight w:val="394"/>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2DDB2D0A"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7.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4C5BA1D6"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 xml:space="preserve">Độ khói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725C7A56" w14:textId="56F538DC" w:rsidR="00221E80" w:rsidRPr="00503654" w:rsidRDefault="00221E80">
            <w:pPr>
              <w:spacing w:after="0" w:line="259" w:lineRule="auto"/>
              <w:ind w:left="-52"/>
              <w:jc w:val="center"/>
              <w:rPr>
                <w:rFonts w:ascii="Times New Roman" w:hAnsi="Times New Roman"/>
                <w:sz w:val="28"/>
                <w:szCs w:val="28"/>
              </w:rPr>
              <w:pPrChange w:id="892" w:author="Nguyen Bjno" w:date="2020-08-18T15:30:00Z">
                <w:pPr>
                  <w:spacing w:after="0" w:line="259" w:lineRule="auto"/>
                  <w:ind w:right="31"/>
                  <w:jc w:val="center"/>
                </w:pPr>
              </w:pPrChange>
            </w:pPr>
            <w:r w:rsidRPr="00503654">
              <w:rPr>
                <w:rFonts w:ascii="Times New Roman" w:hAnsi="Times New Roman"/>
                <w:sz w:val="28"/>
                <w:szCs w:val="28"/>
              </w:rPr>
              <w:t>%</w:t>
            </w:r>
          </w:p>
        </w:tc>
        <w:tc>
          <w:tcPr>
            <w:tcW w:w="1829" w:type="dxa"/>
            <w:tcBorders>
              <w:top w:val="single" w:sz="4" w:space="0" w:color="000000"/>
              <w:left w:val="single" w:sz="4" w:space="0" w:color="000000"/>
              <w:bottom w:val="single" w:sz="4" w:space="0" w:color="000000"/>
              <w:right w:val="single" w:sz="4" w:space="0" w:color="000000"/>
            </w:tcBorders>
            <w:shd w:val="clear" w:color="auto" w:fill="auto"/>
          </w:tcPr>
          <w:p w14:paraId="60CE2F26" w14:textId="77777777" w:rsidR="00221E80" w:rsidRPr="00503654" w:rsidRDefault="00221E80" w:rsidP="00221E80">
            <w:pPr>
              <w:spacing w:after="0" w:line="259" w:lineRule="auto"/>
              <w:ind w:right="31"/>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60F3B306"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 xml:space="preserve">0,1 %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0027CE71" w14:textId="77777777" w:rsidR="00221E80" w:rsidRPr="00503654" w:rsidRDefault="00221E80" w:rsidP="00221E80">
            <w:pPr>
              <w:spacing w:after="0" w:line="259" w:lineRule="auto"/>
              <w:ind w:right="31"/>
              <w:jc w:val="center"/>
              <w:rPr>
                <w:rFonts w:ascii="Times New Roman" w:hAnsi="Times New Roman"/>
                <w:sz w:val="28"/>
                <w:szCs w:val="28"/>
              </w:rPr>
            </w:pPr>
            <w:r w:rsidRPr="00503654">
              <w:rPr>
                <w:rFonts w:ascii="Times New Roman" w:hAnsi="Times New Roman"/>
                <w:sz w:val="28"/>
                <w:szCs w:val="28"/>
              </w:rPr>
              <w:t xml:space="preserve">≤ 30 </w:t>
            </w:r>
          </w:p>
        </w:tc>
      </w:tr>
      <w:tr w:rsidR="00221E80" w:rsidRPr="00503654" w14:paraId="6A10B5EA" w14:textId="77777777" w:rsidTr="00221E80">
        <w:trPr>
          <w:trHeight w:val="391"/>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0DF473FB"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8.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76121923"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H</w:t>
            </w:r>
            <w:r w:rsidRPr="00503654">
              <w:rPr>
                <w:rFonts w:ascii="Times New Roman" w:hAnsi="Times New Roman"/>
                <w:sz w:val="28"/>
                <w:szCs w:val="28"/>
                <w:vertAlign w:val="subscript"/>
              </w:rPr>
              <w:t>2</w:t>
            </w:r>
            <w:r w:rsidRPr="00503654">
              <w:rPr>
                <w:rFonts w:ascii="Times New Roman" w:hAnsi="Times New Roman"/>
                <w:sz w:val="28"/>
                <w:szCs w:val="28"/>
              </w:rPr>
              <w:t xml:space="preserve">S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2F5B4583" w14:textId="18933DFF" w:rsidR="00221E80" w:rsidRPr="00503654" w:rsidRDefault="00221E80">
            <w:pPr>
              <w:spacing w:after="0" w:line="259" w:lineRule="auto"/>
              <w:ind w:left="-52"/>
              <w:jc w:val="center"/>
              <w:rPr>
                <w:rFonts w:ascii="Times New Roman" w:hAnsi="Times New Roman"/>
                <w:sz w:val="28"/>
                <w:szCs w:val="28"/>
              </w:rPr>
              <w:pPrChange w:id="893" w:author="Nguyen Bjno" w:date="2020-08-18T15:30:00Z">
                <w:pPr>
                  <w:spacing w:after="0" w:line="259" w:lineRule="auto"/>
                  <w:ind w:left="254"/>
                </w:pPr>
              </w:pPrChange>
            </w:pPr>
            <w:r w:rsidRPr="00503654">
              <w:rPr>
                <w:rFonts w:ascii="Times New Roman" w:hAnsi="Times New Roman"/>
                <w:sz w:val="28"/>
                <w:szCs w:val="28"/>
              </w:rPr>
              <w:t>mg/</w:t>
            </w:r>
            <w:del w:id="894" w:author="Nguyen Bjno" w:date="2020-08-18T15:30:00Z">
              <w:r w:rsidRPr="00503654" w:rsidDel="00F87275">
                <w:rPr>
                  <w:rFonts w:ascii="Times New Roman" w:hAnsi="Times New Roman"/>
                  <w:sz w:val="28"/>
                  <w:szCs w:val="28"/>
                </w:rPr>
                <w:delText>N</w:delText>
              </w:r>
            </w:del>
            <w:r w:rsidRPr="00503654">
              <w:rPr>
                <w:rFonts w:ascii="Times New Roman" w:hAnsi="Times New Roman"/>
                <w:sz w:val="28"/>
                <w:szCs w:val="28"/>
              </w:rPr>
              <w:t>m</w:t>
            </w:r>
            <w:r w:rsidRPr="00503654">
              <w:rPr>
                <w:rFonts w:ascii="Times New Roman" w:hAnsi="Times New Roman"/>
                <w:sz w:val="28"/>
                <w:szCs w:val="28"/>
                <w:vertAlign w:val="superscript"/>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B8690EC" w14:textId="77777777" w:rsidR="00221E80" w:rsidRPr="00503654" w:rsidRDefault="00221E80" w:rsidP="00221E80">
            <w:pPr>
              <w:spacing w:after="0" w:line="259" w:lineRule="auto"/>
              <w:ind w:right="32"/>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5472A1DF"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0,1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4CB8D6AE"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300 </w:t>
            </w:r>
          </w:p>
        </w:tc>
      </w:tr>
      <w:tr w:rsidR="00221E80" w:rsidRPr="00503654" w14:paraId="51782A52" w14:textId="77777777" w:rsidTr="00221E80">
        <w:trPr>
          <w:trHeight w:val="391"/>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1E1FB0A5" w14:textId="77777777" w:rsidR="00221E80" w:rsidRPr="00503654" w:rsidRDefault="00221E80" w:rsidP="00221E80">
            <w:pPr>
              <w:spacing w:after="0" w:line="259" w:lineRule="auto"/>
              <w:ind w:left="151"/>
              <w:rPr>
                <w:rFonts w:ascii="Times New Roman" w:hAnsi="Times New Roman"/>
                <w:sz w:val="28"/>
                <w:szCs w:val="28"/>
              </w:rPr>
            </w:pPr>
            <w:r w:rsidRPr="00503654">
              <w:rPr>
                <w:rFonts w:ascii="Times New Roman" w:hAnsi="Times New Roman"/>
                <w:sz w:val="28"/>
                <w:szCs w:val="28"/>
              </w:rPr>
              <w:t xml:space="preserve">9.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40C86D3A"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NH</w:t>
            </w:r>
            <w:r w:rsidRPr="00503654">
              <w:rPr>
                <w:rFonts w:ascii="Times New Roman" w:hAnsi="Times New Roman"/>
                <w:sz w:val="28"/>
                <w:szCs w:val="28"/>
                <w:vertAlign w:val="subscript"/>
              </w:rPr>
              <w:t>3</w:t>
            </w:r>
            <w:r w:rsidRPr="00503654">
              <w:rPr>
                <w:rFonts w:ascii="Times New Roman" w:hAnsi="Times New Roman"/>
                <w:sz w:val="28"/>
                <w:szCs w:val="28"/>
              </w:rPr>
              <w:t xml:space="preserve">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64132841" w14:textId="63BE0C98" w:rsidR="00221E80" w:rsidRPr="00503654" w:rsidRDefault="00221E80">
            <w:pPr>
              <w:spacing w:after="0" w:line="259" w:lineRule="auto"/>
              <w:ind w:left="-52"/>
              <w:jc w:val="center"/>
              <w:rPr>
                <w:rFonts w:ascii="Times New Roman" w:hAnsi="Times New Roman"/>
                <w:sz w:val="28"/>
                <w:szCs w:val="28"/>
              </w:rPr>
              <w:pPrChange w:id="895" w:author="Nguyen Bjno" w:date="2020-08-18T15:30:00Z">
                <w:pPr>
                  <w:spacing w:after="0" w:line="259" w:lineRule="auto"/>
                  <w:ind w:left="254"/>
                </w:pPr>
              </w:pPrChange>
            </w:pPr>
            <w:r w:rsidRPr="00503654">
              <w:rPr>
                <w:rFonts w:ascii="Times New Roman" w:hAnsi="Times New Roman"/>
                <w:sz w:val="28"/>
                <w:szCs w:val="28"/>
              </w:rPr>
              <w:t>mg/</w:t>
            </w:r>
            <w:del w:id="896" w:author="Nguyen Bjno" w:date="2020-08-18T15:30:00Z">
              <w:r w:rsidRPr="00503654" w:rsidDel="00F87275">
                <w:rPr>
                  <w:rFonts w:ascii="Times New Roman" w:hAnsi="Times New Roman"/>
                  <w:sz w:val="28"/>
                  <w:szCs w:val="28"/>
                </w:rPr>
                <w:delText>N</w:delText>
              </w:r>
            </w:del>
            <w:r w:rsidRPr="00503654">
              <w:rPr>
                <w:rFonts w:ascii="Times New Roman" w:hAnsi="Times New Roman"/>
                <w:sz w:val="28"/>
                <w:szCs w:val="28"/>
              </w:rPr>
              <w:t>m</w:t>
            </w:r>
            <w:r w:rsidRPr="00503654">
              <w:rPr>
                <w:rFonts w:ascii="Times New Roman" w:hAnsi="Times New Roman"/>
                <w:sz w:val="28"/>
                <w:szCs w:val="28"/>
                <w:vertAlign w:val="superscript"/>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DFC2BD1" w14:textId="77777777" w:rsidR="00221E80" w:rsidRPr="00503654" w:rsidRDefault="00221E80" w:rsidP="00221E80">
            <w:pPr>
              <w:spacing w:after="0" w:line="259" w:lineRule="auto"/>
              <w:ind w:right="32"/>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5E29C179"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0,1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02F022EA"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300 </w:t>
            </w:r>
          </w:p>
        </w:tc>
      </w:tr>
      <w:tr w:rsidR="00221E80" w:rsidRPr="00503654" w14:paraId="5A84C793" w14:textId="77777777" w:rsidTr="00221E80">
        <w:trPr>
          <w:trHeight w:val="394"/>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09FC784B" w14:textId="77777777" w:rsidR="00221E80" w:rsidRPr="00503654" w:rsidRDefault="00221E80" w:rsidP="00221E80">
            <w:pPr>
              <w:spacing w:after="0" w:line="259" w:lineRule="auto"/>
              <w:ind w:left="84"/>
              <w:rPr>
                <w:rFonts w:ascii="Times New Roman" w:hAnsi="Times New Roman"/>
                <w:sz w:val="28"/>
                <w:szCs w:val="28"/>
              </w:rPr>
            </w:pPr>
            <w:r w:rsidRPr="00503654">
              <w:rPr>
                <w:rFonts w:ascii="Times New Roman" w:hAnsi="Times New Roman"/>
                <w:sz w:val="28"/>
                <w:szCs w:val="28"/>
              </w:rPr>
              <w:t xml:space="preserve">10. </w:t>
            </w:r>
          </w:p>
        </w:tc>
        <w:tc>
          <w:tcPr>
            <w:tcW w:w="1993"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59F79F6"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 xml:space="preserve">Hơi Hg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4216AC5B" w14:textId="0CF5FC76" w:rsidR="00221E80" w:rsidRPr="00503654" w:rsidRDefault="00221E80">
            <w:pPr>
              <w:spacing w:after="0" w:line="259" w:lineRule="auto"/>
              <w:ind w:left="-52"/>
              <w:jc w:val="center"/>
              <w:rPr>
                <w:rFonts w:ascii="Times New Roman" w:hAnsi="Times New Roman"/>
                <w:sz w:val="28"/>
                <w:szCs w:val="28"/>
              </w:rPr>
              <w:pPrChange w:id="897" w:author="Nguyen Bjno" w:date="2020-08-18T15:30:00Z">
                <w:pPr>
                  <w:spacing w:after="0" w:line="259" w:lineRule="auto"/>
                  <w:ind w:left="254"/>
                </w:pPr>
              </w:pPrChange>
            </w:pPr>
            <w:r w:rsidRPr="00503654">
              <w:rPr>
                <w:rFonts w:ascii="Times New Roman" w:hAnsi="Times New Roman"/>
                <w:sz w:val="28"/>
                <w:szCs w:val="28"/>
              </w:rPr>
              <w:t>mg/</w:t>
            </w:r>
            <w:del w:id="898" w:author="Nguyen Bjno" w:date="2020-08-18T15:30:00Z">
              <w:r w:rsidRPr="00503654" w:rsidDel="00F87275">
                <w:rPr>
                  <w:rFonts w:ascii="Times New Roman" w:hAnsi="Times New Roman"/>
                  <w:sz w:val="28"/>
                  <w:szCs w:val="28"/>
                </w:rPr>
                <w:delText>N</w:delText>
              </w:r>
            </w:del>
            <w:r w:rsidRPr="00503654">
              <w:rPr>
                <w:rFonts w:ascii="Times New Roman" w:hAnsi="Times New Roman"/>
                <w:sz w:val="28"/>
                <w:szCs w:val="28"/>
              </w:rPr>
              <w:t>m</w:t>
            </w:r>
            <w:r w:rsidRPr="00503654">
              <w:rPr>
                <w:rFonts w:ascii="Times New Roman" w:hAnsi="Times New Roman"/>
                <w:sz w:val="28"/>
                <w:szCs w:val="28"/>
                <w:vertAlign w:val="superscript"/>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auto"/>
          </w:tcPr>
          <w:p w14:paraId="7ADEFEAA" w14:textId="77777777" w:rsidR="00221E80" w:rsidRPr="00503654" w:rsidRDefault="00221E80" w:rsidP="00221E80">
            <w:pPr>
              <w:spacing w:after="0" w:line="259" w:lineRule="auto"/>
              <w:ind w:right="31"/>
              <w:jc w:val="center"/>
              <w:rPr>
                <w:rFonts w:ascii="Times New Roman" w:hAnsi="Times New Roman"/>
                <w:sz w:val="28"/>
                <w:szCs w:val="28"/>
              </w:rPr>
            </w:pPr>
            <w:r w:rsidRPr="00503654">
              <w:rPr>
                <w:rFonts w:ascii="Times New Roman" w:hAnsi="Times New Roman"/>
                <w:sz w:val="28"/>
                <w:szCs w:val="28"/>
              </w:rPr>
              <w:t xml:space="preserve">± 5%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57DCB744"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0,1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496FA11E" w14:textId="77777777" w:rsidR="00221E80" w:rsidRPr="00503654" w:rsidRDefault="00221E80" w:rsidP="00221E80">
            <w:pPr>
              <w:spacing w:after="0" w:line="259" w:lineRule="auto"/>
              <w:ind w:right="29"/>
              <w:jc w:val="center"/>
              <w:rPr>
                <w:rFonts w:ascii="Times New Roman" w:hAnsi="Times New Roman"/>
                <w:sz w:val="28"/>
                <w:szCs w:val="28"/>
              </w:rPr>
            </w:pPr>
            <w:r w:rsidRPr="00503654">
              <w:rPr>
                <w:rFonts w:ascii="Times New Roman" w:hAnsi="Times New Roman"/>
                <w:sz w:val="28"/>
                <w:szCs w:val="28"/>
              </w:rPr>
              <w:t xml:space="preserve">≤ 900 </w:t>
            </w:r>
          </w:p>
        </w:tc>
      </w:tr>
      <w:tr w:rsidR="00221E80" w:rsidRPr="00503654" w14:paraId="5A453239" w14:textId="77777777" w:rsidTr="00221E80">
        <w:trPr>
          <w:trHeight w:val="391"/>
          <w:jc w:val="center"/>
        </w:trPr>
        <w:tc>
          <w:tcPr>
            <w:tcW w:w="583" w:type="dxa"/>
            <w:tcBorders>
              <w:top w:val="single" w:sz="4" w:space="0" w:color="000000"/>
              <w:left w:val="single" w:sz="4" w:space="0" w:color="000000"/>
              <w:bottom w:val="single" w:sz="4" w:space="0" w:color="000000"/>
              <w:right w:val="single" w:sz="4" w:space="0" w:color="000000"/>
            </w:tcBorders>
            <w:shd w:val="clear" w:color="auto" w:fill="auto"/>
          </w:tcPr>
          <w:p w14:paraId="32E93DC7" w14:textId="77777777" w:rsidR="00221E80" w:rsidRPr="00503654" w:rsidRDefault="00221E80" w:rsidP="00221E80">
            <w:pPr>
              <w:spacing w:after="0" w:line="259" w:lineRule="auto"/>
              <w:ind w:left="84"/>
              <w:rPr>
                <w:rFonts w:ascii="Times New Roman" w:hAnsi="Times New Roman"/>
                <w:sz w:val="28"/>
                <w:szCs w:val="28"/>
              </w:rPr>
            </w:pPr>
            <w:r w:rsidRPr="00503654">
              <w:rPr>
                <w:rFonts w:ascii="Times New Roman" w:hAnsi="Times New Roman"/>
                <w:sz w:val="28"/>
                <w:szCs w:val="28"/>
              </w:rPr>
              <w:t xml:space="preserve">11. </w:t>
            </w:r>
          </w:p>
        </w:tc>
        <w:tc>
          <w:tcPr>
            <w:tcW w:w="1993" w:type="dxa"/>
            <w:tcBorders>
              <w:top w:val="single" w:sz="4" w:space="0" w:color="000000"/>
              <w:left w:val="single" w:sz="4" w:space="0" w:color="000000"/>
              <w:bottom w:val="single" w:sz="4" w:space="0" w:color="000000"/>
              <w:right w:val="single" w:sz="4" w:space="0" w:color="000000"/>
            </w:tcBorders>
            <w:shd w:val="clear" w:color="auto" w:fill="auto"/>
          </w:tcPr>
          <w:p w14:paraId="38F3B9EF" w14:textId="77777777" w:rsidR="00221E80" w:rsidRPr="00503654" w:rsidRDefault="00221E80" w:rsidP="00221E80">
            <w:pPr>
              <w:spacing w:after="0" w:line="259" w:lineRule="auto"/>
              <w:ind w:left="89"/>
              <w:rPr>
                <w:rFonts w:ascii="Times New Roman" w:hAnsi="Times New Roman"/>
                <w:sz w:val="28"/>
                <w:szCs w:val="28"/>
              </w:rPr>
            </w:pPr>
            <w:r w:rsidRPr="00503654">
              <w:rPr>
                <w:rFonts w:ascii="Times New Roman" w:hAnsi="Times New Roman"/>
                <w:sz w:val="28"/>
                <w:szCs w:val="28"/>
              </w:rPr>
              <w:t xml:space="preserve">Bụi (PM) </w:t>
            </w:r>
          </w:p>
        </w:tc>
        <w:tc>
          <w:tcPr>
            <w:tcW w:w="1534" w:type="dxa"/>
            <w:tcBorders>
              <w:top w:val="single" w:sz="4" w:space="0" w:color="000000"/>
              <w:left w:val="single" w:sz="4" w:space="0" w:color="000000"/>
              <w:bottom w:val="single" w:sz="4" w:space="0" w:color="000000"/>
              <w:right w:val="single" w:sz="4" w:space="0" w:color="000000"/>
            </w:tcBorders>
            <w:shd w:val="clear" w:color="auto" w:fill="auto"/>
          </w:tcPr>
          <w:p w14:paraId="7930D9F7" w14:textId="53E2FB28" w:rsidR="00221E80" w:rsidRPr="00503654" w:rsidRDefault="00221E80">
            <w:pPr>
              <w:spacing w:after="0" w:line="259" w:lineRule="auto"/>
              <w:ind w:left="-52"/>
              <w:jc w:val="center"/>
              <w:rPr>
                <w:rFonts w:ascii="Times New Roman" w:hAnsi="Times New Roman"/>
                <w:sz w:val="28"/>
                <w:szCs w:val="28"/>
              </w:rPr>
              <w:pPrChange w:id="899" w:author="Nguyen Bjno" w:date="2020-08-18T15:30:00Z">
                <w:pPr>
                  <w:spacing w:after="0" w:line="259" w:lineRule="auto"/>
                  <w:ind w:left="254"/>
                </w:pPr>
              </w:pPrChange>
            </w:pPr>
            <w:r w:rsidRPr="00503654">
              <w:rPr>
                <w:rFonts w:ascii="Times New Roman" w:hAnsi="Times New Roman"/>
                <w:sz w:val="28"/>
                <w:szCs w:val="28"/>
              </w:rPr>
              <w:t>mg/</w:t>
            </w:r>
            <w:del w:id="900" w:author="Nguyen Bjno" w:date="2020-08-18T15:30:00Z">
              <w:r w:rsidRPr="00503654" w:rsidDel="00F87275">
                <w:rPr>
                  <w:rFonts w:ascii="Times New Roman" w:hAnsi="Times New Roman"/>
                  <w:sz w:val="28"/>
                  <w:szCs w:val="28"/>
                </w:rPr>
                <w:delText>N</w:delText>
              </w:r>
            </w:del>
            <w:r w:rsidRPr="00503654">
              <w:rPr>
                <w:rFonts w:ascii="Times New Roman" w:hAnsi="Times New Roman"/>
                <w:sz w:val="28"/>
                <w:szCs w:val="28"/>
              </w:rPr>
              <w:t>m</w:t>
            </w:r>
            <w:r w:rsidRPr="00503654">
              <w:rPr>
                <w:rFonts w:ascii="Times New Roman" w:hAnsi="Times New Roman"/>
                <w:sz w:val="28"/>
                <w:szCs w:val="28"/>
                <w:vertAlign w:val="superscript"/>
              </w:rPr>
              <w:t>3</w:t>
            </w:r>
          </w:p>
        </w:tc>
        <w:tc>
          <w:tcPr>
            <w:tcW w:w="1829" w:type="dxa"/>
            <w:tcBorders>
              <w:top w:val="single" w:sz="4" w:space="0" w:color="000000"/>
              <w:left w:val="single" w:sz="4" w:space="0" w:color="000000"/>
              <w:bottom w:val="single" w:sz="4" w:space="0" w:color="000000"/>
              <w:right w:val="single" w:sz="4" w:space="0" w:color="000000"/>
            </w:tcBorders>
            <w:shd w:val="clear" w:color="auto" w:fill="auto"/>
          </w:tcPr>
          <w:p w14:paraId="6226D842"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 xml:space="preserve">± 10% </w:t>
            </w:r>
          </w:p>
        </w:tc>
        <w:tc>
          <w:tcPr>
            <w:tcW w:w="1834" w:type="dxa"/>
            <w:tcBorders>
              <w:top w:val="single" w:sz="4" w:space="0" w:color="000000"/>
              <w:left w:val="single" w:sz="4" w:space="0" w:color="000000"/>
              <w:bottom w:val="single" w:sz="4" w:space="0" w:color="000000"/>
              <w:right w:val="single" w:sz="4" w:space="0" w:color="000000"/>
            </w:tcBorders>
            <w:shd w:val="clear" w:color="auto" w:fill="auto"/>
          </w:tcPr>
          <w:p w14:paraId="07433BD0" w14:textId="77777777" w:rsidR="00221E80" w:rsidRPr="00503654" w:rsidRDefault="00221E80" w:rsidP="00221E80">
            <w:pPr>
              <w:spacing w:after="0" w:line="259" w:lineRule="auto"/>
              <w:ind w:right="28"/>
              <w:jc w:val="center"/>
              <w:rPr>
                <w:rFonts w:ascii="Times New Roman" w:hAnsi="Times New Roman"/>
                <w:sz w:val="28"/>
                <w:szCs w:val="28"/>
              </w:rPr>
            </w:pPr>
            <w:r w:rsidRPr="00503654">
              <w:rPr>
                <w:rFonts w:ascii="Times New Roman" w:hAnsi="Times New Roman"/>
                <w:sz w:val="28"/>
                <w:szCs w:val="28"/>
              </w:rPr>
              <w:t>0,1 mg/m</w:t>
            </w:r>
            <w:r w:rsidRPr="00503654">
              <w:rPr>
                <w:rFonts w:ascii="Times New Roman" w:hAnsi="Times New Roman"/>
                <w:sz w:val="28"/>
                <w:szCs w:val="28"/>
                <w:vertAlign w:val="superscript"/>
              </w:rPr>
              <w:t>3</w:t>
            </w:r>
            <w:r w:rsidRPr="00503654">
              <w:rPr>
                <w:rFonts w:ascii="Times New Roman" w:hAnsi="Times New Roman"/>
                <w:sz w:val="28"/>
                <w:szCs w:val="28"/>
              </w:rPr>
              <w:t xml:space="preserve"> </w:t>
            </w:r>
          </w:p>
        </w:tc>
        <w:tc>
          <w:tcPr>
            <w:tcW w:w="1411" w:type="dxa"/>
            <w:tcBorders>
              <w:top w:val="single" w:sz="4" w:space="0" w:color="000000"/>
              <w:left w:val="single" w:sz="4" w:space="0" w:color="000000"/>
              <w:bottom w:val="single" w:sz="4" w:space="0" w:color="000000"/>
              <w:right w:val="single" w:sz="4" w:space="0" w:color="000000"/>
            </w:tcBorders>
            <w:shd w:val="clear" w:color="auto" w:fill="auto"/>
          </w:tcPr>
          <w:p w14:paraId="395A5A41" w14:textId="77777777" w:rsidR="00221E80" w:rsidRPr="00503654" w:rsidRDefault="00221E80" w:rsidP="00221E80">
            <w:pPr>
              <w:spacing w:after="0" w:line="259" w:lineRule="auto"/>
              <w:ind w:right="31"/>
              <w:jc w:val="center"/>
              <w:rPr>
                <w:rFonts w:ascii="Times New Roman" w:hAnsi="Times New Roman"/>
                <w:sz w:val="28"/>
                <w:szCs w:val="28"/>
              </w:rPr>
            </w:pPr>
            <w:r w:rsidRPr="00503654">
              <w:rPr>
                <w:rFonts w:ascii="Times New Roman" w:hAnsi="Times New Roman"/>
                <w:sz w:val="28"/>
                <w:szCs w:val="28"/>
              </w:rPr>
              <w:t xml:space="preserve">≤ 60 </w:t>
            </w:r>
          </w:p>
        </w:tc>
      </w:tr>
    </w:tbl>
    <w:p w14:paraId="49FC5D4E" w14:textId="77777777" w:rsidR="00D62322" w:rsidRDefault="00D62322" w:rsidP="00101339">
      <w:pPr>
        <w:spacing w:after="0" w:line="259" w:lineRule="auto"/>
        <w:ind w:firstLine="621"/>
        <w:rPr>
          <w:ins w:id="901" w:author="Nguyen Bjno" w:date="2020-08-18T15:33:00Z"/>
          <w:rFonts w:ascii="Times New Roman" w:hAnsi="Times New Roman"/>
          <w:sz w:val="28"/>
          <w:szCs w:val="28"/>
        </w:rPr>
      </w:pPr>
    </w:p>
    <w:p w14:paraId="65BDA2D8" w14:textId="13EB6E8A" w:rsidR="00221E80" w:rsidRPr="00101339" w:rsidRDefault="00101339">
      <w:pPr>
        <w:spacing w:after="120" w:line="259" w:lineRule="auto"/>
        <w:ind w:firstLine="621"/>
        <w:rPr>
          <w:ins w:id="902" w:author="Nguyen Bjno" w:date="2020-08-18T15:32:00Z"/>
          <w:rFonts w:ascii="Times New Roman" w:hAnsi="Times New Roman"/>
          <w:sz w:val="28"/>
          <w:szCs w:val="28"/>
          <w:rPrChange w:id="903" w:author="Nguyen Bjno" w:date="2020-08-18T15:32:00Z">
            <w:rPr>
              <w:ins w:id="904" w:author="Nguyen Bjno" w:date="2020-08-18T15:32:00Z"/>
              <w:rFonts w:ascii="Times New Roman" w:hAnsi="Times New Roman"/>
              <w:sz w:val="28"/>
              <w:szCs w:val="28"/>
              <w:vertAlign w:val="superscript"/>
            </w:rPr>
          </w:rPrChange>
        </w:rPr>
        <w:pPrChange w:id="905" w:author="Nguyen Bjno" w:date="2020-08-18T15:33:00Z">
          <w:pPr>
            <w:pStyle w:val="ListParagraph"/>
            <w:numPr>
              <w:numId w:val="184"/>
            </w:numPr>
            <w:spacing w:after="0" w:line="259" w:lineRule="auto"/>
            <w:ind w:left="981" w:hanging="360"/>
          </w:pPr>
        </w:pPrChange>
      </w:pPr>
      <w:ins w:id="906" w:author="Nguyen Bjno" w:date="2020-08-18T15:32:00Z">
        <w:r>
          <w:rPr>
            <w:rFonts w:ascii="Times New Roman" w:hAnsi="Times New Roman"/>
            <w:sz w:val="28"/>
            <w:szCs w:val="28"/>
          </w:rPr>
          <w:t xml:space="preserve">- </w:t>
        </w:r>
        <w:r w:rsidR="008B0E85" w:rsidRPr="00101339">
          <w:rPr>
            <w:rFonts w:ascii="Times New Roman" w:hAnsi="Times New Roman"/>
            <w:sz w:val="28"/>
            <w:szCs w:val="28"/>
            <w:rPrChange w:id="907" w:author="Nguyen Bjno" w:date="2020-08-18T15:32:00Z">
              <w:rPr/>
            </w:rPrChange>
          </w:rPr>
          <w:t>Khuyến</w:t>
        </w:r>
      </w:ins>
      <w:ins w:id="908" w:author="Nguyen Bjno" w:date="2020-08-18T15:30:00Z">
        <w:r w:rsidR="00BC3043" w:rsidRPr="00101339">
          <w:rPr>
            <w:rFonts w:ascii="Times New Roman" w:hAnsi="Times New Roman"/>
            <w:sz w:val="28"/>
            <w:szCs w:val="28"/>
            <w:rPrChange w:id="909" w:author="Nguyen Bjno" w:date="2020-08-18T15:32:00Z">
              <w:rPr/>
            </w:rPrChange>
          </w:rPr>
          <w:t xml:space="preserve"> khích các thiết bị có thể hiện thị</w:t>
        </w:r>
      </w:ins>
      <w:ins w:id="910" w:author="Nguyen Bjno" w:date="2020-08-18T15:31:00Z">
        <w:r w:rsidR="00BC3043" w:rsidRPr="00101339">
          <w:rPr>
            <w:rFonts w:ascii="Times New Roman" w:hAnsi="Times New Roman"/>
            <w:sz w:val="28"/>
            <w:szCs w:val="28"/>
            <w:rPrChange w:id="911" w:author="Nguyen Bjno" w:date="2020-08-18T15:32:00Z">
              <w:rPr/>
            </w:rPrChange>
          </w:rPr>
          <w:t xml:space="preserve"> đơn vị tính theo mg/Nm</w:t>
        </w:r>
        <w:r w:rsidR="00BC3043" w:rsidRPr="00101339">
          <w:rPr>
            <w:rFonts w:ascii="Times New Roman" w:hAnsi="Times New Roman"/>
            <w:sz w:val="28"/>
            <w:szCs w:val="28"/>
            <w:vertAlign w:val="superscript"/>
            <w:rPrChange w:id="912" w:author="Nguyen Bjno" w:date="2020-08-18T15:32:00Z">
              <w:rPr>
                <w:vertAlign w:val="superscript"/>
              </w:rPr>
            </w:rPrChange>
          </w:rPr>
          <w:t>3</w:t>
        </w:r>
      </w:ins>
    </w:p>
    <w:p w14:paraId="0921FE11" w14:textId="3188F433" w:rsidR="008B0E85" w:rsidRPr="00101339" w:rsidRDefault="00101339">
      <w:pPr>
        <w:spacing w:after="120" w:line="259" w:lineRule="auto"/>
        <w:ind w:firstLine="621"/>
        <w:rPr>
          <w:rFonts w:ascii="Times New Roman" w:hAnsi="Times New Roman"/>
          <w:sz w:val="28"/>
          <w:szCs w:val="28"/>
          <w:rPrChange w:id="913" w:author="Nguyen Bjno" w:date="2020-08-18T15:32:00Z">
            <w:rPr/>
          </w:rPrChange>
        </w:rPr>
        <w:pPrChange w:id="914" w:author="Nguyen Bjno" w:date="2020-08-18T15:33:00Z">
          <w:pPr>
            <w:spacing w:after="0" w:line="259" w:lineRule="auto"/>
            <w:ind w:left="631" w:hanging="10"/>
          </w:pPr>
        </w:pPrChange>
      </w:pPr>
      <w:ins w:id="915" w:author="Nguyen Bjno" w:date="2020-08-18T15:32:00Z">
        <w:r>
          <w:rPr>
            <w:rFonts w:ascii="Times New Roman" w:hAnsi="Times New Roman"/>
            <w:sz w:val="28"/>
            <w:szCs w:val="28"/>
          </w:rPr>
          <w:t xml:space="preserve">- </w:t>
        </w:r>
        <w:r w:rsidR="008B0E85" w:rsidRPr="00101339">
          <w:rPr>
            <w:rFonts w:ascii="Times New Roman" w:hAnsi="Times New Roman"/>
            <w:sz w:val="28"/>
            <w:szCs w:val="28"/>
            <w:rPrChange w:id="916" w:author="Nguyen Bjno" w:date="2020-08-18T15:32:00Z">
              <w:rPr/>
            </w:rPrChange>
          </w:rPr>
          <w:t>Đối với những thông số không quy định tại bảng 1 phải đảm bảo độ chính xác</w:t>
        </w:r>
        <w:r w:rsidR="006C70DC" w:rsidRPr="00101339">
          <w:rPr>
            <w:rFonts w:ascii="Times New Roman" w:hAnsi="Times New Roman"/>
            <w:sz w:val="28"/>
            <w:szCs w:val="28"/>
            <w:rPrChange w:id="917" w:author="Nguyen Bjno" w:date="2020-08-18T15:32:00Z">
              <w:rPr/>
            </w:rPrChange>
          </w:rPr>
          <w:t>/độ trôi</w:t>
        </w:r>
        <w:r w:rsidR="008B0E85" w:rsidRPr="00101339">
          <w:rPr>
            <w:rFonts w:ascii="Times New Roman" w:hAnsi="Times New Roman"/>
            <w:sz w:val="28"/>
            <w:szCs w:val="28"/>
            <w:rPrChange w:id="918" w:author="Nguyen Bjno" w:date="2020-08-18T15:32:00Z">
              <w:rPr/>
            </w:rPrChange>
          </w:rPr>
          <w:t xml:space="preserve"> dưới 5% và đáp ứng theo quy định tại Điểm b Khoản 1 Điều này</w:t>
        </w:r>
      </w:ins>
    </w:p>
    <w:p w14:paraId="371D2C02" w14:textId="77777777" w:rsidR="00221E80" w:rsidRPr="00FB204B" w:rsidRDefault="00221E80">
      <w:pPr>
        <w:numPr>
          <w:ilvl w:val="0"/>
          <w:numId w:val="172"/>
        </w:numPr>
        <w:tabs>
          <w:tab w:val="left" w:pos="993"/>
        </w:tabs>
        <w:spacing w:after="120" w:line="271" w:lineRule="auto"/>
        <w:ind w:left="0" w:right="27" w:firstLine="709"/>
        <w:jc w:val="both"/>
        <w:rPr>
          <w:rFonts w:ascii="Times New Roman" w:hAnsi="Times New Roman"/>
          <w:color w:val="FF0000"/>
          <w:sz w:val="28"/>
          <w:szCs w:val="28"/>
          <w:rPrChange w:id="919" w:author="Nguyen Bjno" w:date="2020-08-18T15:47:00Z">
            <w:rPr>
              <w:rFonts w:ascii="Times New Roman" w:hAnsi="Times New Roman"/>
              <w:sz w:val="28"/>
              <w:szCs w:val="28"/>
            </w:rPr>
          </w:rPrChange>
        </w:rPr>
        <w:pPrChange w:id="920" w:author="Nguyen Bjno" w:date="2020-08-18T15:33:00Z">
          <w:pPr>
            <w:numPr>
              <w:numId w:val="172"/>
            </w:numPr>
            <w:tabs>
              <w:tab w:val="left" w:pos="993"/>
            </w:tabs>
            <w:spacing w:after="132" w:line="271" w:lineRule="auto"/>
            <w:ind w:left="621" w:right="27" w:firstLine="709"/>
            <w:jc w:val="both"/>
          </w:pPr>
        </w:pPrChange>
      </w:pPr>
      <w:r w:rsidRPr="00FB204B">
        <w:rPr>
          <w:rFonts w:ascii="Times New Roman" w:hAnsi="Times New Roman"/>
          <w:color w:val="FF0000"/>
          <w:sz w:val="28"/>
          <w:szCs w:val="28"/>
          <w:rPrChange w:id="921" w:author="Nguyen Bjno" w:date="2020-08-18T15:47:00Z">
            <w:rPr>
              <w:rFonts w:ascii="Times New Roman" w:hAnsi="Times New Roman"/>
              <w:sz w:val="28"/>
              <w:szCs w:val="28"/>
            </w:rPr>
          </w:rPrChange>
        </w:rPr>
        <w:t xml:space="preserve">Thiết bị quan trắc phải có khả năng đo phù hợp với giá trị giới hạn quy định trong quy chuẩn kỹ thuật quốc gia hiện hành về môi trường và các quy chuẩn kỹ thuật quốc gia tương ứng với từng loại hình sản xuất; </w:t>
      </w:r>
    </w:p>
    <w:p w14:paraId="752E2602" w14:textId="77777777" w:rsidR="00221E80" w:rsidRPr="00262864" w:rsidRDefault="00221E80">
      <w:pPr>
        <w:numPr>
          <w:ilvl w:val="0"/>
          <w:numId w:val="172"/>
        </w:numPr>
        <w:tabs>
          <w:tab w:val="left" w:pos="993"/>
        </w:tabs>
        <w:spacing w:after="120" w:line="271" w:lineRule="auto"/>
        <w:ind w:left="0" w:right="27" w:firstLine="709"/>
        <w:jc w:val="both"/>
        <w:rPr>
          <w:rFonts w:ascii="Times New Roman" w:hAnsi="Times New Roman"/>
          <w:sz w:val="28"/>
          <w:szCs w:val="28"/>
        </w:rPr>
        <w:pPrChange w:id="922" w:author="Nguyen Bjno" w:date="2020-08-18T15:33:00Z">
          <w:pPr>
            <w:numPr>
              <w:numId w:val="172"/>
            </w:numPr>
            <w:tabs>
              <w:tab w:val="left" w:pos="993"/>
            </w:tabs>
            <w:spacing w:after="132" w:line="271" w:lineRule="auto"/>
            <w:ind w:left="621" w:right="27" w:firstLine="709"/>
            <w:jc w:val="both"/>
          </w:pPr>
        </w:pPrChange>
      </w:pPr>
      <w:r w:rsidRPr="00262864">
        <w:rPr>
          <w:rFonts w:ascii="Times New Roman" w:hAnsi="Times New Roman"/>
          <w:sz w:val="28"/>
          <w:szCs w:val="28"/>
        </w:rPr>
        <w:t xml:space="preserve">Đối với thông số vận tốc khí thải, bụi, độ khói và lưu lượng phải đo trực tiếp trên thân ống khói (in-situ); </w:t>
      </w:r>
    </w:p>
    <w:p w14:paraId="06752067" w14:textId="77777777" w:rsidR="00221E80" w:rsidRPr="00262864" w:rsidRDefault="00221E80">
      <w:pPr>
        <w:numPr>
          <w:ilvl w:val="0"/>
          <w:numId w:val="172"/>
        </w:numPr>
        <w:tabs>
          <w:tab w:val="left" w:pos="993"/>
        </w:tabs>
        <w:spacing w:after="120" w:line="271" w:lineRule="auto"/>
        <w:ind w:left="0" w:right="27" w:firstLine="709"/>
        <w:jc w:val="both"/>
        <w:rPr>
          <w:rFonts w:ascii="Times New Roman" w:hAnsi="Times New Roman"/>
          <w:sz w:val="28"/>
          <w:szCs w:val="28"/>
        </w:rPr>
        <w:pPrChange w:id="923" w:author="Nguyen Bjno" w:date="2020-08-18T15:33:00Z">
          <w:pPr>
            <w:numPr>
              <w:numId w:val="172"/>
            </w:numPr>
            <w:tabs>
              <w:tab w:val="left" w:pos="993"/>
            </w:tabs>
            <w:spacing w:after="154" w:line="271" w:lineRule="auto"/>
            <w:ind w:left="621" w:right="27" w:firstLine="709"/>
            <w:jc w:val="both"/>
          </w:pPr>
        </w:pPrChange>
      </w:pPr>
      <w:r w:rsidRPr="00262864">
        <w:rPr>
          <w:rFonts w:ascii="Times New Roman" w:hAnsi="Times New Roman"/>
          <w:sz w:val="28"/>
          <w:szCs w:val="28"/>
        </w:rPr>
        <w:t xml:space="preserve">Đối với các thông số sử dụng phương án lắp đặt thiết bị quan trắc thông qua việc trích hút mẫu (extractive) thì Hệ thống phải đáp ứng yêu cầu như sau: </w:t>
      </w:r>
    </w:p>
    <w:p w14:paraId="5668C4B1" w14:textId="77777777" w:rsidR="00221E80" w:rsidRPr="00262864" w:rsidRDefault="00221E80" w:rsidP="00221E80">
      <w:pPr>
        <w:numPr>
          <w:ilvl w:val="1"/>
          <w:numId w:val="172"/>
        </w:numPr>
        <w:tabs>
          <w:tab w:val="left" w:pos="1276"/>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Ống hút mẫu (probe): làm bằng vật liệu thép không gỉ, được đặt vuông góc với thành ống khói. Ống hút mẫu có độ dài 1m hoặc bằng 30% đường kính trong của ống khói (hoặc đường kính tương đương đối với ống khói hình chữ nhật); </w:t>
      </w:r>
    </w:p>
    <w:p w14:paraId="0C4E99C3" w14:textId="77777777" w:rsidR="00221E80" w:rsidRPr="00262864" w:rsidRDefault="00221E80" w:rsidP="00221E80">
      <w:pPr>
        <w:numPr>
          <w:ilvl w:val="1"/>
          <w:numId w:val="172"/>
        </w:numPr>
        <w:tabs>
          <w:tab w:val="left" w:pos="1276"/>
        </w:tabs>
        <w:spacing w:after="157" w:line="259" w:lineRule="auto"/>
        <w:ind w:left="0" w:right="27" w:firstLine="709"/>
        <w:jc w:val="both"/>
        <w:rPr>
          <w:rFonts w:ascii="Times New Roman" w:hAnsi="Times New Roman"/>
          <w:sz w:val="28"/>
          <w:szCs w:val="28"/>
        </w:rPr>
      </w:pPr>
      <w:r w:rsidRPr="00262864">
        <w:rPr>
          <w:rFonts w:ascii="Times New Roman" w:hAnsi="Times New Roman"/>
          <w:sz w:val="28"/>
          <w:szCs w:val="28"/>
        </w:rPr>
        <w:lastRenderedPageBreak/>
        <w:t xml:space="preserve">Ống dẫn mẫu từ vị trí lỗ quan trắc tới thiết bị quan trắc không bị co thắt, giãn nở hoặc không bị gấp khúc một góc nhỏ hơn 90 độ; </w:t>
      </w:r>
    </w:p>
    <w:p w14:paraId="3E6D910D" w14:textId="77777777" w:rsidR="00221E80" w:rsidRPr="009E24D2" w:rsidRDefault="00221E80" w:rsidP="00221E80">
      <w:pPr>
        <w:numPr>
          <w:ilvl w:val="1"/>
          <w:numId w:val="172"/>
        </w:numPr>
        <w:tabs>
          <w:tab w:val="left" w:pos="1276"/>
        </w:tabs>
        <w:spacing w:after="59" w:line="259" w:lineRule="auto"/>
        <w:ind w:left="0" w:right="27" w:firstLine="709"/>
        <w:jc w:val="both"/>
        <w:rPr>
          <w:rFonts w:ascii="Times New Roman" w:hAnsi="Times New Roman"/>
          <w:sz w:val="28"/>
          <w:szCs w:val="28"/>
        </w:rPr>
      </w:pPr>
      <w:r w:rsidRPr="009E24D2">
        <w:rPr>
          <w:rFonts w:ascii="Times New Roman" w:hAnsi="Times New Roman"/>
          <w:sz w:val="28"/>
          <w:szCs w:val="28"/>
        </w:rPr>
        <w:t xml:space="preserve">Dòng khí thải đi qua ống dẫn mẫu phải được làm nóng để loại hết hơi ẩm trước khi đi vào thiết bị đo và phân tích; </w:t>
      </w:r>
    </w:p>
    <w:p w14:paraId="0C6276F1" w14:textId="69E0E02D" w:rsidR="00221E80" w:rsidRPr="00AD5770" w:rsidRDefault="00221E80" w:rsidP="00221E80">
      <w:pPr>
        <w:tabs>
          <w:tab w:val="left" w:pos="993"/>
        </w:tabs>
        <w:ind w:right="27" w:firstLine="709"/>
        <w:jc w:val="both"/>
        <w:rPr>
          <w:rFonts w:ascii="Times New Roman" w:hAnsi="Times New Roman"/>
          <w:color w:val="FF0000"/>
          <w:sz w:val="28"/>
          <w:szCs w:val="28"/>
          <w:rPrChange w:id="924" w:author="Nguyen Bjno" w:date="2020-08-18T15:34:00Z">
            <w:rPr>
              <w:rFonts w:ascii="Times New Roman" w:hAnsi="Times New Roman"/>
              <w:sz w:val="28"/>
              <w:szCs w:val="28"/>
            </w:rPr>
          </w:rPrChange>
        </w:rPr>
      </w:pPr>
      <w:r w:rsidRPr="00262864">
        <w:rPr>
          <w:rFonts w:ascii="Times New Roman" w:hAnsi="Times New Roman"/>
          <w:sz w:val="28"/>
          <w:szCs w:val="28"/>
        </w:rPr>
        <w:t>đ) Khuyến khích sử dụng các thiết bị quan trắc đồng bộ, được chứng nhận bởi các tổ chức quốc tế: Cơ quan Bảo vệ môi trường Hoa Kỳ (US EPA), Tổ chức chứng nhận Anh (mCERTs), Cơ quan kiểm định kỹ thuật Đức (TÜV)</w:t>
      </w:r>
      <w:del w:id="925" w:author="Nguyen Bjno" w:date="2020-08-18T15:35:00Z">
        <w:r w:rsidRPr="00262864" w:rsidDel="00AD5770">
          <w:rPr>
            <w:rFonts w:ascii="Times New Roman" w:hAnsi="Times New Roman"/>
            <w:sz w:val="28"/>
            <w:szCs w:val="28"/>
          </w:rPr>
          <w:delText xml:space="preserve">, </w:delText>
        </w:r>
        <w:r w:rsidRPr="00AD5770" w:rsidDel="00AD5770">
          <w:rPr>
            <w:rFonts w:ascii="Times New Roman" w:hAnsi="Times New Roman"/>
            <w:color w:val="FF0000"/>
            <w:sz w:val="28"/>
            <w:szCs w:val="28"/>
            <w:rPrChange w:id="926" w:author="Nguyen Bjno" w:date="2020-08-18T15:34:00Z">
              <w:rPr>
                <w:rFonts w:ascii="Times New Roman" w:hAnsi="Times New Roman"/>
                <w:sz w:val="28"/>
                <w:szCs w:val="28"/>
              </w:rPr>
            </w:rPrChange>
          </w:rPr>
          <w:delText>Bộ Môi trường Hàn Quốc (KMOE)</w:delText>
        </w:r>
      </w:del>
      <w:ins w:id="927" w:author="Nguyen Bjno" w:date="2020-08-18T15:35:00Z">
        <w:r w:rsidR="00AD5770">
          <w:rPr>
            <w:rFonts w:ascii="Times New Roman" w:hAnsi="Times New Roman"/>
            <w:color w:val="FF0000"/>
            <w:sz w:val="28"/>
            <w:szCs w:val="28"/>
          </w:rPr>
          <w:t xml:space="preserve">, </w:t>
        </w:r>
        <w:r w:rsidR="00AD5770" w:rsidRPr="00AF381B">
          <w:rPr>
            <w:rFonts w:ascii="Times New Roman" w:hAnsi="Times New Roman"/>
            <w:sz w:val="28"/>
            <w:szCs w:val="28"/>
          </w:rPr>
          <w:t>Bộ Môi trường Hàn Quốc (KMOE), Bộ Môi trường Nhật Bản (JMOE)</w:t>
        </w:r>
      </w:ins>
      <w:r w:rsidRPr="00AD5770">
        <w:rPr>
          <w:rFonts w:ascii="Times New Roman" w:hAnsi="Times New Roman"/>
          <w:color w:val="FF0000"/>
          <w:sz w:val="28"/>
          <w:szCs w:val="28"/>
          <w:rPrChange w:id="928" w:author="Nguyen Bjno" w:date="2020-08-18T15:34:00Z">
            <w:rPr>
              <w:rFonts w:ascii="Times New Roman" w:hAnsi="Times New Roman"/>
              <w:sz w:val="28"/>
              <w:szCs w:val="28"/>
            </w:rPr>
          </w:rPrChange>
        </w:rPr>
        <w:t xml:space="preserve">; </w:t>
      </w:r>
    </w:p>
    <w:p w14:paraId="3879BF83" w14:textId="0A2E4113" w:rsidR="00221E80" w:rsidRPr="00DE130F" w:rsidRDefault="00221E80" w:rsidP="00221E80">
      <w:pPr>
        <w:numPr>
          <w:ilvl w:val="0"/>
          <w:numId w:val="172"/>
        </w:numPr>
        <w:tabs>
          <w:tab w:val="left" w:pos="993"/>
        </w:tabs>
        <w:spacing w:after="155" w:line="271" w:lineRule="auto"/>
        <w:ind w:left="0" w:right="27" w:firstLine="709"/>
        <w:jc w:val="both"/>
        <w:rPr>
          <w:rFonts w:ascii="Times New Roman" w:hAnsi="Times New Roman"/>
          <w:sz w:val="28"/>
          <w:szCs w:val="28"/>
          <w:highlight w:val="yellow"/>
        </w:rPr>
      </w:pPr>
      <w:r w:rsidRPr="00262864">
        <w:rPr>
          <w:rFonts w:ascii="Times New Roman" w:hAnsi="Times New Roman"/>
          <w:sz w:val="28"/>
          <w:szCs w:val="28"/>
        </w:rPr>
        <w:t xml:space="preserve">Có khả năng lưu giữ và kết xuất tự động kết quả quan trắc và thông tin trạng thái của thiết bị đo </w:t>
      </w:r>
      <w:r w:rsidRPr="00DE130F">
        <w:rPr>
          <w:rFonts w:ascii="Times New Roman" w:hAnsi="Times New Roman"/>
          <w:sz w:val="28"/>
          <w:szCs w:val="28"/>
          <w:highlight w:val="yellow"/>
        </w:rPr>
        <w:t>(tối thiểu bao gồm các trạng thái: đang đo</w:t>
      </w:r>
      <w:ins w:id="929" w:author="Nguyen Bjno" w:date="2020-08-18T15:36:00Z">
        <w:r w:rsidR="001F3977">
          <w:rPr>
            <w:rFonts w:ascii="Times New Roman" w:hAnsi="Times New Roman"/>
            <w:sz w:val="28"/>
            <w:szCs w:val="28"/>
            <w:highlight w:val="yellow"/>
          </w:rPr>
          <w:t xml:space="preserve"> </w:t>
        </w:r>
      </w:ins>
      <w:del w:id="930" w:author="Nguyen Bjno" w:date="2020-08-18T15:36:00Z">
        <w:r w:rsidRPr="00DE130F" w:rsidDel="001F3977">
          <w:rPr>
            <w:rFonts w:ascii="Times New Roman" w:hAnsi="Times New Roman"/>
            <w:sz w:val="28"/>
            <w:szCs w:val="28"/>
            <w:highlight w:val="yellow"/>
          </w:rPr>
          <w:delText xml:space="preserve">, </w:delText>
        </w:r>
      </w:del>
      <w:del w:id="931" w:author="Nguyen Bjno" w:date="2020-08-18T15:35:00Z">
        <w:r w:rsidRPr="00DE130F" w:rsidDel="001F3977">
          <w:rPr>
            <w:rFonts w:ascii="Times New Roman" w:hAnsi="Times New Roman"/>
            <w:sz w:val="28"/>
            <w:szCs w:val="28"/>
            <w:highlight w:val="yellow"/>
          </w:rPr>
          <w:delText xml:space="preserve">hiệu chuẩn </w:delText>
        </w:r>
      </w:del>
      <w:r w:rsidRPr="00DE130F">
        <w:rPr>
          <w:rFonts w:ascii="Times New Roman" w:hAnsi="Times New Roman"/>
          <w:sz w:val="28"/>
          <w:szCs w:val="28"/>
          <w:highlight w:val="yellow"/>
        </w:rPr>
        <w:t xml:space="preserve">và báo lỗi thiết bị). </w:t>
      </w:r>
    </w:p>
    <w:p w14:paraId="31B4D4C4" w14:textId="77777777" w:rsidR="00221E80" w:rsidRPr="00262864" w:rsidRDefault="00221E80" w:rsidP="00221E80">
      <w:pPr>
        <w:tabs>
          <w:tab w:val="center" w:pos="636"/>
          <w:tab w:val="left" w:pos="993"/>
          <w:tab w:val="center" w:pos="2076"/>
        </w:tabs>
        <w:spacing w:after="160"/>
        <w:ind w:right="27" w:firstLine="709"/>
        <w:jc w:val="both"/>
        <w:rPr>
          <w:rFonts w:ascii="Times New Roman" w:hAnsi="Times New Roman"/>
          <w:sz w:val="28"/>
          <w:szCs w:val="28"/>
        </w:rPr>
      </w:pPr>
      <w:r w:rsidRPr="00262864">
        <w:rPr>
          <w:rFonts w:ascii="Times New Roman" w:hAnsi="Times New Roman"/>
          <w:sz w:val="28"/>
          <w:szCs w:val="28"/>
        </w:rPr>
        <w:t xml:space="preserve">2. Khí chuẩn </w:t>
      </w:r>
    </w:p>
    <w:p w14:paraId="01532452" w14:textId="4F7AA9E3" w:rsidR="00221E80" w:rsidRPr="00262864" w:rsidRDefault="00221E80" w:rsidP="00221E80">
      <w:pPr>
        <w:tabs>
          <w:tab w:val="center" w:pos="636"/>
          <w:tab w:val="left" w:pos="993"/>
          <w:tab w:val="left" w:pos="1276"/>
          <w:tab w:val="center" w:pos="5534"/>
        </w:tabs>
        <w:spacing w:after="37"/>
        <w:ind w:right="27" w:firstLine="709"/>
        <w:jc w:val="both"/>
        <w:rPr>
          <w:rFonts w:ascii="Times New Roman" w:hAnsi="Times New Roman"/>
          <w:sz w:val="28"/>
          <w:szCs w:val="28"/>
        </w:rPr>
      </w:pPr>
      <w:r w:rsidRPr="00262864">
        <w:rPr>
          <w:rFonts w:ascii="Times New Roman" w:hAnsi="Times New Roman"/>
          <w:sz w:val="28"/>
          <w:szCs w:val="28"/>
        </w:rPr>
        <w:t xml:space="preserve">a) Khí chuẩn phải được dẫn tới vị trí khí thải đi vào ống dẫn mẫu </w:t>
      </w:r>
      <w:del w:id="932" w:author="Nguyen Bjno" w:date="2020-08-18T15:45:00Z">
        <w:r w:rsidRPr="00262864" w:rsidDel="00FB204B">
          <w:rPr>
            <w:rFonts w:ascii="Times New Roman" w:hAnsi="Times New Roman"/>
            <w:sz w:val="28"/>
            <w:szCs w:val="28"/>
          </w:rPr>
          <w:delText xml:space="preserve"> </w:delText>
        </w:r>
      </w:del>
      <w:r w:rsidRPr="00262864">
        <w:rPr>
          <w:rFonts w:ascii="Times New Roman" w:hAnsi="Times New Roman"/>
          <w:sz w:val="28"/>
          <w:szCs w:val="28"/>
        </w:rPr>
        <w:t>về sơ đồ hệ thống quan trắc khí thải tự động, liên tục</w:t>
      </w:r>
      <w:del w:id="933" w:author="Nguyen Bjno" w:date="2020-08-18T15:45:00Z">
        <w:r w:rsidRPr="00262864" w:rsidDel="00FB204B">
          <w:rPr>
            <w:rFonts w:ascii="Times New Roman" w:hAnsi="Times New Roman"/>
            <w:sz w:val="28"/>
            <w:szCs w:val="28"/>
          </w:rPr>
          <w:delText>)</w:delText>
        </w:r>
      </w:del>
      <w:r w:rsidRPr="00262864">
        <w:rPr>
          <w:rFonts w:ascii="Times New Roman" w:hAnsi="Times New Roman"/>
          <w:sz w:val="28"/>
          <w:szCs w:val="28"/>
        </w:rPr>
        <w:t xml:space="preserve">; </w:t>
      </w:r>
    </w:p>
    <w:p w14:paraId="6DA50B58" w14:textId="77777777" w:rsidR="00221E80" w:rsidRPr="009E24D2" w:rsidRDefault="00221E80" w:rsidP="00221E80">
      <w:pPr>
        <w:numPr>
          <w:ilvl w:val="0"/>
          <w:numId w:val="173"/>
        </w:numPr>
        <w:tabs>
          <w:tab w:val="left" w:pos="993"/>
          <w:tab w:val="left" w:pos="1276"/>
        </w:tabs>
        <w:spacing w:after="37" w:line="271" w:lineRule="auto"/>
        <w:ind w:left="0" w:right="27" w:firstLine="709"/>
        <w:jc w:val="both"/>
        <w:rPr>
          <w:rFonts w:ascii="Times New Roman" w:hAnsi="Times New Roman"/>
          <w:sz w:val="28"/>
          <w:szCs w:val="28"/>
        </w:rPr>
      </w:pPr>
      <w:r w:rsidRPr="009E24D2">
        <w:rPr>
          <w:rFonts w:ascii="Times New Roman" w:hAnsi="Times New Roman"/>
          <w:sz w:val="28"/>
          <w:szCs w:val="28"/>
        </w:rPr>
        <w:t xml:space="preserve">Khí chuẩn phải còn hạn sử dụng, có độ chính xác tối thiểu ± 5% và phải được liên kết chuẩn theo quy định của pháp luật đo lường; </w:t>
      </w:r>
    </w:p>
    <w:p w14:paraId="6FB11997" w14:textId="0C95A545" w:rsidR="00221E80" w:rsidRDefault="00221E80" w:rsidP="00221E80">
      <w:pPr>
        <w:numPr>
          <w:ilvl w:val="0"/>
          <w:numId w:val="173"/>
        </w:numPr>
        <w:tabs>
          <w:tab w:val="left" w:pos="993"/>
          <w:tab w:val="left" w:pos="1276"/>
        </w:tabs>
        <w:spacing w:after="132" w:line="271" w:lineRule="auto"/>
        <w:ind w:left="0" w:right="27" w:firstLine="709"/>
        <w:jc w:val="both"/>
      </w:pPr>
      <w:r w:rsidRPr="00262864">
        <w:rPr>
          <w:rFonts w:ascii="Times New Roman" w:hAnsi="Times New Roman"/>
          <w:sz w:val="28"/>
          <w:szCs w:val="28"/>
        </w:rPr>
        <w:t>Nồng độ khí chuẩn phải đáp ứng trong khoảng 30%-</w:t>
      </w:r>
      <w:ins w:id="934" w:author="Nguyen Bjno" w:date="2020-08-18T15:48:00Z">
        <w:r w:rsidR="00FB204B">
          <w:rPr>
            <w:rFonts w:ascii="Times New Roman" w:hAnsi="Times New Roman"/>
            <w:sz w:val="28"/>
            <w:szCs w:val="28"/>
          </w:rPr>
          <w:t>8</w:t>
        </w:r>
      </w:ins>
      <w:del w:id="935" w:author="Nguyen Bjno" w:date="2020-08-18T15:48:00Z">
        <w:r w:rsidRPr="00262864" w:rsidDel="00FB204B">
          <w:rPr>
            <w:rFonts w:ascii="Times New Roman" w:hAnsi="Times New Roman"/>
            <w:sz w:val="28"/>
            <w:szCs w:val="28"/>
          </w:rPr>
          <w:delText>7</w:delText>
        </w:r>
      </w:del>
      <w:r w:rsidRPr="00262864">
        <w:rPr>
          <w:rFonts w:ascii="Times New Roman" w:hAnsi="Times New Roman"/>
          <w:sz w:val="28"/>
          <w:szCs w:val="28"/>
        </w:rPr>
        <w:t xml:space="preserve">0% dải đo của từng thiết bị tương ứng với từng thông số được quy định tại </w:t>
      </w:r>
      <w:r w:rsidRPr="00FC218D">
        <w:rPr>
          <w:rFonts w:ascii="Times New Roman" w:hAnsi="Times New Roman"/>
          <w:sz w:val="28"/>
          <w:szCs w:val="28"/>
          <w:highlight w:val="yellow"/>
        </w:rPr>
        <w:t>Bảng</w:t>
      </w:r>
      <w:r w:rsidRPr="009D61F6">
        <w:rPr>
          <w:rFonts w:ascii="Times New Roman" w:hAnsi="Times New Roman"/>
          <w:sz w:val="28"/>
          <w:szCs w:val="28"/>
          <w:highlight w:val="yellow"/>
        </w:rPr>
        <w:t xml:space="preserve"> </w:t>
      </w:r>
      <w:r w:rsidR="00394C8E">
        <w:rPr>
          <w:rFonts w:ascii="Times New Roman" w:hAnsi="Times New Roman"/>
          <w:sz w:val="28"/>
          <w:szCs w:val="28"/>
        </w:rPr>
        <w:t>…</w:t>
      </w:r>
      <w:r w:rsidRPr="00262864">
        <w:rPr>
          <w:rFonts w:ascii="Times New Roman" w:hAnsi="Times New Roman"/>
          <w:sz w:val="28"/>
          <w:szCs w:val="28"/>
        </w:rPr>
        <w:t xml:space="preserve">, ngoại trừ thông số nhiệt độ khí thải, độ khói và bụi (PM) và lưu lượng. </w:t>
      </w:r>
    </w:p>
    <w:p w14:paraId="782FAD83" w14:textId="77777777" w:rsidR="00221E80" w:rsidRDefault="00221E80" w:rsidP="00221E80">
      <w:pPr>
        <w:ind w:firstLine="709"/>
        <w:jc w:val="both"/>
        <w:rPr>
          <w:rFonts w:ascii="Times New Roman" w:hAnsi="Times New Roman"/>
          <w:b/>
          <w:sz w:val="28"/>
          <w:szCs w:val="28"/>
        </w:rPr>
      </w:pPr>
      <w:r w:rsidRPr="00BB3D3D">
        <w:rPr>
          <w:rFonts w:ascii="Times New Roman" w:hAnsi="Times New Roman"/>
          <w:b/>
          <w:sz w:val="28"/>
          <w:szCs w:val="28"/>
        </w:rPr>
        <w:t>Điều</w:t>
      </w:r>
      <w:r>
        <w:rPr>
          <w:rFonts w:ascii="Times New Roman" w:hAnsi="Times New Roman"/>
          <w:b/>
          <w:sz w:val="28"/>
          <w:szCs w:val="28"/>
        </w:rPr>
        <w:t xml:space="preserve"> 34.</w:t>
      </w:r>
      <w:r w:rsidRPr="00BB3D3D">
        <w:rPr>
          <w:rFonts w:ascii="Times New Roman" w:hAnsi="Times New Roman"/>
          <w:b/>
          <w:sz w:val="28"/>
          <w:szCs w:val="28"/>
        </w:rPr>
        <w:t xml:space="preserve"> Yêu cầu về quản lý hệ thống quan trắc </w:t>
      </w:r>
      <w:r>
        <w:rPr>
          <w:rFonts w:ascii="Times New Roman" w:hAnsi="Times New Roman"/>
          <w:b/>
          <w:sz w:val="28"/>
          <w:szCs w:val="28"/>
        </w:rPr>
        <w:t>khí thải</w:t>
      </w:r>
      <w:r w:rsidRPr="00BB3D3D">
        <w:rPr>
          <w:rFonts w:ascii="Times New Roman" w:hAnsi="Times New Roman"/>
          <w:b/>
          <w:sz w:val="28"/>
          <w:szCs w:val="28"/>
        </w:rPr>
        <w:t xml:space="preserve"> tự động, liên tục trong quá trình vận hành</w:t>
      </w:r>
    </w:p>
    <w:p w14:paraId="58207DF0" w14:textId="77777777" w:rsidR="00221E80" w:rsidRPr="00262864" w:rsidRDefault="00221E80" w:rsidP="00221E80">
      <w:pPr>
        <w:tabs>
          <w:tab w:val="left" w:pos="993"/>
        </w:tabs>
        <w:spacing w:after="152"/>
        <w:ind w:right="400" w:firstLine="709"/>
        <w:jc w:val="both"/>
        <w:rPr>
          <w:rFonts w:ascii="Times New Roman" w:hAnsi="Times New Roman"/>
          <w:sz w:val="28"/>
          <w:szCs w:val="28"/>
        </w:rPr>
      </w:pPr>
      <w:r w:rsidRPr="00262864">
        <w:rPr>
          <w:rFonts w:ascii="Times New Roman" w:hAnsi="Times New Roman"/>
          <w:sz w:val="28"/>
          <w:szCs w:val="28"/>
        </w:rPr>
        <w:t>1. Bảo đảm chất lượng của Hệ thố</w:t>
      </w:r>
      <w:r>
        <w:rPr>
          <w:rFonts w:ascii="Times New Roman" w:hAnsi="Times New Roman"/>
          <w:sz w:val="28"/>
          <w:szCs w:val="28"/>
        </w:rPr>
        <w:t>ng:</w:t>
      </w:r>
    </w:p>
    <w:p w14:paraId="718C4A0F" w14:textId="77777777" w:rsidR="00221E80" w:rsidRPr="00262864" w:rsidRDefault="00221E80" w:rsidP="00221E80">
      <w:pPr>
        <w:numPr>
          <w:ilvl w:val="0"/>
          <w:numId w:val="174"/>
        </w:numPr>
        <w:tabs>
          <w:tab w:val="left" w:pos="993"/>
        </w:tabs>
        <w:spacing w:after="155"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Nhân lực quản lý và vận hành: phải có đủ nhân lực am hiểu về Hệ thống để thực hiện nhiệm vụ quản lý, duy trì và vận hành Hệ thống; </w:t>
      </w:r>
    </w:p>
    <w:p w14:paraId="2E02148A" w14:textId="77777777" w:rsidR="00221E80" w:rsidRPr="00262864" w:rsidRDefault="00221E80" w:rsidP="00221E80">
      <w:pPr>
        <w:numPr>
          <w:ilvl w:val="0"/>
          <w:numId w:val="174"/>
        </w:numPr>
        <w:tabs>
          <w:tab w:val="left" w:pos="993"/>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Hồ sơ quản lý liên quan đến Hệ thống phải được lưu giữ tại đơn vị vận hành Hệ thống và sẵn sàng xuất trình khi có yêu cầu của cơ quan nhà nước có thẩm quyền. Hồ sơ quản lý Hệ thống bao gồm: </w:t>
      </w:r>
    </w:p>
    <w:p w14:paraId="20DACBF9" w14:textId="77777777" w:rsidR="00221E80" w:rsidRPr="00262864" w:rsidRDefault="00221E80" w:rsidP="00221E80">
      <w:pPr>
        <w:numPr>
          <w:ilvl w:val="1"/>
          <w:numId w:val="174"/>
        </w:numPr>
        <w:tabs>
          <w:tab w:val="left" w:pos="1276"/>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Danh mục các thông số quan trắc; </w:t>
      </w:r>
    </w:p>
    <w:p w14:paraId="04CFE122" w14:textId="77777777" w:rsidR="00221E80" w:rsidRPr="00262864" w:rsidRDefault="00221E80" w:rsidP="00221E80">
      <w:pPr>
        <w:numPr>
          <w:ilvl w:val="1"/>
          <w:numId w:val="174"/>
        </w:numPr>
        <w:tabs>
          <w:tab w:val="left" w:pos="1276"/>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Danh mục, đặc tính kỹ thuật của các thiết bị quan trắc của Hệ thống; </w:t>
      </w:r>
    </w:p>
    <w:p w14:paraId="35FC8861" w14:textId="77777777" w:rsidR="00221E80" w:rsidRPr="00262864" w:rsidRDefault="00221E80" w:rsidP="00221E80">
      <w:pPr>
        <w:numPr>
          <w:ilvl w:val="1"/>
          <w:numId w:val="174"/>
        </w:numPr>
        <w:tabs>
          <w:tab w:val="left" w:pos="1276"/>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Hướng dẫn sử dụng thiết bị;  </w:t>
      </w:r>
    </w:p>
    <w:p w14:paraId="3408BF77" w14:textId="77777777" w:rsidR="00221E80" w:rsidRPr="00262864" w:rsidRDefault="00221E80" w:rsidP="00221E80">
      <w:pPr>
        <w:numPr>
          <w:ilvl w:val="1"/>
          <w:numId w:val="174"/>
        </w:numPr>
        <w:tabs>
          <w:tab w:val="left" w:pos="1276"/>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lastRenderedPageBreak/>
        <w:t xml:space="preserve">Bản vẽ thiết kế và mô tả về Hệ thống; </w:t>
      </w:r>
    </w:p>
    <w:p w14:paraId="4EA603FB" w14:textId="298B76DD" w:rsidR="00221E80" w:rsidRPr="00262864" w:rsidRDefault="00221E80" w:rsidP="00221E80">
      <w:pPr>
        <w:numPr>
          <w:ilvl w:val="1"/>
          <w:numId w:val="174"/>
        </w:numPr>
        <w:tabs>
          <w:tab w:val="left" w:pos="1276"/>
        </w:tabs>
        <w:spacing w:after="154"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Quy trình vận hành chuẩn (SOP): tối thiểu bao gồm các nội dung về quy trình khởi động và vận hành Hệ thống; quy trình kiểm tra Hệ thống hàng ngày; quy trình kiểm tra ống dẫn mẫu và kiểm tra bằng khí chuẩn (với tuần suất </w:t>
      </w:r>
      <w:del w:id="936" w:author="Nguyen Bjno" w:date="2020-08-18T15:50:00Z">
        <w:r w:rsidRPr="00262864" w:rsidDel="00ED1714">
          <w:rPr>
            <w:rFonts w:ascii="Times New Roman" w:hAnsi="Times New Roman"/>
            <w:sz w:val="28"/>
            <w:szCs w:val="28"/>
          </w:rPr>
          <w:delText>2 tuần</w:delText>
        </w:r>
      </w:del>
      <w:ins w:id="937" w:author="Nguyen Bjno" w:date="2020-08-18T15:50:00Z">
        <w:r w:rsidR="00ED1714">
          <w:rPr>
            <w:rFonts w:ascii="Times New Roman" w:hAnsi="Times New Roman"/>
            <w:sz w:val="28"/>
            <w:szCs w:val="28"/>
          </w:rPr>
          <w:t>1 tháng</w:t>
        </w:r>
      </w:ins>
      <w:r w:rsidRPr="00262864">
        <w:rPr>
          <w:rFonts w:ascii="Times New Roman" w:hAnsi="Times New Roman"/>
          <w:sz w:val="28"/>
          <w:szCs w:val="28"/>
        </w:rPr>
        <w:t xml:space="preserve">/lần); tần suất và quy trình bảo trì, bảo dưỡng các thiết bị quan trắc; tần suất kiểm định, hiệu chuẩn thiết bị; tần suất thay thế phụ kiện, vật tư tiêu hao theo khuyến cáo của nhà sản xuất; quy trình khắc phục các lỗi, sự cố phát sinh; quy trình sao lưu dữ liệu; quy trình kiểm tra và báo cáo dữ liệu, quy định về an toàn trong vận hành Hệ thống và quy trình lưu giữ, quản lý và xử lý chất thải phát sinh; </w:t>
      </w:r>
    </w:p>
    <w:p w14:paraId="51F3A686" w14:textId="77777777" w:rsidR="00221E80" w:rsidRPr="00262864" w:rsidRDefault="00221E80" w:rsidP="00221E80">
      <w:pPr>
        <w:numPr>
          <w:ilvl w:val="1"/>
          <w:numId w:val="174"/>
        </w:numPr>
        <w:tabs>
          <w:tab w:val="left" w:pos="1276"/>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Các trang thiết bị và linh phụ kiện dự phòng; </w:t>
      </w:r>
    </w:p>
    <w:p w14:paraId="0B484391" w14:textId="77777777" w:rsidR="00221E80" w:rsidRPr="00BE4A02" w:rsidRDefault="00221E80" w:rsidP="00221E80">
      <w:pPr>
        <w:numPr>
          <w:ilvl w:val="1"/>
          <w:numId w:val="174"/>
        </w:numPr>
        <w:tabs>
          <w:tab w:val="left" w:pos="1276"/>
        </w:tabs>
        <w:spacing w:after="7" w:line="271" w:lineRule="auto"/>
        <w:ind w:left="0" w:right="27" w:firstLine="709"/>
        <w:jc w:val="both"/>
        <w:rPr>
          <w:rFonts w:ascii="Times New Roman" w:hAnsi="Times New Roman"/>
          <w:sz w:val="28"/>
          <w:szCs w:val="28"/>
        </w:rPr>
      </w:pPr>
      <w:r w:rsidRPr="00BE4A02">
        <w:rPr>
          <w:rFonts w:ascii="Times New Roman" w:hAnsi="Times New Roman"/>
          <w:sz w:val="28"/>
          <w:szCs w:val="28"/>
        </w:rPr>
        <w:t xml:space="preserve">Sổ nhật ký về hoạt động bảo trì, bảo dưỡng, kiểm định, hiệu chuẩn thiết bị; </w:t>
      </w:r>
    </w:p>
    <w:p w14:paraId="6E54BFD4" w14:textId="77777777" w:rsidR="00221E80" w:rsidRPr="00BE4A02" w:rsidRDefault="00221E80" w:rsidP="00221E80">
      <w:pPr>
        <w:numPr>
          <w:ilvl w:val="1"/>
          <w:numId w:val="174"/>
        </w:numPr>
        <w:tabs>
          <w:tab w:val="left" w:pos="1276"/>
        </w:tabs>
        <w:spacing w:after="41" w:line="271" w:lineRule="auto"/>
        <w:ind w:left="0" w:right="27" w:firstLine="709"/>
        <w:jc w:val="both"/>
        <w:rPr>
          <w:rFonts w:ascii="Times New Roman" w:hAnsi="Times New Roman"/>
          <w:sz w:val="28"/>
          <w:szCs w:val="28"/>
        </w:rPr>
      </w:pPr>
      <w:r w:rsidRPr="00BE4A02">
        <w:rPr>
          <w:rFonts w:ascii="Times New Roman" w:hAnsi="Times New Roman"/>
          <w:sz w:val="28"/>
          <w:szCs w:val="28"/>
        </w:rPr>
        <w:t xml:space="preserve">Sổ tay một số lỗi thường gặp và cách khắc phục các sự cố trong quá trình quản lý, vận hành Hệ thống; </w:t>
      </w:r>
    </w:p>
    <w:p w14:paraId="44502406" w14:textId="77777777" w:rsidR="00221E80" w:rsidRPr="00262864" w:rsidRDefault="00221E80" w:rsidP="00221E80">
      <w:pPr>
        <w:numPr>
          <w:ilvl w:val="1"/>
          <w:numId w:val="174"/>
        </w:numPr>
        <w:tabs>
          <w:tab w:val="left" w:pos="1276"/>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Sổ theo dõi, kiểm tra hoạt động hàng ngày của Hệ thống; </w:t>
      </w:r>
    </w:p>
    <w:p w14:paraId="5182C555" w14:textId="77777777" w:rsidR="00221E80" w:rsidRPr="00BE4A02" w:rsidRDefault="00221E80" w:rsidP="00221E80">
      <w:pPr>
        <w:numPr>
          <w:ilvl w:val="1"/>
          <w:numId w:val="174"/>
        </w:numPr>
        <w:tabs>
          <w:tab w:val="left" w:pos="1276"/>
        </w:tabs>
        <w:spacing w:after="156" w:line="271" w:lineRule="auto"/>
        <w:ind w:left="0" w:right="27" w:firstLine="709"/>
        <w:jc w:val="both"/>
        <w:rPr>
          <w:rFonts w:ascii="Times New Roman" w:hAnsi="Times New Roman"/>
          <w:sz w:val="28"/>
          <w:szCs w:val="28"/>
        </w:rPr>
      </w:pPr>
      <w:r w:rsidRPr="00BE4A02">
        <w:rPr>
          <w:rFonts w:ascii="Times New Roman" w:hAnsi="Times New Roman"/>
          <w:sz w:val="28"/>
          <w:szCs w:val="28"/>
        </w:rPr>
        <w:t xml:space="preserve">Giấy chứng nhận kèm theo báo cáo kết quả kiểm định, hiệu chuẩn các thiết bị quan trắc của Hệ thống; </w:t>
      </w:r>
    </w:p>
    <w:p w14:paraId="20D92ED7" w14:textId="77777777" w:rsidR="00221E80" w:rsidRPr="00262864" w:rsidRDefault="00221E80" w:rsidP="00221E80">
      <w:pPr>
        <w:numPr>
          <w:ilvl w:val="1"/>
          <w:numId w:val="174"/>
        </w:numPr>
        <w:tabs>
          <w:tab w:val="left" w:pos="1276"/>
        </w:tabs>
        <w:spacing w:after="154"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Biên bản kiểm tra độ chính xác tương đối của Hệ thống. </w:t>
      </w:r>
    </w:p>
    <w:p w14:paraId="46E6A33B" w14:textId="77777777" w:rsidR="00221E80" w:rsidRPr="00262864" w:rsidRDefault="00221E80" w:rsidP="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2. Thực hiện kiểm soát chất lượng của Hệ thống trước khi đi vào vận hành chính thức và định kỳ 1 lần/năm bởi một bên thứ ba để bảo đảm tính độc lập, khách quan và được thực hiện theo quy trình như sau: </w:t>
      </w:r>
    </w:p>
    <w:p w14:paraId="1910DFF5" w14:textId="77777777" w:rsidR="00221E80" w:rsidRPr="00262864" w:rsidRDefault="00221E80" w:rsidP="00221E80">
      <w:pPr>
        <w:numPr>
          <w:ilvl w:val="0"/>
          <w:numId w:val="175"/>
        </w:numPr>
        <w:tabs>
          <w:tab w:val="left" w:pos="993"/>
        </w:tabs>
        <w:spacing w:after="132"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Kiểm tra vị trí lỗ quan trắc: đáp ứng theo quy định tại </w:t>
      </w:r>
      <w:r w:rsidRPr="009E24D2">
        <w:rPr>
          <w:rFonts w:ascii="Times New Roman" w:hAnsi="Times New Roman"/>
          <w:sz w:val="28"/>
          <w:szCs w:val="28"/>
          <w:highlight w:val="yellow"/>
        </w:rPr>
        <w:t xml:space="preserve">khoản 2 </w:t>
      </w:r>
      <w:r w:rsidRPr="00463F83">
        <w:rPr>
          <w:rFonts w:ascii="Times New Roman" w:hAnsi="Times New Roman"/>
          <w:sz w:val="28"/>
          <w:szCs w:val="28"/>
          <w:highlight w:val="yellow"/>
        </w:rPr>
        <w:t xml:space="preserve">Điều </w:t>
      </w:r>
      <w:r w:rsidR="00394C8E">
        <w:rPr>
          <w:rFonts w:ascii="Times New Roman" w:hAnsi="Times New Roman"/>
          <w:sz w:val="28"/>
          <w:szCs w:val="28"/>
          <w:highlight w:val="yellow"/>
        </w:rPr>
        <w:t>32</w:t>
      </w:r>
      <w:r w:rsidRPr="00463F83">
        <w:rPr>
          <w:rFonts w:ascii="Times New Roman" w:hAnsi="Times New Roman"/>
          <w:sz w:val="28"/>
          <w:szCs w:val="28"/>
          <w:highlight w:val="yellow"/>
        </w:rPr>
        <w:t>;</w:t>
      </w:r>
      <w:r w:rsidRPr="00262864">
        <w:rPr>
          <w:rFonts w:ascii="Times New Roman" w:hAnsi="Times New Roman"/>
          <w:sz w:val="28"/>
          <w:szCs w:val="28"/>
        </w:rPr>
        <w:t xml:space="preserve"> </w:t>
      </w:r>
    </w:p>
    <w:p w14:paraId="376C8575" w14:textId="77777777" w:rsidR="00221E80" w:rsidRPr="00262864" w:rsidRDefault="00221E80" w:rsidP="00221E80">
      <w:pPr>
        <w:numPr>
          <w:ilvl w:val="0"/>
          <w:numId w:val="175"/>
        </w:numPr>
        <w:tabs>
          <w:tab w:val="left" w:pos="993"/>
        </w:tabs>
        <w:spacing w:after="13"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Kiểm tra ống hút mẫu (probe): đáp ứng theo quy định tại điểm </w:t>
      </w:r>
      <w:r w:rsidRPr="00262864">
        <w:rPr>
          <w:rFonts w:ascii="Times New Roman" w:hAnsi="Times New Roman"/>
          <w:sz w:val="28"/>
          <w:szCs w:val="28"/>
          <w:highlight w:val="yellow"/>
        </w:rPr>
        <w:t xml:space="preserve">d.1 khoản 1 </w:t>
      </w:r>
      <w:r w:rsidRPr="00463F83">
        <w:rPr>
          <w:rFonts w:ascii="Times New Roman" w:hAnsi="Times New Roman"/>
          <w:sz w:val="28"/>
          <w:szCs w:val="28"/>
          <w:highlight w:val="yellow"/>
        </w:rPr>
        <w:t xml:space="preserve">Điều </w:t>
      </w:r>
      <w:r w:rsidR="00394C8E">
        <w:rPr>
          <w:rFonts w:ascii="Times New Roman" w:hAnsi="Times New Roman"/>
          <w:sz w:val="28"/>
          <w:szCs w:val="28"/>
        </w:rPr>
        <w:t>33</w:t>
      </w:r>
      <w:r w:rsidRPr="00262864">
        <w:rPr>
          <w:rFonts w:ascii="Times New Roman" w:hAnsi="Times New Roman"/>
          <w:sz w:val="28"/>
          <w:szCs w:val="28"/>
        </w:rPr>
        <w:t xml:space="preserve">; </w:t>
      </w:r>
    </w:p>
    <w:p w14:paraId="5948AFF8" w14:textId="77777777" w:rsidR="00221E80" w:rsidRDefault="00221E80" w:rsidP="00221E80">
      <w:pPr>
        <w:tabs>
          <w:tab w:val="left" w:pos="993"/>
        </w:tabs>
        <w:ind w:right="27" w:firstLine="709"/>
        <w:jc w:val="both"/>
      </w:pPr>
      <w:r w:rsidRPr="00262864">
        <w:rPr>
          <w:rFonts w:ascii="Times New Roman" w:hAnsi="Times New Roman"/>
          <w:sz w:val="28"/>
          <w:szCs w:val="28"/>
        </w:rPr>
        <w:t xml:space="preserve">c) Kiểm tra ống dẫn mẫu: sử dụng khí chuẩn để kiểm tra ống dẫn mẫu theo quy định tại </w:t>
      </w:r>
      <w:r w:rsidRPr="00850D0C">
        <w:rPr>
          <w:rFonts w:ascii="Times New Roman" w:hAnsi="Times New Roman"/>
          <w:sz w:val="28"/>
          <w:szCs w:val="28"/>
          <w:highlight w:val="yellow"/>
        </w:rPr>
        <w:t>điểm d.2 khoản 1 Điều</w:t>
      </w:r>
      <w:r w:rsidRPr="00463F83">
        <w:rPr>
          <w:rFonts w:ascii="Times New Roman" w:hAnsi="Times New Roman"/>
          <w:sz w:val="28"/>
          <w:szCs w:val="28"/>
          <w:highlight w:val="yellow"/>
        </w:rPr>
        <w:t xml:space="preserve"> </w:t>
      </w:r>
      <w:r w:rsidR="001A35FA">
        <w:rPr>
          <w:rFonts w:ascii="Times New Roman" w:hAnsi="Times New Roman"/>
          <w:sz w:val="28"/>
          <w:szCs w:val="28"/>
        </w:rPr>
        <w:t>33</w:t>
      </w:r>
      <w:r w:rsidRPr="00262864">
        <w:rPr>
          <w:rFonts w:ascii="Times New Roman" w:hAnsi="Times New Roman"/>
          <w:sz w:val="28"/>
          <w:szCs w:val="28"/>
        </w:rPr>
        <w:t>. Trong thời gian đo khí chuẩn toàn bộ hệ thống bơm và thiết bị quan trắc vẫn hoạt động ở chế độ tương tự như chế độ đo và phân tích dòng khí thải, cụ thể như sau:</w:t>
      </w:r>
      <w:r>
        <w:t xml:space="preserve"> </w:t>
      </w:r>
    </w:p>
    <w:p w14:paraId="5493AE76" w14:textId="6014AC75" w:rsidR="00221E80" w:rsidRPr="00262864" w:rsidRDefault="00221E80" w:rsidP="00221E80">
      <w:pPr>
        <w:tabs>
          <w:tab w:val="left" w:pos="993"/>
        </w:tabs>
        <w:spacing w:after="154"/>
        <w:ind w:right="27" w:firstLine="709"/>
        <w:jc w:val="both"/>
        <w:rPr>
          <w:rFonts w:ascii="Times New Roman" w:hAnsi="Times New Roman"/>
          <w:sz w:val="28"/>
          <w:szCs w:val="28"/>
        </w:rPr>
      </w:pPr>
      <w:r w:rsidRPr="00262864">
        <w:rPr>
          <w:rFonts w:ascii="Times New Roman" w:hAnsi="Times New Roman"/>
          <w:sz w:val="28"/>
          <w:szCs w:val="28"/>
        </w:rPr>
        <w:t xml:space="preserve">c.1) Thời gian </w:t>
      </w:r>
      <w:del w:id="938" w:author="Nguyen Bjno" w:date="2020-08-18T15:52:00Z">
        <w:r w:rsidRPr="00262864" w:rsidDel="00ED1714">
          <w:rPr>
            <w:rFonts w:ascii="Times New Roman" w:hAnsi="Times New Roman"/>
            <w:sz w:val="28"/>
            <w:szCs w:val="28"/>
          </w:rPr>
          <w:delText xml:space="preserve">đo </w:delText>
        </w:r>
      </w:del>
      <w:ins w:id="939" w:author="Nguyen Bjno" w:date="2020-08-18T15:52:00Z">
        <w:r w:rsidR="00ED1714">
          <w:rPr>
            <w:rFonts w:ascii="Times New Roman" w:hAnsi="Times New Roman"/>
            <w:sz w:val="28"/>
            <w:szCs w:val="28"/>
          </w:rPr>
          <w:t>giá trị hiển thị</w:t>
        </w:r>
        <w:r w:rsidR="00ED1714" w:rsidRPr="00262864">
          <w:rPr>
            <w:rFonts w:ascii="Times New Roman" w:hAnsi="Times New Roman"/>
            <w:sz w:val="28"/>
            <w:szCs w:val="28"/>
          </w:rPr>
          <w:t xml:space="preserve"> </w:t>
        </w:r>
      </w:ins>
      <w:r w:rsidRPr="00262864">
        <w:rPr>
          <w:rFonts w:ascii="Times New Roman" w:hAnsi="Times New Roman"/>
          <w:sz w:val="28"/>
          <w:szCs w:val="28"/>
        </w:rPr>
        <w:t>để kiểm tra bằng khí chuẩn tối thiểu</w:t>
      </w:r>
      <w:ins w:id="940" w:author="Nguyen Bjno" w:date="2020-08-18T15:52:00Z">
        <w:r w:rsidR="00ED1714">
          <w:rPr>
            <w:rFonts w:ascii="Times New Roman" w:hAnsi="Times New Roman"/>
            <w:sz w:val="28"/>
            <w:szCs w:val="28"/>
          </w:rPr>
          <w:t xml:space="preserve"> </w:t>
        </w:r>
      </w:ins>
      <w:del w:id="941" w:author="Nguyen Bjno" w:date="2020-08-18T15:53:00Z">
        <w:r w:rsidRPr="00262864" w:rsidDel="00ED1714">
          <w:rPr>
            <w:rFonts w:ascii="Times New Roman" w:hAnsi="Times New Roman"/>
            <w:sz w:val="28"/>
            <w:szCs w:val="28"/>
          </w:rPr>
          <w:delText xml:space="preserve"> </w:delText>
        </w:r>
      </w:del>
      <w:r w:rsidRPr="00262864">
        <w:rPr>
          <w:rFonts w:ascii="Times New Roman" w:hAnsi="Times New Roman"/>
          <w:sz w:val="28"/>
          <w:szCs w:val="28"/>
        </w:rPr>
        <w:t xml:space="preserve">là 20 phút/lần đo; </w:t>
      </w:r>
    </w:p>
    <w:p w14:paraId="4098B7E3" w14:textId="77777777" w:rsidR="00221E80" w:rsidRPr="00262864" w:rsidRDefault="00221E80" w:rsidP="00221E80">
      <w:pPr>
        <w:tabs>
          <w:tab w:val="left" w:pos="993"/>
        </w:tabs>
        <w:spacing w:after="153"/>
        <w:ind w:right="27" w:firstLine="709"/>
        <w:jc w:val="both"/>
        <w:rPr>
          <w:rFonts w:ascii="Times New Roman" w:hAnsi="Times New Roman"/>
          <w:sz w:val="28"/>
          <w:szCs w:val="28"/>
        </w:rPr>
      </w:pPr>
      <w:r w:rsidRPr="00262864">
        <w:rPr>
          <w:rFonts w:ascii="Times New Roman" w:hAnsi="Times New Roman"/>
          <w:sz w:val="28"/>
          <w:szCs w:val="28"/>
        </w:rPr>
        <w:lastRenderedPageBreak/>
        <w:t xml:space="preserve">c.2) Kết quả đo khí chuẩn nếu có sai khác ≤ 5% so với giá trị nồng độ khí chuẩn thì đạt yêu cầu về ống dẫn mẫu. Sau khi tiến hành kiểm tra, lưu lại thông tin về kết quả kiểm tra bằng khí chuẩn. </w:t>
      </w:r>
    </w:p>
    <w:p w14:paraId="3DD36332" w14:textId="77777777" w:rsidR="00221E80" w:rsidRPr="00FC218D" w:rsidRDefault="00221E80" w:rsidP="00221E80">
      <w:pPr>
        <w:numPr>
          <w:ilvl w:val="2"/>
          <w:numId w:val="176"/>
        </w:numPr>
        <w:tabs>
          <w:tab w:val="left" w:pos="993"/>
        </w:tabs>
        <w:spacing w:after="31" w:line="271" w:lineRule="auto"/>
        <w:ind w:left="0" w:right="27" w:firstLine="709"/>
        <w:jc w:val="both"/>
        <w:rPr>
          <w:rFonts w:ascii="Times New Roman" w:hAnsi="Times New Roman"/>
          <w:sz w:val="28"/>
          <w:szCs w:val="28"/>
        </w:rPr>
      </w:pPr>
      <w:r w:rsidRPr="00FC218D">
        <w:rPr>
          <w:rFonts w:ascii="Times New Roman" w:hAnsi="Times New Roman"/>
          <w:sz w:val="28"/>
          <w:szCs w:val="28"/>
        </w:rPr>
        <w:t>Kiểm tra tính năng đo và trả kết quả theo đơn vị mg/Nm</w:t>
      </w:r>
      <w:r w:rsidRPr="00FC218D">
        <w:rPr>
          <w:rFonts w:ascii="Times New Roman" w:hAnsi="Times New Roman"/>
          <w:sz w:val="28"/>
          <w:szCs w:val="28"/>
          <w:vertAlign w:val="superscript"/>
        </w:rPr>
        <w:t>3</w:t>
      </w:r>
      <w:r w:rsidRPr="00FC218D">
        <w:rPr>
          <w:rFonts w:ascii="Times New Roman" w:hAnsi="Times New Roman"/>
          <w:sz w:val="28"/>
          <w:szCs w:val="28"/>
        </w:rPr>
        <w:t xml:space="preserve"> đối với các thiết bị quan trắc thông số ô nhiễm. </w:t>
      </w:r>
    </w:p>
    <w:p w14:paraId="719145EF" w14:textId="77777777" w:rsidR="00221E80" w:rsidRPr="00262864" w:rsidRDefault="00221E80" w:rsidP="00221E80">
      <w:pPr>
        <w:tabs>
          <w:tab w:val="left" w:pos="993"/>
        </w:tabs>
        <w:spacing w:after="20"/>
        <w:ind w:right="27" w:firstLine="709"/>
        <w:jc w:val="both"/>
        <w:rPr>
          <w:rFonts w:ascii="Times New Roman" w:hAnsi="Times New Roman"/>
          <w:sz w:val="28"/>
          <w:szCs w:val="28"/>
        </w:rPr>
      </w:pPr>
      <w:r w:rsidRPr="00262864">
        <w:rPr>
          <w:rFonts w:ascii="Times New Roman" w:hAnsi="Times New Roman"/>
          <w:sz w:val="28"/>
          <w:szCs w:val="28"/>
        </w:rPr>
        <w:t xml:space="preserve">đ) Kiểm tra tính năng thu thập, lưu giữ và truyền dữ liệu quan trắc tự động liên tục của Hệ thống. </w:t>
      </w:r>
    </w:p>
    <w:p w14:paraId="6D34DAAE" w14:textId="77777777" w:rsidR="00221E80" w:rsidRPr="00262864" w:rsidRDefault="00221E80" w:rsidP="00221E80">
      <w:pPr>
        <w:numPr>
          <w:ilvl w:val="2"/>
          <w:numId w:val="176"/>
        </w:numPr>
        <w:tabs>
          <w:tab w:val="left" w:pos="993"/>
        </w:tabs>
        <w:spacing w:after="154" w:line="271" w:lineRule="auto"/>
        <w:ind w:left="0" w:right="27" w:firstLine="709"/>
        <w:jc w:val="both"/>
        <w:rPr>
          <w:rFonts w:ascii="Times New Roman" w:hAnsi="Times New Roman"/>
          <w:sz w:val="28"/>
          <w:szCs w:val="28"/>
        </w:rPr>
      </w:pPr>
      <w:r w:rsidRPr="00262864">
        <w:rPr>
          <w:rFonts w:ascii="Times New Roman" w:hAnsi="Times New Roman"/>
          <w:sz w:val="28"/>
          <w:szCs w:val="28"/>
        </w:rPr>
        <w:t xml:space="preserve">Kiểm tra thành phần, tính năng khác của Hệ thống. </w:t>
      </w:r>
    </w:p>
    <w:p w14:paraId="1FB644F7" w14:textId="77777777" w:rsidR="00221E80" w:rsidRPr="00262864" w:rsidRDefault="00221E80" w:rsidP="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g) Đánh giá độ chính xác tương đối của Hệ thống, gồm: </w:t>
      </w:r>
    </w:p>
    <w:p w14:paraId="2E808608" w14:textId="77777777" w:rsidR="00221E80" w:rsidRPr="00262864" w:rsidRDefault="00221E80" w:rsidP="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g.1) Thực hiện quan trắc đối chứng </w:t>
      </w:r>
    </w:p>
    <w:p w14:paraId="13A2B3A1" w14:textId="461E4598" w:rsidR="00221E80" w:rsidRPr="00262864" w:rsidRDefault="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g.1.1) </w:t>
      </w:r>
      <w:r w:rsidRPr="00A75D38">
        <w:rPr>
          <w:rFonts w:ascii="Times New Roman" w:hAnsi="Times New Roman"/>
          <w:sz w:val="28"/>
          <w:szCs w:val="28"/>
          <w:highlight w:val="yellow"/>
          <w:rPrChange w:id="942" w:author="Nguyen Bjno" w:date="2020-08-18T16:05:00Z">
            <w:rPr>
              <w:rFonts w:ascii="Times New Roman" w:hAnsi="Times New Roman"/>
              <w:sz w:val="28"/>
              <w:szCs w:val="28"/>
            </w:rPr>
          </w:rPrChange>
        </w:rPr>
        <w:t xml:space="preserve">Quan trắc đối chứng là việc quan trắc sử dụng </w:t>
      </w:r>
      <w:del w:id="943" w:author="Nguyen Bjno" w:date="2020-08-18T15:57:00Z">
        <w:r w:rsidRPr="00A75D38" w:rsidDel="003D7449">
          <w:rPr>
            <w:rFonts w:ascii="Times New Roman" w:hAnsi="Times New Roman"/>
            <w:sz w:val="28"/>
            <w:szCs w:val="28"/>
            <w:highlight w:val="yellow"/>
            <w:rPrChange w:id="944" w:author="Nguyen Bjno" w:date="2020-08-18T16:05:00Z">
              <w:rPr>
                <w:rFonts w:ascii="Times New Roman" w:hAnsi="Times New Roman"/>
                <w:sz w:val="28"/>
                <w:szCs w:val="28"/>
              </w:rPr>
            </w:rPrChange>
          </w:rPr>
          <w:delText xml:space="preserve">các phương pháp quan trắc định kỳ được quy định tại Mục 7 Chương II Thông tư này hoặc các phương pháp </w:delText>
        </w:r>
      </w:del>
      <w:r w:rsidRPr="00A75D38">
        <w:rPr>
          <w:rFonts w:ascii="Times New Roman" w:hAnsi="Times New Roman"/>
          <w:sz w:val="28"/>
          <w:szCs w:val="28"/>
          <w:highlight w:val="yellow"/>
          <w:rPrChange w:id="945" w:author="Nguyen Bjno" w:date="2020-08-18T16:05:00Z">
            <w:rPr>
              <w:rFonts w:ascii="Times New Roman" w:hAnsi="Times New Roman"/>
              <w:sz w:val="28"/>
              <w:szCs w:val="28"/>
            </w:rPr>
          </w:rPrChange>
        </w:rPr>
        <w:t>được Cơ quan Bảo vệ môi trường Hoa Kỳ (US EPA) chấp nhận là phương pháp tương đương để đối chứng</w:t>
      </w:r>
      <w:ins w:id="946" w:author="Nguyen Bjno" w:date="2020-08-18T15:58:00Z">
        <w:r w:rsidR="003D7449" w:rsidRPr="00A75D38">
          <w:rPr>
            <w:rFonts w:ascii="Times New Roman" w:hAnsi="Times New Roman"/>
            <w:sz w:val="28"/>
            <w:szCs w:val="28"/>
            <w:highlight w:val="yellow"/>
            <w:rPrChange w:id="947" w:author="Nguyen Bjno" w:date="2020-08-18T16:05:00Z">
              <w:rPr>
                <w:rFonts w:ascii="Times New Roman" w:hAnsi="Times New Roman"/>
                <w:sz w:val="28"/>
                <w:szCs w:val="28"/>
              </w:rPr>
            </w:rPrChange>
          </w:rPr>
          <w:t xml:space="preserve"> như Method </w:t>
        </w:r>
      </w:ins>
      <w:ins w:id="948" w:author="Nguyen Bjno" w:date="2020-08-18T16:03:00Z">
        <w:r w:rsidR="00237E3D" w:rsidRPr="00A75D38">
          <w:rPr>
            <w:rFonts w:ascii="Times New Roman" w:hAnsi="Times New Roman"/>
            <w:sz w:val="28"/>
            <w:szCs w:val="28"/>
            <w:highlight w:val="yellow"/>
            <w:rPrChange w:id="949" w:author="Nguyen Bjno" w:date="2020-08-18T16:05:00Z">
              <w:rPr>
                <w:rFonts w:ascii="Times New Roman" w:hAnsi="Times New Roman"/>
                <w:sz w:val="28"/>
                <w:szCs w:val="28"/>
              </w:rPr>
            </w:rPrChange>
          </w:rPr>
          <w:t>(</w:t>
        </w:r>
      </w:ins>
      <w:ins w:id="950" w:author="Nguyen Bjno" w:date="2020-08-18T16:00:00Z">
        <w:r w:rsidR="003D7449" w:rsidRPr="00A75D38">
          <w:rPr>
            <w:rFonts w:ascii="Times New Roman" w:hAnsi="Times New Roman"/>
            <w:sz w:val="28"/>
            <w:szCs w:val="28"/>
            <w:highlight w:val="yellow"/>
            <w:rPrChange w:id="951" w:author="Nguyen Bjno" w:date="2020-08-18T16:05:00Z">
              <w:rPr>
                <w:rFonts w:ascii="Times New Roman" w:hAnsi="Times New Roman"/>
                <w:sz w:val="28"/>
                <w:szCs w:val="28"/>
              </w:rPr>
            </w:rPrChange>
          </w:rPr>
          <w:t>3A; 6C; 7E; 10</w:t>
        </w:r>
      </w:ins>
      <w:ins w:id="952" w:author="Nguyen Bjno" w:date="2020-08-18T16:01:00Z">
        <w:r w:rsidR="003D7449" w:rsidRPr="00A75D38">
          <w:rPr>
            <w:rFonts w:ascii="Times New Roman" w:hAnsi="Times New Roman"/>
            <w:sz w:val="28"/>
            <w:szCs w:val="28"/>
            <w:highlight w:val="yellow"/>
            <w:rPrChange w:id="953" w:author="Nguyen Bjno" w:date="2020-08-18T16:05:00Z">
              <w:rPr>
                <w:rFonts w:ascii="Times New Roman" w:hAnsi="Times New Roman"/>
                <w:sz w:val="28"/>
                <w:szCs w:val="28"/>
              </w:rPr>
            </w:rPrChange>
          </w:rPr>
          <w:t xml:space="preserve">; </w:t>
        </w:r>
      </w:ins>
      <w:ins w:id="954" w:author="Nguyen Bjno" w:date="2020-08-18T16:03:00Z">
        <w:r w:rsidR="00237E3D" w:rsidRPr="00A75D38">
          <w:rPr>
            <w:rFonts w:ascii="Times New Roman" w:hAnsi="Times New Roman"/>
            <w:sz w:val="28"/>
            <w:szCs w:val="28"/>
            <w:highlight w:val="yellow"/>
            <w:rPrChange w:id="955" w:author="Nguyen Bjno" w:date="2020-08-18T16:05:00Z">
              <w:rPr>
                <w:rFonts w:ascii="Times New Roman" w:hAnsi="Times New Roman"/>
                <w:sz w:val="28"/>
                <w:szCs w:val="28"/>
              </w:rPr>
            </w:rPrChange>
          </w:rPr>
          <w:t>20; 26; 26a)</w:t>
        </w:r>
      </w:ins>
      <w:ins w:id="956" w:author="Nguyen Bjno" w:date="2020-08-18T16:06:00Z">
        <w:r w:rsidR="00A75D38">
          <w:rPr>
            <w:rFonts w:ascii="Times New Roman" w:hAnsi="Times New Roman"/>
            <w:sz w:val="28"/>
            <w:szCs w:val="28"/>
            <w:highlight w:val="yellow"/>
          </w:rPr>
          <w:t xml:space="preserve"> đối với các thông số khí</w:t>
        </w:r>
        <w:r w:rsidR="00EA61DE">
          <w:rPr>
            <w:rFonts w:ascii="Times New Roman" w:hAnsi="Times New Roman"/>
            <w:sz w:val="28"/>
            <w:szCs w:val="28"/>
            <w:highlight w:val="yellow"/>
          </w:rPr>
          <w:t>; Đối với thông số bụi; l</w:t>
        </w:r>
      </w:ins>
      <w:ins w:id="957" w:author="Nguyen Bjno" w:date="2020-08-18T16:07:00Z">
        <w:r w:rsidR="00EA61DE">
          <w:rPr>
            <w:rFonts w:ascii="Times New Roman" w:hAnsi="Times New Roman"/>
            <w:sz w:val="28"/>
            <w:szCs w:val="28"/>
            <w:highlight w:val="yellow"/>
          </w:rPr>
          <w:t>ưu lượng, nhiệt độ sẽ áp dụng theo phương pháp quan trắc định ky</w:t>
        </w:r>
      </w:ins>
      <w:r w:rsidRPr="00A75D38">
        <w:rPr>
          <w:rFonts w:ascii="Times New Roman" w:hAnsi="Times New Roman"/>
          <w:sz w:val="28"/>
          <w:szCs w:val="28"/>
          <w:highlight w:val="yellow"/>
          <w:rPrChange w:id="958" w:author="Nguyen Bjno" w:date="2020-08-18T16:05:00Z">
            <w:rPr>
              <w:rFonts w:ascii="Times New Roman" w:hAnsi="Times New Roman"/>
              <w:sz w:val="28"/>
              <w:szCs w:val="28"/>
            </w:rPr>
          </w:rPrChange>
        </w:rPr>
        <w:t xml:space="preserve"> và so sánh kết quả thu được với kết quả quan trắc của Hệ thống;</w:t>
      </w:r>
      <w:r w:rsidRPr="00262864">
        <w:rPr>
          <w:rFonts w:ascii="Times New Roman" w:hAnsi="Times New Roman"/>
          <w:sz w:val="28"/>
          <w:szCs w:val="28"/>
        </w:rPr>
        <w:t xml:space="preserve"> </w:t>
      </w:r>
    </w:p>
    <w:p w14:paraId="63D1EF58" w14:textId="77777777" w:rsidR="00221E80" w:rsidRPr="00262864" w:rsidRDefault="00221E80" w:rsidP="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g.1.2) Thực hiện quan trắc đối chứng riêng biệt cho từng thông số; </w:t>
      </w:r>
    </w:p>
    <w:p w14:paraId="07D7E43B" w14:textId="77777777" w:rsidR="00221E80" w:rsidRPr="00262864" w:rsidRDefault="00221E80" w:rsidP="00221E80">
      <w:pPr>
        <w:tabs>
          <w:tab w:val="left" w:pos="993"/>
        </w:tabs>
        <w:spacing w:after="6" w:line="259" w:lineRule="auto"/>
        <w:ind w:right="27" w:firstLine="709"/>
        <w:jc w:val="both"/>
        <w:rPr>
          <w:rFonts w:ascii="Times New Roman" w:hAnsi="Times New Roman"/>
          <w:sz w:val="28"/>
          <w:szCs w:val="28"/>
        </w:rPr>
      </w:pPr>
      <w:r w:rsidRPr="00262864">
        <w:rPr>
          <w:rFonts w:ascii="Times New Roman" w:hAnsi="Times New Roman"/>
          <w:sz w:val="28"/>
          <w:szCs w:val="28"/>
        </w:rPr>
        <w:t xml:space="preserve">g.1.3) Thực hiện lấy mẫu quan trắc đối chứng ít nhất 06 mẫu/thông số/1 lần thực hiện quan trắc đối chứng; </w:t>
      </w:r>
    </w:p>
    <w:p w14:paraId="005B5612" w14:textId="77777777" w:rsidR="00221E80" w:rsidRPr="00262864" w:rsidRDefault="00221E80" w:rsidP="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 g.1.4) Trong thời gian thực hiện quan trắc đối chứng, công suất hoạt động của cơ sở phải bảo đảm tối thiểu 50% công suất thiết kế; </w:t>
      </w:r>
    </w:p>
    <w:p w14:paraId="4B01B194" w14:textId="77777777" w:rsidR="00221E80" w:rsidRPr="00262864" w:rsidRDefault="00221E80" w:rsidP="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 g.2) Đánh giá kết quả quan trắc đối chứng thông qua độ chính xác tương đối (RA) như sau: </w:t>
      </w:r>
    </w:p>
    <w:p w14:paraId="1B0647B9" w14:textId="77777777" w:rsidR="00221E80" w:rsidRPr="00262864" w:rsidRDefault="00221E80" w:rsidP="00221E80">
      <w:pPr>
        <w:tabs>
          <w:tab w:val="left" w:pos="993"/>
        </w:tabs>
        <w:ind w:right="27" w:firstLine="709"/>
        <w:jc w:val="both"/>
        <w:rPr>
          <w:rFonts w:ascii="Times New Roman" w:hAnsi="Times New Roman"/>
          <w:sz w:val="28"/>
          <w:szCs w:val="28"/>
        </w:rPr>
      </w:pPr>
      <w:r w:rsidRPr="00262864">
        <w:rPr>
          <w:rFonts w:ascii="Times New Roman" w:hAnsi="Times New Roman"/>
          <w:sz w:val="28"/>
          <w:szCs w:val="28"/>
        </w:rPr>
        <w:t xml:space="preserve">g.2.1) Tính toán kết quả quan trắc đối chứng, sử dụng kết quả quan trắc đối chứng giữa Hệ thống và phương pháp quan trắc đối chứng để tính toán: độ sai khác, độ lệch chuẩn, hệ số tin cậy và độ chính xác tương đối (RA) cho từng thiết bị và từng thông số riêng biệt theo </w:t>
      </w:r>
      <w:r w:rsidRPr="007B2747">
        <w:rPr>
          <w:rFonts w:ascii="Times New Roman" w:hAnsi="Times New Roman"/>
          <w:sz w:val="28"/>
          <w:szCs w:val="28"/>
          <w:highlight w:val="yellow"/>
        </w:rPr>
        <w:t xml:space="preserve">Phụ lục </w:t>
      </w:r>
      <w:r>
        <w:rPr>
          <w:rFonts w:ascii="Times New Roman" w:hAnsi="Times New Roman"/>
          <w:sz w:val="28"/>
          <w:szCs w:val="28"/>
        </w:rPr>
        <w:t>…</w:t>
      </w:r>
      <w:r w:rsidRPr="00262864">
        <w:rPr>
          <w:rFonts w:ascii="Times New Roman" w:hAnsi="Times New Roman"/>
          <w:sz w:val="28"/>
          <w:szCs w:val="28"/>
        </w:rPr>
        <w:t xml:space="preserve"> ban hành kèm theo Thông tư này. Kết quả tính toán phải được ghi chép đầy đủ vào Biên bản kiểm tra các đặc tính kỹ thuật, tính năng và độ chính xác tương đối của Hệ thống theo </w:t>
      </w:r>
      <w:r w:rsidRPr="007B2747">
        <w:rPr>
          <w:rFonts w:ascii="Times New Roman" w:hAnsi="Times New Roman"/>
          <w:sz w:val="28"/>
          <w:szCs w:val="28"/>
          <w:highlight w:val="yellow"/>
        </w:rPr>
        <w:t xml:space="preserve">Phụ lục </w:t>
      </w:r>
      <w:r>
        <w:rPr>
          <w:rFonts w:ascii="Times New Roman" w:hAnsi="Times New Roman"/>
          <w:sz w:val="28"/>
          <w:szCs w:val="28"/>
        </w:rPr>
        <w:t>…</w:t>
      </w:r>
      <w:r w:rsidRPr="00262864">
        <w:rPr>
          <w:rFonts w:ascii="Times New Roman" w:hAnsi="Times New Roman"/>
          <w:sz w:val="28"/>
          <w:szCs w:val="28"/>
        </w:rPr>
        <w:t xml:space="preserve"> ban hành kèm theo Thông tư này; </w:t>
      </w:r>
    </w:p>
    <w:p w14:paraId="5AFA349C" w14:textId="77777777" w:rsidR="00221E80" w:rsidRPr="00262864" w:rsidRDefault="00221E80" w:rsidP="00221E80">
      <w:pPr>
        <w:tabs>
          <w:tab w:val="left" w:pos="993"/>
        </w:tabs>
        <w:spacing w:after="37" w:line="259" w:lineRule="auto"/>
        <w:ind w:right="27" w:firstLine="709"/>
        <w:jc w:val="both"/>
        <w:rPr>
          <w:rFonts w:ascii="Times New Roman" w:hAnsi="Times New Roman"/>
          <w:sz w:val="28"/>
          <w:szCs w:val="28"/>
        </w:rPr>
      </w:pPr>
      <w:r w:rsidRPr="00262864">
        <w:rPr>
          <w:rFonts w:ascii="Times New Roman" w:hAnsi="Times New Roman"/>
          <w:sz w:val="28"/>
          <w:szCs w:val="28"/>
        </w:rPr>
        <w:lastRenderedPageBreak/>
        <w:t xml:space="preserve">g.2.2) Trường hợp RA ≤ 20%, dữ liệu quan trắc của Hệ thống được chấp nhận sử dụng; </w:t>
      </w:r>
    </w:p>
    <w:p w14:paraId="18CE9802" w14:textId="0ECED5CE" w:rsidR="00C93060" w:rsidRDefault="00221E80" w:rsidP="00221E80">
      <w:pPr>
        <w:tabs>
          <w:tab w:val="left" w:pos="993"/>
        </w:tabs>
        <w:spacing w:after="157"/>
        <w:ind w:right="27" w:firstLine="709"/>
        <w:jc w:val="both"/>
        <w:rPr>
          <w:rFonts w:ascii="Times New Roman" w:hAnsi="Times New Roman"/>
          <w:sz w:val="28"/>
          <w:szCs w:val="28"/>
        </w:rPr>
      </w:pPr>
      <w:r w:rsidRPr="00262864">
        <w:rPr>
          <w:rFonts w:ascii="Times New Roman" w:hAnsi="Times New Roman"/>
          <w:sz w:val="28"/>
          <w:szCs w:val="28"/>
        </w:rPr>
        <w:t>g.2.3) Trường hợp RA &gt; 20%, đơn vị vận hành hệ thống phải tìm nguyên nhân và có biện pháp khắc phục. Sau khi hoàn thành việc khắc phục, thực hiện lại việc quan trắc đối chứng để tính toán RA cho đến khi đáp ứng yêu cầu tại điểm</w:t>
      </w:r>
      <w:ins w:id="959" w:author="Nguyen Bjno" w:date="2020-08-18T16:19:00Z">
        <w:r w:rsidR="00992105">
          <w:rPr>
            <w:rFonts w:ascii="Times New Roman" w:hAnsi="Times New Roman"/>
            <w:sz w:val="28"/>
            <w:szCs w:val="28"/>
          </w:rPr>
          <w:t xml:space="preserve"> trên.</w:t>
        </w:r>
      </w:ins>
    </w:p>
    <w:p w14:paraId="048B8072" w14:textId="3839E23E" w:rsidR="00C93060" w:rsidDel="00E640F7" w:rsidRDefault="00221E80" w:rsidP="00C93060">
      <w:pPr>
        <w:tabs>
          <w:tab w:val="left" w:pos="993"/>
        </w:tabs>
        <w:spacing w:after="157"/>
        <w:ind w:right="27" w:firstLine="709"/>
        <w:jc w:val="both"/>
        <w:rPr>
          <w:del w:id="960" w:author="Nguyen Bjno" w:date="2020-08-18T16:19:00Z"/>
          <w:rFonts w:ascii="Times New Roman" w:hAnsi="Times New Roman"/>
          <w:sz w:val="28"/>
          <w:szCs w:val="28"/>
        </w:rPr>
      </w:pPr>
      <w:del w:id="961" w:author="Nguyen Bjno" w:date="2020-08-18T16:19:00Z">
        <w:r w:rsidRPr="00262864" w:rsidDel="00E640F7">
          <w:rPr>
            <w:rFonts w:ascii="Times New Roman" w:hAnsi="Times New Roman"/>
            <w:sz w:val="28"/>
            <w:szCs w:val="28"/>
          </w:rPr>
          <w:delText xml:space="preserve"> g.2.2 khoản này thì dữ liệu quan trắc của Hệ thống được chấp nhận sử dụng; </w:delText>
        </w:r>
      </w:del>
    </w:p>
    <w:p w14:paraId="4CB082C2" w14:textId="76CB4391" w:rsidR="001A35FA" w:rsidRDefault="00221E80" w:rsidP="00C93060">
      <w:pPr>
        <w:tabs>
          <w:tab w:val="left" w:pos="993"/>
        </w:tabs>
        <w:spacing w:after="157"/>
        <w:ind w:right="27" w:firstLine="709"/>
        <w:jc w:val="both"/>
        <w:rPr>
          <w:rFonts w:ascii="Times New Roman" w:hAnsi="Times New Roman"/>
          <w:sz w:val="28"/>
          <w:szCs w:val="28"/>
        </w:rPr>
      </w:pPr>
      <w:r w:rsidRPr="00262864">
        <w:rPr>
          <w:rFonts w:ascii="Times New Roman" w:hAnsi="Times New Roman"/>
          <w:sz w:val="28"/>
          <w:szCs w:val="28"/>
        </w:rPr>
        <w:t xml:space="preserve">h) Các thông tin kiểm soát chất lượng được ghi chép vào Biên bản kiểm tra các đặc tính kỹ thuật, tính năng và độ chính xác tương đối của Hệ thống tại </w:t>
      </w:r>
      <w:r w:rsidRPr="00262864">
        <w:rPr>
          <w:rFonts w:ascii="Times New Roman" w:hAnsi="Times New Roman"/>
          <w:sz w:val="28"/>
          <w:szCs w:val="28"/>
          <w:highlight w:val="yellow"/>
        </w:rPr>
        <w:t xml:space="preserve">Phụ lục </w:t>
      </w:r>
      <w:r>
        <w:rPr>
          <w:rFonts w:ascii="Times New Roman" w:hAnsi="Times New Roman"/>
          <w:sz w:val="28"/>
          <w:szCs w:val="28"/>
        </w:rPr>
        <w:t>…</w:t>
      </w:r>
      <w:r w:rsidRPr="00262864">
        <w:rPr>
          <w:rFonts w:ascii="Times New Roman" w:hAnsi="Times New Roman"/>
          <w:sz w:val="28"/>
          <w:szCs w:val="28"/>
        </w:rPr>
        <w:t xml:space="preserve"> ban hành kèm theo Thông tư này.</w:t>
      </w:r>
    </w:p>
    <w:p w14:paraId="2A9531B5" w14:textId="77777777" w:rsidR="001A35FA" w:rsidRDefault="001A35FA">
      <w:pPr>
        <w:rPr>
          <w:rFonts w:ascii="Times New Roman" w:hAnsi="Times New Roman"/>
          <w:sz w:val="28"/>
          <w:szCs w:val="28"/>
        </w:rPr>
      </w:pPr>
      <w:r>
        <w:rPr>
          <w:rFonts w:ascii="Times New Roman" w:hAnsi="Times New Roman"/>
          <w:sz w:val="28"/>
          <w:szCs w:val="28"/>
        </w:rPr>
        <w:br w:type="page"/>
      </w:r>
    </w:p>
    <w:p w14:paraId="38A0AF71" w14:textId="77777777" w:rsidR="00FC629C" w:rsidRPr="00FC629C" w:rsidRDefault="00FC629C" w:rsidP="000756B5">
      <w:pPr>
        <w:spacing w:before="60" w:after="60" w:line="295" w:lineRule="auto"/>
        <w:jc w:val="center"/>
        <w:rPr>
          <w:rFonts w:ascii="Times New Roman" w:hAnsi="Times New Roman" w:cs="Times New Roman"/>
          <w:b/>
          <w:sz w:val="28"/>
          <w:szCs w:val="28"/>
        </w:rPr>
      </w:pPr>
      <w:r w:rsidRPr="00FC629C">
        <w:rPr>
          <w:rFonts w:ascii="Times New Roman" w:hAnsi="Times New Roman" w:cs="Times New Roman"/>
          <w:b/>
          <w:sz w:val="28"/>
          <w:szCs w:val="28"/>
        </w:rPr>
        <w:lastRenderedPageBreak/>
        <w:t xml:space="preserve">Chương </w:t>
      </w:r>
      <w:r w:rsidR="00652822">
        <w:rPr>
          <w:rFonts w:ascii="Times New Roman" w:hAnsi="Times New Roman" w:cs="Times New Roman"/>
          <w:b/>
          <w:sz w:val="28"/>
          <w:szCs w:val="28"/>
        </w:rPr>
        <w:t>7</w:t>
      </w:r>
      <w:r w:rsidR="00216D0A">
        <w:rPr>
          <w:rFonts w:ascii="Times New Roman" w:hAnsi="Times New Roman" w:cs="Times New Roman"/>
          <w:b/>
          <w:sz w:val="28"/>
          <w:szCs w:val="28"/>
        </w:rPr>
        <w:t>. B</w:t>
      </w:r>
      <w:r w:rsidRPr="00FC629C">
        <w:rPr>
          <w:rFonts w:ascii="Times New Roman" w:hAnsi="Times New Roman" w:cs="Times New Roman"/>
          <w:b/>
          <w:sz w:val="28"/>
          <w:szCs w:val="28"/>
        </w:rPr>
        <w:t>áo cáo và công bố kết quả quan trắc</w:t>
      </w:r>
    </w:p>
    <w:p w14:paraId="07774EDB" w14:textId="77777777" w:rsidR="00FC629C" w:rsidRDefault="00D9376A"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Điề</w:t>
      </w:r>
      <w:r w:rsidR="008061F6">
        <w:rPr>
          <w:rFonts w:ascii="Times New Roman" w:hAnsi="Times New Roman" w:cs="Times New Roman"/>
          <w:sz w:val="28"/>
          <w:szCs w:val="28"/>
        </w:rPr>
        <w:t xml:space="preserve">u </w:t>
      </w:r>
      <w:r w:rsidR="00FC629C">
        <w:rPr>
          <w:rFonts w:ascii="Times New Roman" w:hAnsi="Times New Roman" w:cs="Times New Roman"/>
          <w:sz w:val="28"/>
          <w:szCs w:val="28"/>
        </w:rPr>
        <w:t>Báo cáo kết quả quan trắc</w:t>
      </w:r>
      <w:r>
        <w:rPr>
          <w:rFonts w:ascii="Times New Roman" w:hAnsi="Times New Roman" w:cs="Times New Roman"/>
          <w:sz w:val="28"/>
          <w:szCs w:val="28"/>
        </w:rPr>
        <w:t xml:space="preserve"> </w:t>
      </w:r>
      <w:r w:rsidRPr="000756B5">
        <w:rPr>
          <w:rFonts w:ascii="Times New Roman" w:hAnsi="Times New Roman" w:cs="Times New Roman"/>
          <w:color w:val="FF0000"/>
          <w:sz w:val="28"/>
          <w:szCs w:val="28"/>
        </w:rPr>
        <w:t>Xem lại Thông tư 43</w:t>
      </w:r>
      <w:r w:rsidR="004E69DA">
        <w:rPr>
          <w:rFonts w:ascii="Times New Roman" w:hAnsi="Times New Roman" w:cs="Times New Roman"/>
          <w:sz w:val="28"/>
          <w:szCs w:val="28"/>
        </w:rPr>
        <w:t>/ Thông tư 25</w:t>
      </w:r>
      <w:r w:rsidRPr="004E69DA">
        <w:rPr>
          <w:rFonts w:ascii="Times New Roman" w:hAnsi="Times New Roman" w:cs="Times New Roman"/>
          <w:sz w:val="28"/>
          <w:szCs w:val="28"/>
        </w:rPr>
        <w:t xml:space="preserve"> </w:t>
      </w:r>
      <w:r>
        <w:rPr>
          <w:rFonts w:ascii="Times New Roman" w:hAnsi="Times New Roman" w:cs="Times New Roman"/>
          <w:sz w:val="28"/>
          <w:szCs w:val="28"/>
        </w:rPr>
        <w:t>để phân định các nội dung quy định số điều cho phù hợp.</w:t>
      </w:r>
    </w:p>
    <w:p w14:paraId="0718E202" w14:textId="77777777" w:rsidR="00FC629C" w:rsidRPr="00FC629C" w:rsidRDefault="00D9376A"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 xml:space="preserve">Điều </w:t>
      </w:r>
      <w:r w:rsidR="00FC629C">
        <w:rPr>
          <w:rFonts w:ascii="Times New Roman" w:hAnsi="Times New Roman" w:cs="Times New Roman"/>
          <w:sz w:val="28"/>
          <w:szCs w:val="28"/>
        </w:rPr>
        <w:t>. Công bố kết quả quan trắc</w:t>
      </w:r>
    </w:p>
    <w:p w14:paraId="60A30DEA" w14:textId="77777777" w:rsidR="00FC629C" w:rsidRPr="00FC629C" w:rsidRDefault="00FC629C" w:rsidP="000756B5">
      <w:pPr>
        <w:spacing w:before="60" w:after="60" w:line="295" w:lineRule="auto"/>
        <w:jc w:val="both"/>
        <w:rPr>
          <w:rFonts w:ascii="Times New Roman" w:hAnsi="Times New Roman" w:cs="Times New Roman"/>
          <w:b/>
          <w:sz w:val="28"/>
          <w:szCs w:val="28"/>
        </w:rPr>
      </w:pPr>
      <w:r w:rsidRPr="00FC629C">
        <w:rPr>
          <w:rFonts w:ascii="Times New Roman" w:hAnsi="Times New Roman" w:cs="Times New Roman"/>
          <w:b/>
          <w:sz w:val="28"/>
          <w:szCs w:val="28"/>
        </w:rPr>
        <w:t xml:space="preserve">Chương </w:t>
      </w:r>
      <w:r w:rsidR="00FC1EB1">
        <w:rPr>
          <w:rFonts w:ascii="Times New Roman" w:hAnsi="Times New Roman" w:cs="Times New Roman"/>
          <w:b/>
          <w:sz w:val="28"/>
          <w:szCs w:val="28"/>
        </w:rPr>
        <w:t>11</w:t>
      </w:r>
      <w:r w:rsidRPr="00FC629C">
        <w:rPr>
          <w:rFonts w:ascii="Times New Roman" w:hAnsi="Times New Roman" w:cs="Times New Roman"/>
          <w:b/>
          <w:sz w:val="28"/>
          <w:szCs w:val="28"/>
        </w:rPr>
        <w:t>. Điều khoản thi hành</w:t>
      </w:r>
    </w:p>
    <w:p w14:paraId="6A59A3C5" w14:textId="77777777" w:rsidR="001C1BB2" w:rsidRPr="001C1BB2" w:rsidRDefault="001C1BB2" w:rsidP="000756B5">
      <w:pPr>
        <w:spacing w:before="60" w:after="60" w:line="295" w:lineRule="auto"/>
        <w:jc w:val="both"/>
        <w:rPr>
          <w:rFonts w:ascii="Times New Roman" w:hAnsi="Times New Roman" w:cs="Times New Roman"/>
          <w:sz w:val="28"/>
          <w:szCs w:val="28"/>
        </w:rPr>
      </w:pPr>
      <w:r w:rsidRPr="001C1BB2">
        <w:rPr>
          <w:rFonts w:ascii="Times New Roman" w:hAnsi="Times New Roman" w:cs="Times New Roman"/>
          <w:sz w:val="28"/>
          <w:szCs w:val="28"/>
        </w:rPr>
        <w:t xml:space="preserve">Điều. Hiệu lực thi hành </w:t>
      </w:r>
    </w:p>
    <w:p w14:paraId="0BECADA3" w14:textId="77777777" w:rsidR="001C1BB2" w:rsidRDefault="009C4737" w:rsidP="000756B5">
      <w:pPr>
        <w:spacing w:before="60" w:after="60" w:line="295" w:lineRule="auto"/>
        <w:ind w:firstLine="720"/>
        <w:jc w:val="both"/>
        <w:rPr>
          <w:rFonts w:ascii="Times New Roman" w:hAnsi="Times New Roman" w:cs="Times New Roman"/>
          <w:sz w:val="28"/>
          <w:szCs w:val="28"/>
        </w:rPr>
      </w:pPr>
      <w:r w:rsidRPr="009C4737">
        <w:rPr>
          <w:rFonts w:ascii="Times New Roman" w:hAnsi="Times New Roman" w:cs="Times New Roman"/>
          <w:sz w:val="28"/>
          <w:szCs w:val="28"/>
        </w:rPr>
        <w:t>1.</w:t>
      </w:r>
      <w:r>
        <w:rPr>
          <w:rFonts w:ascii="Times New Roman" w:hAnsi="Times New Roman" w:cs="Times New Roman"/>
          <w:sz w:val="28"/>
          <w:szCs w:val="28"/>
        </w:rPr>
        <w:t xml:space="preserve"> Thông tư này thay thế </w:t>
      </w:r>
      <w:r w:rsidRPr="009C4737">
        <w:rPr>
          <w:rFonts w:ascii="Times New Roman" w:hAnsi="Times New Roman" w:cs="Times New Roman"/>
          <w:sz w:val="28"/>
          <w:szCs w:val="28"/>
        </w:rPr>
        <w:t>Thông tư số 2</w:t>
      </w:r>
      <w:r>
        <w:rPr>
          <w:rFonts w:ascii="Times New Roman" w:hAnsi="Times New Roman" w:cs="Times New Roman"/>
          <w:sz w:val="28"/>
          <w:szCs w:val="28"/>
        </w:rPr>
        <w:t>4</w:t>
      </w:r>
      <w:r w:rsidRPr="009C4737">
        <w:rPr>
          <w:rFonts w:ascii="Times New Roman" w:hAnsi="Times New Roman" w:cs="Times New Roman"/>
          <w:sz w:val="28"/>
          <w:szCs w:val="28"/>
        </w:rPr>
        <w:t>/201</w:t>
      </w:r>
      <w:r>
        <w:rPr>
          <w:rFonts w:ascii="Times New Roman" w:hAnsi="Times New Roman" w:cs="Times New Roman"/>
          <w:sz w:val="28"/>
          <w:szCs w:val="28"/>
        </w:rPr>
        <w:t>7</w:t>
      </w:r>
      <w:r w:rsidRPr="009C4737">
        <w:rPr>
          <w:rFonts w:ascii="Times New Roman" w:hAnsi="Times New Roman" w:cs="Times New Roman"/>
          <w:sz w:val="28"/>
          <w:szCs w:val="28"/>
        </w:rPr>
        <w:t xml:space="preserve">/TT-BTNMT ngày 01 tháng </w:t>
      </w:r>
      <w:r>
        <w:rPr>
          <w:rFonts w:ascii="Times New Roman" w:hAnsi="Times New Roman" w:cs="Times New Roman"/>
          <w:sz w:val="28"/>
          <w:szCs w:val="28"/>
        </w:rPr>
        <w:t>9</w:t>
      </w:r>
      <w:r w:rsidRPr="009C4737">
        <w:rPr>
          <w:rFonts w:ascii="Times New Roman" w:hAnsi="Times New Roman" w:cs="Times New Roman"/>
          <w:sz w:val="28"/>
          <w:szCs w:val="28"/>
        </w:rPr>
        <w:t xml:space="preserve"> năm 201</w:t>
      </w:r>
      <w:r>
        <w:rPr>
          <w:rFonts w:ascii="Times New Roman" w:hAnsi="Times New Roman" w:cs="Times New Roman"/>
          <w:sz w:val="28"/>
          <w:szCs w:val="28"/>
        </w:rPr>
        <w:t xml:space="preserve">7 </w:t>
      </w:r>
      <w:r w:rsidRPr="009C4737">
        <w:rPr>
          <w:rFonts w:ascii="Times New Roman" w:hAnsi="Times New Roman" w:cs="Times New Roman"/>
          <w:sz w:val="28"/>
          <w:szCs w:val="28"/>
        </w:rPr>
        <w:t>của Bộ Tài nguyên và Môi trường quy định quy trình kỹ thuật quan trắc môi trường</w:t>
      </w:r>
      <w:r>
        <w:rPr>
          <w:rFonts w:ascii="Times New Roman" w:hAnsi="Times New Roman" w:cs="Times New Roman"/>
          <w:sz w:val="28"/>
          <w:szCs w:val="28"/>
        </w:rPr>
        <w:t xml:space="preserve"> và thay thế Chương III </w:t>
      </w:r>
      <w:r w:rsidRPr="009C4737">
        <w:rPr>
          <w:rFonts w:ascii="Times New Roman" w:hAnsi="Times New Roman" w:cs="Times New Roman"/>
          <w:sz w:val="28"/>
          <w:szCs w:val="28"/>
        </w:rPr>
        <w:t xml:space="preserve">Thông tư số </w:t>
      </w:r>
      <w:r>
        <w:rPr>
          <w:rFonts w:ascii="Times New Roman" w:hAnsi="Times New Roman" w:cs="Times New Roman"/>
          <w:sz w:val="28"/>
          <w:szCs w:val="28"/>
        </w:rPr>
        <w:t>43</w:t>
      </w:r>
      <w:r w:rsidRPr="009C4737">
        <w:rPr>
          <w:rFonts w:ascii="Times New Roman" w:hAnsi="Times New Roman" w:cs="Times New Roman"/>
          <w:sz w:val="28"/>
          <w:szCs w:val="28"/>
        </w:rPr>
        <w:t>/201</w:t>
      </w:r>
      <w:r>
        <w:rPr>
          <w:rFonts w:ascii="Times New Roman" w:hAnsi="Times New Roman" w:cs="Times New Roman"/>
          <w:sz w:val="28"/>
          <w:szCs w:val="28"/>
        </w:rPr>
        <w:t>5</w:t>
      </w:r>
      <w:r w:rsidRPr="009C4737">
        <w:rPr>
          <w:rFonts w:ascii="Times New Roman" w:hAnsi="Times New Roman" w:cs="Times New Roman"/>
          <w:sz w:val="28"/>
          <w:szCs w:val="28"/>
        </w:rPr>
        <w:t xml:space="preserve">/TT-BTNMT ngày </w:t>
      </w:r>
      <w:r>
        <w:rPr>
          <w:rFonts w:ascii="Times New Roman" w:hAnsi="Times New Roman" w:cs="Times New Roman"/>
          <w:sz w:val="28"/>
          <w:szCs w:val="28"/>
        </w:rPr>
        <w:t>29</w:t>
      </w:r>
      <w:r w:rsidRPr="009C4737">
        <w:rPr>
          <w:rFonts w:ascii="Times New Roman" w:hAnsi="Times New Roman" w:cs="Times New Roman"/>
          <w:sz w:val="28"/>
          <w:szCs w:val="28"/>
        </w:rPr>
        <w:t xml:space="preserve"> tháng </w:t>
      </w:r>
      <w:r>
        <w:rPr>
          <w:rFonts w:ascii="Times New Roman" w:hAnsi="Times New Roman" w:cs="Times New Roman"/>
          <w:sz w:val="28"/>
          <w:szCs w:val="28"/>
        </w:rPr>
        <w:t xml:space="preserve">9 năm 2015 </w:t>
      </w:r>
      <w:r w:rsidRPr="009C4737">
        <w:rPr>
          <w:rFonts w:ascii="Times New Roman" w:hAnsi="Times New Roman" w:cs="Times New Roman"/>
          <w:sz w:val="28"/>
          <w:szCs w:val="28"/>
        </w:rPr>
        <w:t xml:space="preserve">của Bộ Tài nguyên và Môi trường về </w:t>
      </w:r>
      <w:r w:rsidR="001C1BB2">
        <w:rPr>
          <w:rFonts w:ascii="Times New Roman" w:hAnsi="Times New Roman" w:cs="Times New Roman"/>
          <w:sz w:val="28"/>
          <w:szCs w:val="28"/>
        </w:rPr>
        <w:t>báo cáo hiện trạng môi trường, bộ chỉ thị môi trường và quản lý số liệu</w:t>
      </w:r>
      <w:r w:rsidRPr="009C4737">
        <w:rPr>
          <w:rFonts w:ascii="Times New Roman" w:hAnsi="Times New Roman" w:cs="Times New Roman"/>
          <w:sz w:val="28"/>
          <w:szCs w:val="28"/>
        </w:rPr>
        <w:t xml:space="preserve"> quan trắc môi trường</w:t>
      </w:r>
      <w:r w:rsidR="001C1BB2">
        <w:rPr>
          <w:rFonts w:ascii="Times New Roman" w:hAnsi="Times New Roman" w:cs="Times New Roman"/>
          <w:sz w:val="28"/>
          <w:szCs w:val="28"/>
        </w:rPr>
        <w:t>.</w:t>
      </w:r>
    </w:p>
    <w:p w14:paraId="11CDFD5D" w14:textId="77777777" w:rsidR="009C4737" w:rsidRDefault="001C1BB2"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Pr="001C1BB2">
        <w:rPr>
          <w:rFonts w:ascii="Times New Roman" w:hAnsi="Times New Roman" w:cs="Times New Roman"/>
          <w:sz w:val="28"/>
          <w:szCs w:val="28"/>
        </w:rPr>
        <w:t xml:space="preserve">Thông tư này có hiệu lực kể từ ngày </w:t>
      </w:r>
      <w:r>
        <w:rPr>
          <w:rFonts w:ascii="Times New Roman" w:hAnsi="Times New Roman" w:cs="Times New Roman"/>
          <w:sz w:val="28"/>
          <w:szCs w:val="28"/>
        </w:rPr>
        <w:t xml:space="preserve">  </w:t>
      </w:r>
      <w:r w:rsidRPr="001C1BB2">
        <w:rPr>
          <w:rFonts w:ascii="Times New Roman" w:hAnsi="Times New Roman" w:cs="Times New Roman"/>
          <w:sz w:val="28"/>
          <w:szCs w:val="28"/>
        </w:rPr>
        <w:t xml:space="preserve"> tháng </w:t>
      </w:r>
      <w:r>
        <w:rPr>
          <w:rFonts w:ascii="Times New Roman" w:hAnsi="Times New Roman" w:cs="Times New Roman"/>
          <w:sz w:val="28"/>
          <w:szCs w:val="28"/>
        </w:rPr>
        <w:t xml:space="preserve"> </w:t>
      </w:r>
      <w:r w:rsidRPr="001C1BB2">
        <w:rPr>
          <w:rFonts w:ascii="Times New Roman" w:hAnsi="Times New Roman" w:cs="Times New Roman"/>
          <w:sz w:val="28"/>
          <w:szCs w:val="28"/>
        </w:rPr>
        <w:t xml:space="preserve">  năm 20</w:t>
      </w:r>
      <w:r>
        <w:rPr>
          <w:rFonts w:ascii="Times New Roman" w:hAnsi="Times New Roman" w:cs="Times New Roman"/>
          <w:sz w:val="28"/>
          <w:szCs w:val="28"/>
        </w:rPr>
        <w:t>20</w:t>
      </w:r>
      <w:r w:rsidR="009C4737" w:rsidRPr="009C4737">
        <w:rPr>
          <w:rFonts w:ascii="Times New Roman" w:hAnsi="Times New Roman" w:cs="Times New Roman"/>
          <w:sz w:val="28"/>
          <w:szCs w:val="28"/>
        </w:rPr>
        <w:tab/>
      </w:r>
    </w:p>
    <w:p w14:paraId="267DA6A3" w14:textId="77777777" w:rsidR="001C1BB2" w:rsidRDefault="001C1BB2" w:rsidP="000756B5">
      <w:pPr>
        <w:spacing w:before="60" w:after="60" w:line="295" w:lineRule="auto"/>
        <w:jc w:val="both"/>
        <w:rPr>
          <w:rFonts w:ascii="Times New Roman" w:hAnsi="Times New Roman" w:cs="Times New Roman"/>
          <w:sz w:val="28"/>
          <w:szCs w:val="28"/>
        </w:rPr>
      </w:pPr>
      <w:r w:rsidRPr="001C1BB2">
        <w:rPr>
          <w:rFonts w:ascii="Times New Roman" w:hAnsi="Times New Roman" w:cs="Times New Roman"/>
          <w:sz w:val="28"/>
          <w:szCs w:val="28"/>
        </w:rPr>
        <w:t xml:space="preserve">Điều. Tổ chức thực hiện </w:t>
      </w:r>
    </w:p>
    <w:p w14:paraId="3D6E8A7D" w14:textId="77777777" w:rsidR="009C4737" w:rsidRPr="009C4737" w:rsidRDefault="001C1BB2"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009C4737" w:rsidRPr="009C4737">
        <w:rPr>
          <w:rFonts w:ascii="Times New Roman" w:hAnsi="Times New Roman" w:cs="Times New Roman"/>
          <w:sz w:val="28"/>
          <w:szCs w:val="28"/>
        </w:rPr>
        <w:t xml:space="preserve">Tổng cục Môi trường có trách nhiệm hướng dẫn, kiểm tra, giám sát việc thực hiện Thông tư này. </w:t>
      </w:r>
    </w:p>
    <w:p w14:paraId="54C3BDFE" w14:textId="77777777" w:rsidR="001C1BB2" w:rsidRDefault="001C1BB2"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2. </w:t>
      </w:r>
      <w:r w:rsidR="009C4737" w:rsidRPr="009C4737">
        <w:rPr>
          <w:rFonts w:ascii="Times New Roman" w:hAnsi="Times New Roman" w:cs="Times New Roman"/>
          <w:sz w:val="28"/>
          <w:szCs w:val="28"/>
        </w:rPr>
        <w:t>Bộ trưởng, Thủ trưởng cơ quan ngang Bộ, Thủ trưởng cơ quan thuộc Chính phủ, Chủ tịch Uỷ ban nhân dân các cấp và tổ chức, cá nhân có liên quan chịu trách nhiệm thực hiện Thông tư này.</w:t>
      </w:r>
    </w:p>
    <w:p w14:paraId="745C9848" w14:textId="77777777" w:rsidR="001C1BB2" w:rsidRPr="001C1BB2" w:rsidRDefault="001C1BB2" w:rsidP="000756B5">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3. </w:t>
      </w:r>
      <w:r w:rsidRPr="001C1BB2">
        <w:rPr>
          <w:rFonts w:ascii="Times New Roman" w:hAnsi="Times New Roman" w:cs="Times New Roman"/>
          <w:sz w:val="28"/>
          <w:szCs w:val="28"/>
        </w:rPr>
        <w:t xml:space="preserve">Trong quá trình thực hiện Thông tư này, nếu có khó khăn, vướng mắc đề nghị các cơ quan, tổ chức, cá nhân phản ánh về Bộ Tài nguyên và Môi trường (qua Tổng cục Môi trường) để kịp thời xem xét, giải quyết./. </w:t>
      </w:r>
    </w:p>
    <w:p w14:paraId="1F4AE849" w14:textId="77777777" w:rsidR="00D24A05" w:rsidRDefault="001C1BB2" w:rsidP="000756B5">
      <w:pPr>
        <w:spacing w:before="60" w:after="60" w:line="295" w:lineRule="auto"/>
        <w:jc w:val="both"/>
        <w:rPr>
          <w:rFonts w:ascii="Times New Roman" w:hAnsi="Times New Roman" w:cs="Times New Roman"/>
          <w:sz w:val="28"/>
          <w:szCs w:val="28"/>
        </w:rPr>
      </w:pPr>
      <w:r w:rsidRPr="001C1BB2">
        <w:rPr>
          <w:rFonts w:ascii="Times New Roman" w:hAnsi="Times New Roman" w:cs="Times New Roman"/>
          <w:sz w:val="28"/>
          <w:szCs w:val="28"/>
        </w:rPr>
        <w:t xml:space="preserve">  </w:t>
      </w:r>
    </w:p>
    <w:p w14:paraId="17BE022D" w14:textId="77777777" w:rsidR="001A35FA" w:rsidRDefault="001A35FA">
      <w:pPr>
        <w:rPr>
          <w:rFonts w:ascii="Times New Roman" w:hAnsi="Times New Roman" w:cs="Times New Roman"/>
          <w:b/>
          <w:sz w:val="28"/>
          <w:szCs w:val="28"/>
        </w:rPr>
      </w:pPr>
      <w:r>
        <w:rPr>
          <w:rFonts w:ascii="Times New Roman" w:hAnsi="Times New Roman" w:cs="Times New Roman"/>
          <w:b/>
          <w:sz w:val="28"/>
          <w:szCs w:val="28"/>
        </w:rPr>
        <w:br w:type="page"/>
      </w:r>
    </w:p>
    <w:p w14:paraId="6F664107" w14:textId="77777777" w:rsidR="007D2823" w:rsidRDefault="00314F7C" w:rsidP="004E6AA0">
      <w:pPr>
        <w:spacing w:before="60" w:after="60" w:line="295" w:lineRule="auto"/>
        <w:jc w:val="center"/>
        <w:rPr>
          <w:rFonts w:ascii="Times New Roman" w:hAnsi="Times New Roman" w:cs="Times New Roman"/>
          <w:b/>
          <w:sz w:val="28"/>
          <w:szCs w:val="28"/>
        </w:rPr>
      </w:pPr>
      <w:r w:rsidRPr="000756B5">
        <w:rPr>
          <w:rFonts w:ascii="Times New Roman" w:hAnsi="Times New Roman" w:cs="Times New Roman"/>
          <w:b/>
          <w:sz w:val="28"/>
          <w:szCs w:val="28"/>
        </w:rPr>
        <w:lastRenderedPageBreak/>
        <w:t>Phụ lục 1</w:t>
      </w:r>
    </w:p>
    <w:p w14:paraId="40D98ABA" w14:textId="77777777" w:rsidR="004E6AA0" w:rsidRDefault="004E6AA0" w:rsidP="004E6AA0">
      <w:pPr>
        <w:spacing w:before="60" w:after="60" w:line="295" w:lineRule="auto"/>
        <w:jc w:val="center"/>
        <w:rPr>
          <w:rFonts w:ascii="Times New Roman" w:hAnsi="Times New Roman" w:cs="Times New Roman"/>
          <w:sz w:val="28"/>
          <w:szCs w:val="28"/>
        </w:rPr>
      </w:pPr>
      <w:r>
        <w:rPr>
          <w:rFonts w:ascii="Times New Roman" w:hAnsi="Times New Roman" w:cs="Times New Roman"/>
          <w:b/>
          <w:sz w:val="28"/>
          <w:szCs w:val="28"/>
        </w:rPr>
        <w:t>THIẾT KẾ CHƯƠNG TRÌNH QUAN TRẮC MÔI TRƯỜNG</w:t>
      </w:r>
    </w:p>
    <w:p w14:paraId="74ABCBAC" w14:textId="77777777" w:rsidR="004E6AA0" w:rsidRPr="004E6AA0" w:rsidRDefault="004E6AA0" w:rsidP="004E6AA0">
      <w:pPr>
        <w:spacing w:before="60" w:after="60" w:line="295" w:lineRule="auto"/>
        <w:jc w:val="center"/>
        <w:rPr>
          <w:rFonts w:ascii="Times New Roman" w:hAnsi="Times New Roman" w:cs="Times New Roman"/>
          <w:i/>
          <w:sz w:val="28"/>
          <w:szCs w:val="28"/>
        </w:rPr>
      </w:pPr>
      <w:r w:rsidRPr="004E6AA0">
        <w:rPr>
          <w:rFonts w:ascii="Times New Roman" w:hAnsi="Times New Roman" w:cs="Times New Roman"/>
          <w:i/>
          <w:sz w:val="28"/>
          <w:szCs w:val="28"/>
        </w:rPr>
        <w:t>(Ban hành kèm theo Thông tư số</w:t>
      </w:r>
      <w:r w:rsidR="003D14EE">
        <w:rPr>
          <w:rFonts w:ascii="Times New Roman" w:hAnsi="Times New Roman" w:cs="Times New Roman"/>
          <w:i/>
          <w:sz w:val="28"/>
          <w:szCs w:val="28"/>
        </w:rPr>
        <w:t xml:space="preserve">   </w:t>
      </w:r>
      <w:r w:rsidRPr="004E6AA0">
        <w:rPr>
          <w:rFonts w:ascii="Times New Roman" w:hAnsi="Times New Roman" w:cs="Times New Roman"/>
          <w:i/>
          <w:sz w:val="28"/>
          <w:szCs w:val="28"/>
        </w:rPr>
        <w:t xml:space="preserve"> /2020/TT-BTNMT</w:t>
      </w:r>
      <w:r w:rsidR="003D14EE">
        <w:rPr>
          <w:rFonts w:ascii="Times New Roman" w:hAnsi="Times New Roman" w:cs="Times New Roman"/>
          <w:i/>
          <w:sz w:val="28"/>
          <w:szCs w:val="28"/>
        </w:rPr>
        <w:t xml:space="preserve"> </w:t>
      </w:r>
      <w:r w:rsidRPr="004E6AA0">
        <w:rPr>
          <w:rFonts w:ascii="Times New Roman" w:hAnsi="Times New Roman" w:cs="Times New Roman"/>
          <w:i/>
          <w:sz w:val="28"/>
          <w:szCs w:val="28"/>
        </w:rPr>
        <w:t xml:space="preserve"> ngày    tháng   năm 2020 của Bộ trưởng Bộ Tài nguyên và Môi trường)</w:t>
      </w:r>
    </w:p>
    <w:p w14:paraId="7DB177F9" w14:textId="77777777" w:rsidR="003D14EE" w:rsidRDefault="003D14EE" w:rsidP="000756B5">
      <w:pPr>
        <w:spacing w:before="60" w:after="60" w:line="295" w:lineRule="auto"/>
        <w:jc w:val="both"/>
        <w:rPr>
          <w:rFonts w:ascii="Times New Roman" w:hAnsi="Times New Roman" w:cs="Times New Roman"/>
          <w:sz w:val="28"/>
          <w:szCs w:val="28"/>
        </w:rPr>
      </w:pPr>
    </w:p>
    <w:p w14:paraId="1C547A47" w14:textId="77777777" w:rsidR="00314F7C" w:rsidRDefault="00314F7C" w:rsidP="003D14EE">
      <w:pPr>
        <w:spacing w:before="60" w:after="60" w:line="295" w:lineRule="auto"/>
        <w:ind w:firstLine="720"/>
        <w:jc w:val="both"/>
        <w:rPr>
          <w:rFonts w:ascii="Times New Roman" w:hAnsi="Times New Roman" w:cs="Times New Roman"/>
          <w:sz w:val="28"/>
          <w:szCs w:val="28"/>
        </w:rPr>
      </w:pPr>
      <w:r w:rsidRPr="00314F7C">
        <w:rPr>
          <w:rFonts w:ascii="Times New Roman" w:hAnsi="Times New Roman" w:cs="Times New Roman"/>
          <w:sz w:val="28"/>
          <w:szCs w:val="28"/>
        </w:rPr>
        <w:t>Thiết kế chương trình quan trắc môi trường</w:t>
      </w:r>
      <w:r w:rsidR="006B576B">
        <w:rPr>
          <w:rFonts w:ascii="Times New Roman" w:hAnsi="Times New Roman" w:cs="Times New Roman"/>
          <w:sz w:val="28"/>
          <w:szCs w:val="28"/>
        </w:rPr>
        <w:t>:</w:t>
      </w:r>
      <w:r w:rsidRPr="00314F7C">
        <w:rPr>
          <w:rFonts w:ascii="Times New Roman" w:hAnsi="Times New Roman" w:cs="Times New Roman"/>
          <w:sz w:val="28"/>
          <w:szCs w:val="28"/>
        </w:rPr>
        <w:t xml:space="preserve"> </w:t>
      </w:r>
    </w:p>
    <w:p w14:paraId="6FE3C224" w14:textId="77777777" w:rsidR="00314F7C" w:rsidRPr="00314F7C" w:rsidRDefault="00314F7C" w:rsidP="006B576B">
      <w:pPr>
        <w:spacing w:before="60" w:after="60" w:line="295" w:lineRule="auto"/>
        <w:ind w:firstLine="720"/>
        <w:jc w:val="both"/>
        <w:rPr>
          <w:rFonts w:ascii="Times New Roman" w:hAnsi="Times New Roman" w:cs="Times New Roman"/>
          <w:sz w:val="28"/>
          <w:szCs w:val="28"/>
        </w:rPr>
      </w:pPr>
      <w:r w:rsidRPr="00314F7C">
        <w:rPr>
          <w:rFonts w:ascii="Times New Roman" w:hAnsi="Times New Roman" w:cs="Times New Roman"/>
          <w:sz w:val="28"/>
          <w:szCs w:val="28"/>
        </w:rPr>
        <w:t>1. Xác định mục tiêu của chương trình quan trắc môi trường</w:t>
      </w:r>
      <w:r w:rsidR="00EC0538">
        <w:rPr>
          <w:rFonts w:ascii="Times New Roman" w:hAnsi="Times New Roman" w:cs="Times New Roman"/>
          <w:sz w:val="28"/>
          <w:szCs w:val="28"/>
        </w:rPr>
        <w:t xml:space="preserve"> và </w:t>
      </w:r>
      <w:r w:rsidRPr="00314F7C">
        <w:rPr>
          <w:rFonts w:ascii="Times New Roman" w:hAnsi="Times New Roman" w:cs="Times New Roman"/>
          <w:sz w:val="28"/>
          <w:szCs w:val="28"/>
        </w:rPr>
        <w:t xml:space="preserve">thành phần môi trường cần quan trắc. </w:t>
      </w:r>
    </w:p>
    <w:p w14:paraId="0F9BE2CE" w14:textId="77777777" w:rsidR="00314F7C" w:rsidRPr="00314F7C" w:rsidRDefault="00EC0538"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2</w:t>
      </w:r>
      <w:r w:rsidR="00314F7C" w:rsidRPr="00314F7C">
        <w:rPr>
          <w:rFonts w:ascii="Times New Roman" w:hAnsi="Times New Roman" w:cs="Times New Roman"/>
          <w:sz w:val="28"/>
          <w:szCs w:val="28"/>
        </w:rPr>
        <w:t>.</w:t>
      </w:r>
      <w:r w:rsidR="00881112">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Lập danh mục các thông số quan trắc theo thành phần môi trường: các thông số đo tại hiện trường, các thông số phân tích. </w:t>
      </w:r>
    </w:p>
    <w:p w14:paraId="6A58B8E6" w14:textId="77777777" w:rsidR="00314F7C" w:rsidRPr="00314F7C"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3</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Thiết kế sơ bộ phương án lấy mẫu: xác định tuyến, điểm lấy mẫu và đánh dấu trên bản đồ hoặc sơ đồ; mô tả vị trí địa lý, tọa độ điểm quan trắc và ký hiệu các điểm quan trắc; mô tả sơ bộ các nguồn gây tác động, các vấn đề, đối tượng ảnh hưởng, các tác động đến khu vực quan trắc. </w:t>
      </w:r>
    </w:p>
    <w:p w14:paraId="68BA3501" w14:textId="77777777" w:rsidR="00314F7C" w:rsidRPr="00314F7C"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4</w:t>
      </w:r>
      <w:r w:rsidR="00314F7C" w:rsidRPr="00314F7C">
        <w:rPr>
          <w:rFonts w:ascii="Times New Roman" w:hAnsi="Times New Roman" w:cs="Times New Roman"/>
          <w:sz w:val="28"/>
          <w:szCs w:val="28"/>
        </w:rPr>
        <w:t>.</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Khảo sát thực tế khu vực cần quan trắc. </w:t>
      </w:r>
    </w:p>
    <w:p w14:paraId="4A906551" w14:textId="77777777" w:rsidR="00314F7C" w:rsidRPr="00314F7C"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5</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Thiết kế chi tiết phương án lấy mẫu: xác định chính xác tuyến, điểm lấy mẫu và lập sơ đồ các điểm quan trắc, mô tả vị trí địa lý và tọa độ điểm quan trắc; mô tả thực trạng các nguồn gây tác động và các tác động của khu vực quan trắc; xác định ranh giới khu vực quan trắc và dự báo các tác động hoặc những biến đổi có thể xảy ra trong khu vực quan trắc.   </w:t>
      </w:r>
    </w:p>
    <w:p w14:paraId="208BBB3B" w14:textId="77777777" w:rsidR="00314F7C" w:rsidRPr="00314F7C" w:rsidRDefault="006B576B"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r>
      <w:r w:rsidR="00F479AE">
        <w:rPr>
          <w:rFonts w:ascii="Times New Roman" w:hAnsi="Times New Roman" w:cs="Times New Roman"/>
          <w:sz w:val="28"/>
          <w:szCs w:val="28"/>
        </w:rPr>
        <w:t>6</w:t>
      </w:r>
      <w:r>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Xác định tần suất, thời gian quan trắc. </w:t>
      </w:r>
    </w:p>
    <w:p w14:paraId="2B9A8201" w14:textId="77777777" w:rsidR="00314F7C" w:rsidRPr="00314F7C"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7</w:t>
      </w:r>
      <w:r w:rsidR="00314F7C" w:rsidRPr="00314F7C">
        <w:rPr>
          <w:rFonts w:ascii="Times New Roman" w:hAnsi="Times New Roman" w:cs="Times New Roman"/>
          <w:sz w:val="28"/>
          <w:szCs w:val="28"/>
        </w:rPr>
        <w:t>.</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Xác định phương pháp lấy mẫu và đo tại hiện trường và phương pháp phân tích trong phòng thí nghiệm. </w:t>
      </w:r>
    </w:p>
    <w:p w14:paraId="617A2359" w14:textId="77777777" w:rsidR="00314F7C" w:rsidRPr="00314F7C"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8</w:t>
      </w:r>
      <w:r w:rsidR="00314F7C" w:rsidRPr="00314F7C">
        <w:rPr>
          <w:rFonts w:ascii="Times New Roman" w:hAnsi="Times New Roman" w:cs="Times New Roman"/>
          <w:sz w:val="28"/>
          <w:szCs w:val="28"/>
        </w:rPr>
        <w:t>.</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Xác định quy trình lấy mẫu, thể tích mẫu cần lấy, loại dụng cụ chứa mẫu, loại hóa chất bảo quản, thời gian lưu mẫu, loại mẫu và số lượng mẫu kiểm soát chất lượng (mẫu QC). </w:t>
      </w:r>
    </w:p>
    <w:p w14:paraId="25AAF602" w14:textId="77777777" w:rsidR="00314F7C" w:rsidRPr="00314F7C"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9</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Lập danh mục và kế hoạch bảo trì, bảo dưỡng, kiểm định, hiệu chuẩn các thiết bị quan trắc hiện trường và thiết bị phân tích môi trường, bao gồm cả thiết bị, dụng cụ, phương tiện bảo đảm an toàn lao động. </w:t>
      </w:r>
    </w:p>
    <w:p w14:paraId="2AAC7B0D" w14:textId="77777777" w:rsidR="00314F7C" w:rsidRPr="00314F7C"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10</w:t>
      </w:r>
      <w:r w:rsidR="00314F7C" w:rsidRPr="00314F7C">
        <w:rPr>
          <w:rFonts w:ascii="Times New Roman" w:hAnsi="Times New Roman" w:cs="Times New Roman"/>
          <w:sz w:val="28"/>
          <w:szCs w:val="28"/>
        </w:rPr>
        <w:t>.</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Xác định các phương tiện phục vụ hoạt động lấy mẫu, </w:t>
      </w:r>
      <w:r w:rsidR="00881112">
        <w:rPr>
          <w:rFonts w:ascii="Times New Roman" w:hAnsi="Times New Roman" w:cs="Times New Roman"/>
          <w:sz w:val="28"/>
          <w:szCs w:val="28"/>
        </w:rPr>
        <w:t xml:space="preserve">bảo quản và </w:t>
      </w:r>
      <w:r w:rsidR="00314F7C" w:rsidRPr="00314F7C">
        <w:rPr>
          <w:rFonts w:ascii="Times New Roman" w:hAnsi="Times New Roman" w:cs="Times New Roman"/>
          <w:sz w:val="28"/>
          <w:szCs w:val="28"/>
        </w:rPr>
        <w:t xml:space="preserve">vận chuyển mẫu. </w:t>
      </w:r>
    </w:p>
    <w:p w14:paraId="35F970C6" w14:textId="77777777" w:rsidR="00B93273" w:rsidRPr="00B93273" w:rsidRDefault="00F479AE" w:rsidP="006B576B">
      <w:pPr>
        <w:spacing w:before="60" w:after="60" w:line="295" w:lineRule="auto"/>
        <w:ind w:firstLine="720"/>
        <w:jc w:val="both"/>
        <w:rPr>
          <w:rFonts w:ascii="Times New Roman" w:hAnsi="Times New Roman" w:cs="Times New Roman"/>
          <w:sz w:val="28"/>
          <w:szCs w:val="28"/>
        </w:rPr>
      </w:pPr>
      <w:r w:rsidRPr="00314F7C">
        <w:rPr>
          <w:rFonts w:ascii="Times New Roman" w:hAnsi="Times New Roman" w:cs="Times New Roman"/>
          <w:sz w:val="28"/>
          <w:szCs w:val="28"/>
        </w:rPr>
        <w:t>1</w:t>
      </w:r>
      <w:r>
        <w:rPr>
          <w:rFonts w:ascii="Times New Roman" w:hAnsi="Times New Roman" w:cs="Times New Roman"/>
          <w:sz w:val="28"/>
          <w:szCs w:val="28"/>
        </w:rPr>
        <w:t>1</w:t>
      </w:r>
      <w:r w:rsidR="00314F7C" w:rsidRPr="00314F7C">
        <w:rPr>
          <w:rFonts w:ascii="Times New Roman" w:hAnsi="Times New Roman" w:cs="Times New Roman"/>
          <w:sz w:val="28"/>
          <w:szCs w:val="28"/>
        </w:rPr>
        <w:t>.</w:t>
      </w:r>
      <w:r w:rsidR="006B576B">
        <w:rPr>
          <w:rFonts w:ascii="Times New Roman" w:hAnsi="Times New Roman" w:cs="Times New Roman"/>
          <w:sz w:val="28"/>
          <w:szCs w:val="28"/>
        </w:rPr>
        <w:t xml:space="preserve"> </w:t>
      </w:r>
      <w:r w:rsidR="00314F7C" w:rsidRPr="00314F7C">
        <w:rPr>
          <w:rFonts w:ascii="Times New Roman" w:hAnsi="Times New Roman" w:cs="Times New Roman"/>
          <w:sz w:val="28"/>
          <w:szCs w:val="28"/>
        </w:rPr>
        <w:t xml:space="preserve">Lập kế hoạch thực hiện bảo đảm chất lượng và kiểm soát chất lượng (QA/QC) trong quan trắc môi trường. Việc lập kế hoạch bảo đảm chất lượng (QAPP) thực hiện theo hướng dẫn </w:t>
      </w:r>
      <w:r>
        <w:rPr>
          <w:rFonts w:ascii="Times New Roman" w:hAnsi="Times New Roman" w:cs="Times New Roman"/>
          <w:sz w:val="28"/>
          <w:szCs w:val="28"/>
        </w:rPr>
        <w:t>sau:</w:t>
      </w:r>
    </w:p>
    <w:p w14:paraId="3D68279C" w14:textId="77777777" w:rsidR="00B93273" w:rsidRPr="00B93273"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B93273" w:rsidRPr="00B93273">
        <w:rPr>
          <w:rFonts w:ascii="Times New Roman" w:hAnsi="Times New Roman" w:cs="Times New Roman"/>
          <w:sz w:val="28"/>
          <w:szCs w:val="28"/>
        </w:rPr>
        <w:t>.</w:t>
      </w:r>
      <w:r>
        <w:rPr>
          <w:rFonts w:ascii="Times New Roman" w:hAnsi="Times New Roman" w:cs="Times New Roman"/>
          <w:sz w:val="28"/>
          <w:szCs w:val="28"/>
        </w:rPr>
        <w:t>1.</w:t>
      </w:r>
      <w:r w:rsidR="00B93273" w:rsidRPr="00B93273">
        <w:rPr>
          <w:rFonts w:ascii="Times New Roman" w:hAnsi="Times New Roman" w:cs="Times New Roman"/>
          <w:sz w:val="28"/>
          <w:szCs w:val="28"/>
        </w:rPr>
        <w:tab/>
        <w:t xml:space="preserve">Xác định mục đích và các mục tiêu cụ thể của chương trình quan trắc. </w:t>
      </w:r>
    </w:p>
    <w:p w14:paraId="5FC450AE" w14:textId="77777777" w:rsidR="00B93273" w:rsidRPr="00B93273" w:rsidRDefault="00F479AE" w:rsidP="006B576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B93273" w:rsidRPr="00B93273">
        <w:rPr>
          <w:rFonts w:ascii="Times New Roman" w:hAnsi="Times New Roman" w:cs="Times New Roman"/>
          <w:sz w:val="28"/>
          <w:szCs w:val="28"/>
        </w:rPr>
        <w:t>2.</w:t>
      </w:r>
      <w:r w:rsidR="00B93273" w:rsidRPr="00B93273">
        <w:rPr>
          <w:rFonts w:ascii="Times New Roman" w:hAnsi="Times New Roman" w:cs="Times New Roman"/>
          <w:sz w:val="28"/>
          <w:szCs w:val="28"/>
        </w:rPr>
        <w:tab/>
        <w:t xml:space="preserve">Xác định đúng loại dữ liệu cần thu thập: </w:t>
      </w:r>
    </w:p>
    <w:p w14:paraId="09580838" w14:textId="77777777" w:rsidR="00B93273" w:rsidRPr="00B93273" w:rsidRDefault="00B93273" w:rsidP="006B576B">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a)</w:t>
      </w:r>
      <w:r w:rsidR="006B576B">
        <w:rPr>
          <w:rFonts w:ascii="Times New Roman" w:hAnsi="Times New Roman" w:cs="Times New Roman"/>
          <w:sz w:val="28"/>
          <w:szCs w:val="28"/>
        </w:rPr>
        <w:t xml:space="preserve"> </w:t>
      </w:r>
      <w:r w:rsidRPr="00B93273">
        <w:rPr>
          <w:rFonts w:ascii="Times New Roman" w:hAnsi="Times New Roman" w:cs="Times New Roman"/>
          <w:sz w:val="28"/>
          <w:szCs w:val="28"/>
        </w:rPr>
        <w:t xml:space="preserve">Xác định mục đích sử dụng dữ liệu (đánh giá hiện trạng, giám sát chất lượng môi trường, bổ sung dữ liệu cho cơ quan quản lý hay làm cơ sở cho việc ra các quyết định về môi trường…); </w:t>
      </w:r>
    </w:p>
    <w:p w14:paraId="113FFA21" w14:textId="77777777" w:rsidR="00B93273" w:rsidRPr="00B93273" w:rsidRDefault="00B93273" w:rsidP="00135CD0">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b)</w:t>
      </w:r>
      <w:r w:rsidR="00135CD0">
        <w:rPr>
          <w:rFonts w:ascii="Times New Roman" w:hAnsi="Times New Roman" w:cs="Times New Roman"/>
          <w:sz w:val="28"/>
          <w:szCs w:val="28"/>
        </w:rPr>
        <w:t xml:space="preserve"> </w:t>
      </w:r>
      <w:r w:rsidRPr="00B93273">
        <w:rPr>
          <w:rFonts w:ascii="Times New Roman" w:hAnsi="Times New Roman" w:cs="Times New Roman"/>
          <w:sz w:val="28"/>
          <w:szCs w:val="28"/>
        </w:rPr>
        <w:t xml:space="preserve">Thiết kế chương trình đáp ứng đúng nhu cầu của từng đối tượng sử dụng dữ liệu quan trắc: nhà quản lý, người lập kế hoạch của địa phương hay trung ương…; </w:t>
      </w:r>
    </w:p>
    <w:p w14:paraId="5E6B76CA" w14:textId="77777777" w:rsidR="00B93273" w:rsidRPr="00B93273" w:rsidRDefault="00B93273" w:rsidP="00135CD0">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c)</w:t>
      </w:r>
      <w:r w:rsidR="00135CD0">
        <w:rPr>
          <w:rFonts w:ascii="Times New Roman" w:hAnsi="Times New Roman" w:cs="Times New Roman"/>
          <w:sz w:val="28"/>
          <w:szCs w:val="28"/>
        </w:rPr>
        <w:t xml:space="preserve"> </w:t>
      </w:r>
      <w:r w:rsidRPr="00B93273">
        <w:rPr>
          <w:rFonts w:ascii="Times New Roman" w:hAnsi="Times New Roman" w:cs="Times New Roman"/>
          <w:sz w:val="28"/>
          <w:szCs w:val="28"/>
        </w:rPr>
        <w:t xml:space="preserve">Thiết kế chương trình bảo đảm sự phù hợp giữa mục tiêu chất lượng dữ </w:t>
      </w:r>
    </w:p>
    <w:p w14:paraId="5BB90311" w14:textId="77777777" w:rsidR="00B93273" w:rsidRDefault="00B93273" w:rsidP="000756B5">
      <w:pPr>
        <w:spacing w:before="60" w:after="60" w:line="295" w:lineRule="auto"/>
        <w:jc w:val="both"/>
        <w:rPr>
          <w:rFonts w:ascii="Times New Roman" w:hAnsi="Times New Roman" w:cs="Times New Roman"/>
          <w:sz w:val="28"/>
          <w:szCs w:val="28"/>
        </w:rPr>
      </w:pPr>
      <w:r w:rsidRPr="00B93273">
        <w:rPr>
          <w:rFonts w:ascii="Times New Roman" w:hAnsi="Times New Roman" w:cs="Times New Roman"/>
          <w:sz w:val="28"/>
          <w:szCs w:val="28"/>
        </w:rPr>
        <w:t xml:space="preserve">liệu cần đạt được và các nguồn lực sẵn có. </w:t>
      </w:r>
    </w:p>
    <w:p w14:paraId="63B77B4A" w14:textId="77777777" w:rsidR="00DE12ED" w:rsidRPr="00B93273" w:rsidRDefault="00DE12ED" w:rsidP="00DE12E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d</w:t>
      </w:r>
      <w:r w:rsidRPr="00DE12ED">
        <w:rPr>
          <w:rFonts w:ascii="Times New Roman" w:hAnsi="Times New Roman" w:cs="Times New Roman"/>
          <w:sz w:val="28"/>
          <w:szCs w:val="28"/>
        </w:rPr>
        <w:t>)</w:t>
      </w:r>
      <w:r>
        <w:rPr>
          <w:rFonts w:ascii="Times New Roman" w:hAnsi="Times New Roman" w:cs="Times New Roman"/>
          <w:sz w:val="28"/>
          <w:szCs w:val="28"/>
        </w:rPr>
        <w:t xml:space="preserve"> </w:t>
      </w:r>
      <w:r w:rsidRPr="00DE12ED">
        <w:rPr>
          <w:rFonts w:ascii="Times New Roman" w:hAnsi="Times New Roman" w:cs="Times New Roman"/>
          <w:sz w:val="28"/>
          <w:szCs w:val="28"/>
        </w:rPr>
        <w:t>Các lưu ý đối với việc xác định mục tiêu chất lượng dữ liệu như sau: Mục tiêu chất lượng dữ liệu mang tính định tính và định lượng, mô tả mức độ chấp nhận của dữ liệu hoặc tiện ích cho người khai thác, sử dụng dữ liệu. Mục tiêu chất lượng dữ liệu chỉ ra chất lượng cần có của dữ liệu nhằm đáp ứng các mục tiêu của chương trình quan trắc</w:t>
      </w:r>
      <w:r>
        <w:rPr>
          <w:rFonts w:ascii="Times New Roman" w:hAnsi="Times New Roman" w:cs="Times New Roman"/>
          <w:sz w:val="28"/>
          <w:szCs w:val="28"/>
        </w:rPr>
        <w:t>.</w:t>
      </w:r>
      <w:r w:rsidRPr="00DE12ED">
        <w:rPr>
          <w:rFonts w:ascii="Times New Roman" w:hAnsi="Times New Roman" w:cs="Times New Roman"/>
          <w:sz w:val="28"/>
          <w:szCs w:val="28"/>
        </w:rPr>
        <w:t xml:space="preserve"> </w:t>
      </w:r>
    </w:p>
    <w:p w14:paraId="1101B71A" w14:textId="77777777" w:rsidR="00B93273" w:rsidRPr="00B93273" w:rsidRDefault="00F479AE" w:rsidP="00135CD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B93273" w:rsidRPr="00B93273">
        <w:rPr>
          <w:rFonts w:ascii="Times New Roman" w:hAnsi="Times New Roman" w:cs="Times New Roman"/>
          <w:sz w:val="28"/>
          <w:szCs w:val="28"/>
        </w:rPr>
        <w:t xml:space="preserve">3. Thu thập các thông tin cơ bản để thiết kế chương trình quan trắc: </w:t>
      </w:r>
    </w:p>
    <w:p w14:paraId="09DA2588" w14:textId="77777777" w:rsidR="00B93273" w:rsidRPr="00B93273" w:rsidRDefault="00B93273" w:rsidP="00135CD0">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a)</w:t>
      </w:r>
      <w:r w:rsidR="00135CD0">
        <w:rPr>
          <w:rFonts w:ascii="Times New Roman" w:hAnsi="Times New Roman" w:cs="Times New Roman"/>
          <w:sz w:val="28"/>
          <w:szCs w:val="28"/>
        </w:rPr>
        <w:t xml:space="preserve"> </w:t>
      </w:r>
      <w:r w:rsidRPr="00B93273">
        <w:rPr>
          <w:rFonts w:ascii="Times New Roman" w:hAnsi="Times New Roman" w:cs="Times New Roman"/>
          <w:sz w:val="28"/>
          <w:szCs w:val="28"/>
        </w:rPr>
        <w:t xml:space="preserve">Khảo sát thực tế tại khu vực tiến hành quan trắc; </w:t>
      </w:r>
    </w:p>
    <w:p w14:paraId="10DE9805" w14:textId="77777777" w:rsidR="00B93273" w:rsidRPr="00B93273" w:rsidRDefault="00B93273" w:rsidP="00135CD0">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b)</w:t>
      </w:r>
      <w:r w:rsidR="00135CD0">
        <w:rPr>
          <w:rFonts w:ascii="Times New Roman" w:hAnsi="Times New Roman" w:cs="Times New Roman"/>
          <w:sz w:val="28"/>
          <w:szCs w:val="28"/>
        </w:rPr>
        <w:t xml:space="preserve"> </w:t>
      </w:r>
      <w:r w:rsidRPr="00B93273">
        <w:rPr>
          <w:rFonts w:ascii="Times New Roman" w:hAnsi="Times New Roman" w:cs="Times New Roman"/>
          <w:sz w:val="28"/>
          <w:szCs w:val="28"/>
        </w:rPr>
        <w:t xml:space="preserve">Thu thập thông tin về các chương trình quan trắc đã từng thực hiện trên </w:t>
      </w:r>
    </w:p>
    <w:p w14:paraId="467AA17A" w14:textId="77777777" w:rsidR="00B93273" w:rsidRPr="00B93273" w:rsidRDefault="00B93273" w:rsidP="000756B5">
      <w:pPr>
        <w:spacing w:before="60" w:after="60" w:line="295" w:lineRule="auto"/>
        <w:jc w:val="both"/>
        <w:rPr>
          <w:rFonts w:ascii="Times New Roman" w:hAnsi="Times New Roman" w:cs="Times New Roman"/>
          <w:sz w:val="28"/>
          <w:szCs w:val="28"/>
        </w:rPr>
      </w:pPr>
      <w:r w:rsidRPr="00B93273">
        <w:rPr>
          <w:rFonts w:ascii="Times New Roman" w:hAnsi="Times New Roman" w:cs="Times New Roman"/>
          <w:sz w:val="28"/>
          <w:szCs w:val="28"/>
        </w:rPr>
        <w:t xml:space="preserve">địa bàn khu vực quan trắc; </w:t>
      </w:r>
    </w:p>
    <w:p w14:paraId="69919EDB" w14:textId="77777777" w:rsidR="00B93273" w:rsidRPr="00B93273" w:rsidRDefault="00135CD0" w:rsidP="00135CD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c) </w:t>
      </w:r>
      <w:r w:rsidR="00B93273" w:rsidRPr="00B93273">
        <w:rPr>
          <w:rFonts w:ascii="Times New Roman" w:hAnsi="Times New Roman" w:cs="Times New Roman"/>
          <w:sz w:val="28"/>
          <w:szCs w:val="28"/>
        </w:rPr>
        <w:t xml:space="preserve">Thu thập thông tin về các dữ liệu sẵn có, có thể được tham khảo để thiết kế chương trình quan trắc.  </w:t>
      </w:r>
    </w:p>
    <w:p w14:paraId="12883A16" w14:textId="77777777" w:rsidR="00B93273" w:rsidRPr="00B93273" w:rsidRDefault="00F479AE" w:rsidP="00135CD0">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B93273" w:rsidRPr="00B93273">
        <w:rPr>
          <w:rFonts w:ascii="Times New Roman" w:hAnsi="Times New Roman" w:cs="Times New Roman"/>
          <w:sz w:val="28"/>
          <w:szCs w:val="28"/>
        </w:rPr>
        <w:t>4.</w:t>
      </w:r>
      <w:r w:rsidR="00B93273" w:rsidRPr="00B93273">
        <w:rPr>
          <w:rFonts w:ascii="Times New Roman" w:hAnsi="Times New Roman" w:cs="Times New Roman"/>
          <w:sz w:val="28"/>
          <w:szCs w:val="28"/>
        </w:rPr>
        <w:tab/>
        <w:t xml:space="preserve">Điều chỉnh mục tiêu chương trình quan trắc: dựa vào các thông tin thu thập được và các thông tin, dữ liệu sẵn có, tiến hành điều chỉnh, đánh giá lại mục đích và các mục tiêu cụ thể của chương trình thiết kế ban đầu. </w:t>
      </w:r>
    </w:p>
    <w:p w14:paraId="0F292182" w14:textId="77777777" w:rsidR="00B93273" w:rsidRPr="00B93273" w:rsidRDefault="00F479AE" w:rsidP="00DE12E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DE12ED">
        <w:rPr>
          <w:rFonts w:ascii="Times New Roman" w:hAnsi="Times New Roman" w:cs="Times New Roman"/>
          <w:sz w:val="28"/>
          <w:szCs w:val="28"/>
        </w:rPr>
        <w:t>5</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Xây dựng một kế hoạch thực hiện bao gồm cả công tác chuẩn bị của chương trình quan tr</w:t>
      </w:r>
      <w:r>
        <w:rPr>
          <w:rFonts w:ascii="Times New Roman" w:hAnsi="Times New Roman" w:cs="Times New Roman"/>
          <w:sz w:val="28"/>
          <w:szCs w:val="28"/>
        </w:rPr>
        <w:t>ắc</w:t>
      </w:r>
      <w:r w:rsidR="00B93273" w:rsidRPr="00B93273">
        <w:rPr>
          <w:rFonts w:ascii="Times New Roman" w:hAnsi="Times New Roman" w:cs="Times New Roman"/>
          <w:sz w:val="28"/>
          <w:szCs w:val="28"/>
        </w:rPr>
        <w:t xml:space="preserve">. </w:t>
      </w:r>
    </w:p>
    <w:p w14:paraId="37F71E97" w14:textId="77777777" w:rsidR="00B93273" w:rsidRPr="00B93273" w:rsidRDefault="00F479AE" w:rsidP="00DE12E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11.</w:t>
      </w:r>
      <w:r w:rsidR="00DE12ED">
        <w:rPr>
          <w:rFonts w:ascii="Times New Roman" w:hAnsi="Times New Roman" w:cs="Times New Roman"/>
          <w:sz w:val="28"/>
          <w:szCs w:val="28"/>
        </w:rPr>
        <w:t>6</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Xây dựng các quy trình thao tác chuẩn (SOPs): Quy trình thao tác chuẩn</w:t>
      </w:r>
      <w:r w:rsidR="00B93273">
        <w:rPr>
          <w:rFonts w:ascii="Times New Roman" w:hAnsi="Times New Roman" w:cs="Times New Roman"/>
          <w:sz w:val="28"/>
          <w:szCs w:val="28"/>
        </w:rPr>
        <w:t xml:space="preserve"> </w:t>
      </w:r>
      <w:r w:rsidR="00B93273" w:rsidRPr="00B93273">
        <w:rPr>
          <w:rFonts w:ascii="Times New Roman" w:hAnsi="Times New Roman" w:cs="Times New Roman"/>
          <w:sz w:val="28"/>
          <w:szCs w:val="28"/>
        </w:rPr>
        <w:t xml:space="preserve">mô tả chi tiết các quá trình thực hiện, các phương pháp áp dụng như một dạng sổ tay giúp các quan trắc viên thực hiện quan trắc một cách dễ dàng và bài bản. Có thể sử dụng các tiêu chuẩn hoặc hướng dẫn có sẵn và điều chỉnh cho phù hợp với chương trình quan trắc. </w:t>
      </w:r>
    </w:p>
    <w:p w14:paraId="1E5D60B2" w14:textId="77777777" w:rsidR="00B93273" w:rsidRPr="00B93273" w:rsidRDefault="00F479AE"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2B611D">
        <w:rPr>
          <w:rFonts w:ascii="Times New Roman" w:hAnsi="Times New Roman" w:cs="Times New Roman"/>
          <w:sz w:val="28"/>
          <w:szCs w:val="28"/>
        </w:rPr>
        <w:t>7</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 xml:space="preserve">Thu thập thông tin phản hồi về dự thảo SOPs, dự thảo </w:t>
      </w:r>
      <w:r w:rsidR="00816748" w:rsidRPr="00816748">
        <w:rPr>
          <w:rFonts w:ascii="Times New Roman" w:hAnsi="Times New Roman" w:cs="Times New Roman"/>
          <w:sz w:val="28"/>
          <w:szCs w:val="28"/>
        </w:rPr>
        <w:t xml:space="preserve">Kế hoạch bảo đảm chất lượng </w:t>
      </w:r>
      <w:r w:rsidR="00816748">
        <w:rPr>
          <w:rFonts w:ascii="Times New Roman" w:hAnsi="Times New Roman" w:cs="Times New Roman"/>
          <w:sz w:val="28"/>
          <w:szCs w:val="28"/>
        </w:rPr>
        <w:t>(</w:t>
      </w:r>
      <w:r w:rsidR="00B93273" w:rsidRPr="00B93273">
        <w:rPr>
          <w:rFonts w:ascii="Times New Roman" w:hAnsi="Times New Roman" w:cs="Times New Roman"/>
          <w:sz w:val="28"/>
          <w:szCs w:val="28"/>
        </w:rPr>
        <w:t>QAPP</w:t>
      </w:r>
      <w:r w:rsidR="00816748">
        <w:rPr>
          <w:rFonts w:ascii="Times New Roman" w:hAnsi="Times New Roman" w:cs="Times New Roman"/>
          <w:sz w:val="28"/>
          <w:szCs w:val="28"/>
        </w:rPr>
        <w:t>)</w:t>
      </w:r>
      <w:r w:rsidR="00B93273" w:rsidRPr="00B93273">
        <w:rPr>
          <w:rFonts w:ascii="Times New Roman" w:hAnsi="Times New Roman" w:cs="Times New Roman"/>
          <w:sz w:val="28"/>
          <w:szCs w:val="28"/>
        </w:rPr>
        <w:t xml:space="preserve">. </w:t>
      </w:r>
    </w:p>
    <w:p w14:paraId="7F535E55" w14:textId="77777777" w:rsidR="00B93273" w:rsidRPr="00B93273" w:rsidRDefault="00F479AE"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2B611D">
        <w:rPr>
          <w:rFonts w:ascii="Times New Roman" w:hAnsi="Times New Roman" w:cs="Times New Roman"/>
          <w:sz w:val="28"/>
          <w:szCs w:val="28"/>
        </w:rPr>
        <w:t>8</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 xml:space="preserve">Hoàn thiện QAPP dựa trên các ý kiến đánh giá: </w:t>
      </w:r>
    </w:p>
    <w:p w14:paraId="3C56E2A2" w14:textId="77777777" w:rsidR="00B93273" w:rsidRPr="00B93273" w:rsidRDefault="00B93273" w:rsidP="002B611D">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a)</w:t>
      </w:r>
      <w:r w:rsidR="002B611D">
        <w:rPr>
          <w:rFonts w:ascii="Times New Roman" w:hAnsi="Times New Roman" w:cs="Times New Roman"/>
          <w:sz w:val="28"/>
          <w:szCs w:val="28"/>
        </w:rPr>
        <w:t xml:space="preserve"> </w:t>
      </w:r>
      <w:r w:rsidRPr="00B93273">
        <w:rPr>
          <w:rFonts w:ascii="Times New Roman" w:hAnsi="Times New Roman" w:cs="Times New Roman"/>
          <w:sz w:val="28"/>
          <w:szCs w:val="28"/>
        </w:rPr>
        <w:t xml:space="preserve">Cụ thể hóa phương pháp sử dụng và thủ tục kiểm soát chất lượng; </w:t>
      </w:r>
    </w:p>
    <w:p w14:paraId="6C412F26" w14:textId="77777777" w:rsidR="00B93273" w:rsidRPr="00B93273" w:rsidRDefault="00B93273" w:rsidP="002B611D">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b)</w:t>
      </w:r>
      <w:r w:rsidR="002B611D">
        <w:rPr>
          <w:rFonts w:ascii="Times New Roman" w:hAnsi="Times New Roman" w:cs="Times New Roman"/>
          <w:sz w:val="28"/>
          <w:szCs w:val="28"/>
        </w:rPr>
        <w:t xml:space="preserve"> </w:t>
      </w:r>
      <w:r w:rsidRPr="00B93273">
        <w:rPr>
          <w:rFonts w:ascii="Times New Roman" w:hAnsi="Times New Roman" w:cs="Times New Roman"/>
          <w:sz w:val="28"/>
          <w:szCs w:val="28"/>
        </w:rPr>
        <w:t xml:space="preserve">Điều chỉnh các thủ tục cho phù hợp với yêu cầu; </w:t>
      </w:r>
    </w:p>
    <w:p w14:paraId="1BBABDE4" w14:textId="77777777" w:rsidR="00B93273" w:rsidRPr="00B93273" w:rsidRDefault="00B93273" w:rsidP="002B611D">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c)</w:t>
      </w:r>
      <w:r w:rsidR="002B611D">
        <w:rPr>
          <w:rFonts w:ascii="Times New Roman" w:hAnsi="Times New Roman" w:cs="Times New Roman"/>
          <w:sz w:val="28"/>
          <w:szCs w:val="28"/>
        </w:rPr>
        <w:t xml:space="preserve"> </w:t>
      </w:r>
      <w:r w:rsidRPr="00B93273">
        <w:rPr>
          <w:rFonts w:ascii="Times New Roman" w:hAnsi="Times New Roman" w:cs="Times New Roman"/>
          <w:sz w:val="28"/>
          <w:szCs w:val="28"/>
        </w:rPr>
        <w:t xml:space="preserve">Trình cấp có thẩm quyền thông qua. </w:t>
      </w:r>
    </w:p>
    <w:p w14:paraId="66139BAF" w14:textId="77777777" w:rsidR="00B93273" w:rsidRPr="00B93273" w:rsidRDefault="00F479AE"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2B611D">
        <w:rPr>
          <w:rFonts w:ascii="Times New Roman" w:hAnsi="Times New Roman" w:cs="Times New Roman"/>
          <w:sz w:val="28"/>
          <w:szCs w:val="28"/>
        </w:rPr>
        <w:t>9</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r>
      <w:r>
        <w:rPr>
          <w:rFonts w:ascii="Times New Roman" w:hAnsi="Times New Roman" w:cs="Times New Roman"/>
          <w:sz w:val="28"/>
          <w:szCs w:val="28"/>
        </w:rPr>
        <w:t xml:space="preserve"> </w:t>
      </w:r>
      <w:r w:rsidR="00B93273" w:rsidRPr="00B93273">
        <w:rPr>
          <w:rFonts w:ascii="Times New Roman" w:hAnsi="Times New Roman" w:cs="Times New Roman"/>
          <w:sz w:val="28"/>
          <w:szCs w:val="28"/>
        </w:rPr>
        <w:t xml:space="preserve">Sau khi QAPP được thông qua, thực hiện chương trình quan trắc theo các thủ tục mô tả trong QAPP về sử dụng nhân lực, lấy mẫu, đo tại hiện trường, phân tích môi trường, xử lý số liệu và viết báo cáo. </w:t>
      </w:r>
    </w:p>
    <w:p w14:paraId="194869D5" w14:textId="77777777" w:rsidR="00B93273" w:rsidRPr="00B93273" w:rsidRDefault="00F479AE"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w:t>
      </w:r>
      <w:r w:rsidR="00B93273" w:rsidRPr="00B93273">
        <w:rPr>
          <w:rFonts w:ascii="Times New Roman" w:hAnsi="Times New Roman" w:cs="Times New Roman"/>
          <w:sz w:val="28"/>
          <w:szCs w:val="28"/>
        </w:rPr>
        <w:t>1</w:t>
      </w:r>
      <w:r w:rsidR="002B611D">
        <w:rPr>
          <w:rFonts w:ascii="Times New Roman" w:hAnsi="Times New Roman" w:cs="Times New Roman"/>
          <w:sz w:val="28"/>
          <w:szCs w:val="28"/>
        </w:rPr>
        <w:t>0</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r>
      <w:r>
        <w:rPr>
          <w:rFonts w:ascii="Times New Roman" w:hAnsi="Times New Roman" w:cs="Times New Roman"/>
          <w:sz w:val="28"/>
          <w:szCs w:val="28"/>
        </w:rPr>
        <w:t xml:space="preserve"> </w:t>
      </w:r>
      <w:r w:rsidR="00B93273" w:rsidRPr="00B93273">
        <w:rPr>
          <w:rFonts w:ascii="Times New Roman" w:hAnsi="Times New Roman" w:cs="Times New Roman"/>
          <w:sz w:val="28"/>
          <w:szCs w:val="28"/>
        </w:rPr>
        <w:t>Đánh giá và hoàn thiện chương trình quan tr</w:t>
      </w:r>
      <w:r>
        <w:rPr>
          <w:rFonts w:ascii="Times New Roman" w:hAnsi="Times New Roman" w:cs="Times New Roman"/>
          <w:sz w:val="28"/>
          <w:szCs w:val="28"/>
        </w:rPr>
        <w:t>ắc</w:t>
      </w:r>
      <w:r w:rsidR="00B93273" w:rsidRPr="00B93273">
        <w:rPr>
          <w:rFonts w:ascii="Times New Roman" w:hAnsi="Times New Roman" w:cs="Times New Roman"/>
          <w:sz w:val="28"/>
          <w:szCs w:val="28"/>
        </w:rPr>
        <w:t xml:space="preserve"> theo thời gian và phản ánh bất kỳ </w:t>
      </w:r>
      <w:r w:rsidR="007542D0">
        <w:rPr>
          <w:rFonts w:ascii="Times New Roman" w:hAnsi="Times New Roman" w:cs="Times New Roman"/>
          <w:sz w:val="28"/>
          <w:szCs w:val="28"/>
        </w:rPr>
        <w:t>sự</w:t>
      </w:r>
      <w:r w:rsidR="00B93273" w:rsidRPr="00B93273">
        <w:rPr>
          <w:rFonts w:ascii="Times New Roman" w:hAnsi="Times New Roman" w:cs="Times New Roman"/>
          <w:sz w:val="28"/>
          <w:szCs w:val="28"/>
        </w:rPr>
        <w:t xml:space="preserve"> thay đổi nào trong QAPP: </w:t>
      </w:r>
    </w:p>
    <w:p w14:paraId="0A10E161" w14:textId="77777777" w:rsidR="00B93273" w:rsidRPr="00B93273" w:rsidRDefault="00B93273" w:rsidP="002B611D">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a)</w:t>
      </w:r>
      <w:r w:rsidR="002B611D">
        <w:rPr>
          <w:rFonts w:ascii="Times New Roman" w:hAnsi="Times New Roman" w:cs="Times New Roman"/>
          <w:sz w:val="28"/>
          <w:szCs w:val="28"/>
        </w:rPr>
        <w:t xml:space="preserve"> </w:t>
      </w:r>
      <w:r w:rsidRPr="00B93273">
        <w:rPr>
          <w:rFonts w:ascii="Times New Roman" w:hAnsi="Times New Roman" w:cs="Times New Roman"/>
          <w:sz w:val="28"/>
          <w:szCs w:val="28"/>
        </w:rPr>
        <w:t xml:space="preserve">Việc hoàn thiện chương trình quan trắc nên tiến hành đồng thời với quá trình thực hiện chương trình quan trắc; </w:t>
      </w:r>
    </w:p>
    <w:p w14:paraId="44A30747" w14:textId="77777777" w:rsidR="00B93273" w:rsidRPr="00B93273" w:rsidRDefault="00B93273" w:rsidP="002B611D">
      <w:pPr>
        <w:spacing w:before="60" w:after="60" w:line="295" w:lineRule="auto"/>
        <w:ind w:firstLine="720"/>
        <w:jc w:val="both"/>
        <w:rPr>
          <w:rFonts w:ascii="Times New Roman" w:hAnsi="Times New Roman" w:cs="Times New Roman"/>
          <w:sz w:val="28"/>
          <w:szCs w:val="28"/>
        </w:rPr>
      </w:pPr>
      <w:r w:rsidRPr="00B93273">
        <w:rPr>
          <w:rFonts w:ascii="Times New Roman" w:hAnsi="Times New Roman" w:cs="Times New Roman"/>
          <w:sz w:val="28"/>
          <w:szCs w:val="28"/>
        </w:rPr>
        <w:t>b)</w:t>
      </w:r>
      <w:r w:rsidR="002B611D">
        <w:rPr>
          <w:rFonts w:ascii="Times New Roman" w:hAnsi="Times New Roman" w:cs="Times New Roman"/>
          <w:sz w:val="28"/>
          <w:szCs w:val="28"/>
        </w:rPr>
        <w:t xml:space="preserve"> </w:t>
      </w:r>
      <w:r w:rsidRPr="00B93273">
        <w:rPr>
          <w:rFonts w:ascii="Times New Roman" w:hAnsi="Times New Roman" w:cs="Times New Roman"/>
          <w:sz w:val="28"/>
          <w:szCs w:val="28"/>
        </w:rPr>
        <w:t xml:space="preserve">Nếu có những thay đổi trong QAPP thì phải thông báo cho nhà quản lý và luôn sẵn sàng cho việc kiểm tra của nhà quản lý và người sử dụng dữ liệu. </w:t>
      </w:r>
    </w:p>
    <w:p w14:paraId="3D5AFBBF" w14:textId="77777777" w:rsidR="00B93273" w:rsidRPr="00B93273" w:rsidRDefault="007542D0"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11.12.</w:t>
      </w:r>
      <w:r w:rsidR="00B93273" w:rsidRPr="00B93273">
        <w:rPr>
          <w:rFonts w:ascii="Times New Roman" w:hAnsi="Times New Roman" w:cs="Times New Roman"/>
          <w:sz w:val="28"/>
          <w:szCs w:val="28"/>
        </w:rPr>
        <w:t xml:space="preserve"> Các nội dung cơ bản của QAPP  </w:t>
      </w:r>
    </w:p>
    <w:p w14:paraId="667896C4" w14:textId="77777777" w:rsidR="00B93273" w:rsidRPr="00B93273" w:rsidRDefault="007542D0"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a)</w:t>
      </w:r>
      <w:r w:rsidR="00B93273" w:rsidRPr="00B93273">
        <w:rPr>
          <w:rFonts w:ascii="Times New Roman" w:hAnsi="Times New Roman" w:cs="Times New Roman"/>
          <w:sz w:val="28"/>
          <w:szCs w:val="28"/>
        </w:rPr>
        <w:t xml:space="preserve"> Các nội dung cơ bản của một QAPP như sau: </w:t>
      </w:r>
    </w:p>
    <w:p w14:paraId="3B3CC8E0" w14:textId="77777777" w:rsidR="00B93273" w:rsidRPr="00B93273" w:rsidRDefault="007542D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(1</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 xml:space="preserve">Đối tượng sẽ sử dụng dữ liệu quan trắc; </w:t>
      </w:r>
    </w:p>
    <w:p w14:paraId="25F313E4" w14:textId="77777777" w:rsidR="00B93273" w:rsidRPr="00B93273" w:rsidRDefault="007542D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(2</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 xml:space="preserve">Mục đích, các mục tiêu, vấn đề của chương trình quan trắc; </w:t>
      </w:r>
    </w:p>
    <w:p w14:paraId="794ED57C" w14:textId="77777777" w:rsidR="00B93273" w:rsidRPr="00B93273" w:rsidRDefault="007542D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(3</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 xml:space="preserve">Những quyết định, chính sách có thể được đưa ra từ các dữ liệu quan trắc;  </w:t>
      </w:r>
    </w:p>
    <w:p w14:paraId="6060F712" w14:textId="77777777" w:rsidR="00B93273" w:rsidRPr="00B93273" w:rsidRDefault="007542D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(4</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 xml:space="preserve">Những vấn đề có thể phát sinh và những hành động giảm thiểu, khắc phục </w:t>
      </w:r>
    </w:p>
    <w:p w14:paraId="02F365A7" w14:textId="77777777" w:rsidR="00B93273" w:rsidRPr="00B93273" w:rsidRDefault="00B93273" w:rsidP="000756B5">
      <w:pPr>
        <w:spacing w:before="60" w:after="60" w:line="295" w:lineRule="auto"/>
        <w:jc w:val="both"/>
        <w:rPr>
          <w:rFonts w:ascii="Times New Roman" w:hAnsi="Times New Roman" w:cs="Times New Roman"/>
          <w:sz w:val="28"/>
          <w:szCs w:val="28"/>
        </w:rPr>
      </w:pPr>
      <w:r w:rsidRPr="00B93273">
        <w:rPr>
          <w:rFonts w:ascii="Times New Roman" w:hAnsi="Times New Roman" w:cs="Times New Roman"/>
          <w:sz w:val="28"/>
          <w:szCs w:val="28"/>
        </w:rPr>
        <w:t xml:space="preserve">tác động của những vấn đề này; </w:t>
      </w:r>
    </w:p>
    <w:p w14:paraId="4E8F71A9" w14:textId="77777777" w:rsidR="00B93273" w:rsidRPr="00B93273" w:rsidRDefault="007542D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(5</w:t>
      </w:r>
      <w:r w:rsidR="00B93273" w:rsidRPr="00B93273">
        <w:rPr>
          <w:rFonts w:ascii="Times New Roman" w:hAnsi="Times New Roman" w:cs="Times New Roman"/>
          <w:sz w:val="28"/>
          <w:szCs w:val="28"/>
        </w:rPr>
        <w:t xml:space="preserve">) Mục tiêu chất lượng dữ liệu;  </w:t>
      </w:r>
    </w:p>
    <w:p w14:paraId="700850DD" w14:textId="77777777" w:rsidR="00B93273" w:rsidRPr="00B93273" w:rsidRDefault="007542D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(6</w:t>
      </w:r>
      <w:r w:rsidR="00B93273" w:rsidRPr="00B93273">
        <w:rPr>
          <w:rFonts w:ascii="Times New Roman" w:hAnsi="Times New Roman" w:cs="Times New Roman"/>
          <w:sz w:val="28"/>
          <w:szCs w:val="28"/>
        </w:rPr>
        <w:t>)</w:t>
      </w:r>
      <w:r w:rsidR="00B93273" w:rsidRPr="00B93273">
        <w:rPr>
          <w:rFonts w:ascii="Times New Roman" w:hAnsi="Times New Roman" w:cs="Times New Roman"/>
          <w:sz w:val="28"/>
          <w:szCs w:val="28"/>
        </w:rPr>
        <w:tab/>
        <w:t xml:space="preserve">Cách thức, thời gian và địa điểm thực hiện chương trình quan trắc; </w:t>
      </w:r>
    </w:p>
    <w:p w14:paraId="0A13116B" w14:textId="77777777" w:rsidR="00B93273" w:rsidRPr="00B93273" w:rsidRDefault="007542D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(7</w:t>
      </w:r>
      <w:r w:rsidR="00B93273" w:rsidRPr="00B93273">
        <w:rPr>
          <w:rFonts w:ascii="Times New Roman" w:hAnsi="Times New Roman" w:cs="Times New Roman"/>
          <w:sz w:val="28"/>
          <w:szCs w:val="28"/>
        </w:rPr>
        <w:t xml:space="preserve">) Phương pháp phân tích, đánh giá và báo cáo.  </w:t>
      </w:r>
    </w:p>
    <w:p w14:paraId="188FF557" w14:textId="77777777" w:rsidR="00B93273" w:rsidRPr="00B93273" w:rsidRDefault="007542D0"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b)</w:t>
      </w:r>
      <w:r w:rsidR="002B611D">
        <w:rPr>
          <w:rFonts w:ascii="Times New Roman" w:hAnsi="Times New Roman" w:cs="Times New Roman"/>
          <w:sz w:val="28"/>
          <w:szCs w:val="28"/>
        </w:rPr>
        <w:t xml:space="preserve"> </w:t>
      </w:r>
      <w:r w:rsidR="00B93273" w:rsidRPr="00B93273">
        <w:rPr>
          <w:rFonts w:ascii="Times New Roman" w:hAnsi="Times New Roman" w:cs="Times New Roman"/>
          <w:sz w:val="28"/>
          <w:szCs w:val="28"/>
        </w:rPr>
        <w:t xml:space="preserve">QAPP được xây dựng và thông qua trước khi bắt đầu chương trình quan trắc. </w:t>
      </w:r>
    </w:p>
    <w:p w14:paraId="65C3B84F" w14:textId="77777777" w:rsidR="00B93273" w:rsidRPr="00B93273" w:rsidRDefault="007542D0" w:rsidP="002B611D">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c)</w:t>
      </w:r>
      <w:r w:rsidR="002B611D">
        <w:rPr>
          <w:rFonts w:ascii="Times New Roman" w:hAnsi="Times New Roman" w:cs="Times New Roman"/>
          <w:sz w:val="28"/>
          <w:szCs w:val="28"/>
        </w:rPr>
        <w:t xml:space="preserve"> </w:t>
      </w:r>
      <w:r w:rsidR="00B93273" w:rsidRPr="00B93273">
        <w:rPr>
          <w:rFonts w:ascii="Times New Roman" w:hAnsi="Times New Roman" w:cs="Times New Roman"/>
          <w:sz w:val="28"/>
          <w:szCs w:val="28"/>
        </w:rPr>
        <w:t>Các nội dung của QAPP phụ thuộc vào các mục tiêu của chương trình quan tr</w:t>
      </w:r>
      <w:r>
        <w:rPr>
          <w:rFonts w:ascii="Times New Roman" w:hAnsi="Times New Roman" w:cs="Times New Roman"/>
          <w:sz w:val="28"/>
          <w:szCs w:val="28"/>
        </w:rPr>
        <w:t>ắc</w:t>
      </w:r>
      <w:r w:rsidR="00B93273" w:rsidRPr="00B93273">
        <w:rPr>
          <w:rFonts w:ascii="Times New Roman" w:hAnsi="Times New Roman" w:cs="Times New Roman"/>
          <w:sz w:val="28"/>
          <w:szCs w:val="28"/>
        </w:rPr>
        <w:t>, quy mô v</w:t>
      </w:r>
      <w:r>
        <w:rPr>
          <w:rFonts w:ascii="Times New Roman" w:hAnsi="Times New Roman" w:cs="Times New Roman"/>
          <w:sz w:val="28"/>
          <w:szCs w:val="28"/>
        </w:rPr>
        <w:t>à</w:t>
      </w:r>
      <w:r w:rsidR="00B93273" w:rsidRPr="00B93273">
        <w:rPr>
          <w:rFonts w:ascii="Times New Roman" w:hAnsi="Times New Roman" w:cs="Times New Roman"/>
          <w:sz w:val="28"/>
          <w:szCs w:val="28"/>
        </w:rPr>
        <w:t xml:space="preserve"> cách thức sử dụng dữ liệu.</w:t>
      </w:r>
    </w:p>
    <w:p w14:paraId="2082A743" w14:textId="77777777" w:rsidR="00E01058" w:rsidRDefault="00E01058" w:rsidP="000756B5">
      <w:pPr>
        <w:spacing w:before="60" w:after="60" w:line="295" w:lineRule="auto"/>
        <w:jc w:val="both"/>
        <w:rPr>
          <w:rFonts w:ascii="Times New Roman" w:hAnsi="Times New Roman" w:cs="Times New Roman"/>
          <w:sz w:val="28"/>
          <w:szCs w:val="28"/>
        </w:rPr>
      </w:pPr>
    </w:p>
    <w:p w14:paraId="4F5772C8" w14:textId="77777777" w:rsidR="00E01058" w:rsidRDefault="00E01058" w:rsidP="000756B5">
      <w:pPr>
        <w:spacing w:before="60" w:after="60" w:line="295" w:lineRule="auto"/>
        <w:jc w:val="both"/>
        <w:rPr>
          <w:rFonts w:ascii="Times New Roman" w:hAnsi="Times New Roman" w:cs="Times New Roman"/>
          <w:sz w:val="28"/>
          <w:szCs w:val="28"/>
        </w:rPr>
      </w:pPr>
    </w:p>
    <w:p w14:paraId="68DB3A65" w14:textId="77777777" w:rsidR="00E01058" w:rsidRDefault="00E01058" w:rsidP="000756B5">
      <w:pPr>
        <w:spacing w:before="60" w:after="60" w:line="295" w:lineRule="auto"/>
        <w:jc w:val="both"/>
        <w:rPr>
          <w:rFonts w:ascii="Times New Roman" w:hAnsi="Times New Roman" w:cs="Times New Roman"/>
          <w:sz w:val="28"/>
          <w:szCs w:val="28"/>
        </w:rPr>
      </w:pPr>
    </w:p>
    <w:p w14:paraId="3D5C296E" w14:textId="77777777" w:rsidR="00E01058" w:rsidRDefault="00E01058" w:rsidP="000756B5">
      <w:pPr>
        <w:spacing w:before="60" w:after="60" w:line="295" w:lineRule="auto"/>
        <w:jc w:val="both"/>
        <w:rPr>
          <w:rFonts w:ascii="Times New Roman" w:hAnsi="Times New Roman" w:cs="Times New Roman"/>
          <w:sz w:val="28"/>
          <w:szCs w:val="28"/>
        </w:rPr>
      </w:pPr>
    </w:p>
    <w:p w14:paraId="13AE3AA7" w14:textId="77777777" w:rsidR="00E01058" w:rsidRDefault="00E01058" w:rsidP="000756B5">
      <w:pPr>
        <w:spacing w:before="60" w:after="60" w:line="295" w:lineRule="auto"/>
        <w:jc w:val="both"/>
        <w:rPr>
          <w:rFonts w:ascii="Times New Roman" w:hAnsi="Times New Roman" w:cs="Times New Roman"/>
          <w:sz w:val="28"/>
          <w:szCs w:val="28"/>
        </w:rPr>
      </w:pPr>
    </w:p>
    <w:p w14:paraId="1E0CDC68" w14:textId="77777777" w:rsidR="00E01058" w:rsidRDefault="00E01058" w:rsidP="000756B5">
      <w:pPr>
        <w:spacing w:before="60" w:after="60" w:line="295" w:lineRule="auto"/>
        <w:jc w:val="both"/>
        <w:rPr>
          <w:rFonts w:ascii="Times New Roman" w:hAnsi="Times New Roman" w:cs="Times New Roman"/>
          <w:sz w:val="28"/>
          <w:szCs w:val="28"/>
        </w:rPr>
      </w:pPr>
    </w:p>
    <w:p w14:paraId="6E703D0C" w14:textId="77777777" w:rsidR="00E01058" w:rsidRDefault="00E01058" w:rsidP="000756B5">
      <w:pPr>
        <w:spacing w:before="60" w:after="60" w:line="295" w:lineRule="auto"/>
        <w:jc w:val="both"/>
        <w:rPr>
          <w:rFonts w:ascii="Times New Roman" w:hAnsi="Times New Roman" w:cs="Times New Roman"/>
          <w:sz w:val="28"/>
          <w:szCs w:val="28"/>
        </w:rPr>
      </w:pPr>
    </w:p>
    <w:p w14:paraId="62E2E932" w14:textId="77777777" w:rsidR="00E01058" w:rsidRDefault="00E01058" w:rsidP="000756B5">
      <w:pPr>
        <w:spacing w:before="60" w:after="60" w:line="295" w:lineRule="auto"/>
        <w:jc w:val="both"/>
        <w:rPr>
          <w:rFonts w:ascii="Times New Roman" w:hAnsi="Times New Roman" w:cs="Times New Roman"/>
          <w:sz w:val="28"/>
          <w:szCs w:val="28"/>
        </w:rPr>
      </w:pPr>
    </w:p>
    <w:p w14:paraId="36191C79" w14:textId="77777777" w:rsidR="00E01058" w:rsidRDefault="00E01058" w:rsidP="000756B5">
      <w:pPr>
        <w:spacing w:before="60" w:after="60" w:line="295" w:lineRule="auto"/>
        <w:jc w:val="both"/>
        <w:rPr>
          <w:rFonts w:ascii="Times New Roman" w:hAnsi="Times New Roman" w:cs="Times New Roman"/>
          <w:sz w:val="28"/>
          <w:szCs w:val="28"/>
        </w:rPr>
      </w:pPr>
    </w:p>
    <w:p w14:paraId="7C662AB7" w14:textId="77777777" w:rsidR="00E01058" w:rsidRDefault="00E01058" w:rsidP="000756B5">
      <w:pPr>
        <w:spacing w:before="60" w:after="60" w:line="295" w:lineRule="auto"/>
        <w:jc w:val="both"/>
        <w:rPr>
          <w:rFonts w:ascii="Times New Roman" w:hAnsi="Times New Roman" w:cs="Times New Roman"/>
          <w:sz w:val="28"/>
          <w:szCs w:val="28"/>
        </w:rPr>
      </w:pPr>
    </w:p>
    <w:p w14:paraId="7681A9BC" w14:textId="77777777" w:rsidR="00E01058" w:rsidRDefault="00E01058" w:rsidP="000756B5">
      <w:pPr>
        <w:spacing w:before="60" w:after="60" w:line="295" w:lineRule="auto"/>
        <w:jc w:val="both"/>
        <w:rPr>
          <w:rFonts w:ascii="Times New Roman" w:hAnsi="Times New Roman" w:cs="Times New Roman"/>
          <w:sz w:val="28"/>
          <w:szCs w:val="28"/>
        </w:rPr>
      </w:pPr>
    </w:p>
    <w:p w14:paraId="675989DB" w14:textId="77777777" w:rsidR="00E01058" w:rsidRDefault="00E01058" w:rsidP="000756B5">
      <w:pPr>
        <w:spacing w:before="60" w:after="60" w:line="295" w:lineRule="auto"/>
        <w:jc w:val="both"/>
        <w:rPr>
          <w:rFonts w:ascii="Times New Roman" w:hAnsi="Times New Roman" w:cs="Times New Roman"/>
          <w:sz w:val="28"/>
          <w:szCs w:val="28"/>
        </w:rPr>
      </w:pPr>
    </w:p>
    <w:p w14:paraId="710A7A6F" w14:textId="77777777" w:rsidR="002B611D" w:rsidRDefault="002B611D" w:rsidP="000756B5">
      <w:pPr>
        <w:spacing w:before="60" w:after="60" w:line="295" w:lineRule="auto"/>
        <w:jc w:val="both"/>
        <w:rPr>
          <w:rFonts w:ascii="Times New Roman" w:hAnsi="Times New Roman" w:cs="Times New Roman"/>
          <w:sz w:val="28"/>
          <w:szCs w:val="28"/>
        </w:rPr>
      </w:pPr>
    </w:p>
    <w:p w14:paraId="3A07F966" w14:textId="77777777" w:rsidR="002B611D" w:rsidRDefault="002B611D" w:rsidP="000756B5">
      <w:pPr>
        <w:spacing w:before="60" w:after="60" w:line="295" w:lineRule="auto"/>
        <w:jc w:val="both"/>
        <w:rPr>
          <w:rFonts w:ascii="Times New Roman" w:hAnsi="Times New Roman" w:cs="Times New Roman"/>
          <w:sz w:val="28"/>
          <w:szCs w:val="28"/>
        </w:rPr>
      </w:pPr>
    </w:p>
    <w:p w14:paraId="5EF7884F" w14:textId="77777777" w:rsidR="002B611D" w:rsidRDefault="002B611D" w:rsidP="000756B5">
      <w:pPr>
        <w:spacing w:before="60" w:after="60" w:line="295" w:lineRule="auto"/>
        <w:jc w:val="both"/>
        <w:rPr>
          <w:rFonts w:ascii="Times New Roman" w:hAnsi="Times New Roman" w:cs="Times New Roman"/>
          <w:sz w:val="28"/>
          <w:szCs w:val="28"/>
        </w:rPr>
      </w:pPr>
    </w:p>
    <w:p w14:paraId="593518C3" w14:textId="77777777" w:rsidR="002B611D" w:rsidRDefault="002B611D" w:rsidP="000756B5">
      <w:pPr>
        <w:spacing w:before="60" w:after="60" w:line="295" w:lineRule="auto"/>
        <w:jc w:val="both"/>
        <w:rPr>
          <w:rFonts w:ascii="Times New Roman" w:hAnsi="Times New Roman" w:cs="Times New Roman"/>
          <w:sz w:val="28"/>
          <w:szCs w:val="28"/>
        </w:rPr>
      </w:pPr>
    </w:p>
    <w:p w14:paraId="6503D76A" w14:textId="77777777" w:rsidR="002B611D" w:rsidRDefault="002B611D" w:rsidP="000756B5">
      <w:pPr>
        <w:spacing w:before="60" w:after="60" w:line="295" w:lineRule="auto"/>
        <w:jc w:val="both"/>
        <w:rPr>
          <w:rFonts w:ascii="Times New Roman" w:hAnsi="Times New Roman" w:cs="Times New Roman"/>
          <w:sz w:val="28"/>
          <w:szCs w:val="28"/>
        </w:rPr>
      </w:pPr>
    </w:p>
    <w:p w14:paraId="5F6BF0E5" w14:textId="77777777" w:rsidR="002B611D" w:rsidRDefault="002B611D" w:rsidP="000756B5">
      <w:pPr>
        <w:spacing w:before="60" w:after="60" w:line="295" w:lineRule="auto"/>
        <w:jc w:val="both"/>
        <w:rPr>
          <w:rFonts w:ascii="Times New Roman" w:hAnsi="Times New Roman" w:cs="Times New Roman"/>
          <w:sz w:val="28"/>
          <w:szCs w:val="28"/>
        </w:rPr>
      </w:pPr>
    </w:p>
    <w:p w14:paraId="4B0576E7" w14:textId="77777777" w:rsidR="002B611D" w:rsidRDefault="002B611D" w:rsidP="000756B5">
      <w:pPr>
        <w:spacing w:before="60" w:after="60" w:line="295" w:lineRule="auto"/>
        <w:jc w:val="both"/>
        <w:rPr>
          <w:rFonts w:ascii="Times New Roman" w:hAnsi="Times New Roman" w:cs="Times New Roman"/>
          <w:sz w:val="28"/>
          <w:szCs w:val="28"/>
        </w:rPr>
      </w:pPr>
    </w:p>
    <w:p w14:paraId="2BAF6378" w14:textId="77777777" w:rsidR="002B611D" w:rsidRDefault="002B611D" w:rsidP="000756B5">
      <w:pPr>
        <w:spacing w:before="60" w:after="60" w:line="295" w:lineRule="auto"/>
        <w:jc w:val="both"/>
        <w:rPr>
          <w:rFonts w:ascii="Times New Roman" w:hAnsi="Times New Roman" w:cs="Times New Roman"/>
          <w:sz w:val="28"/>
          <w:szCs w:val="28"/>
        </w:rPr>
      </w:pPr>
    </w:p>
    <w:p w14:paraId="0287CD7C" w14:textId="77777777" w:rsidR="002B611D" w:rsidRDefault="002B611D" w:rsidP="000756B5">
      <w:pPr>
        <w:spacing w:before="60" w:after="60" w:line="295" w:lineRule="auto"/>
        <w:jc w:val="both"/>
        <w:rPr>
          <w:rFonts w:ascii="Times New Roman" w:hAnsi="Times New Roman" w:cs="Times New Roman"/>
          <w:sz w:val="28"/>
          <w:szCs w:val="28"/>
        </w:rPr>
      </w:pPr>
    </w:p>
    <w:p w14:paraId="2EE2CE30" w14:textId="77777777" w:rsidR="002B611D" w:rsidRDefault="002B611D" w:rsidP="000756B5">
      <w:pPr>
        <w:spacing w:before="60" w:after="60" w:line="295" w:lineRule="auto"/>
        <w:jc w:val="both"/>
        <w:rPr>
          <w:rFonts w:ascii="Times New Roman" w:hAnsi="Times New Roman" w:cs="Times New Roman"/>
          <w:sz w:val="28"/>
          <w:szCs w:val="28"/>
        </w:rPr>
      </w:pPr>
    </w:p>
    <w:p w14:paraId="4E0CCD7F" w14:textId="77777777" w:rsidR="00CA35EA" w:rsidRDefault="00E01058" w:rsidP="00CA35EA">
      <w:pPr>
        <w:spacing w:before="60" w:after="60" w:line="295" w:lineRule="auto"/>
        <w:jc w:val="center"/>
        <w:rPr>
          <w:rFonts w:ascii="Times New Roman" w:hAnsi="Times New Roman" w:cs="Times New Roman"/>
          <w:sz w:val="28"/>
          <w:szCs w:val="28"/>
        </w:rPr>
      </w:pPr>
      <w:r w:rsidRPr="00CA35EA">
        <w:rPr>
          <w:rFonts w:ascii="Times New Roman" w:hAnsi="Times New Roman" w:cs="Times New Roman"/>
          <w:b/>
          <w:sz w:val="28"/>
          <w:szCs w:val="28"/>
        </w:rPr>
        <w:t>Phụ lục 2</w:t>
      </w:r>
    </w:p>
    <w:p w14:paraId="5C346B9C" w14:textId="77777777" w:rsidR="00E01058" w:rsidRPr="00CA35EA" w:rsidRDefault="00CA35EA" w:rsidP="00CA35EA">
      <w:pPr>
        <w:spacing w:before="60" w:after="60" w:line="295" w:lineRule="auto"/>
        <w:jc w:val="center"/>
        <w:rPr>
          <w:rFonts w:ascii="Times New Roman" w:hAnsi="Times New Roman" w:cs="Times New Roman"/>
          <w:b/>
          <w:sz w:val="28"/>
          <w:szCs w:val="28"/>
        </w:rPr>
      </w:pPr>
      <w:r w:rsidRPr="00CA35EA">
        <w:rPr>
          <w:rFonts w:ascii="Times New Roman" w:hAnsi="Times New Roman" w:cs="Times New Roman"/>
          <w:b/>
          <w:sz w:val="28"/>
          <w:szCs w:val="28"/>
        </w:rPr>
        <w:t>PHƯƠNG PHÁP QUAN TRẮC</w:t>
      </w:r>
    </w:p>
    <w:p w14:paraId="62111DC8" w14:textId="77777777" w:rsidR="00CA35EA" w:rsidRPr="00CA35EA" w:rsidRDefault="00CA35EA" w:rsidP="00CA35EA">
      <w:pPr>
        <w:spacing w:before="60" w:after="60" w:line="295" w:lineRule="auto"/>
        <w:jc w:val="center"/>
        <w:rPr>
          <w:rFonts w:ascii="Times New Roman" w:hAnsi="Times New Roman" w:cs="Times New Roman"/>
          <w:i/>
          <w:sz w:val="28"/>
          <w:szCs w:val="28"/>
        </w:rPr>
      </w:pPr>
      <w:r w:rsidRPr="00CA35EA">
        <w:rPr>
          <w:rFonts w:ascii="Times New Roman" w:hAnsi="Times New Roman" w:cs="Times New Roman"/>
          <w:i/>
          <w:sz w:val="28"/>
          <w:szCs w:val="28"/>
        </w:rPr>
        <w:lastRenderedPageBreak/>
        <w:t>(Ban hành kèm theo Thông tư số    /2020/TT-BTNMT  ngày    tháng   năm 2020 của Bộ trưởng Bộ Tài nguyên và Môi trường)</w:t>
      </w:r>
    </w:p>
    <w:p w14:paraId="45B060E4" w14:textId="77777777" w:rsidR="00E01058" w:rsidRPr="008A4834" w:rsidRDefault="00E01058" w:rsidP="000756B5">
      <w:pPr>
        <w:spacing w:before="60" w:after="60" w:line="295" w:lineRule="auto"/>
        <w:jc w:val="both"/>
        <w:rPr>
          <w:rFonts w:ascii="Times New Roman" w:hAnsi="Times New Roman" w:cs="Times New Roman"/>
          <w:b/>
          <w:sz w:val="28"/>
          <w:szCs w:val="28"/>
        </w:rPr>
      </w:pPr>
      <w:r w:rsidRPr="008A4834">
        <w:rPr>
          <w:rFonts w:ascii="Times New Roman" w:hAnsi="Times New Roman" w:cs="Times New Roman"/>
          <w:b/>
          <w:sz w:val="28"/>
          <w:szCs w:val="28"/>
        </w:rPr>
        <w:t>Phụ lục 2.1. Phương pháp quan trắc không khí xung quanh</w:t>
      </w:r>
    </w:p>
    <w:p w14:paraId="1A81DF80" w14:textId="77777777" w:rsidR="005B239B" w:rsidRDefault="005B239B" w:rsidP="000756B5">
      <w:pPr>
        <w:spacing w:before="60" w:after="60" w:line="295" w:lineRule="auto"/>
        <w:jc w:val="both"/>
        <w:rPr>
          <w:rFonts w:ascii="Times New Roman" w:hAnsi="Times New Roman" w:cs="Times New Roman"/>
          <w:sz w:val="28"/>
          <w:szCs w:val="28"/>
        </w:rPr>
      </w:pPr>
    </w:p>
    <w:p w14:paraId="0367EEB8" w14:textId="77777777" w:rsidR="005B239B" w:rsidRDefault="00A41921" w:rsidP="00A41921">
      <w:pPr>
        <w:spacing w:before="60" w:after="60" w:line="295" w:lineRule="auto"/>
        <w:ind w:firstLine="720"/>
        <w:jc w:val="both"/>
        <w:rPr>
          <w:rFonts w:ascii="Times New Roman" w:hAnsi="Times New Roman" w:cs="Times New Roman"/>
          <w:sz w:val="28"/>
          <w:szCs w:val="28"/>
        </w:rPr>
      </w:pPr>
      <w:r w:rsidRPr="00A41921">
        <w:rPr>
          <w:rFonts w:ascii="Times New Roman" w:hAnsi="Times New Roman" w:cs="Times New Roman"/>
          <w:sz w:val="28"/>
          <w:szCs w:val="28"/>
        </w:rPr>
        <w:t>a) Lấy mẫu và đo tại hiện trường: lựa chọn phương pháp quy định tại quy chuẩn kỹ thuật quốc gia hiện hành tương ứng hoặ</w:t>
      </w:r>
      <w:r w:rsidR="00CD065E">
        <w:rPr>
          <w:rFonts w:ascii="Times New Roman" w:hAnsi="Times New Roman" w:cs="Times New Roman"/>
          <w:sz w:val="28"/>
          <w:szCs w:val="28"/>
        </w:rPr>
        <w:t>c trong bảng</w:t>
      </w:r>
      <w:r w:rsidRPr="00A41921">
        <w:rPr>
          <w:rFonts w:ascii="Times New Roman" w:hAnsi="Times New Roman" w:cs="Times New Roman"/>
          <w:sz w:val="28"/>
          <w:szCs w:val="28"/>
        </w:rPr>
        <w:t xml:space="preserve"> dướ</w:t>
      </w:r>
      <w:r>
        <w:rPr>
          <w:rFonts w:ascii="Times New Roman" w:hAnsi="Times New Roman" w:cs="Times New Roman"/>
          <w:sz w:val="28"/>
          <w:szCs w:val="28"/>
        </w:rPr>
        <w:t xml:space="preserve">i đây. </w:t>
      </w:r>
    </w:p>
    <w:tbl>
      <w:tblPr>
        <w:tblpPr w:leftFromText="180" w:rightFromText="180" w:vertAnchor="text" w:tblpXSpec="center" w:tblpY="1"/>
        <w:tblOverlap w:val="never"/>
        <w:tblW w:w="9182" w:type="dxa"/>
        <w:tblLayout w:type="fixed"/>
        <w:tblCellMar>
          <w:top w:w="37" w:type="dxa"/>
          <w:left w:w="110" w:type="dxa"/>
          <w:right w:w="58" w:type="dxa"/>
        </w:tblCellMar>
        <w:tblLook w:val="04A0" w:firstRow="1" w:lastRow="0" w:firstColumn="1" w:lastColumn="0" w:noHBand="0" w:noVBand="1"/>
      </w:tblPr>
      <w:tblGrid>
        <w:gridCol w:w="889"/>
        <w:gridCol w:w="2623"/>
        <w:gridCol w:w="5670"/>
      </w:tblGrid>
      <w:tr w:rsidR="005B239B" w:rsidRPr="005B239B" w14:paraId="1F3432EC" w14:textId="77777777" w:rsidTr="00AC2FA9">
        <w:trPr>
          <w:trHeight w:val="47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453DCBAE" w14:textId="77777777" w:rsidR="005B239B" w:rsidRPr="005B239B" w:rsidRDefault="005B239B" w:rsidP="005B239B">
            <w:pPr>
              <w:spacing w:after="0" w:line="259" w:lineRule="auto"/>
              <w:ind w:left="91"/>
              <w:rPr>
                <w:rFonts w:ascii="Times New Roman" w:hAnsi="Times New Roman" w:cs="Times New Roman"/>
                <w:sz w:val="26"/>
                <w:szCs w:val="26"/>
              </w:rPr>
            </w:pPr>
            <w:r w:rsidRPr="005B239B">
              <w:rPr>
                <w:rFonts w:ascii="Times New Roman" w:hAnsi="Times New Roman" w:cs="Times New Roman"/>
                <w:b/>
                <w:sz w:val="26"/>
                <w:szCs w:val="26"/>
              </w:rPr>
              <w:t xml:space="preserve">STT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6EBBACF2" w14:textId="77777777" w:rsidR="005B239B" w:rsidRPr="005B239B" w:rsidRDefault="005B239B" w:rsidP="005B239B">
            <w:pPr>
              <w:spacing w:after="0" w:line="259" w:lineRule="auto"/>
              <w:ind w:right="53"/>
              <w:jc w:val="center"/>
              <w:rPr>
                <w:rFonts w:ascii="Times New Roman" w:hAnsi="Times New Roman" w:cs="Times New Roman"/>
                <w:sz w:val="26"/>
                <w:szCs w:val="26"/>
              </w:rPr>
            </w:pPr>
            <w:r w:rsidRPr="005B239B">
              <w:rPr>
                <w:rFonts w:ascii="Times New Roman" w:hAnsi="Times New Roman" w:cs="Times New Roman"/>
                <w:b/>
                <w:sz w:val="26"/>
                <w:szCs w:val="26"/>
              </w:rPr>
              <w:t xml:space="preserve">Thông số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0E6BED8" w14:textId="77777777" w:rsidR="005B239B" w:rsidRPr="005B239B" w:rsidRDefault="005B239B" w:rsidP="005B239B">
            <w:pPr>
              <w:spacing w:after="0" w:line="259" w:lineRule="auto"/>
              <w:ind w:right="56"/>
              <w:jc w:val="center"/>
              <w:rPr>
                <w:rFonts w:ascii="Times New Roman" w:hAnsi="Times New Roman" w:cs="Times New Roman"/>
                <w:sz w:val="26"/>
                <w:szCs w:val="26"/>
              </w:rPr>
            </w:pPr>
            <w:r w:rsidRPr="005B239B">
              <w:rPr>
                <w:rFonts w:ascii="Times New Roman" w:hAnsi="Times New Roman" w:cs="Times New Roman"/>
                <w:b/>
                <w:sz w:val="26"/>
                <w:szCs w:val="26"/>
              </w:rPr>
              <w:t xml:space="preserve">Số hiệu phương pháp </w:t>
            </w:r>
          </w:p>
        </w:tc>
      </w:tr>
      <w:tr w:rsidR="005B239B" w:rsidRPr="005B239B" w14:paraId="4822798B" w14:textId="77777777" w:rsidTr="00AC2FA9">
        <w:trPr>
          <w:trHeight w:val="1361"/>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924208"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1.</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FBEC84"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SO2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5CAD8C5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5971:1995; </w:t>
            </w:r>
          </w:p>
          <w:p w14:paraId="08ED161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7726:2007; </w:t>
            </w:r>
          </w:p>
          <w:p w14:paraId="0A75EE5E"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704A; </w:t>
            </w:r>
          </w:p>
          <w:p w14:paraId="6946367B"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704B </w:t>
            </w:r>
          </w:p>
          <w:p w14:paraId="45A4FE93"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hAnsi="Times New Roman" w:cs="Times New Roman"/>
                <w:color w:val="FF0000"/>
                <w:sz w:val="26"/>
                <w:szCs w:val="26"/>
              </w:rPr>
              <w:t>NIOSH</w:t>
            </w:r>
            <w:r w:rsidRPr="00A41921">
              <w:rPr>
                <w:rFonts w:ascii="Times New Roman" w:hAnsi="Times New Roman" w:cs="Times New Roman"/>
                <w:color w:val="FF0000"/>
                <w:sz w:val="26"/>
                <w:szCs w:val="26"/>
                <w:lang w:val="vi-VN"/>
              </w:rPr>
              <w:t xml:space="preserve"> 6004 </w:t>
            </w:r>
          </w:p>
          <w:p w14:paraId="65C72AD6"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hAnsi="Times New Roman" w:cs="Times New Roman"/>
                <w:color w:val="FF0000"/>
                <w:sz w:val="26"/>
                <w:szCs w:val="26"/>
                <w:lang w:val="vi-VN"/>
              </w:rPr>
              <w:t>OSHA ID 104</w:t>
            </w:r>
          </w:p>
          <w:p w14:paraId="24C340FD"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hAnsi="Times New Roman" w:cs="Times New Roman"/>
                <w:color w:val="FF0000"/>
                <w:sz w:val="26"/>
                <w:szCs w:val="26"/>
                <w:lang w:val="vi-VN"/>
              </w:rPr>
              <w:t>OSHA ID 200</w:t>
            </w:r>
          </w:p>
          <w:p w14:paraId="71A0FD4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color w:val="FF0000"/>
                <w:sz w:val="26"/>
                <w:szCs w:val="26"/>
                <w:lang w:val="vi-VN"/>
              </w:rPr>
              <w:t>ASTM D2194</w:t>
            </w:r>
          </w:p>
        </w:tc>
      </w:tr>
      <w:tr w:rsidR="005B239B" w:rsidRPr="005B239B" w14:paraId="5D64226B" w14:textId="77777777" w:rsidTr="00AC2FA9">
        <w:trPr>
          <w:trHeight w:val="1361"/>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9DAC06"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2.</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DD5CE9"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CO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4B4244D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5972:1995; </w:t>
            </w:r>
          </w:p>
          <w:p w14:paraId="4858B38B"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7725:2007; </w:t>
            </w:r>
          </w:p>
          <w:p w14:paraId="0DECAC7F"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hAnsi="Times New Roman" w:cs="Times New Roman"/>
                <w:color w:val="FF0000"/>
                <w:sz w:val="26"/>
                <w:szCs w:val="26"/>
              </w:rPr>
              <w:t>TCVN</w:t>
            </w:r>
            <w:r w:rsidRPr="00A41921">
              <w:rPr>
                <w:rFonts w:ascii="Times New Roman" w:hAnsi="Times New Roman" w:cs="Times New Roman"/>
                <w:color w:val="FF0000"/>
                <w:sz w:val="26"/>
                <w:szCs w:val="26"/>
                <w:lang w:val="vi-VN"/>
              </w:rPr>
              <w:t xml:space="preserve"> 7242:2003</w:t>
            </w:r>
          </w:p>
          <w:p w14:paraId="4BA2452D"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sz w:val="26"/>
                <w:szCs w:val="26"/>
              </w:rPr>
            </w:pPr>
            <w:r w:rsidRPr="00A41921">
              <w:rPr>
                <w:rFonts w:ascii="Times New Roman" w:hAnsi="Times New Roman" w:cs="Times New Roman"/>
                <w:sz w:val="26"/>
                <w:szCs w:val="26"/>
              </w:rPr>
              <w:t>IS 5182-10 (1999) (Không áp dụng mục 3);</w:t>
            </w:r>
          </w:p>
          <w:p w14:paraId="2B449C4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128 </w:t>
            </w:r>
          </w:p>
          <w:p w14:paraId="022CFE5C"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highlight w:val="yellow"/>
                <w:lang w:val="vi-VN"/>
              </w:rPr>
            </w:pPr>
            <w:r w:rsidRPr="00A41921">
              <w:rPr>
                <w:rFonts w:ascii="Times New Roman" w:hAnsi="Times New Roman" w:cs="Times New Roman"/>
                <w:color w:val="FF0000"/>
                <w:sz w:val="26"/>
                <w:szCs w:val="26"/>
                <w:highlight w:val="yellow"/>
                <w:lang w:val="vi-VN"/>
              </w:rPr>
              <w:t>OSHA</w:t>
            </w:r>
            <w:r w:rsidRPr="00A41921">
              <w:rPr>
                <w:rFonts w:ascii="Times New Roman" w:hAnsi="Times New Roman" w:cs="Times New Roman"/>
                <w:color w:val="FF0000"/>
                <w:sz w:val="26"/>
                <w:szCs w:val="26"/>
                <w:highlight w:val="yellow"/>
                <w:shd w:val="clear" w:color="auto" w:fill="FFFFFF"/>
                <w:lang w:val="vi-VN"/>
              </w:rPr>
              <w:t xml:space="preserve"> </w:t>
            </w:r>
            <w:r w:rsidRPr="00A41921">
              <w:rPr>
                <w:rFonts w:ascii="Times New Roman" w:hAnsi="Times New Roman" w:cs="Times New Roman"/>
                <w:color w:val="FF0000"/>
                <w:sz w:val="26"/>
                <w:szCs w:val="26"/>
                <w:highlight w:val="yellow"/>
                <w:shd w:val="clear" w:color="auto" w:fill="FFFFFF"/>
              </w:rPr>
              <w:t>ID-209</w:t>
            </w:r>
            <w:r w:rsidRPr="00A41921">
              <w:rPr>
                <w:rFonts w:ascii="Times New Roman" w:hAnsi="Times New Roman" w:cs="Times New Roman"/>
                <w:color w:val="FF0000"/>
                <w:sz w:val="26"/>
                <w:szCs w:val="26"/>
                <w:highlight w:val="yellow"/>
                <w:shd w:val="clear" w:color="auto" w:fill="FFFFFF"/>
                <w:lang w:val="vi-VN"/>
              </w:rPr>
              <w:t xml:space="preserve">: </w:t>
            </w:r>
          </w:p>
          <w:p w14:paraId="1326AE5F"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lang w:val="vi-VN"/>
              </w:rPr>
            </w:pPr>
            <w:r w:rsidRPr="00A41921">
              <w:rPr>
                <w:rFonts w:ascii="Times New Roman" w:hAnsi="Times New Roman" w:cs="Times New Roman"/>
                <w:color w:val="FF0000"/>
                <w:sz w:val="26"/>
                <w:szCs w:val="26"/>
                <w:highlight w:val="yellow"/>
                <w:lang w:val="vi-VN"/>
              </w:rPr>
              <w:t>OSHA ID 210</w:t>
            </w:r>
            <w:r w:rsidRPr="00A41921">
              <w:rPr>
                <w:rFonts w:ascii="Times New Roman" w:hAnsi="Times New Roman" w:cs="Times New Roman"/>
                <w:color w:val="FF0000"/>
                <w:sz w:val="26"/>
                <w:szCs w:val="26"/>
                <w:highlight w:val="yellow"/>
                <w:shd w:val="clear" w:color="auto" w:fill="FFFFFF"/>
                <w:lang w:val="vi-VN"/>
              </w:rPr>
              <w:t xml:space="preserve"> (sắc ký)</w:t>
            </w:r>
          </w:p>
          <w:p w14:paraId="4DFC26AA"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lang w:val="vi-VN"/>
              </w:rPr>
            </w:pPr>
            <w:r w:rsidRPr="00A41921">
              <w:rPr>
                <w:rFonts w:ascii="Times New Roman" w:hAnsi="Times New Roman" w:cs="Times New Roman"/>
                <w:color w:val="FF0000"/>
                <w:sz w:val="26"/>
                <w:szCs w:val="26"/>
                <w:lang w:val="vi-VN"/>
              </w:rPr>
              <w:t>ASTM D 3162</w:t>
            </w:r>
          </w:p>
        </w:tc>
      </w:tr>
      <w:tr w:rsidR="005B239B" w:rsidRPr="005B239B" w14:paraId="5047E1E3" w14:textId="77777777" w:rsidTr="00AC2FA9">
        <w:trPr>
          <w:trHeight w:val="684"/>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895AD4"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3.</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6E6FC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NO</w:t>
            </w:r>
            <w:r w:rsidRPr="005B239B">
              <w:rPr>
                <w:rFonts w:ascii="Times New Roman" w:hAnsi="Times New Roman" w:cs="Times New Roman"/>
                <w:sz w:val="26"/>
                <w:szCs w:val="26"/>
                <w:vertAlign w:val="subscript"/>
              </w:rPr>
              <w:t>2</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64C3DDD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6137:2009; </w:t>
            </w:r>
          </w:p>
          <w:p w14:paraId="49218CAB"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406 </w:t>
            </w:r>
          </w:p>
          <w:p w14:paraId="271E4B9F"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hAnsi="Times New Roman" w:cs="Times New Roman"/>
                <w:color w:val="FF0000"/>
                <w:sz w:val="26"/>
                <w:szCs w:val="26"/>
              </w:rPr>
              <w:t xml:space="preserve">ASTM D1607 </w:t>
            </w:r>
          </w:p>
        </w:tc>
      </w:tr>
      <w:tr w:rsidR="005B239B" w:rsidRPr="005B239B" w14:paraId="5D1F4D58" w14:textId="77777777" w:rsidTr="00AC2FA9">
        <w:trPr>
          <w:trHeight w:val="1025"/>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B1941C"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4.</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8BDD6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O3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BBA5DC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6157:1996; </w:t>
            </w:r>
          </w:p>
          <w:p w14:paraId="37ABE066"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7171:2002; </w:t>
            </w:r>
          </w:p>
          <w:p w14:paraId="57CC8BE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411 </w:t>
            </w:r>
          </w:p>
        </w:tc>
      </w:tr>
      <w:tr w:rsidR="005B239B" w:rsidRPr="005B239B" w14:paraId="6266ABDB" w14:textId="77777777" w:rsidTr="00AC2FA9">
        <w:trPr>
          <w:trHeight w:val="346"/>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14E7068F"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5.</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7DF34A67"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H</w:t>
            </w:r>
            <w:r w:rsidRPr="005B239B">
              <w:rPr>
                <w:rFonts w:ascii="Times New Roman" w:hAnsi="Times New Roman" w:cs="Times New Roman"/>
                <w:sz w:val="26"/>
                <w:szCs w:val="26"/>
                <w:vertAlign w:val="subscript"/>
              </w:rPr>
              <w:t>2</w:t>
            </w:r>
            <w:r w:rsidRPr="005B239B">
              <w:rPr>
                <w:rFonts w:ascii="Times New Roman" w:hAnsi="Times New Roman" w:cs="Times New Roman"/>
                <w:sz w:val="26"/>
                <w:szCs w:val="26"/>
              </w:rPr>
              <w:t xml:space="preserve">S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97A42EE"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eastAsia="Segoe UI Symbol" w:hAnsi="Times New Roman" w:cs="Times New Roman"/>
                <w:sz w:val="26"/>
                <w:szCs w:val="26"/>
              </w:rPr>
              <w:t></w:t>
            </w:r>
            <w:r w:rsidRPr="00A41921">
              <w:rPr>
                <w:rFonts w:ascii="Times New Roman" w:eastAsia="Arial" w:hAnsi="Times New Roman" w:cs="Times New Roman"/>
                <w:sz w:val="26"/>
                <w:szCs w:val="26"/>
              </w:rPr>
              <w:t xml:space="preserve"> </w:t>
            </w:r>
            <w:r w:rsidRPr="00A41921">
              <w:rPr>
                <w:rFonts w:ascii="Times New Roman" w:hAnsi="Times New Roman" w:cs="Times New Roman"/>
                <w:sz w:val="26"/>
                <w:szCs w:val="26"/>
              </w:rPr>
              <w:t xml:space="preserve">MASA 701 </w:t>
            </w:r>
          </w:p>
        </w:tc>
      </w:tr>
      <w:tr w:rsidR="005B239B" w:rsidRPr="005B239B" w14:paraId="19D52CC7" w14:textId="77777777" w:rsidTr="00AC2FA9">
        <w:trPr>
          <w:trHeight w:val="686"/>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BD318"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6.</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3DEDB9"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NH</w:t>
            </w:r>
            <w:r w:rsidRPr="005B239B">
              <w:rPr>
                <w:rFonts w:ascii="Times New Roman" w:hAnsi="Times New Roman" w:cs="Times New Roman"/>
                <w:sz w:val="26"/>
                <w:szCs w:val="26"/>
                <w:vertAlign w:val="subscript"/>
              </w:rPr>
              <w:t>3</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4DD5C04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5293:1995; </w:t>
            </w:r>
          </w:p>
          <w:p w14:paraId="1C3E371E"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401 </w:t>
            </w:r>
          </w:p>
        </w:tc>
      </w:tr>
      <w:tr w:rsidR="005B239B" w:rsidRPr="005B239B" w14:paraId="78F01EE5" w14:textId="77777777" w:rsidTr="00AC2FA9">
        <w:trPr>
          <w:trHeight w:val="1361"/>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238E95"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lastRenderedPageBreak/>
              <w:t>7.</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1BE20"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Benzen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E879CDB"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D 3686-95; </w:t>
            </w:r>
          </w:p>
          <w:p w14:paraId="23993F1F"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ISO 16017-1:2000; </w:t>
            </w:r>
          </w:p>
          <w:p w14:paraId="49175FA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834; </w:t>
            </w:r>
          </w:p>
          <w:p w14:paraId="20BC7563"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1501 </w:t>
            </w:r>
          </w:p>
        </w:tc>
      </w:tr>
      <w:tr w:rsidR="005B239B" w:rsidRPr="005B239B" w14:paraId="7E779296" w14:textId="77777777" w:rsidTr="00AC2FA9">
        <w:trPr>
          <w:trHeight w:val="1361"/>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DE1F6B"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8.</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6818D3"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Toluen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68D1F09"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D 3686-95; </w:t>
            </w:r>
          </w:p>
          <w:p w14:paraId="0EEC6195"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ISO 16017-1:2000; </w:t>
            </w:r>
          </w:p>
          <w:p w14:paraId="1D68454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834; </w:t>
            </w:r>
          </w:p>
          <w:p w14:paraId="44369ED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1501 </w:t>
            </w:r>
          </w:p>
        </w:tc>
      </w:tr>
      <w:tr w:rsidR="005B239B" w:rsidRPr="005B239B" w14:paraId="67CD4F8B" w14:textId="77777777" w:rsidTr="00AC2FA9">
        <w:trPr>
          <w:trHeight w:val="1361"/>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3F7C74" w14:textId="77777777" w:rsidR="005B239B" w:rsidRPr="005B239B" w:rsidRDefault="005B239B" w:rsidP="005B239B">
            <w:pPr>
              <w:spacing w:after="0" w:line="259" w:lineRule="auto"/>
              <w:ind w:right="317"/>
              <w:jc w:val="right"/>
              <w:rPr>
                <w:rFonts w:ascii="Times New Roman" w:hAnsi="Times New Roman" w:cs="Times New Roman"/>
                <w:sz w:val="26"/>
                <w:szCs w:val="26"/>
              </w:rPr>
            </w:pPr>
            <w:r w:rsidRPr="005B239B">
              <w:rPr>
                <w:rFonts w:ascii="Times New Roman" w:hAnsi="Times New Roman" w:cs="Times New Roman"/>
                <w:sz w:val="26"/>
                <w:szCs w:val="26"/>
              </w:rPr>
              <w:t>9.</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9640A3"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Xylen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13A868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D 3686-95; </w:t>
            </w:r>
          </w:p>
          <w:p w14:paraId="2D47D6AA"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ISO 16017-1:2000; </w:t>
            </w:r>
          </w:p>
          <w:p w14:paraId="380307A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834; </w:t>
            </w:r>
          </w:p>
          <w:p w14:paraId="67489D74"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1501 </w:t>
            </w:r>
          </w:p>
        </w:tc>
      </w:tr>
      <w:tr w:rsidR="005B239B" w:rsidRPr="005B239B" w14:paraId="32FCDF0E" w14:textId="77777777" w:rsidTr="00AC2FA9">
        <w:trPr>
          <w:trHeight w:val="684"/>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71709F"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10.</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FA5787"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Styren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AFCD91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ISO 16017-1:2000; </w:t>
            </w:r>
          </w:p>
          <w:p w14:paraId="41213BB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1501 </w:t>
            </w:r>
          </w:p>
        </w:tc>
      </w:tr>
      <w:tr w:rsidR="005B239B" w:rsidRPr="005B239B" w14:paraId="5CCCED2C"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2A05F46E"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11.</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417ED95B"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Acetonitril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A655725"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1606 </w:t>
            </w:r>
          </w:p>
        </w:tc>
      </w:tr>
      <w:tr w:rsidR="005B239B" w:rsidRPr="005B239B" w14:paraId="3197FA63"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3CB39CCF"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12.</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51937349"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Benzidin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0BA994E"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5509 </w:t>
            </w:r>
          </w:p>
        </w:tc>
      </w:tr>
      <w:tr w:rsidR="005B239B" w:rsidRPr="005B239B" w14:paraId="4FB3CB42"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2E6D7285"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13.</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37CF27E4"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Naphtalen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13A2BE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OSHA method 35 </w:t>
            </w:r>
          </w:p>
        </w:tc>
      </w:tr>
      <w:tr w:rsidR="005B239B" w:rsidRPr="005B239B" w14:paraId="087C98FF"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3F898A9A"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14.</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1A9717CE"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Acetaldehyde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178F5DB"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2538 </w:t>
            </w:r>
          </w:p>
        </w:tc>
      </w:tr>
      <w:tr w:rsidR="005B239B" w:rsidRPr="005B239B" w14:paraId="52803367"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2F061839"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15.</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17DC1548"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Anilin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1292513"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2002 </w:t>
            </w:r>
          </w:p>
        </w:tc>
      </w:tr>
      <w:tr w:rsidR="005B239B" w:rsidRPr="005B239B" w14:paraId="1962C2F0"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1B40C6AB"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16.</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1F125634"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Cloroform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1D81D8B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1003 </w:t>
            </w:r>
          </w:p>
        </w:tc>
      </w:tr>
      <w:tr w:rsidR="005B239B" w:rsidRPr="005B239B" w14:paraId="67739874"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CDD3359"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17.</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07C615"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Formaldehyt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E46EB1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OSHA method 52; </w:t>
            </w:r>
          </w:p>
          <w:p w14:paraId="41B4EA6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2541; </w:t>
            </w:r>
          </w:p>
          <w:p w14:paraId="54915B9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3500 </w:t>
            </w:r>
          </w:p>
        </w:tc>
      </w:tr>
      <w:tr w:rsidR="005B239B" w:rsidRPr="005B239B" w14:paraId="7C21834E"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AC89DC"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18.</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319017"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Tetracloetylen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E71B405"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1003; </w:t>
            </w:r>
          </w:p>
          <w:p w14:paraId="6B1412C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USEPA method TO-17 </w:t>
            </w:r>
          </w:p>
        </w:tc>
      </w:tr>
      <w:tr w:rsidR="005B239B" w:rsidRPr="005B239B" w14:paraId="6E5663AF"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B742E5"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19.</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8E12E7"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Vinyl clorua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1E77D4E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1007; </w:t>
            </w:r>
          </w:p>
          <w:p w14:paraId="762E6E9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USEPA method TO-17 </w:t>
            </w:r>
          </w:p>
        </w:tc>
      </w:tr>
      <w:tr w:rsidR="005B239B" w:rsidRPr="005B239B" w14:paraId="49A84703"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3B2B16"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20.</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F09DDF"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Phenol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1CE5344E"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3502; </w:t>
            </w:r>
          </w:p>
          <w:p w14:paraId="201458F9" w14:textId="77777777" w:rsidR="005B239B" w:rsidRPr="00A41921" w:rsidRDefault="005B239B" w:rsidP="003450F4">
            <w:pPr>
              <w:pStyle w:val="ListParagraph"/>
              <w:numPr>
                <w:ilvl w:val="0"/>
                <w:numId w:val="3"/>
              </w:numPr>
              <w:spacing w:after="0" w:line="259" w:lineRule="auto"/>
              <w:rPr>
                <w:rFonts w:ascii="Times New Roman" w:hAnsi="Times New Roman" w:cs="Times New Roman"/>
                <w:strike/>
                <w:sz w:val="26"/>
                <w:szCs w:val="26"/>
                <w:highlight w:val="yellow"/>
              </w:rPr>
            </w:pPr>
            <w:r w:rsidRPr="00A41921">
              <w:rPr>
                <w:rFonts w:ascii="Times New Roman" w:hAnsi="Times New Roman" w:cs="Times New Roman"/>
                <w:strike/>
                <w:sz w:val="26"/>
                <w:szCs w:val="26"/>
                <w:highlight w:val="yellow"/>
              </w:rPr>
              <w:t xml:space="preserve">NIOSH method 1501; </w:t>
            </w:r>
          </w:p>
          <w:p w14:paraId="47A60A9E"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sz w:val="26"/>
                <w:szCs w:val="26"/>
              </w:rPr>
            </w:pPr>
            <w:r w:rsidRPr="00A41921">
              <w:rPr>
                <w:rFonts w:ascii="Times New Roman" w:hAnsi="Times New Roman" w:cs="Times New Roman"/>
                <w:sz w:val="26"/>
                <w:szCs w:val="26"/>
              </w:rPr>
              <w:t>OSHA 32</w:t>
            </w:r>
          </w:p>
          <w:p w14:paraId="47F23826"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sz w:val="26"/>
                <w:szCs w:val="26"/>
              </w:rPr>
            </w:pPr>
            <w:r w:rsidRPr="00A41921">
              <w:rPr>
                <w:rFonts w:ascii="Times New Roman" w:eastAsia="Times New Roman" w:hAnsi="Times New Roman" w:cs="Times New Roman"/>
                <w:sz w:val="26"/>
                <w:szCs w:val="26"/>
              </w:rPr>
              <w:t>MASA 121</w:t>
            </w:r>
          </w:p>
          <w:p w14:paraId="3260E119"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eastAsia="Segoe UI Symbol" w:hAnsi="Times New Roman" w:cs="Times New Roman"/>
                <w:sz w:val="26"/>
                <w:szCs w:val="26"/>
                <w:highlight w:val="yellow"/>
              </w:rPr>
              <w:t>NIOSH 2546</w:t>
            </w:r>
          </w:p>
        </w:tc>
      </w:tr>
      <w:tr w:rsidR="005B239B" w:rsidRPr="005B239B" w14:paraId="3839ADFB"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90A24"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21.</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C6EEED"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CH</w:t>
            </w:r>
            <w:r w:rsidRPr="005B239B">
              <w:rPr>
                <w:rFonts w:ascii="Times New Roman" w:hAnsi="Times New Roman" w:cs="Times New Roman"/>
                <w:sz w:val="26"/>
                <w:szCs w:val="26"/>
                <w:vertAlign w:val="subscript"/>
              </w:rPr>
              <w:t>4</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1AC8F0D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1945; </w:t>
            </w:r>
          </w:p>
          <w:p w14:paraId="29CCFE04"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101 </w:t>
            </w:r>
          </w:p>
        </w:tc>
      </w:tr>
      <w:tr w:rsidR="005B239B" w:rsidRPr="005B239B" w14:paraId="16881C92"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43773"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lastRenderedPageBreak/>
              <w:t>22.</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435FF245"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Mercaptan (tính theo Methyl mercaptan)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52DE237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D2913 - 96(2007); </w:t>
            </w:r>
          </w:p>
          <w:p w14:paraId="2F02B936" w14:textId="77777777" w:rsidR="005B239B" w:rsidRPr="00A41921" w:rsidRDefault="005B239B" w:rsidP="003450F4">
            <w:pPr>
              <w:pStyle w:val="ListParagraph"/>
              <w:numPr>
                <w:ilvl w:val="0"/>
                <w:numId w:val="3"/>
              </w:numPr>
              <w:spacing w:after="0" w:line="259" w:lineRule="auto"/>
              <w:rPr>
                <w:rFonts w:ascii="Times New Roman" w:hAnsi="Times New Roman" w:cs="Times New Roman"/>
                <w:strike/>
                <w:sz w:val="26"/>
                <w:szCs w:val="26"/>
              </w:rPr>
            </w:pPr>
            <w:r w:rsidRPr="00A41921">
              <w:rPr>
                <w:rFonts w:ascii="Times New Roman" w:hAnsi="Times New Roman" w:cs="Times New Roman"/>
                <w:strike/>
                <w:sz w:val="26"/>
                <w:szCs w:val="26"/>
              </w:rPr>
              <w:t xml:space="preserve">MASA 118 </w:t>
            </w:r>
          </w:p>
        </w:tc>
      </w:tr>
      <w:tr w:rsidR="005B239B" w:rsidRPr="005B239B" w14:paraId="63289A61"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7EBCB93E"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23.</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291B862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Acrylonitril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1FF70933"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1604 </w:t>
            </w:r>
          </w:p>
        </w:tc>
      </w:tr>
      <w:tr w:rsidR="005B239B" w:rsidRPr="005B239B" w14:paraId="3C4A719A"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27B76590"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24.</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41C0157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Acrolein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01051D8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2501 </w:t>
            </w:r>
          </w:p>
        </w:tc>
      </w:tr>
      <w:tr w:rsidR="005B239B" w:rsidRPr="005B239B" w14:paraId="56C93866"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0EF4E536"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25.</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6409F366"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Hydrocacb</w:t>
            </w:r>
            <w:r w:rsidRPr="005B239B">
              <w:rPr>
                <w:rFonts w:ascii="Times New Roman" w:hAnsi="Times New Roman" w:cs="Times New Roman"/>
                <w:sz w:val="26"/>
                <w:szCs w:val="26"/>
                <w:lang w:val="vi-VN"/>
              </w:rPr>
              <w:t>o</w:t>
            </w:r>
            <w:r w:rsidRPr="005B239B">
              <w:rPr>
                <w:rFonts w:ascii="Times New Roman" w:hAnsi="Times New Roman" w:cs="Times New Roman"/>
                <w:sz w:val="26"/>
                <w:szCs w:val="26"/>
              </w:rPr>
              <w:t xml:space="preserve">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6CCB8564"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1500 </w:t>
            </w:r>
          </w:p>
        </w:tc>
      </w:tr>
      <w:tr w:rsidR="005B239B" w:rsidRPr="005B239B" w14:paraId="63FD7060"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008590A1"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26.</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1F0A0F5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n-octan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5FFC0FF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1500 </w:t>
            </w:r>
          </w:p>
        </w:tc>
      </w:tr>
      <w:tr w:rsidR="005B239B" w:rsidRPr="005B239B" w14:paraId="74DCCBED"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0CCCFBC7"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27.</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2EE3C029"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Xyanua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24FA794"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808 </w:t>
            </w:r>
          </w:p>
        </w:tc>
      </w:tr>
      <w:tr w:rsidR="005B239B" w:rsidRPr="005B239B" w14:paraId="2F2D910E"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55884A58"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28.</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6898E690"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PAHs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4CD1FEE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5515 </w:t>
            </w:r>
          </w:p>
        </w:tc>
      </w:tr>
      <w:tr w:rsidR="005B239B" w:rsidRPr="005B239B" w14:paraId="7138CBA4"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0222A074"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29.</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057237DE"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Cylohexan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09D5FC3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1500 </w:t>
            </w:r>
          </w:p>
        </w:tc>
      </w:tr>
      <w:tr w:rsidR="005B239B" w:rsidRPr="005B239B" w14:paraId="4EE621E8"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2AE93A15"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30.</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506612F7"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n-heptan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6F277A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1500 </w:t>
            </w:r>
          </w:p>
        </w:tc>
      </w:tr>
      <w:tr w:rsidR="005B239B" w:rsidRPr="005B239B" w14:paraId="498DFE15"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AF9712"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31.</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438CE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Cl</w:t>
            </w:r>
            <w:r w:rsidRPr="005B239B">
              <w:rPr>
                <w:rFonts w:ascii="Times New Roman" w:hAnsi="Times New Roman" w:cs="Times New Roman"/>
                <w:sz w:val="26"/>
                <w:szCs w:val="26"/>
                <w:vertAlign w:val="subscript"/>
              </w:rPr>
              <w:t>2</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E81E51F" w14:textId="77777777" w:rsidR="005B239B" w:rsidRPr="00A41921" w:rsidRDefault="005B239B" w:rsidP="003450F4">
            <w:pPr>
              <w:pStyle w:val="ListParagraph"/>
              <w:numPr>
                <w:ilvl w:val="0"/>
                <w:numId w:val="3"/>
              </w:numPr>
              <w:spacing w:after="0" w:line="259" w:lineRule="auto"/>
              <w:rPr>
                <w:rFonts w:ascii="Times New Roman" w:hAnsi="Times New Roman" w:cs="Times New Roman"/>
                <w:strike/>
                <w:sz w:val="26"/>
                <w:szCs w:val="26"/>
              </w:rPr>
            </w:pPr>
            <w:r w:rsidRPr="00A41921">
              <w:rPr>
                <w:rFonts w:ascii="Times New Roman" w:hAnsi="Times New Roman" w:cs="Times New Roman"/>
                <w:strike/>
                <w:sz w:val="26"/>
                <w:szCs w:val="26"/>
              </w:rPr>
              <w:t xml:space="preserve">TCVN 4877-89; </w:t>
            </w:r>
          </w:p>
          <w:p w14:paraId="483F904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202 </w:t>
            </w:r>
          </w:p>
        </w:tc>
      </w:tr>
      <w:tr w:rsidR="005B239B" w:rsidRPr="005B239B" w14:paraId="077EF4B4"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5937C1"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32.</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4BCD5EE"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HF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B67FE1A"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809; </w:t>
            </w:r>
          </w:p>
          <w:p w14:paraId="1F8C01D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205; </w:t>
            </w:r>
          </w:p>
          <w:p w14:paraId="592F5924"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203F; </w:t>
            </w:r>
          </w:p>
          <w:p w14:paraId="087B9139"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7906 </w:t>
            </w:r>
          </w:p>
        </w:tc>
      </w:tr>
      <w:tr w:rsidR="005B239B" w:rsidRPr="005B239B" w14:paraId="363F64A3"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7E4B53"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33.</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1C6FE5"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HCN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51FD5545"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6017; </w:t>
            </w:r>
          </w:p>
          <w:p w14:paraId="7EBD10EE"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6010 </w:t>
            </w:r>
          </w:p>
        </w:tc>
      </w:tr>
      <w:tr w:rsidR="005B239B" w:rsidRPr="005B239B" w14:paraId="7556D347"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39048387"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34.</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7D36A25D"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H</w:t>
            </w:r>
            <w:r w:rsidRPr="005B239B">
              <w:rPr>
                <w:rFonts w:ascii="Times New Roman" w:hAnsi="Times New Roman" w:cs="Times New Roman"/>
                <w:sz w:val="26"/>
                <w:szCs w:val="26"/>
                <w:vertAlign w:val="subscript"/>
              </w:rPr>
              <w:t>3</w:t>
            </w:r>
            <w:r w:rsidRPr="005B239B">
              <w:rPr>
                <w:rFonts w:ascii="Times New Roman" w:hAnsi="Times New Roman" w:cs="Times New Roman"/>
                <w:sz w:val="26"/>
                <w:szCs w:val="26"/>
              </w:rPr>
              <w:t>PO</w:t>
            </w:r>
            <w:r w:rsidRPr="005B239B">
              <w:rPr>
                <w:rFonts w:ascii="Times New Roman" w:hAnsi="Times New Roman" w:cs="Times New Roman"/>
                <w:sz w:val="26"/>
                <w:szCs w:val="26"/>
                <w:vertAlign w:val="subscript"/>
              </w:rPr>
              <w:t>4</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3FFBF33"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7908 </w:t>
            </w:r>
          </w:p>
        </w:tc>
      </w:tr>
      <w:tr w:rsidR="005B239B" w:rsidRPr="005B239B" w14:paraId="0A1DC8DB"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1EF43D23"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35.</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1ADA2263"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H</w:t>
            </w:r>
            <w:r w:rsidRPr="005B239B">
              <w:rPr>
                <w:rFonts w:ascii="Times New Roman" w:hAnsi="Times New Roman" w:cs="Times New Roman"/>
                <w:sz w:val="26"/>
                <w:szCs w:val="26"/>
                <w:vertAlign w:val="subscript"/>
              </w:rPr>
              <w:t>2</w:t>
            </w:r>
            <w:r w:rsidRPr="005B239B">
              <w:rPr>
                <w:rFonts w:ascii="Times New Roman" w:hAnsi="Times New Roman" w:cs="Times New Roman"/>
                <w:sz w:val="26"/>
                <w:szCs w:val="26"/>
              </w:rPr>
              <w:t>SO</w:t>
            </w:r>
            <w:r w:rsidRPr="005B239B">
              <w:rPr>
                <w:rFonts w:ascii="Times New Roman" w:hAnsi="Times New Roman" w:cs="Times New Roman"/>
                <w:sz w:val="26"/>
                <w:szCs w:val="26"/>
                <w:vertAlign w:val="subscript"/>
              </w:rPr>
              <w:t>4</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D65EC0F"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7908 </w:t>
            </w:r>
          </w:p>
        </w:tc>
      </w:tr>
      <w:tr w:rsidR="005B239B" w:rsidRPr="005B239B" w14:paraId="55748EDC"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33AF1F06"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36.</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6045FC20"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HBr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7E6346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7907 </w:t>
            </w:r>
          </w:p>
        </w:tc>
      </w:tr>
      <w:tr w:rsidR="005B239B" w:rsidRPr="005B239B" w14:paraId="4A8DA5BA"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7399601E"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37.</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5E0942B4"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HNO</w:t>
            </w:r>
            <w:r w:rsidRPr="005B239B">
              <w:rPr>
                <w:rFonts w:ascii="Times New Roman" w:hAnsi="Times New Roman" w:cs="Times New Roman"/>
                <w:sz w:val="26"/>
                <w:szCs w:val="26"/>
                <w:vertAlign w:val="subscript"/>
              </w:rPr>
              <w:t>3</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450CB2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7907 </w:t>
            </w:r>
          </w:p>
        </w:tc>
      </w:tr>
      <w:tr w:rsidR="005B239B" w:rsidRPr="005B239B" w14:paraId="60CBF73E"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371BAA43"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38.</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3B5F9013"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HCl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5C270A8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7907 </w:t>
            </w:r>
          </w:p>
        </w:tc>
      </w:tr>
      <w:tr w:rsidR="005B239B" w:rsidRPr="005B239B" w14:paraId="1C457BCF"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D8FEB0" w14:textId="77777777" w:rsidR="005B239B" w:rsidRPr="005B239B" w:rsidRDefault="005B239B" w:rsidP="005B239B">
            <w:pPr>
              <w:spacing w:after="0" w:line="259" w:lineRule="auto"/>
              <w:ind w:right="187"/>
              <w:jc w:val="right"/>
              <w:rPr>
                <w:rFonts w:ascii="Times New Roman" w:hAnsi="Times New Roman" w:cs="Times New Roman"/>
                <w:sz w:val="26"/>
                <w:szCs w:val="26"/>
              </w:rPr>
            </w:pPr>
            <w:r w:rsidRPr="005B239B">
              <w:rPr>
                <w:rFonts w:ascii="Times New Roman" w:hAnsi="Times New Roman" w:cs="Times New Roman"/>
                <w:sz w:val="26"/>
                <w:szCs w:val="26"/>
              </w:rPr>
              <w:t>39.</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AF4E67"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Ni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465F7C31"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eastAsia="Segoe UI Symbol" w:hAnsi="Times New Roman" w:cs="Times New Roman"/>
                <w:color w:val="FF0000"/>
                <w:sz w:val="26"/>
                <w:szCs w:val="26"/>
                <w:lang w:val="vi-VN"/>
              </w:rPr>
              <w:t>TCVN 5067:1995</w:t>
            </w:r>
          </w:p>
          <w:p w14:paraId="582C352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D4185-96; </w:t>
            </w:r>
          </w:p>
          <w:p w14:paraId="3300BCD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7300; </w:t>
            </w:r>
          </w:p>
          <w:p w14:paraId="3E5A48FF"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OSHA method ID 121 </w:t>
            </w:r>
          </w:p>
          <w:p w14:paraId="28AF28E4"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IO-3.2</w:t>
            </w:r>
          </w:p>
          <w:p w14:paraId="62C08CE4"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IO-3.3</w:t>
            </w:r>
          </w:p>
          <w:p w14:paraId="0FE9ED69"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color w:val="FF0000"/>
                <w:sz w:val="26"/>
                <w:szCs w:val="26"/>
              </w:rPr>
              <w:t>US EPA Compendium Method IO-3.4</w:t>
            </w:r>
          </w:p>
        </w:tc>
      </w:tr>
      <w:tr w:rsidR="005B239B" w:rsidRPr="005B239B" w14:paraId="43D4F1C0"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AB838D"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40.</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E27969"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Hg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11588C09"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ISO 6978-92; </w:t>
            </w:r>
          </w:p>
          <w:p w14:paraId="0D00F569"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6009; </w:t>
            </w:r>
          </w:p>
          <w:p w14:paraId="78D38333"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OSHA method ID 140 </w:t>
            </w:r>
          </w:p>
          <w:p w14:paraId="655D355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US EPA method IO-5 </w:t>
            </w:r>
          </w:p>
        </w:tc>
      </w:tr>
      <w:tr w:rsidR="005B239B" w:rsidRPr="005B239B" w14:paraId="4083186C"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4B18BB"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lastRenderedPageBreak/>
              <w:t>41.</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00B0C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Mn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148B6D69"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eastAsia="Segoe UI Symbol" w:hAnsi="Times New Roman" w:cs="Times New Roman"/>
                <w:color w:val="FF0000"/>
                <w:sz w:val="26"/>
                <w:szCs w:val="26"/>
                <w:lang w:val="vi-VN"/>
              </w:rPr>
              <w:t>TCVN 5067:1995</w:t>
            </w:r>
            <w:r w:rsidRPr="00A41921">
              <w:rPr>
                <w:rFonts w:ascii="Times New Roman" w:eastAsia="Segoe UI Symbol" w:hAnsi="Times New Roman" w:cs="Times New Roman"/>
                <w:color w:val="FF0000"/>
                <w:sz w:val="26"/>
                <w:szCs w:val="26"/>
              </w:rPr>
              <w:t>;</w:t>
            </w:r>
          </w:p>
          <w:p w14:paraId="43F10CD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OSHA method ID 121; </w:t>
            </w:r>
          </w:p>
          <w:p w14:paraId="1185863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ASTM D4185-96;</w:t>
            </w:r>
          </w:p>
          <w:p w14:paraId="4A79DE97"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eastAsia="Times New Roman" w:hAnsi="Times New Roman" w:cs="Times New Roman"/>
                <w:color w:val="FF0000"/>
                <w:sz w:val="26"/>
                <w:szCs w:val="26"/>
              </w:rPr>
              <w:t>NIOSH 7300;</w:t>
            </w:r>
          </w:p>
          <w:p w14:paraId="405D2A10"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IO-3.2</w:t>
            </w:r>
          </w:p>
          <w:p w14:paraId="51236E2B"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IO-3.3</w:t>
            </w:r>
          </w:p>
          <w:p w14:paraId="574656F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color w:val="FF0000"/>
                <w:sz w:val="26"/>
                <w:szCs w:val="26"/>
              </w:rPr>
              <w:t>US EPA Compendium Method IO-3.4</w:t>
            </w:r>
          </w:p>
        </w:tc>
      </w:tr>
      <w:tr w:rsidR="005B239B" w:rsidRPr="005B239B" w14:paraId="636B92FC"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004CC726"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42.</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1C809D1A"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As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0D17ACF1"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eastAsia="Times New Roman" w:hAnsi="Times New Roman" w:cs="Times New Roman"/>
                <w:color w:val="FF0000"/>
                <w:sz w:val="26"/>
                <w:szCs w:val="26"/>
              </w:rPr>
              <w:t>TCVN 5067:1995</w:t>
            </w:r>
            <w:r w:rsidRPr="00A41921">
              <w:rPr>
                <w:rFonts w:ascii="Times New Roman" w:hAnsi="Times New Roman" w:cs="Times New Roman"/>
                <w:color w:val="FF0000"/>
                <w:sz w:val="26"/>
                <w:szCs w:val="26"/>
              </w:rPr>
              <w:t>;</w:t>
            </w:r>
          </w:p>
          <w:p w14:paraId="605247C8"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000000"/>
                <w:sz w:val="26"/>
                <w:szCs w:val="26"/>
              </w:rPr>
            </w:pPr>
            <w:r w:rsidRPr="00A41921">
              <w:rPr>
                <w:rFonts w:ascii="Times New Roman" w:hAnsi="Times New Roman" w:cs="Times New Roman"/>
                <w:sz w:val="26"/>
                <w:szCs w:val="26"/>
              </w:rPr>
              <w:t>OSHA method ID 105;</w:t>
            </w:r>
          </w:p>
          <w:p w14:paraId="4F98A044"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000000"/>
                <w:sz w:val="26"/>
                <w:szCs w:val="26"/>
              </w:rPr>
            </w:pPr>
            <w:r w:rsidRPr="00A41921">
              <w:rPr>
                <w:rFonts w:ascii="Times New Roman" w:eastAsia="Segoe UI Symbol" w:hAnsi="Times New Roman" w:cs="Times New Roman"/>
                <w:color w:val="FF0000"/>
                <w:sz w:val="26"/>
                <w:szCs w:val="26"/>
                <w:lang w:val="vi-VN"/>
              </w:rPr>
              <w:t>NIOSH 7300</w:t>
            </w:r>
            <w:r w:rsidRPr="00A41921">
              <w:rPr>
                <w:rFonts w:ascii="Times New Roman" w:eastAsia="Segoe UI Symbol" w:hAnsi="Times New Roman" w:cs="Times New Roman"/>
                <w:color w:val="FF0000"/>
                <w:sz w:val="26"/>
                <w:szCs w:val="26"/>
              </w:rPr>
              <w:t>;</w:t>
            </w:r>
          </w:p>
          <w:p w14:paraId="2D493E06" w14:textId="77777777" w:rsidR="005B239B" w:rsidRPr="00A41921" w:rsidRDefault="005B239B" w:rsidP="003450F4">
            <w:pPr>
              <w:pStyle w:val="ListParagraph"/>
              <w:numPr>
                <w:ilvl w:val="0"/>
                <w:numId w:val="3"/>
              </w:numPr>
              <w:spacing w:after="0" w:line="259" w:lineRule="auto"/>
              <w:rPr>
                <w:rFonts w:ascii="Times New Roman" w:eastAsia="Segoe UI Symbol" w:hAnsi="Times New Roman" w:cs="Times New Roman"/>
                <w:color w:val="FF0000"/>
                <w:sz w:val="26"/>
                <w:szCs w:val="26"/>
                <w:lang w:val="vi-VN"/>
              </w:rPr>
            </w:pPr>
            <w:r w:rsidRPr="00A41921">
              <w:rPr>
                <w:rFonts w:ascii="Times New Roman" w:eastAsia="Segoe UI Symbol" w:hAnsi="Times New Roman" w:cs="Times New Roman"/>
                <w:color w:val="FF0000"/>
                <w:sz w:val="26"/>
                <w:szCs w:val="26"/>
                <w:lang w:val="vi-VN"/>
              </w:rPr>
              <w:t>US EPA Compendium Method IO-3.2</w:t>
            </w:r>
          </w:p>
          <w:p w14:paraId="6DDD468A" w14:textId="77777777" w:rsidR="005B239B" w:rsidRPr="00A41921" w:rsidRDefault="005B239B" w:rsidP="003450F4">
            <w:pPr>
              <w:pStyle w:val="ListParagraph"/>
              <w:numPr>
                <w:ilvl w:val="0"/>
                <w:numId w:val="3"/>
              </w:numPr>
              <w:spacing w:after="0" w:line="259" w:lineRule="auto"/>
              <w:rPr>
                <w:rFonts w:ascii="Times New Roman" w:eastAsia="Segoe UI Symbol" w:hAnsi="Times New Roman" w:cs="Times New Roman"/>
                <w:color w:val="FF0000"/>
                <w:sz w:val="26"/>
                <w:szCs w:val="26"/>
                <w:lang w:val="vi-VN"/>
              </w:rPr>
            </w:pPr>
            <w:r w:rsidRPr="00A41921">
              <w:rPr>
                <w:rFonts w:ascii="Times New Roman" w:eastAsia="Segoe UI Symbol" w:hAnsi="Times New Roman" w:cs="Times New Roman"/>
                <w:color w:val="FF0000"/>
                <w:sz w:val="26"/>
                <w:szCs w:val="26"/>
                <w:lang w:val="vi-VN"/>
              </w:rPr>
              <w:t>US EPA Compendium Method IO-3.3</w:t>
            </w:r>
          </w:p>
          <w:p w14:paraId="5CE81E95" w14:textId="77777777" w:rsidR="005B239B" w:rsidRPr="00A41921" w:rsidRDefault="005B239B" w:rsidP="003450F4">
            <w:pPr>
              <w:pStyle w:val="ListParagraph"/>
              <w:numPr>
                <w:ilvl w:val="0"/>
                <w:numId w:val="3"/>
              </w:numPr>
              <w:spacing w:after="0" w:line="259" w:lineRule="auto"/>
              <w:rPr>
                <w:rFonts w:ascii="Times New Roman" w:eastAsia="Segoe UI Symbol" w:hAnsi="Times New Roman" w:cs="Times New Roman"/>
                <w:color w:val="FF0000"/>
                <w:sz w:val="26"/>
                <w:szCs w:val="26"/>
                <w:lang w:val="vi-VN"/>
              </w:rPr>
            </w:pPr>
            <w:r w:rsidRPr="00A41921">
              <w:rPr>
                <w:rFonts w:ascii="Times New Roman" w:eastAsia="Segoe UI Symbol" w:hAnsi="Times New Roman" w:cs="Times New Roman"/>
                <w:color w:val="FF0000"/>
                <w:sz w:val="26"/>
                <w:szCs w:val="26"/>
                <w:lang w:val="vi-VN"/>
              </w:rPr>
              <w:t>US EPA Compendium Method IO-3.4</w:t>
            </w:r>
          </w:p>
          <w:p w14:paraId="4FEA1D1C" w14:textId="77777777" w:rsidR="005B239B" w:rsidRPr="005B239B" w:rsidRDefault="005B239B" w:rsidP="00A41921">
            <w:pPr>
              <w:spacing w:after="0" w:line="259" w:lineRule="auto"/>
              <w:ind w:left="276"/>
              <w:rPr>
                <w:rFonts w:ascii="Times New Roman" w:hAnsi="Times New Roman" w:cs="Times New Roman"/>
                <w:sz w:val="26"/>
                <w:szCs w:val="26"/>
              </w:rPr>
            </w:pPr>
          </w:p>
        </w:tc>
      </w:tr>
      <w:tr w:rsidR="005B239B" w:rsidRPr="005B239B" w14:paraId="69A27F4B"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F2C941"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43.</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D1F982E"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Cd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701E072E" w14:textId="77777777" w:rsidR="005B239B" w:rsidRPr="00A41921" w:rsidRDefault="005B239B" w:rsidP="003450F4">
            <w:pPr>
              <w:pStyle w:val="ListParagraph"/>
              <w:numPr>
                <w:ilvl w:val="0"/>
                <w:numId w:val="3"/>
              </w:numPr>
              <w:spacing w:after="0" w:line="259" w:lineRule="auto"/>
              <w:rPr>
                <w:rFonts w:ascii="Times New Roman" w:eastAsia="Segoe UI Symbol" w:hAnsi="Times New Roman" w:cs="Times New Roman"/>
                <w:color w:val="FF0000"/>
                <w:sz w:val="26"/>
                <w:szCs w:val="26"/>
                <w:lang w:val="vi-VN"/>
              </w:rPr>
            </w:pPr>
            <w:r w:rsidRPr="00A41921">
              <w:rPr>
                <w:rFonts w:ascii="Times New Roman" w:eastAsia="Segoe UI Symbol" w:hAnsi="Times New Roman" w:cs="Times New Roman"/>
                <w:color w:val="FF0000"/>
                <w:sz w:val="26"/>
                <w:szCs w:val="26"/>
                <w:lang w:val="vi-VN"/>
              </w:rPr>
              <w:t>TCVN 5067:1995</w:t>
            </w:r>
            <w:r w:rsidRPr="00A41921">
              <w:rPr>
                <w:rFonts w:ascii="Times New Roman" w:eastAsia="Segoe UI Symbol" w:hAnsi="Times New Roman" w:cs="Times New Roman"/>
                <w:color w:val="FF0000"/>
                <w:sz w:val="26"/>
                <w:szCs w:val="26"/>
              </w:rPr>
              <w:t>;</w:t>
            </w:r>
          </w:p>
          <w:p w14:paraId="4B06744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method D4185-96; </w:t>
            </w:r>
          </w:p>
          <w:p w14:paraId="51A6EE4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7048 </w:t>
            </w:r>
          </w:p>
          <w:p w14:paraId="0C0F0B22"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000000"/>
                <w:sz w:val="26"/>
                <w:szCs w:val="26"/>
              </w:rPr>
            </w:pPr>
            <w:r w:rsidRPr="00A41921">
              <w:rPr>
                <w:rFonts w:ascii="Times New Roman" w:eastAsia="Segoe UI Symbol" w:hAnsi="Times New Roman" w:cs="Times New Roman"/>
                <w:color w:val="FF0000"/>
                <w:sz w:val="26"/>
                <w:szCs w:val="26"/>
                <w:lang w:val="vi-VN"/>
              </w:rPr>
              <w:t>NIOSH 7300</w:t>
            </w:r>
            <w:r w:rsidRPr="00A41921">
              <w:rPr>
                <w:rFonts w:ascii="Times New Roman" w:eastAsia="Segoe UI Symbol" w:hAnsi="Times New Roman" w:cs="Times New Roman"/>
                <w:color w:val="FF0000"/>
                <w:sz w:val="26"/>
                <w:szCs w:val="26"/>
              </w:rPr>
              <w:t>;</w:t>
            </w:r>
          </w:p>
          <w:p w14:paraId="382AD0D3"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IO-3.2</w:t>
            </w:r>
          </w:p>
          <w:p w14:paraId="5D99EE57"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IO-3.3</w:t>
            </w:r>
          </w:p>
          <w:p w14:paraId="75596894"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IO-3.4</w:t>
            </w:r>
          </w:p>
          <w:p w14:paraId="020DE1F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color w:val="FF0000"/>
                <w:sz w:val="26"/>
                <w:szCs w:val="26"/>
              </w:rPr>
              <w:t>ISO 11174:1996</w:t>
            </w:r>
            <w:r w:rsidRPr="00A41921">
              <w:rPr>
                <w:rFonts w:ascii="Times New Roman" w:hAnsi="Times New Roman" w:cs="Times New Roman"/>
                <w:color w:val="FF0000"/>
                <w:sz w:val="26"/>
                <w:szCs w:val="26"/>
                <w:lang w:val="vi-VN"/>
              </w:rPr>
              <w:t xml:space="preserve">   </w:t>
            </w:r>
          </w:p>
        </w:tc>
      </w:tr>
      <w:tr w:rsidR="005B239B" w:rsidRPr="005B239B" w14:paraId="777A2CD1"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FA53CA"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44.</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6D3A4F"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Cr (VI)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0062BEF2" w14:textId="77777777" w:rsidR="005B239B" w:rsidRPr="00A41921" w:rsidRDefault="005B239B" w:rsidP="003450F4">
            <w:pPr>
              <w:pStyle w:val="ListParagraph"/>
              <w:numPr>
                <w:ilvl w:val="0"/>
                <w:numId w:val="3"/>
              </w:numPr>
              <w:spacing w:after="0" w:line="259" w:lineRule="auto"/>
              <w:rPr>
                <w:rFonts w:ascii="Times New Roman" w:hAnsi="Times New Roman" w:cs="Times New Roman"/>
                <w:color w:val="FF0000"/>
                <w:sz w:val="26"/>
                <w:szCs w:val="26"/>
              </w:rPr>
            </w:pPr>
            <w:r w:rsidRPr="00A41921">
              <w:rPr>
                <w:rFonts w:ascii="Times New Roman" w:eastAsia="Segoe UI Symbol" w:hAnsi="Times New Roman" w:cs="Times New Roman"/>
                <w:color w:val="FF0000"/>
                <w:sz w:val="26"/>
                <w:szCs w:val="26"/>
                <w:lang w:val="vi-VN"/>
              </w:rPr>
              <w:t>TCVN 5067:1995</w:t>
            </w:r>
          </w:p>
          <w:p w14:paraId="67440003"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OSHA method ID 215; </w:t>
            </w:r>
          </w:p>
          <w:p w14:paraId="36C1527A"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7600 </w:t>
            </w:r>
          </w:p>
          <w:p w14:paraId="3185DCF3" w14:textId="77777777" w:rsidR="005B239B" w:rsidRPr="00A41921" w:rsidRDefault="005B239B" w:rsidP="003450F4">
            <w:pPr>
              <w:pStyle w:val="ListParagraph"/>
              <w:numPr>
                <w:ilvl w:val="0"/>
                <w:numId w:val="3"/>
              </w:numPr>
              <w:spacing w:after="0" w:line="259" w:lineRule="auto"/>
              <w:rPr>
                <w:rFonts w:ascii="Times New Roman" w:hAnsi="Times New Roman" w:cs="Times New Roman"/>
                <w:b/>
                <w:sz w:val="26"/>
                <w:szCs w:val="26"/>
              </w:rPr>
            </w:pPr>
            <w:r w:rsidRPr="00A41921">
              <w:rPr>
                <w:rStyle w:val="fontstyle01"/>
                <w:rFonts w:ascii="Times New Roman" w:hAnsi="Times New Roman" w:cs="Times New Roman"/>
                <w:b w:val="0"/>
                <w:color w:val="FF0000"/>
                <w:sz w:val="26"/>
                <w:szCs w:val="26"/>
                <w:lang w:val="vi-VN"/>
              </w:rPr>
              <w:t xml:space="preserve">ASTM </w:t>
            </w:r>
            <w:r w:rsidRPr="00A41921">
              <w:rPr>
                <w:rStyle w:val="fontstyle01"/>
                <w:rFonts w:ascii="Times New Roman" w:hAnsi="Times New Roman" w:cs="Times New Roman"/>
                <w:b w:val="0"/>
                <w:color w:val="FF0000"/>
                <w:sz w:val="26"/>
                <w:szCs w:val="26"/>
              </w:rPr>
              <w:t>D 6832</w:t>
            </w:r>
          </w:p>
        </w:tc>
      </w:tr>
      <w:tr w:rsidR="005B239B" w:rsidRPr="005B239B" w14:paraId="701978BC"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25164643"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45.</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62924763"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Asin (AsH</w:t>
            </w:r>
            <w:r w:rsidRPr="005B239B">
              <w:rPr>
                <w:rFonts w:ascii="Times New Roman" w:hAnsi="Times New Roman" w:cs="Times New Roman"/>
                <w:sz w:val="26"/>
                <w:szCs w:val="26"/>
                <w:vertAlign w:val="subscript"/>
              </w:rPr>
              <w:t>3</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0C9930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eastAsia="Segoe UI Symbol" w:hAnsi="Times New Roman" w:cs="Times New Roman"/>
                <w:sz w:val="26"/>
                <w:szCs w:val="26"/>
              </w:rPr>
              <w:t></w:t>
            </w:r>
            <w:r w:rsidRPr="00A41921">
              <w:rPr>
                <w:rFonts w:ascii="Times New Roman" w:eastAsia="Arial" w:hAnsi="Times New Roman" w:cs="Times New Roman"/>
                <w:sz w:val="26"/>
                <w:szCs w:val="26"/>
              </w:rPr>
              <w:t xml:space="preserve"> </w:t>
            </w:r>
            <w:r w:rsidRPr="00A41921">
              <w:rPr>
                <w:rFonts w:ascii="Times New Roman" w:hAnsi="Times New Roman" w:cs="Times New Roman"/>
                <w:sz w:val="26"/>
                <w:szCs w:val="26"/>
              </w:rPr>
              <w:t xml:space="preserve">NIOSH method 6001 </w:t>
            </w:r>
          </w:p>
        </w:tc>
      </w:tr>
      <w:tr w:rsidR="005B239B" w:rsidRPr="005B239B" w14:paraId="73CB6115"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tcPr>
          <w:p w14:paraId="1C39A94D"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46.</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6B20C31D"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Tổng bụi lơ lửng (TSP)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62EA2F10"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5067:1995 </w:t>
            </w:r>
          </w:p>
          <w:p w14:paraId="4D1C58A5"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IO-2.1 (high volume)</w:t>
            </w:r>
          </w:p>
          <w:p w14:paraId="538197FE"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ASTM D 4096 -17</w:t>
            </w:r>
          </w:p>
          <w:p w14:paraId="2DB0D440" w14:textId="77777777" w:rsidR="005B239B" w:rsidRPr="005B239B" w:rsidRDefault="005B239B" w:rsidP="00A41921">
            <w:pPr>
              <w:spacing w:after="0" w:line="259" w:lineRule="auto"/>
              <w:ind w:left="14"/>
              <w:rPr>
                <w:rFonts w:ascii="Times New Roman" w:hAnsi="Times New Roman" w:cs="Times New Roman"/>
                <w:sz w:val="26"/>
                <w:szCs w:val="26"/>
              </w:rPr>
            </w:pPr>
          </w:p>
        </w:tc>
      </w:tr>
      <w:tr w:rsidR="005B239B" w:rsidRPr="005B239B" w14:paraId="27B2376E"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58478E"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47.</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BE0633"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PM</w:t>
            </w:r>
            <w:r w:rsidRPr="005B239B">
              <w:rPr>
                <w:rFonts w:ascii="Times New Roman" w:hAnsi="Times New Roman" w:cs="Times New Roman"/>
                <w:sz w:val="26"/>
                <w:szCs w:val="26"/>
                <w:vertAlign w:val="subscript"/>
              </w:rPr>
              <w:t>10</w:t>
            </w:r>
            <w:r w:rsidRPr="005B239B">
              <w:rPr>
                <w:rFonts w:ascii="Times New Roman" w:hAnsi="Times New Roman" w:cs="Times New Roman"/>
                <w:sz w:val="26"/>
                <w:szCs w:val="26"/>
              </w:rPr>
              <w:t xml:space="preserve">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3200B6C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40 CFR part 50 method appendix J; </w:t>
            </w:r>
          </w:p>
          <w:p w14:paraId="6070F1D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AS/NZS 3580.9.7:2009; </w:t>
            </w:r>
          </w:p>
          <w:p w14:paraId="67FAC77B"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AS/NZS 3580.9.6:2003;</w:t>
            </w:r>
            <w:r w:rsidRPr="00A41921">
              <w:rPr>
                <w:rFonts w:ascii="Times New Roman" w:hAnsi="Times New Roman" w:cs="Times New Roman"/>
                <w:b/>
                <w:sz w:val="26"/>
                <w:szCs w:val="26"/>
              </w:rPr>
              <w:t xml:space="preserve"> </w:t>
            </w:r>
          </w:p>
          <w:p w14:paraId="1AC395A0"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MASA 501</w:t>
            </w:r>
            <w:r w:rsidRPr="00A41921">
              <w:rPr>
                <w:rFonts w:ascii="Times New Roman" w:hAnsi="Times New Roman" w:cs="Times New Roman"/>
                <w:b/>
                <w:sz w:val="26"/>
                <w:szCs w:val="26"/>
              </w:rPr>
              <w:t xml:space="preserve"> </w:t>
            </w:r>
          </w:p>
          <w:p w14:paraId="5C4FC9BB"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lastRenderedPageBreak/>
              <w:t>US EPA Compendium Method IO-2.1 (high volume)</w:t>
            </w:r>
          </w:p>
          <w:p w14:paraId="7BFAE405"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 xml:space="preserve">US EPA Compendium Method IO-1.2 </w:t>
            </w:r>
          </w:p>
          <w:p w14:paraId="630A92E5"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color w:val="FF0000"/>
                <w:sz w:val="26"/>
                <w:szCs w:val="26"/>
              </w:rPr>
              <w:t xml:space="preserve">US EPA Compendium Method IO-2.3 </w:t>
            </w:r>
          </w:p>
        </w:tc>
      </w:tr>
      <w:tr w:rsidR="005B239B" w:rsidRPr="005B239B" w14:paraId="2A5D0B40"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054170"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lastRenderedPageBreak/>
              <w:t>48.</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AC54A9"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PM2,5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55388B52"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40 CFR Part 50 method Appendix L; </w:t>
            </w:r>
          </w:p>
          <w:p w14:paraId="75459DE8"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AS/NZS 3580.9.7:2009; </w:t>
            </w:r>
          </w:p>
          <w:p w14:paraId="0AC7B450"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MASA 501 </w:t>
            </w:r>
          </w:p>
        </w:tc>
      </w:tr>
      <w:tr w:rsidR="005B239B" w:rsidRPr="005B239B" w14:paraId="27CD8DC9"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8553D7"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49.</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EE44C8"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Pb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ED1992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TCVN 5067:1995; </w:t>
            </w:r>
          </w:p>
          <w:p w14:paraId="39ED479B"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ASTM D4185-96; </w:t>
            </w:r>
          </w:p>
          <w:p w14:paraId="5EE0E85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7300; </w:t>
            </w:r>
          </w:p>
          <w:p w14:paraId="753F1691"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7301; </w:t>
            </w:r>
          </w:p>
          <w:p w14:paraId="1051B044"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7302; </w:t>
            </w:r>
          </w:p>
          <w:p w14:paraId="28E3D049"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7303; </w:t>
            </w:r>
          </w:p>
          <w:p w14:paraId="46BA411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7082; </w:t>
            </w:r>
          </w:p>
          <w:p w14:paraId="726098A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NIOSH method 7105 </w:t>
            </w:r>
          </w:p>
          <w:p w14:paraId="7ECE05F4"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IO-3.2</w:t>
            </w:r>
          </w:p>
          <w:p w14:paraId="40C74B11"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IO-3.3</w:t>
            </w:r>
          </w:p>
          <w:p w14:paraId="38979488"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US EPA Compendium Method IO-3.4</w:t>
            </w:r>
          </w:p>
          <w:p w14:paraId="2A29F894"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ISO 9855:1993</w:t>
            </w:r>
          </w:p>
          <w:p w14:paraId="27321112" w14:textId="77777777" w:rsidR="005B239B" w:rsidRPr="00A41921" w:rsidRDefault="005B239B" w:rsidP="003450F4">
            <w:pPr>
              <w:pStyle w:val="ListParagraph"/>
              <w:numPr>
                <w:ilvl w:val="0"/>
                <w:numId w:val="3"/>
              </w:numPr>
              <w:spacing w:after="0" w:line="259" w:lineRule="auto"/>
              <w:rPr>
                <w:rFonts w:ascii="Times New Roman" w:eastAsia="Times New Roman" w:hAnsi="Times New Roman" w:cs="Times New Roman"/>
                <w:color w:val="FF0000"/>
                <w:sz w:val="26"/>
                <w:szCs w:val="26"/>
              </w:rPr>
            </w:pPr>
            <w:r w:rsidRPr="00A41921">
              <w:rPr>
                <w:rFonts w:ascii="Times New Roman" w:hAnsi="Times New Roman" w:cs="Times New Roman"/>
                <w:color w:val="FF0000"/>
                <w:sz w:val="26"/>
                <w:szCs w:val="26"/>
              </w:rPr>
              <w:t>ISO 8518:2001</w:t>
            </w:r>
          </w:p>
          <w:p w14:paraId="46C5A812" w14:textId="77777777" w:rsidR="005B239B" w:rsidRPr="005B239B" w:rsidRDefault="005B239B" w:rsidP="00A41921">
            <w:pPr>
              <w:spacing w:after="0" w:line="259" w:lineRule="auto"/>
              <w:ind w:left="14"/>
              <w:rPr>
                <w:rFonts w:ascii="Times New Roman" w:hAnsi="Times New Roman" w:cs="Times New Roman"/>
                <w:sz w:val="26"/>
                <w:szCs w:val="26"/>
              </w:rPr>
            </w:pPr>
          </w:p>
        </w:tc>
      </w:tr>
      <w:tr w:rsidR="005B239B" w:rsidRPr="005B239B" w14:paraId="476C8F1D"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C52A4B"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50.</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0DF443A9"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Tổng polyclobiphenyl (PCB)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6ED457A6"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US EPA method TO-9A </w:t>
            </w:r>
          </w:p>
          <w:p w14:paraId="6333706A" w14:textId="77777777" w:rsidR="005B239B" w:rsidRPr="005B239B" w:rsidRDefault="005B239B" w:rsidP="00A41921">
            <w:pPr>
              <w:spacing w:after="0" w:line="259" w:lineRule="auto"/>
              <w:ind w:left="720" w:firstLine="60"/>
              <w:rPr>
                <w:rFonts w:ascii="Times New Roman" w:hAnsi="Times New Roman" w:cs="Times New Roman"/>
                <w:sz w:val="26"/>
                <w:szCs w:val="26"/>
              </w:rPr>
            </w:pPr>
          </w:p>
        </w:tc>
      </w:tr>
      <w:tr w:rsidR="005B239B" w:rsidRPr="005B239B" w14:paraId="2296ED93"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BB2800"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51.</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68FA4105" w14:textId="77777777" w:rsidR="005B239B" w:rsidRPr="00652822" w:rsidRDefault="005B239B" w:rsidP="005B239B">
            <w:pPr>
              <w:spacing w:after="0" w:line="259" w:lineRule="auto"/>
              <w:rPr>
                <w:rFonts w:ascii="Times New Roman" w:hAnsi="Times New Roman" w:cs="Times New Roman"/>
                <w:sz w:val="26"/>
                <w:szCs w:val="26"/>
                <w:lang w:val="nl-NL"/>
              </w:rPr>
            </w:pPr>
            <w:r w:rsidRPr="00652822">
              <w:rPr>
                <w:rFonts w:ascii="Times New Roman" w:hAnsi="Times New Roman" w:cs="Times New Roman"/>
                <w:sz w:val="26"/>
                <w:szCs w:val="26"/>
                <w:lang w:val="nl-NL"/>
              </w:rPr>
              <w:t xml:space="preserve">Tổng dioxin/furan (PCDD/PCDF)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639D3F6C"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US EPA method TO-9A </w:t>
            </w:r>
          </w:p>
        </w:tc>
      </w:tr>
      <w:tr w:rsidR="005B239B" w:rsidRPr="005B239B" w14:paraId="2859B0BA"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4E3FE"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52.</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094B349C" w14:textId="77777777" w:rsidR="005B239B" w:rsidRPr="005B239B" w:rsidRDefault="005B239B" w:rsidP="005B239B">
            <w:pPr>
              <w:spacing w:after="0" w:line="259" w:lineRule="auto"/>
              <w:rPr>
                <w:rFonts w:ascii="Times New Roman" w:hAnsi="Times New Roman" w:cs="Times New Roman"/>
                <w:sz w:val="26"/>
                <w:szCs w:val="26"/>
              </w:rPr>
            </w:pPr>
            <w:r w:rsidRPr="005B239B">
              <w:rPr>
                <w:rFonts w:ascii="Times New Roman" w:hAnsi="Times New Roman" w:cs="Times New Roman"/>
                <w:sz w:val="26"/>
                <w:szCs w:val="26"/>
              </w:rPr>
              <w:t xml:space="preserve">Các hợp chất polyclobiphenyl tương tự dioxin( dl-PCB)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52DF407"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US EPA method TO-9A </w:t>
            </w:r>
          </w:p>
          <w:p w14:paraId="6EF78296" w14:textId="77777777" w:rsidR="005B239B" w:rsidRPr="005B239B" w:rsidRDefault="005B239B" w:rsidP="00A41921">
            <w:pPr>
              <w:spacing w:after="0" w:line="259" w:lineRule="auto"/>
              <w:ind w:left="720" w:firstLine="60"/>
              <w:rPr>
                <w:rFonts w:ascii="Times New Roman" w:hAnsi="Times New Roman" w:cs="Times New Roman"/>
                <w:sz w:val="26"/>
                <w:szCs w:val="26"/>
              </w:rPr>
            </w:pPr>
          </w:p>
        </w:tc>
      </w:tr>
      <w:tr w:rsidR="005B239B" w:rsidRPr="005B239B" w14:paraId="6FD07BDD" w14:textId="77777777" w:rsidTr="00AC2FA9">
        <w:trPr>
          <w:trHeight w:val="348"/>
        </w:trPr>
        <w:tc>
          <w:tcPr>
            <w:tcW w:w="88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DD8958" w14:textId="77777777" w:rsidR="005B239B" w:rsidRPr="005B239B" w:rsidRDefault="005B239B" w:rsidP="005B239B">
            <w:pPr>
              <w:spacing w:after="0" w:line="259" w:lineRule="auto"/>
              <w:ind w:right="204"/>
              <w:jc w:val="right"/>
              <w:rPr>
                <w:rFonts w:ascii="Times New Roman" w:hAnsi="Times New Roman" w:cs="Times New Roman"/>
                <w:sz w:val="26"/>
                <w:szCs w:val="26"/>
              </w:rPr>
            </w:pPr>
            <w:r w:rsidRPr="005B239B">
              <w:rPr>
                <w:rFonts w:ascii="Times New Roman" w:hAnsi="Times New Roman" w:cs="Times New Roman"/>
                <w:sz w:val="26"/>
                <w:szCs w:val="26"/>
              </w:rPr>
              <w:t>53.</w:t>
            </w:r>
            <w:r w:rsidRPr="005B239B">
              <w:rPr>
                <w:rFonts w:ascii="Times New Roman" w:eastAsia="Arial" w:hAnsi="Times New Roman" w:cs="Times New Roman"/>
                <w:sz w:val="26"/>
                <w:szCs w:val="26"/>
              </w:rPr>
              <w:t xml:space="preserve"> </w:t>
            </w:r>
            <w:r w:rsidRPr="005B239B">
              <w:rPr>
                <w:rFonts w:ascii="Times New Roman" w:hAnsi="Times New Roman" w:cs="Times New Roman"/>
                <w:sz w:val="26"/>
                <w:szCs w:val="26"/>
              </w:rPr>
              <w:t xml:space="preserve"> </w:t>
            </w:r>
          </w:p>
        </w:tc>
        <w:tc>
          <w:tcPr>
            <w:tcW w:w="2623" w:type="dxa"/>
            <w:tcBorders>
              <w:top w:val="single" w:sz="4" w:space="0" w:color="000000"/>
              <w:left w:val="single" w:sz="4" w:space="0" w:color="000000"/>
              <w:bottom w:val="single" w:sz="4" w:space="0" w:color="000000"/>
              <w:right w:val="single" w:sz="4" w:space="0" w:color="000000"/>
            </w:tcBorders>
            <w:shd w:val="clear" w:color="auto" w:fill="auto"/>
          </w:tcPr>
          <w:p w14:paraId="34EAAA2B" w14:textId="77777777" w:rsidR="005B239B" w:rsidRPr="005B239B" w:rsidRDefault="005B239B" w:rsidP="005B239B">
            <w:pPr>
              <w:spacing w:after="0" w:line="259" w:lineRule="auto"/>
              <w:ind w:right="65"/>
              <w:rPr>
                <w:rFonts w:ascii="Times New Roman" w:hAnsi="Times New Roman" w:cs="Times New Roman"/>
                <w:sz w:val="26"/>
                <w:szCs w:val="26"/>
              </w:rPr>
            </w:pPr>
            <w:r w:rsidRPr="005B239B">
              <w:rPr>
                <w:rFonts w:ascii="Times New Roman" w:hAnsi="Times New Roman" w:cs="Times New Roman"/>
                <w:sz w:val="26"/>
                <w:szCs w:val="26"/>
              </w:rPr>
              <w:t xml:space="preserve">Các thông số khí tượng (hướng gió, tốc độ gió, nhiệt độ, độ ẩm tương đối, áp suất) </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298F0C1D" w14:textId="77777777" w:rsidR="005B239B" w:rsidRPr="00A41921" w:rsidRDefault="005B239B" w:rsidP="003450F4">
            <w:pPr>
              <w:pStyle w:val="ListParagraph"/>
              <w:numPr>
                <w:ilvl w:val="0"/>
                <w:numId w:val="3"/>
              </w:numPr>
              <w:spacing w:after="0" w:line="259" w:lineRule="auto"/>
              <w:rPr>
                <w:rFonts w:ascii="Times New Roman" w:hAnsi="Times New Roman" w:cs="Times New Roman"/>
                <w:sz w:val="26"/>
                <w:szCs w:val="26"/>
              </w:rPr>
            </w:pPr>
            <w:r w:rsidRPr="00A41921">
              <w:rPr>
                <w:rFonts w:ascii="Times New Roman" w:hAnsi="Times New Roman" w:cs="Times New Roman"/>
                <w:sz w:val="26"/>
                <w:szCs w:val="26"/>
              </w:rPr>
              <w:t xml:space="preserve">QCVN 46:2012/BTNMT </w:t>
            </w:r>
          </w:p>
        </w:tc>
      </w:tr>
    </w:tbl>
    <w:p w14:paraId="2C2CCA7E" w14:textId="77777777" w:rsidR="00A41921" w:rsidRDefault="00A41921" w:rsidP="000756B5">
      <w:pPr>
        <w:spacing w:before="60" w:after="60" w:line="295" w:lineRule="auto"/>
        <w:jc w:val="both"/>
        <w:rPr>
          <w:rFonts w:ascii="Times New Roman" w:hAnsi="Times New Roman" w:cs="Times New Roman"/>
          <w:sz w:val="28"/>
          <w:szCs w:val="28"/>
        </w:rPr>
      </w:pPr>
    </w:p>
    <w:p w14:paraId="4D610B54" w14:textId="77777777" w:rsidR="00AC2FA9" w:rsidRDefault="00AC2FA9">
      <w:pPr>
        <w:rPr>
          <w:rFonts w:ascii="Times New Roman" w:hAnsi="Times New Roman" w:cs="Times New Roman"/>
          <w:sz w:val="28"/>
          <w:szCs w:val="28"/>
        </w:rPr>
      </w:pPr>
      <w:r>
        <w:rPr>
          <w:rFonts w:ascii="Times New Roman" w:hAnsi="Times New Roman" w:cs="Times New Roman"/>
          <w:sz w:val="28"/>
          <w:szCs w:val="28"/>
        </w:rPr>
        <w:br w:type="page"/>
      </w:r>
    </w:p>
    <w:p w14:paraId="1EFC8144" w14:textId="77777777" w:rsidR="00AC2FA9" w:rsidRDefault="00AC2FA9" w:rsidP="00AC2FA9">
      <w:pPr>
        <w:ind w:firstLine="720"/>
        <w:rPr>
          <w:rFonts w:ascii="Times New Roman" w:hAnsi="Times New Roman" w:cs="Times New Roman"/>
          <w:sz w:val="28"/>
          <w:szCs w:val="28"/>
        </w:rPr>
      </w:pPr>
      <w:r w:rsidRPr="00AC2FA9">
        <w:rPr>
          <w:rFonts w:ascii="Times New Roman" w:hAnsi="Times New Roman" w:cs="Times New Roman"/>
          <w:sz w:val="28"/>
          <w:szCs w:val="28"/>
        </w:rPr>
        <w:lastRenderedPageBreak/>
        <w:t xml:space="preserve">b) Phân tích trong phòng thí nghiệm: lựa chọn phương pháp quy định tại quy chuẩn kỹ thuật quốc gia hiện hành tương ứng hoặc trong Bảng 2 dưới đây </w:t>
      </w:r>
    </w:p>
    <w:tbl>
      <w:tblPr>
        <w:tblW w:w="8442" w:type="dxa"/>
        <w:jc w:val="center"/>
        <w:tblCellMar>
          <w:top w:w="57" w:type="dxa"/>
          <w:left w:w="110" w:type="dxa"/>
          <w:right w:w="58" w:type="dxa"/>
        </w:tblCellMar>
        <w:tblLook w:val="04A0" w:firstRow="1" w:lastRow="0" w:firstColumn="1" w:lastColumn="0" w:noHBand="0" w:noVBand="1"/>
      </w:tblPr>
      <w:tblGrid>
        <w:gridCol w:w="880"/>
        <w:gridCol w:w="2601"/>
        <w:gridCol w:w="4961"/>
      </w:tblGrid>
      <w:tr w:rsidR="009D4460" w:rsidRPr="009D4460" w14:paraId="4E41E62E" w14:textId="77777777" w:rsidTr="00B46CF4">
        <w:trPr>
          <w:trHeight w:val="583"/>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F7C8D2" w14:textId="77777777" w:rsidR="009D4460" w:rsidRPr="009D4460" w:rsidRDefault="00A41921" w:rsidP="00DC05BB">
            <w:pPr>
              <w:spacing w:after="0" w:line="259" w:lineRule="auto"/>
              <w:ind w:left="91"/>
              <w:rPr>
                <w:rFonts w:ascii="Times New Roman" w:hAnsi="Times New Roman" w:cs="Times New Roman"/>
                <w:sz w:val="26"/>
                <w:szCs w:val="26"/>
              </w:rPr>
            </w:pPr>
            <w:r w:rsidRPr="009D4460">
              <w:rPr>
                <w:rFonts w:ascii="Times New Roman" w:hAnsi="Times New Roman" w:cs="Times New Roman"/>
                <w:sz w:val="26"/>
                <w:szCs w:val="26"/>
              </w:rPr>
              <w:br w:type="page"/>
            </w:r>
            <w:r w:rsidR="009D4460" w:rsidRPr="009D4460">
              <w:rPr>
                <w:rFonts w:ascii="Times New Roman" w:hAnsi="Times New Roman" w:cs="Times New Roman"/>
                <w:b/>
                <w:sz w:val="26"/>
                <w:szCs w:val="26"/>
              </w:rPr>
              <w:t xml:space="preserve">STT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E00631" w14:textId="77777777" w:rsidR="009D4460" w:rsidRPr="009D4460" w:rsidRDefault="009D4460" w:rsidP="00DC05BB">
            <w:pPr>
              <w:spacing w:after="0" w:line="259" w:lineRule="auto"/>
              <w:ind w:right="48"/>
              <w:jc w:val="center"/>
              <w:rPr>
                <w:rFonts w:ascii="Times New Roman" w:hAnsi="Times New Roman" w:cs="Times New Roman"/>
                <w:sz w:val="26"/>
                <w:szCs w:val="26"/>
              </w:rPr>
            </w:pPr>
            <w:r w:rsidRPr="009D4460">
              <w:rPr>
                <w:rFonts w:ascii="Times New Roman" w:hAnsi="Times New Roman" w:cs="Times New Roman"/>
                <w:b/>
                <w:sz w:val="26"/>
                <w:szCs w:val="26"/>
              </w:rPr>
              <w:t xml:space="preserve">Thông số  </w:t>
            </w:r>
          </w:p>
        </w:tc>
        <w:tc>
          <w:tcPr>
            <w:tcW w:w="496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5A60D7" w14:textId="77777777" w:rsidR="009D4460" w:rsidRPr="009D4460" w:rsidRDefault="009D4460" w:rsidP="00DC05BB">
            <w:pPr>
              <w:spacing w:after="0" w:line="259" w:lineRule="auto"/>
              <w:ind w:right="54"/>
              <w:jc w:val="center"/>
              <w:rPr>
                <w:rFonts w:ascii="Times New Roman" w:hAnsi="Times New Roman" w:cs="Times New Roman"/>
                <w:sz w:val="26"/>
                <w:szCs w:val="26"/>
              </w:rPr>
            </w:pPr>
            <w:r w:rsidRPr="009D4460">
              <w:rPr>
                <w:rFonts w:ascii="Times New Roman" w:hAnsi="Times New Roman" w:cs="Times New Roman"/>
                <w:b/>
                <w:sz w:val="26"/>
                <w:szCs w:val="26"/>
              </w:rPr>
              <w:t xml:space="preserve">Số hiệu tiêu chuẩn, phương pháp </w:t>
            </w:r>
          </w:p>
        </w:tc>
      </w:tr>
      <w:tr w:rsidR="009D4460" w:rsidRPr="009D4460" w14:paraId="43D12F6F" w14:textId="77777777" w:rsidTr="00B46CF4">
        <w:trPr>
          <w:trHeight w:val="1481"/>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2856E4"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1.</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9A3D0D"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SO2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F24D57F"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TCVN 5971:1995; </w:t>
            </w:r>
          </w:p>
          <w:p w14:paraId="631F1E56"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TCVN 7726:2007; </w:t>
            </w:r>
          </w:p>
          <w:p w14:paraId="3BDBA1BC"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MASA 704A; </w:t>
            </w:r>
          </w:p>
          <w:p w14:paraId="73D870A0"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MASA 704B </w:t>
            </w:r>
          </w:p>
          <w:p w14:paraId="5165A754"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color w:val="FF0000"/>
                <w:sz w:val="26"/>
                <w:szCs w:val="26"/>
              </w:rPr>
              <w:t>NIOSH</w:t>
            </w:r>
            <w:r w:rsidRPr="009D4460">
              <w:rPr>
                <w:rFonts w:ascii="Times New Roman" w:hAnsi="Times New Roman" w:cs="Times New Roman"/>
                <w:color w:val="FF0000"/>
                <w:sz w:val="26"/>
                <w:szCs w:val="26"/>
                <w:lang w:val="vi-VN"/>
              </w:rPr>
              <w:t xml:space="preserve"> 6004</w:t>
            </w:r>
          </w:p>
        </w:tc>
      </w:tr>
      <w:tr w:rsidR="009D4460" w:rsidRPr="009D4460" w14:paraId="3F3FF99B" w14:textId="77777777" w:rsidTr="00B46CF4">
        <w:trPr>
          <w:trHeight w:val="1481"/>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15A112"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2.</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D11106"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CO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A86D2B8"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TCVN 5972:1995; </w:t>
            </w:r>
          </w:p>
          <w:p w14:paraId="314EB7E2" w14:textId="77777777" w:rsidR="009D4460" w:rsidRPr="009D4460" w:rsidRDefault="009D4460" w:rsidP="003450F4">
            <w:pPr>
              <w:pStyle w:val="ListParagraph"/>
              <w:numPr>
                <w:ilvl w:val="0"/>
                <w:numId w:val="32"/>
              </w:numPr>
              <w:spacing w:after="19" w:line="259" w:lineRule="auto"/>
              <w:rPr>
                <w:rFonts w:ascii="Times New Roman" w:hAnsi="Times New Roman" w:cs="Times New Roman"/>
                <w:sz w:val="26"/>
                <w:szCs w:val="26"/>
              </w:rPr>
            </w:pPr>
            <w:r w:rsidRPr="009D4460">
              <w:rPr>
                <w:rFonts w:ascii="Times New Roman" w:hAnsi="Times New Roman" w:cs="Times New Roman"/>
                <w:sz w:val="26"/>
                <w:szCs w:val="26"/>
              </w:rPr>
              <w:t>TCVN 7725:2007;</w:t>
            </w:r>
          </w:p>
          <w:p w14:paraId="33F1272E" w14:textId="77777777" w:rsidR="009D4460" w:rsidRPr="009D4460" w:rsidRDefault="009D4460" w:rsidP="003450F4">
            <w:pPr>
              <w:pStyle w:val="ListParagraph"/>
              <w:numPr>
                <w:ilvl w:val="0"/>
                <w:numId w:val="32"/>
              </w:numPr>
              <w:spacing w:after="19" w:line="259" w:lineRule="auto"/>
              <w:rPr>
                <w:rFonts w:ascii="Times New Roman" w:hAnsi="Times New Roman" w:cs="Times New Roman"/>
                <w:sz w:val="26"/>
                <w:szCs w:val="26"/>
              </w:rPr>
            </w:pPr>
            <w:r w:rsidRPr="009D4460">
              <w:rPr>
                <w:rFonts w:ascii="Times New Roman" w:hAnsi="Times New Roman" w:cs="Times New Roman"/>
                <w:color w:val="FF0000"/>
                <w:sz w:val="26"/>
                <w:szCs w:val="26"/>
              </w:rPr>
              <w:t>TCVN</w:t>
            </w:r>
            <w:r w:rsidRPr="009D4460">
              <w:rPr>
                <w:rFonts w:ascii="Times New Roman" w:hAnsi="Times New Roman" w:cs="Times New Roman"/>
                <w:color w:val="FF0000"/>
                <w:sz w:val="26"/>
                <w:szCs w:val="26"/>
                <w:lang w:val="vi-VN"/>
              </w:rPr>
              <w:t xml:space="preserve"> 7242:</w:t>
            </w:r>
          </w:p>
          <w:p w14:paraId="4578CD87"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IS 5182-10 (1999) (Không áp dụng mục 3); </w:t>
            </w:r>
          </w:p>
          <w:p w14:paraId="46718843"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MASA 128</w:t>
            </w:r>
          </w:p>
          <w:p w14:paraId="0C85527A" w14:textId="77777777" w:rsidR="009D4460" w:rsidRPr="009D4460" w:rsidRDefault="009D4460" w:rsidP="003450F4">
            <w:pPr>
              <w:numPr>
                <w:ilvl w:val="0"/>
                <w:numId w:val="32"/>
              </w:numPr>
              <w:spacing w:after="0" w:line="259" w:lineRule="auto"/>
              <w:rPr>
                <w:rFonts w:ascii="Times New Roman" w:hAnsi="Times New Roman" w:cs="Times New Roman"/>
                <w:color w:val="FF0000"/>
                <w:sz w:val="26"/>
                <w:szCs w:val="26"/>
                <w:highlight w:val="yellow"/>
                <w:lang w:val="vi-VN"/>
              </w:rPr>
            </w:pPr>
            <w:r w:rsidRPr="009D4460">
              <w:rPr>
                <w:rFonts w:ascii="Times New Roman" w:hAnsi="Times New Roman" w:cs="Times New Roman"/>
                <w:color w:val="FF0000"/>
                <w:sz w:val="26"/>
                <w:szCs w:val="26"/>
                <w:highlight w:val="yellow"/>
                <w:lang w:val="vi-VN"/>
              </w:rPr>
              <w:t>OSHA</w:t>
            </w:r>
            <w:r w:rsidRPr="009D4460">
              <w:rPr>
                <w:rFonts w:ascii="Times New Roman" w:hAnsi="Times New Roman" w:cs="Times New Roman"/>
                <w:color w:val="FF0000"/>
                <w:sz w:val="26"/>
                <w:szCs w:val="26"/>
                <w:highlight w:val="yellow"/>
                <w:shd w:val="clear" w:color="auto" w:fill="FFFFFF"/>
                <w:lang w:val="vi-VN"/>
              </w:rPr>
              <w:t xml:space="preserve"> </w:t>
            </w:r>
            <w:r w:rsidRPr="009D4460">
              <w:rPr>
                <w:rFonts w:ascii="Times New Roman" w:hAnsi="Times New Roman" w:cs="Times New Roman"/>
                <w:color w:val="FF0000"/>
                <w:sz w:val="26"/>
                <w:szCs w:val="26"/>
                <w:highlight w:val="yellow"/>
                <w:shd w:val="clear" w:color="auto" w:fill="FFFFFF"/>
              </w:rPr>
              <w:t>ID-209</w:t>
            </w:r>
            <w:r w:rsidRPr="009D4460">
              <w:rPr>
                <w:rFonts w:ascii="Times New Roman" w:hAnsi="Times New Roman" w:cs="Times New Roman"/>
                <w:color w:val="FF0000"/>
                <w:sz w:val="26"/>
                <w:szCs w:val="26"/>
                <w:highlight w:val="yellow"/>
                <w:shd w:val="clear" w:color="auto" w:fill="FFFFFF"/>
                <w:lang w:val="vi-VN"/>
              </w:rPr>
              <w:t xml:space="preserve">: </w:t>
            </w:r>
          </w:p>
          <w:p w14:paraId="71B9C784" w14:textId="77777777" w:rsidR="009D4460" w:rsidRPr="009D4460" w:rsidRDefault="009D4460" w:rsidP="003450F4">
            <w:pPr>
              <w:numPr>
                <w:ilvl w:val="0"/>
                <w:numId w:val="32"/>
              </w:numPr>
              <w:spacing w:after="0" w:line="259" w:lineRule="auto"/>
              <w:rPr>
                <w:rFonts w:ascii="Times New Roman" w:hAnsi="Times New Roman" w:cs="Times New Roman"/>
                <w:color w:val="FF0000"/>
                <w:sz w:val="26"/>
                <w:szCs w:val="26"/>
                <w:highlight w:val="yellow"/>
                <w:lang w:val="vi-VN"/>
              </w:rPr>
            </w:pPr>
            <w:r w:rsidRPr="009D4460">
              <w:rPr>
                <w:rFonts w:ascii="Times New Roman" w:hAnsi="Times New Roman" w:cs="Times New Roman"/>
                <w:color w:val="FF0000"/>
                <w:sz w:val="26"/>
                <w:szCs w:val="26"/>
                <w:highlight w:val="yellow"/>
                <w:lang w:val="vi-VN"/>
              </w:rPr>
              <w:t>OSHA ID 210</w:t>
            </w:r>
            <w:r w:rsidRPr="009D4460">
              <w:rPr>
                <w:rFonts w:ascii="Times New Roman" w:hAnsi="Times New Roman" w:cs="Times New Roman"/>
                <w:color w:val="FF0000"/>
                <w:sz w:val="26"/>
                <w:szCs w:val="26"/>
                <w:highlight w:val="yellow"/>
                <w:shd w:val="clear" w:color="auto" w:fill="FFFFFF"/>
                <w:lang w:val="vi-VN"/>
              </w:rPr>
              <w:t xml:space="preserve"> (sắc ký)</w:t>
            </w:r>
          </w:p>
          <w:p w14:paraId="7F2811CE" w14:textId="77777777" w:rsidR="009D4460" w:rsidRPr="009D4460" w:rsidRDefault="009D4460" w:rsidP="003450F4">
            <w:pPr>
              <w:pStyle w:val="ListParagraph"/>
              <w:numPr>
                <w:ilvl w:val="0"/>
                <w:numId w:val="32"/>
              </w:numPr>
              <w:spacing w:after="0" w:line="259" w:lineRule="auto"/>
              <w:rPr>
                <w:rFonts w:ascii="Times New Roman" w:hAnsi="Times New Roman" w:cs="Times New Roman"/>
                <w:sz w:val="26"/>
                <w:szCs w:val="26"/>
              </w:rPr>
            </w:pPr>
            <w:r w:rsidRPr="009D4460">
              <w:rPr>
                <w:rFonts w:ascii="Times New Roman" w:hAnsi="Times New Roman" w:cs="Times New Roman"/>
                <w:color w:val="FF0000"/>
                <w:sz w:val="26"/>
                <w:szCs w:val="26"/>
                <w:highlight w:val="yellow"/>
                <w:lang w:val="vi-VN"/>
              </w:rPr>
              <w:t>ASTM D 3162</w:t>
            </w:r>
          </w:p>
        </w:tc>
      </w:tr>
      <w:tr w:rsidR="009D4460" w:rsidRPr="009D4460" w14:paraId="0CCA5C07" w14:textId="77777777" w:rsidTr="00B46CF4">
        <w:trPr>
          <w:trHeight w:val="766"/>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578D32"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3.</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D0817D"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NO</w:t>
            </w:r>
            <w:r w:rsidRPr="009D4460">
              <w:rPr>
                <w:rFonts w:ascii="Times New Roman" w:hAnsi="Times New Roman" w:cs="Times New Roman"/>
                <w:sz w:val="26"/>
                <w:szCs w:val="26"/>
                <w:vertAlign w:val="subscript"/>
              </w:rPr>
              <w:t>2</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3049FCE" w14:textId="77777777" w:rsidR="009D4460" w:rsidRPr="009D4460" w:rsidRDefault="009D4460" w:rsidP="003450F4">
            <w:pPr>
              <w:numPr>
                <w:ilvl w:val="0"/>
                <w:numId w:val="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TCVN 6137:2009; </w:t>
            </w:r>
          </w:p>
          <w:p w14:paraId="2373845E" w14:textId="77777777" w:rsidR="009D4460" w:rsidRPr="009D4460" w:rsidRDefault="009D4460" w:rsidP="003450F4">
            <w:pPr>
              <w:numPr>
                <w:ilvl w:val="0"/>
                <w:numId w:val="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406 </w:t>
            </w:r>
          </w:p>
          <w:p w14:paraId="21A9DE85" w14:textId="77777777" w:rsidR="009D4460" w:rsidRPr="009D4460" w:rsidRDefault="009D4460" w:rsidP="003450F4">
            <w:pPr>
              <w:numPr>
                <w:ilvl w:val="0"/>
                <w:numId w:val="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ASTM D1607</w:t>
            </w:r>
          </w:p>
        </w:tc>
      </w:tr>
      <w:tr w:rsidR="009D4460" w:rsidRPr="009D4460" w14:paraId="2642A4C6" w14:textId="77777777" w:rsidTr="00B46CF4">
        <w:trPr>
          <w:trHeight w:val="1124"/>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392580"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4.</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6078BE"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O3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904D150" w14:textId="77777777" w:rsidR="009D4460" w:rsidRPr="009D4460" w:rsidRDefault="009D4460" w:rsidP="003450F4">
            <w:pPr>
              <w:numPr>
                <w:ilvl w:val="0"/>
                <w:numId w:val="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TCVN 6157:1996; </w:t>
            </w:r>
          </w:p>
          <w:p w14:paraId="58DEBE0E" w14:textId="77777777" w:rsidR="009D4460" w:rsidRPr="009D4460" w:rsidRDefault="009D4460" w:rsidP="003450F4">
            <w:pPr>
              <w:numPr>
                <w:ilvl w:val="0"/>
                <w:numId w:val="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TCVN 7171:2002; </w:t>
            </w:r>
          </w:p>
          <w:p w14:paraId="742E10AD" w14:textId="77777777" w:rsidR="009D4460" w:rsidRPr="009D4460" w:rsidRDefault="009D4460" w:rsidP="003450F4">
            <w:pPr>
              <w:numPr>
                <w:ilvl w:val="0"/>
                <w:numId w:val="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411 </w:t>
            </w:r>
          </w:p>
        </w:tc>
      </w:tr>
      <w:tr w:rsidR="009D4460" w:rsidRPr="009D4460" w14:paraId="36BC9DF6"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65B8175E"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5.</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2657060"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H</w:t>
            </w:r>
            <w:r w:rsidRPr="009D4460">
              <w:rPr>
                <w:rFonts w:ascii="Times New Roman" w:hAnsi="Times New Roman" w:cs="Times New Roman"/>
                <w:sz w:val="26"/>
                <w:szCs w:val="26"/>
                <w:vertAlign w:val="subscript"/>
              </w:rPr>
              <w:t>2</w:t>
            </w:r>
            <w:r w:rsidRPr="009D4460">
              <w:rPr>
                <w:rFonts w:ascii="Times New Roman" w:hAnsi="Times New Roman" w:cs="Times New Roman"/>
                <w:sz w:val="26"/>
                <w:szCs w:val="26"/>
              </w:rPr>
              <w:t xml:space="preserve">S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6894FD0C" w14:textId="77777777" w:rsidR="009D4460" w:rsidRPr="009D4460" w:rsidRDefault="009D4460" w:rsidP="003450F4">
            <w:pPr>
              <w:numPr>
                <w:ilvl w:val="0"/>
                <w:numId w:val="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701 </w:t>
            </w:r>
          </w:p>
        </w:tc>
      </w:tr>
      <w:tr w:rsidR="009D4460" w:rsidRPr="009D4460" w14:paraId="5DFE4B91" w14:textId="77777777" w:rsidTr="00B46CF4">
        <w:trPr>
          <w:trHeight w:val="766"/>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04AFB8"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6.</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D61F61"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NH</w:t>
            </w:r>
            <w:r w:rsidRPr="009D4460">
              <w:rPr>
                <w:rFonts w:ascii="Times New Roman" w:hAnsi="Times New Roman" w:cs="Times New Roman"/>
                <w:sz w:val="26"/>
                <w:szCs w:val="26"/>
                <w:vertAlign w:val="subscript"/>
              </w:rPr>
              <w:t>3</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2C7E97B1" w14:textId="77777777" w:rsidR="009D4460" w:rsidRPr="009D4460" w:rsidRDefault="009D4460" w:rsidP="003450F4">
            <w:pPr>
              <w:numPr>
                <w:ilvl w:val="0"/>
                <w:numId w:val="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TCVN 5293:1995; </w:t>
            </w:r>
          </w:p>
          <w:p w14:paraId="0F8E37C5" w14:textId="77777777" w:rsidR="009D4460" w:rsidRPr="009D4460" w:rsidRDefault="009D4460" w:rsidP="003450F4">
            <w:pPr>
              <w:numPr>
                <w:ilvl w:val="0"/>
                <w:numId w:val="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401 </w:t>
            </w:r>
          </w:p>
        </w:tc>
      </w:tr>
      <w:tr w:rsidR="009D4460" w:rsidRPr="009D4460" w14:paraId="6234C888" w14:textId="77777777" w:rsidTr="00B46CF4">
        <w:trPr>
          <w:trHeight w:val="1481"/>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A5F30E"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7.</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6A6A2E"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Benzen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3978378F" w14:textId="77777777" w:rsidR="009D4460" w:rsidRPr="009D4460" w:rsidRDefault="009D4460" w:rsidP="003450F4">
            <w:pPr>
              <w:numPr>
                <w:ilvl w:val="0"/>
                <w:numId w:val="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 3686-95; </w:t>
            </w:r>
          </w:p>
          <w:p w14:paraId="53F8426A" w14:textId="77777777" w:rsidR="009D4460" w:rsidRPr="009D4460" w:rsidRDefault="009D4460" w:rsidP="003450F4">
            <w:pPr>
              <w:numPr>
                <w:ilvl w:val="0"/>
                <w:numId w:val="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ISO 16017-1:2000; </w:t>
            </w:r>
          </w:p>
          <w:p w14:paraId="7618B1B3" w14:textId="77777777" w:rsidR="009D4460" w:rsidRPr="009D4460" w:rsidRDefault="009D4460" w:rsidP="003450F4">
            <w:pPr>
              <w:numPr>
                <w:ilvl w:val="0"/>
                <w:numId w:val="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MASA834; </w:t>
            </w:r>
          </w:p>
          <w:p w14:paraId="2C660E06" w14:textId="77777777" w:rsidR="009D4460" w:rsidRPr="009D4460" w:rsidRDefault="009D4460" w:rsidP="003450F4">
            <w:pPr>
              <w:numPr>
                <w:ilvl w:val="0"/>
                <w:numId w:val="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1501 </w:t>
            </w:r>
          </w:p>
        </w:tc>
      </w:tr>
      <w:tr w:rsidR="009D4460" w:rsidRPr="009D4460" w14:paraId="3ECBB0A8" w14:textId="77777777" w:rsidTr="00B46CF4">
        <w:trPr>
          <w:trHeight w:val="1479"/>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FDE6C5"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lastRenderedPageBreak/>
              <w:t>8.</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8AD37B"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Toluen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8DFED33" w14:textId="77777777" w:rsidR="009D4460" w:rsidRPr="009D4460" w:rsidRDefault="009D4460" w:rsidP="003450F4">
            <w:pPr>
              <w:numPr>
                <w:ilvl w:val="0"/>
                <w:numId w:val="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 3686-95; </w:t>
            </w:r>
          </w:p>
          <w:p w14:paraId="219B9D5D" w14:textId="77777777" w:rsidR="009D4460" w:rsidRPr="009D4460" w:rsidRDefault="009D4460" w:rsidP="003450F4">
            <w:pPr>
              <w:numPr>
                <w:ilvl w:val="0"/>
                <w:numId w:val="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ISO 16017-1:2000; </w:t>
            </w:r>
          </w:p>
          <w:p w14:paraId="69F0B879" w14:textId="77777777" w:rsidR="009D4460" w:rsidRPr="009D4460" w:rsidRDefault="009D4460" w:rsidP="003450F4">
            <w:pPr>
              <w:numPr>
                <w:ilvl w:val="0"/>
                <w:numId w:val="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834; </w:t>
            </w:r>
          </w:p>
          <w:p w14:paraId="52E1E2EE" w14:textId="77777777" w:rsidR="009D4460" w:rsidRPr="009D4460" w:rsidRDefault="009D4460" w:rsidP="003450F4">
            <w:pPr>
              <w:numPr>
                <w:ilvl w:val="0"/>
                <w:numId w:val="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1501 </w:t>
            </w:r>
          </w:p>
        </w:tc>
      </w:tr>
      <w:tr w:rsidR="009D4460" w:rsidRPr="009D4460" w14:paraId="27FE6B09" w14:textId="77777777" w:rsidTr="00B46CF4">
        <w:trPr>
          <w:trHeight w:val="1481"/>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4501F6" w14:textId="77777777" w:rsidR="009D4460" w:rsidRPr="009D4460" w:rsidRDefault="009D4460" w:rsidP="00DC05BB">
            <w:pPr>
              <w:spacing w:after="0" w:line="259" w:lineRule="auto"/>
              <w:ind w:right="286"/>
              <w:jc w:val="right"/>
              <w:rPr>
                <w:rFonts w:ascii="Times New Roman" w:hAnsi="Times New Roman" w:cs="Times New Roman"/>
                <w:sz w:val="26"/>
                <w:szCs w:val="26"/>
              </w:rPr>
            </w:pPr>
            <w:r w:rsidRPr="009D4460">
              <w:rPr>
                <w:rFonts w:ascii="Times New Roman" w:hAnsi="Times New Roman" w:cs="Times New Roman"/>
                <w:sz w:val="26"/>
                <w:szCs w:val="26"/>
              </w:rPr>
              <w:t>9.</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69078C"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Xylen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61533CC8" w14:textId="77777777" w:rsidR="009D4460" w:rsidRPr="009D4460" w:rsidRDefault="009D4460" w:rsidP="003450F4">
            <w:pPr>
              <w:numPr>
                <w:ilvl w:val="0"/>
                <w:numId w:val="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 3686-95; </w:t>
            </w:r>
          </w:p>
          <w:p w14:paraId="514FA3F7" w14:textId="77777777" w:rsidR="009D4460" w:rsidRPr="009D4460" w:rsidRDefault="009D4460" w:rsidP="003450F4">
            <w:pPr>
              <w:numPr>
                <w:ilvl w:val="0"/>
                <w:numId w:val="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ISO 16017-1:2000; </w:t>
            </w:r>
          </w:p>
          <w:p w14:paraId="7752165D" w14:textId="77777777" w:rsidR="009D4460" w:rsidRPr="009D4460" w:rsidRDefault="009D4460" w:rsidP="003450F4">
            <w:pPr>
              <w:numPr>
                <w:ilvl w:val="0"/>
                <w:numId w:val="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834; </w:t>
            </w:r>
          </w:p>
          <w:p w14:paraId="2330F39C" w14:textId="77777777" w:rsidR="009D4460" w:rsidRPr="009D4460" w:rsidRDefault="009D4460" w:rsidP="003450F4">
            <w:pPr>
              <w:numPr>
                <w:ilvl w:val="0"/>
                <w:numId w:val="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1501; </w:t>
            </w:r>
          </w:p>
        </w:tc>
      </w:tr>
      <w:tr w:rsidR="009D4460" w:rsidRPr="009D4460" w14:paraId="3D49A76D" w14:textId="77777777" w:rsidTr="00B46CF4">
        <w:trPr>
          <w:trHeight w:val="766"/>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5CF70F"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10.</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7EDC88"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Styren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8DF1E53"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ISO 16017-1:2000; </w:t>
            </w:r>
          </w:p>
          <w:p w14:paraId="229B5CF3"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1501 </w:t>
            </w:r>
          </w:p>
        </w:tc>
      </w:tr>
      <w:tr w:rsidR="009D4460" w:rsidRPr="009D4460" w14:paraId="31379263"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4DA8CF92"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11.</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02FFF1C"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Acetonitril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2C5AC4AB"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1606 </w:t>
            </w:r>
          </w:p>
        </w:tc>
      </w:tr>
      <w:tr w:rsidR="009D4460" w:rsidRPr="009D4460" w14:paraId="7851B6BE"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3BF7B7A2"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12.</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294C8943"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Benzidin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83A86C9"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5509 </w:t>
            </w:r>
          </w:p>
        </w:tc>
      </w:tr>
      <w:tr w:rsidR="009D4460" w:rsidRPr="009D4460" w14:paraId="0D680080"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71DC7C40"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13.</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32978C60"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Naphtalen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AF112B7"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OSHA method 35 </w:t>
            </w:r>
          </w:p>
        </w:tc>
      </w:tr>
      <w:tr w:rsidR="009D4460" w:rsidRPr="009D4460" w14:paraId="66BBF250"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69E7F874"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14.</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03335EB3"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Acetaldehyde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64C4A35C"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2538 </w:t>
            </w:r>
          </w:p>
        </w:tc>
      </w:tr>
      <w:tr w:rsidR="009D4460" w:rsidRPr="009D4460" w14:paraId="0A94B019"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534BDB80"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15.</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2030A1AE"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Anilin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04B7646F"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2002 </w:t>
            </w:r>
          </w:p>
        </w:tc>
      </w:tr>
      <w:tr w:rsidR="009D4460" w:rsidRPr="009D4460" w14:paraId="18EB150F"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05346449"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16.</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5F7F6A6"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Cloroform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4BE05A3" w14:textId="77777777" w:rsidR="009D4460" w:rsidRPr="009D4460" w:rsidRDefault="009D4460" w:rsidP="003450F4">
            <w:pPr>
              <w:numPr>
                <w:ilvl w:val="0"/>
                <w:numId w:val="1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1003 </w:t>
            </w:r>
          </w:p>
        </w:tc>
      </w:tr>
      <w:tr w:rsidR="009D4460" w:rsidRPr="009D4460" w14:paraId="0A5E9B4F"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3A7EF"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17.</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E3A3D"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Formaldehyt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52D1BC3" w14:textId="77777777" w:rsidR="009D4460" w:rsidRPr="009D4460" w:rsidRDefault="009D4460" w:rsidP="003450F4">
            <w:pPr>
              <w:numPr>
                <w:ilvl w:val="0"/>
                <w:numId w:val="11"/>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2541; </w:t>
            </w:r>
          </w:p>
          <w:p w14:paraId="5E8EED5E" w14:textId="77777777" w:rsidR="009D4460" w:rsidRPr="009D4460" w:rsidRDefault="009D4460" w:rsidP="003450F4">
            <w:pPr>
              <w:numPr>
                <w:ilvl w:val="0"/>
                <w:numId w:val="11"/>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3500; </w:t>
            </w:r>
          </w:p>
          <w:p w14:paraId="2C350DC9" w14:textId="77777777" w:rsidR="009D4460" w:rsidRPr="009D4460" w:rsidRDefault="009D4460" w:rsidP="003450F4">
            <w:pPr>
              <w:numPr>
                <w:ilvl w:val="0"/>
                <w:numId w:val="11"/>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OSHA method 52 </w:t>
            </w:r>
          </w:p>
        </w:tc>
      </w:tr>
      <w:tr w:rsidR="009D4460" w:rsidRPr="009D4460" w14:paraId="20EF82D7"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78DD85"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18.</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9D71D85"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Tetracloetylen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0C9447DE" w14:textId="77777777" w:rsidR="009D4460" w:rsidRPr="009D4460" w:rsidRDefault="009D4460" w:rsidP="003450F4">
            <w:pPr>
              <w:numPr>
                <w:ilvl w:val="0"/>
                <w:numId w:val="12"/>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US.EPA method TO-17; </w:t>
            </w:r>
          </w:p>
          <w:p w14:paraId="2F95CD3E" w14:textId="77777777" w:rsidR="009D4460" w:rsidRPr="009D4460" w:rsidRDefault="009D4460" w:rsidP="003450F4">
            <w:pPr>
              <w:numPr>
                <w:ilvl w:val="0"/>
                <w:numId w:val="12"/>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1003 </w:t>
            </w:r>
          </w:p>
        </w:tc>
      </w:tr>
      <w:tr w:rsidR="009D4460" w:rsidRPr="009D4460" w14:paraId="478E6B39"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7B383E"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19.</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295699"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Vinyl clorua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2DEC0EA3" w14:textId="77777777" w:rsidR="009D4460" w:rsidRPr="009D4460" w:rsidRDefault="009D4460" w:rsidP="003450F4">
            <w:pPr>
              <w:numPr>
                <w:ilvl w:val="0"/>
                <w:numId w:val="13"/>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USEPA method TO-17; </w:t>
            </w:r>
          </w:p>
          <w:p w14:paraId="53FA6200" w14:textId="77777777" w:rsidR="009D4460" w:rsidRPr="009D4460" w:rsidRDefault="009D4460" w:rsidP="003450F4">
            <w:pPr>
              <w:numPr>
                <w:ilvl w:val="0"/>
                <w:numId w:val="13"/>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1007 </w:t>
            </w:r>
          </w:p>
        </w:tc>
      </w:tr>
      <w:tr w:rsidR="009D4460" w:rsidRPr="009D4460" w14:paraId="50D738C1"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43FA6"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20.</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FAAA42"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Phenol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9626F7C" w14:textId="77777777" w:rsidR="009D4460" w:rsidRPr="009D4460" w:rsidRDefault="009D4460" w:rsidP="003450F4">
            <w:pPr>
              <w:numPr>
                <w:ilvl w:val="0"/>
                <w:numId w:val="1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3502; </w:t>
            </w:r>
          </w:p>
          <w:p w14:paraId="705BA2CA" w14:textId="77777777" w:rsidR="009D4460" w:rsidRPr="009D4460" w:rsidRDefault="009D4460" w:rsidP="003450F4">
            <w:pPr>
              <w:numPr>
                <w:ilvl w:val="0"/>
                <w:numId w:val="14"/>
              </w:numPr>
              <w:spacing w:after="0" w:line="259" w:lineRule="auto"/>
              <w:ind w:hanging="262"/>
              <w:rPr>
                <w:rFonts w:ascii="Times New Roman" w:hAnsi="Times New Roman" w:cs="Times New Roman"/>
                <w:strike/>
                <w:sz w:val="26"/>
                <w:szCs w:val="26"/>
              </w:rPr>
            </w:pPr>
            <w:r w:rsidRPr="009D4460">
              <w:rPr>
                <w:rFonts w:ascii="Times New Roman" w:hAnsi="Times New Roman" w:cs="Times New Roman"/>
                <w:strike/>
                <w:sz w:val="26"/>
                <w:szCs w:val="26"/>
              </w:rPr>
              <w:t xml:space="preserve">NIOSH method 1501; </w:t>
            </w:r>
          </w:p>
          <w:p w14:paraId="068108D0" w14:textId="77777777" w:rsidR="009D4460" w:rsidRPr="009D4460" w:rsidRDefault="009D4460" w:rsidP="003450F4">
            <w:pPr>
              <w:numPr>
                <w:ilvl w:val="0"/>
                <w:numId w:val="1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OSHA method 32;</w:t>
            </w:r>
          </w:p>
          <w:p w14:paraId="1F3BB68E" w14:textId="77777777" w:rsidR="009D4460" w:rsidRPr="009D4460" w:rsidRDefault="009D4460" w:rsidP="003450F4">
            <w:pPr>
              <w:numPr>
                <w:ilvl w:val="0"/>
                <w:numId w:val="14"/>
              </w:numPr>
              <w:spacing w:after="0" w:line="259" w:lineRule="auto"/>
              <w:ind w:hanging="262"/>
              <w:rPr>
                <w:rFonts w:ascii="Times New Roman" w:hAnsi="Times New Roman" w:cs="Times New Roman"/>
                <w:sz w:val="26"/>
                <w:szCs w:val="26"/>
              </w:rPr>
            </w:pPr>
            <w:r w:rsidRPr="009D4460">
              <w:rPr>
                <w:rFonts w:ascii="Times New Roman" w:eastAsia="Segoe UI Symbol" w:hAnsi="Times New Roman" w:cs="Times New Roman"/>
                <w:color w:val="FF0000"/>
                <w:sz w:val="26"/>
                <w:szCs w:val="26"/>
              </w:rPr>
              <w:t>NIOSH 2546</w:t>
            </w:r>
            <w:r w:rsidRPr="009D4460">
              <w:rPr>
                <w:rFonts w:ascii="Times New Roman" w:hAnsi="Times New Roman" w:cs="Times New Roman"/>
                <w:color w:val="FF0000"/>
                <w:sz w:val="26"/>
                <w:szCs w:val="26"/>
              </w:rPr>
              <w:t xml:space="preserve"> </w:t>
            </w:r>
          </w:p>
        </w:tc>
      </w:tr>
      <w:tr w:rsidR="009D4460" w:rsidRPr="009D4460" w14:paraId="64BE763D"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A935C7"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21.</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10230"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CH</w:t>
            </w:r>
            <w:r w:rsidRPr="009D4460">
              <w:rPr>
                <w:rFonts w:ascii="Times New Roman" w:hAnsi="Times New Roman" w:cs="Times New Roman"/>
                <w:sz w:val="26"/>
                <w:szCs w:val="26"/>
                <w:vertAlign w:val="subscript"/>
              </w:rPr>
              <w:t>4</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13DBEAF"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101; </w:t>
            </w:r>
          </w:p>
          <w:p w14:paraId="48C911D8"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1945 </w:t>
            </w:r>
          </w:p>
        </w:tc>
      </w:tr>
      <w:tr w:rsidR="009D4460" w:rsidRPr="009D4460" w14:paraId="37481DC2"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CAFC24"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22.</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B37E630"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Mercaptan (tính theo Methyl mercaptan)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2A86BC0B" w14:textId="77777777" w:rsidR="009D4460" w:rsidRPr="009D4460" w:rsidRDefault="009D4460" w:rsidP="003450F4">
            <w:pPr>
              <w:numPr>
                <w:ilvl w:val="0"/>
                <w:numId w:val="1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D2913 - 96(2007); </w:t>
            </w:r>
          </w:p>
          <w:p w14:paraId="0DE8CE89" w14:textId="77777777" w:rsidR="009D4460" w:rsidRPr="009D4460" w:rsidRDefault="009D4460" w:rsidP="003450F4">
            <w:pPr>
              <w:numPr>
                <w:ilvl w:val="0"/>
                <w:numId w:val="1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118 </w:t>
            </w:r>
          </w:p>
        </w:tc>
      </w:tr>
      <w:tr w:rsidR="009D4460" w:rsidRPr="009D4460" w14:paraId="43673AD4"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64AA79F6"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23.</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B15AE13"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Acrylonitril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09C41BB2"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1604 </w:t>
            </w:r>
          </w:p>
        </w:tc>
      </w:tr>
      <w:tr w:rsidR="009D4460" w:rsidRPr="009D4460" w14:paraId="0C0C84A8"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6A48B593"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lastRenderedPageBreak/>
              <w:t>24.</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026AAB16"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Acrolein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13226EF"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2501 </w:t>
            </w:r>
          </w:p>
        </w:tc>
      </w:tr>
      <w:tr w:rsidR="009D4460" w:rsidRPr="009D4460" w14:paraId="6E5A00C6"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5749E5BD"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25.</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8FF7327"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Hydrocacb</w:t>
            </w:r>
            <w:r w:rsidRPr="009D4460">
              <w:rPr>
                <w:rFonts w:ascii="Times New Roman" w:hAnsi="Times New Roman" w:cs="Times New Roman"/>
                <w:sz w:val="26"/>
                <w:szCs w:val="26"/>
                <w:lang w:val="vi-VN"/>
              </w:rPr>
              <w:t>o</w:t>
            </w:r>
            <w:r w:rsidRPr="009D4460">
              <w:rPr>
                <w:rFonts w:ascii="Times New Roman" w:hAnsi="Times New Roman" w:cs="Times New Roman"/>
                <w:sz w:val="26"/>
                <w:szCs w:val="26"/>
              </w:rPr>
              <w:t xml:space="preserve">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0AF183CD"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1500 </w:t>
            </w:r>
          </w:p>
        </w:tc>
      </w:tr>
      <w:tr w:rsidR="009D4460" w:rsidRPr="009D4460" w14:paraId="3CEE8046"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0DDC99B4"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26.</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30145E9"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n-octan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2E3EC56"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1500 </w:t>
            </w:r>
          </w:p>
        </w:tc>
      </w:tr>
      <w:tr w:rsidR="009D4460" w:rsidRPr="009D4460" w14:paraId="2EAC9077"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24BBDFE3"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27.</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688D4DD"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Xyanua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A5B1479"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MASA 808;</w:t>
            </w:r>
          </w:p>
          <w:p w14:paraId="732D5F43"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color w:val="FF0000"/>
                <w:sz w:val="26"/>
                <w:szCs w:val="26"/>
              </w:rPr>
              <w:t>OSHA Method ID-120</w:t>
            </w:r>
          </w:p>
        </w:tc>
      </w:tr>
      <w:tr w:rsidR="009D4460" w:rsidRPr="009D4460" w14:paraId="5F5FD2A6"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2D2EFA47"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28.</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E442F7C"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PAHs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8DEA302"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NIOSH method 5515</w:t>
            </w:r>
          </w:p>
          <w:p w14:paraId="30203A0D"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eastAsia="Segoe UI Symbol" w:hAnsi="Times New Roman" w:cs="Times New Roman"/>
                <w:color w:val="FF0000"/>
                <w:sz w:val="26"/>
                <w:szCs w:val="26"/>
              </w:rPr>
              <w:t>ASTM D6209 - 13</w:t>
            </w:r>
          </w:p>
        </w:tc>
      </w:tr>
      <w:tr w:rsidR="009D4460" w:rsidRPr="009D4460" w14:paraId="0C44EE56"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7A21008B"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29.</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F1ED752"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Cylohexan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3D374453"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1500 </w:t>
            </w:r>
          </w:p>
        </w:tc>
      </w:tr>
      <w:tr w:rsidR="009D4460" w:rsidRPr="009D4460" w14:paraId="0C4908F3"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4B7805F9"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30.</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68A0C27"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n-heptan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09012730" w14:textId="77777777" w:rsidR="009D4460" w:rsidRPr="009D4460" w:rsidRDefault="009D4460" w:rsidP="003450F4">
            <w:pPr>
              <w:numPr>
                <w:ilvl w:val="0"/>
                <w:numId w:val="1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1500 </w:t>
            </w:r>
          </w:p>
        </w:tc>
      </w:tr>
      <w:tr w:rsidR="009D4460" w:rsidRPr="009D4460" w14:paraId="52953A56"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E901B4"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31.</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F355C5"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Cl</w:t>
            </w:r>
            <w:r w:rsidRPr="009D4460">
              <w:rPr>
                <w:rFonts w:ascii="Times New Roman" w:hAnsi="Times New Roman" w:cs="Times New Roman"/>
                <w:sz w:val="26"/>
                <w:szCs w:val="26"/>
                <w:vertAlign w:val="subscript"/>
              </w:rPr>
              <w:t>2</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0B2E3851" w14:textId="77777777" w:rsidR="009D4460" w:rsidRPr="009D4460" w:rsidRDefault="009D4460" w:rsidP="003450F4">
            <w:pPr>
              <w:numPr>
                <w:ilvl w:val="0"/>
                <w:numId w:val="1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TCVN 4877-89; </w:t>
            </w:r>
          </w:p>
          <w:p w14:paraId="0733356D" w14:textId="77777777" w:rsidR="009D4460" w:rsidRPr="009D4460" w:rsidRDefault="009D4460" w:rsidP="003450F4">
            <w:pPr>
              <w:numPr>
                <w:ilvl w:val="0"/>
                <w:numId w:val="1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202 </w:t>
            </w:r>
          </w:p>
        </w:tc>
      </w:tr>
      <w:tr w:rsidR="009D4460" w:rsidRPr="009D4460" w14:paraId="65D4E0D4"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EBE7BC"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32.</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25DFC1"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HF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205BB64" w14:textId="77777777" w:rsidR="009D4460" w:rsidRPr="009D4460" w:rsidRDefault="009D4460" w:rsidP="003450F4">
            <w:pPr>
              <w:numPr>
                <w:ilvl w:val="0"/>
                <w:numId w:val="1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809; </w:t>
            </w:r>
          </w:p>
          <w:p w14:paraId="40F2C1B9" w14:textId="77777777" w:rsidR="009D4460" w:rsidRPr="009D4460" w:rsidRDefault="009D4460" w:rsidP="003450F4">
            <w:pPr>
              <w:numPr>
                <w:ilvl w:val="0"/>
                <w:numId w:val="1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205; </w:t>
            </w:r>
          </w:p>
          <w:p w14:paraId="3BFE9A3E" w14:textId="77777777" w:rsidR="009D4460" w:rsidRPr="009D4460" w:rsidRDefault="009D4460" w:rsidP="003450F4">
            <w:pPr>
              <w:numPr>
                <w:ilvl w:val="0"/>
                <w:numId w:val="1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MASA 203F; </w:t>
            </w:r>
          </w:p>
          <w:p w14:paraId="317013AB" w14:textId="77777777" w:rsidR="009D4460" w:rsidRPr="009D4460" w:rsidRDefault="009D4460" w:rsidP="003450F4">
            <w:pPr>
              <w:numPr>
                <w:ilvl w:val="0"/>
                <w:numId w:val="1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NIOSH method 7906;</w:t>
            </w:r>
          </w:p>
          <w:p w14:paraId="33AF441D" w14:textId="77777777" w:rsidR="009D4460" w:rsidRPr="009D4460" w:rsidRDefault="009D4460" w:rsidP="003450F4">
            <w:pPr>
              <w:numPr>
                <w:ilvl w:val="0"/>
                <w:numId w:val="18"/>
              </w:numPr>
              <w:spacing w:after="0" w:line="259" w:lineRule="auto"/>
              <w:ind w:hanging="262"/>
              <w:rPr>
                <w:rFonts w:ascii="Times New Roman" w:hAnsi="Times New Roman" w:cs="Times New Roman"/>
                <w:sz w:val="26"/>
                <w:szCs w:val="26"/>
              </w:rPr>
            </w:pPr>
            <w:r w:rsidRPr="009D4460">
              <w:rPr>
                <w:rFonts w:ascii="Times New Roman" w:eastAsia="Segoe UI Symbol" w:hAnsi="Times New Roman" w:cs="Times New Roman"/>
                <w:color w:val="FF0000"/>
                <w:sz w:val="26"/>
                <w:szCs w:val="26"/>
                <w:lang w:val="vi-VN"/>
              </w:rPr>
              <w:t>NIOSH 7903</w:t>
            </w:r>
          </w:p>
        </w:tc>
      </w:tr>
      <w:tr w:rsidR="009D4460" w:rsidRPr="009D4460" w14:paraId="045464CF"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C20C1E"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33.</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957B257"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HCN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4618C79" w14:textId="77777777" w:rsidR="009D4460" w:rsidRPr="009D4460" w:rsidRDefault="009D4460" w:rsidP="003450F4">
            <w:pPr>
              <w:numPr>
                <w:ilvl w:val="0"/>
                <w:numId w:val="1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6017; </w:t>
            </w:r>
          </w:p>
          <w:p w14:paraId="7D56C1C4" w14:textId="77777777" w:rsidR="009D4460" w:rsidRPr="009D4460" w:rsidRDefault="009D4460" w:rsidP="003450F4">
            <w:pPr>
              <w:numPr>
                <w:ilvl w:val="0"/>
                <w:numId w:val="1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6010 </w:t>
            </w:r>
          </w:p>
        </w:tc>
      </w:tr>
      <w:tr w:rsidR="009D4460" w:rsidRPr="009D4460" w14:paraId="4BCB2DC2"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34ABFC31"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34.</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4F6B6F9"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H</w:t>
            </w:r>
            <w:r w:rsidRPr="009D4460">
              <w:rPr>
                <w:rFonts w:ascii="Times New Roman" w:hAnsi="Times New Roman" w:cs="Times New Roman"/>
                <w:sz w:val="26"/>
                <w:szCs w:val="26"/>
                <w:vertAlign w:val="subscript"/>
              </w:rPr>
              <w:t>3</w:t>
            </w:r>
            <w:r w:rsidRPr="009D4460">
              <w:rPr>
                <w:rFonts w:ascii="Times New Roman" w:hAnsi="Times New Roman" w:cs="Times New Roman"/>
                <w:sz w:val="26"/>
                <w:szCs w:val="26"/>
              </w:rPr>
              <w:t>PO</w:t>
            </w:r>
            <w:r w:rsidRPr="009D4460">
              <w:rPr>
                <w:rFonts w:ascii="Times New Roman" w:hAnsi="Times New Roman" w:cs="Times New Roman"/>
                <w:sz w:val="26"/>
                <w:szCs w:val="26"/>
                <w:vertAlign w:val="subscript"/>
              </w:rPr>
              <w:t>4</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7D639C3" w14:textId="77777777" w:rsidR="009D4460" w:rsidRPr="009D4460" w:rsidRDefault="009D4460" w:rsidP="003450F4">
            <w:pPr>
              <w:numPr>
                <w:ilvl w:val="0"/>
                <w:numId w:val="1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NIOSH method 7908;</w:t>
            </w:r>
          </w:p>
          <w:p w14:paraId="0072B660" w14:textId="77777777" w:rsidR="009D4460" w:rsidRPr="009D4460" w:rsidRDefault="009D4460" w:rsidP="003450F4">
            <w:pPr>
              <w:numPr>
                <w:ilvl w:val="0"/>
                <w:numId w:val="19"/>
              </w:numPr>
              <w:spacing w:after="0" w:line="259" w:lineRule="auto"/>
              <w:ind w:hanging="262"/>
              <w:rPr>
                <w:rFonts w:ascii="Times New Roman" w:hAnsi="Times New Roman" w:cs="Times New Roman"/>
                <w:sz w:val="26"/>
                <w:szCs w:val="26"/>
              </w:rPr>
            </w:pPr>
            <w:r w:rsidRPr="009D4460">
              <w:rPr>
                <w:rFonts w:ascii="Times New Roman" w:eastAsia="Segoe UI Symbol" w:hAnsi="Times New Roman" w:cs="Times New Roman"/>
                <w:color w:val="FF0000"/>
                <w:sz w:val="26"/>
                <w:szCs w:val="26"/>
                <w:lang w:val="vi-VN"/>
              </w:rPr>
              <w:t>NIOSH 7903</w:t>
            </w:r>
          </w:p>
        </w:tc>
      </w:tr>
      <w:tr w:rsidR="009D4460" w:rsidRPr="009D4460" w14:paraId="478E7395"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A73DC0"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35.</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F8BEA0"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H</w:t>
            </w:r>
            <w:r w:rsidRPr="009D4460">
              <w:rPr>
                <w:rFonts w:ascii="Times New Roman" w:hAnsi="Times New Roman" w:cs="Times New Roman"/>
                <w:sz w:val="26"/>
                <w:szCs w:val="26"/>
                <w:vertAlign w:val="subscript"/>
              </w:rPr>
              <w:t>2</w:t>
            </w:r>
            <w:r w:rsidRPr="009D4460">
              <w:rPr>
                <w:rFonts w:ascii="Times New Roman" w:hAnsi="Times New Roman" w:cs="Times New Roman"/>
                <w:sz w:val="26"/>
                <w:szCs w:val="26"/>
              </w:rPr>
              <w:t>SO</w:t>
            </w:r>
            <w:r w:rsidRPr="009D4460">
              <w:rPr>
                <w:rFonts w:ascii="Times New Roman" w:hAnsi="Times New Roman" w:cs="Times New Roman"/>
                <w:sz w:val="26"/>
                <w:szCs w:val="26"/>
                <w:vertAlign w:val="subscript"/>
              </w:rPr>
              <w:t>4</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FB5CBBA" w14:textId="77777777" w:rsidR="009D4460" w:rsidRPr="009D4460" w:rsidRDefault="009D4460" w:rsidP="003450F4">
            <w:pPr>
              <w:numPr>
                <w:ilvl w:val="0"/>
                <w:numId w:val="2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7908; </w:t>
            </w:r>
          </w:p>
          <w:p w14:paraId="0C5582FA" w14:textId="77777777" w:rsidR="009D4460" w:rsidRPr="009D4460" w:rsidRDefault="009D4460" w:rsidP="003450F4">
            <w:pPr>
              <w:numPr>
                <w:ilvl w:val="0"/>
                <w:numId w:val="20"/>
              </w:numPr>
              <w:spacing w:after="0" w:line="259" w:lineRule="auto"/>
              <w:ind w:hanging="262"/>
              <w:rPr>
                <w:rFonts w:ascii="Times New Roman" w:hAnsi="Times New Roman" w:cs="Times New Roman"/>
                <w:sz w:val="26"/>
                <w:szCs w:val="26"/>
              </w:rPr>
            </w:pPr>
            <w:r w:rsidRPr="009D4460">
              <w:rPr>
                <w:rFonts w:ascii="Times New Roman" w:hAnsi="Times New Roman" w:cs="Times New Roman"/>
                <w:color w:val="FF0000"/>
                <w:sz w:val="26"/>
                <w:szCs w:val="26"/>
              </w:rPr>
              <w:t xml:space="preserve">NIOSH method 7903 </w:t>
            </w:r>
          </w:p>
        </w:tc>
      </w:tr>
      <w:tr w:rsidR="009D4460" w:rsidRPr="009D4460" w14:paraId="56FBF047"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3EF4EEE6"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36.</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557DCA3D"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HBr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5C47A73" w14:textId="77777777" w:rsidR="009D4460" w:rsidRPr="009D4460" w:rsidRDefault="009D4460" w:rsidP="003450F4">
            <w:pPr>
              <w:numPr>
                <w:ilvl w:val="0"/>
                <w:numId w:val="2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7907 </w:t>
            </w:r>
          </w:p>
          <w:p w14:paraId="6D9A6404" w14:textId="77777777" w:rsidR="009D4460" w:rsidRPr="009D4460" w:rsidRDefault="009D4460" w:rsidP="003450F4">
            <w:pPr>
              <w:numPr>
                <w:ilvl w:val="0"/>
                <w:numId w:val="20"/>
              </w:numPr>
              <w:spacing w:after="0" w:line="259" w:lineRule="auto"/>
              <w:ind w:hanging="262"/>
              <w:rPr>
                <w:rFonts w:ascii="Times New Roman" w:hAnsi="Times New Roman" w:cs="Times New Roman"/>
                <w:sz w:val="26"/>
                <w:szCs w:val="26"/>
              </w:rPr>
            </w:pPr>
            <w:r w:rsidRPr="009D4460">
              <w:rPr>
                <w:rFonts w:ascii="Times New Roman" w:eastAsia="Segoe UI Symbol" w:hAnsi="Times New Roman" w:cs="Times New Roman"/>
                <w:color w:val="FF0000"/>
                <w:sz w:val="26"/>
                <w:szCs w:val="26"/>
                <w:lang w:val="vi-VN"/>
              </w:rPr>
              <w:t>NIOSH 7903</w:t>
            </w:r>
          </w:p>
        </w:tc>
      </w:tr>
      <w:tr w:rsidR="009D4460" w:rsidRPr="009D4460" w14:paraId="0A8B2E01"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1A3DB354"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37.</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4C1567B2"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HNO</w:t>
            </w:r>
            <w:r w:rsidRPr="009D4460">
              <w:rPr>
                <w:rFonts w:ascii="Times New Roman" w:hAnsi="Times New Roman" w:cs="Times New Roman"/>
                <w:sz w:val="26"/>
                <w:szCs w:val="26"/>
                <w:vertAlign w:val="subscript"/>
              </w:rPr>
              <w:t>3</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6C37EAC2" w14:textId="77777777" w:rsidR="009D4460" w:rsidRPr="009D4460" w:rsidRDefault="009D4460" w:rsidP="003450F4">
            <w:pPr>
              <w:numPr>
                <w:ilvl w:val="0"/>
                <w:numId w:val="2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7907 </w:t>
            </w:r>
          </w:p>
          <w:p w14:paraId="3835FF2D" w14:textId="77777777" w:rsidR="009D4460" w:rsidRPr="009D4460" w:rsidRDefault="009D4460" w:rsidP="003450F4">
            <w:pPr>
              <w:numPr>
                <w:ilvl w:val="0"/>
                <w:numId w:val="20"/>
              </w:numPr>
              <w:spacing w:after="0" w:line="259" w:lineRule="auto"/>
              <w:ind w:hanging="262"/>
              <w:rPr>
                <w:rFonts w:ascii="Times New Roman" w:hAnsi="Times New Roman" w:cs="Times New Roman"/>
                <w:sz w:val="26"/>
                <w:szCs w:val="26"/>
              </w:rPr>
            </w:pPr>
            <w:r w:rsidRPr="009D4460">
              <w:rPr>
                <w:rFonts w:ascii="Times New Roman" w:eastAsia="Segoe UI Symbol" w:hAnsi="Times New Roman" w:cs="Times New Roman"/>
                <w:color w:val="FF0000"/>
                <w:sz w:val="26"/>
                <w:szCs w:val="26"/>
                <w:lang w:val="vi-VN"/>
              </w:rPr>
              <w:t>NIOSH 7903</w:t>
            </w:r>
          </w:p>
        </w:tc>
      </w:tr>
      <w:tr w:rsidR="009D4460" w:rsidRPr="009D4460" w14:paraId="040B00EA"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87088E0"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38.</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3FA8CE"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HCl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53BBFDB" w14:textId="77777777" w:rsidR="009D4460" w:rsidRPr="009D4460" w:rsidRDefault="009D4460" w:rsidP="003450F4">
            <w:pPr>
              <w:numPr>
                <w:ilvl w:val="0"/>
                <w:numId w:val="21"/>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7903; </w:t>
            </w:r>
          </w:p>
          <w:p w14:paraId="303BDFF2" w14:textId="77777777" w:rsidR="009D4460" w:rsidRPr="009D4460" w:rsidRDefault="009D4460" w:rsidP="003450F4">
            <w:pPr>
              <w:numPr>
                <w:ilvl w:val="0"/>
                <w:numId w:val="21"/>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7907 </w:t>
            </w:r>
          </w:p>
        </w:tc>
      </w:tr>
      <w:tr w:rsidR="009D4460" w:rsidRPr="009D4460" w14:paraId="3070C512"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52EB4C0"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39.</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D8F5E0"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Ni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2D5D8132" w14:textId="77777777" w:rsidR="009D4460" w:rsidRPr="009D4460" w:rsidRDefault="009D4460" w:rsidP="003450F4">
            <w:pPr>
              <w:numPr>
                <w:ilvl w:val="0"/>
                <w:numId w:val="22"/>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D4185-96; </w:t>
            </w:r>
          </w:p>
          <w:p w14:paraId="77322770" w14:textId="77777777" w:rsidR="009D4460" w:rsidRPr="009D4460" w:rsidRDefault="009D4460" w:rsidP="003450F4">
            <w:pPr>
              <w:numPr>
                <w:ilvl w:val="0"/>
                <w:numId w:val="22"/>
              </w:numPr>
              <w:spacing w:after="0" w:line="259" w:lineRule="auto"/>
              <w:ind w:hanging="262"/>
              <w:rPr>
                <w:rFonts w:ascii="Times New Roman" w:hAnsi="Times New Roman" w:cs="Times New Roman"/>
                <w:strike/>
                <w:sz w:val="26"/>
                <w:szCs w:val="26"/>
              </w:rPr>
            </w:pPr>
            <w:r w:rsidRPr="009D4460">
              <w:rPr>
                <w:rFonts w:ascii="Times New Roman" w:hAnsi="Times New Roman" w:cs="Times New Roman"/>
                <w:strike/>
                <w:sz w:val="26"/>
                <w:szCs w:val="26"/>
              </w:rPr>
              <w:t xml:space="preserve">NIOSH 7 method 300 </w:t>
            </w:r>
          </w:p>
          <w:p w14:paraId="5A1FF071" w14:textId="77777777" w:rsidR="009D4460" w:rsidRPr="009D4460" w:rsidRDefault="009D4460" w:rsidP="003450F4">
            <w:pPr>
              <w:numPr>
                <w:ilvl w:val="0"/>
                <w:numId w:val="22"/>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OSHA method ID 121</w:t>
            </w:r>
          </w:p>
          <w:p w14:paraId="16580987" w14:textId="77777777" w:rsidR="009D4460" w:rsidRPr="009D4460" w:rsidRDefault="009D4460" w:rsidP="003450F4">
            <w:pPr>
              <w:numPr>
                <w:ilvl w:val="0"/>
                <w:numId w:val="22"/>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 xml:space="preserve">US EPA Compendium Method IO-3.2; </w:t>
            </w:r>
          </w:p>
          <w:p w14:paraId="4A7237CA" w14:textId="77777777" w:rsidR="009D4460" w:rsidRPr="009D4460" w:rsidRDefault="009D4460" w:rsidP="003450F4">
            <w:pPr>
              <w:numPr>
                <w:ilvl w:val="0"/>
                <w:numId w:val="22"/>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 xml:space="preserve">US EPA Compendium Method IO-3.3; </w:t>
            </w:r>
          </w:p>
          <w:p w14:paraId="1AD31F9F" w14:textId="77777777" w:rsidR="009D4460" w:rsidRPr="009D4460" w:rsidRDefault="009D4460" w:rsidP="003450F4">
            <w:pPr>
              <w:numPr>
                <w:ilvl w:val="0"/>
                <w:numId w:val="22"/>
              </w:numPr>
              <w:spacing w:after="0" w:line="259" w:lineRule="auto"/>
              <w:ind w:hanging="262"/>
              <w:rPr>
                <w:rFonts w:ascii="Times New Roman" w:hAnsi="Times New Roman" w:cs="Times New Roman"/>
                <w:sz w:val="26"/>
                <w:szCs w:val="26"/>
              </w:rPr>
            </w:pPr>
            <w:r w:rsidRPr="009D4460">
              <w:rPr>
                <w:rFonts w:ascii="Times New Roman" w:eastAsia="Times New Roman" w:hAnsi="Times New Roman" w:cs="Times New Roman"/>
                <w:color w:val="FF0000"/>
                <w:sz w:val="26"/>
                <w:szCs w:val="26"/>
              </w:rPr>
              <w:t>US EPA Compendium Method IO-3.4</w:t>
            </w:r>
          </w:p>
        </w:tc>
      </w:tr>
      <w:tr w:rsidR="009D4460" w:rsidRPr="009D4460" w14:paraId="7A87F76F"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14500C1"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lastRenderedPageBreak/>
              <w:t>40.</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3AD54F"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Hg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0F1638CE" w14:textId="77777777" w:rsidR="009D4460" w:rsidRPr="009D4460" w:rsidRDefault="009D4460" w:rsidP="003450F4">
            <w:pPr>
              <w:numPr>
                <w:ilvl w:val="0"/>
                <w:numId w:val="23"/>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ISO 6978-92; </w:t>
            </w:r>
          </w:p>
          <w:p w14:paraId="628DE91C" w14:textId="77777777" w:rsidR="009D4460" w:rsidRPr="009D4460" w:rsidRDefault="009D4460" w:rsidP="003450F4">
            <w:pPr>
              <w:numPr>
                <w:ilvl w:val="0"/>
                <w:numId w:val="23"/>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6009; </w:t>
            </w:r>
          </w:p>
          <w:p w14:paraId="7934D2CD" w14:textId="77777777" w:rsidR="009D4460" w:rsidRPr="009D4460" w:rsidRDefault="009D4460" w:rsidP="003450F4">
            <w:pPr>
              <w:numPr>
                <w:ilvl w:val="0"/>
                <w:numId w:val="23"/>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OSHA method ID 140 </w:t>
            </w:r>
          </w:p>
        </w:tc>
      </w:tr>
      <w:tr w:rsidR="009D4460" w:rsidRPr="009D4460" w14:paraId="48F01E8F"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C4BFE"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41.</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6C340E"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Mn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D15BC53"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D4185-96; </w:t>
            </w:r>
          </w:p>
          <w:p w14:paraId="55E6A1AE"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OSHA method ID 121; </w:t>
            </w:r>
          </w:p>
          <w:p w14:paraId="0BD56EC6"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NIOSH 7300</w:t>
            </w:r>
          </w:p>
          <w:p w14:paraId="16075E40"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IO-3.2</w:t>
            </w:r>
          </w:p>
          <w:p w14:paraId="33B77932"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IO-3.3</w:t>
            </w:r>
          </w:p>
          <w:p w14:paraId="20B132A1"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eastAsia="Times New Roman" w:hAnsi="Times New Roman" w:cs="Times New Roman"/>
                <w:color w:val="FF0000"/>
                <w:sz w:val="26"/>
                <w:szCs w:val="26"/>
              </w:rPr>
              <w:t>US EPA Compendium Method IO-3.4</w:t>
            </w:r>
          </w:p>
        </w:tc>
      </w:tr>
      <w:tr w:rsidR="009D4460" w:rsidRPr="009D4460" w14:paraId="6B9F160F"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3ED12625"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42.</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8B13D3E"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As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428771A1"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OSHA method ID 105 </w:t>
            </w:r>
          </w:p>
          <w:p w14:paraId="611EFBF0"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NIOSH 7300</w:t>
            </w:r>
          </w:p>
          <w:p w14:paraId="7CB406D7"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IO-3.2</w:t>
            </w:r>
          </w:p>
          <w:p w14:paraId="21777273"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IO-3.3</w:t>
            </w:r>
          </w:p>
          <w:p w14:paraId="7E6E617E"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eastAsia="Times New Roman" w:hAnsi="Times New Roman" w:cs="Times New Roman"/>
                <w:color w:val="FF0000"/>
                <w:sz w:val="26"/>
                <w:szCs w:val="26"/>
              </w:rPr>
              <w:t>US EPA Compendium Method IO-3.4</w:t>
            </w:r>
          </w:p>
        </w:tc>
      </w:tr>
      <w:tr w:rsidR="009D4460" w:rsidRPr="009D4460" w14:paraId="4DA31659"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1E1DE2"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43.</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6D3841"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Cd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813BE39" w14:textId="77777777" w:rsidR="009D4460" w:rsidRPr="009D4460" w:rsidRDefault="009D4460" w:rsidP="003450F4">
            <w:pPr>
              <w:numPr>
                <w:ilvl w:val="0"/>
                <w:numId w:val="2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D4185-96; </w:t>
            </w:r>
          </w:p>
          <w:p w14:paraId="28757BC8" w14:textId="77777777" w:rsidR="009D4460" w:rsidRPr="009D4460" w:rsidRDefault="009D4460" w:rsidP="003450F4">
            <w:pPr>
              <w:numPr>
                <w:ilvl w:val="0"/>
                <w:numId w:val="25"/>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7048 </w:t>
            </w:r>
          </w:p>
          <w:p w14:paraId="3E1A70DD"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NIOSH 7300</w:t>
            </w:r>
          </w:p>
          <w:p w14:paraId="17689386"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IO-3.2</w:t>
            </w:r>
          </w:p>
          <w:p w14:paraId="21F028DD"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IO-3.3</w:t>
            </w:r>
          </w:p>
          <w:p w14:paraId="155C6E12"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IO-3.4</w:t>
            </w:r>
          </w:p>
          <w:p w14:paraId="15F75C78"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eastAsia="Times New Roman" w:hAnsi="Times New Roman" w:cs="Times New Roman"/>
                <w:color w:val="FF0000"/>
                <w:sz w:val="26"/>
                <w:szCs w:val="26"/>
              </w:rPr>
              <w:t>ISO 11174:1996</w:t>
            </w:r>
            <w:r w:rsidRPr="009D4460">
              <w:rPr>
                <w:rFonts w:ascii="Times New Roman" w:eastAsia="Segoe UI Symbol" w:hAnsi="Times New Roman" w:cs="Times New Roman"/>
                <w:sz w:val="26"/>
                <w:szCs w:val="26"/>
              </w:rPr>
              <w:t xml:space="preserve">   </w:t>
            </w:r>
          </w:p>
        </w:tc>
      </w:tr>
      <w:tr w:rsidR="009D4460" w:rsidRPr="009D4460" w14:paraId="64FE0345"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9D3B5D"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44.</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FB08E6"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Cr (VI)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F91162E" w14:textId="77777777" w:rsidR="009D4460" w:rsidRPr="009D4460" w:rsidRDefault="009D4460" w:rsidP="003450F4">
            <w:pPr>
              <w:numPr>
                <w:ilvl w:val="0"/>
                <w:numId w:val="2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7600; </w:t>
            </w:r>
          </w:p>
          <w:p w14:paraId="1C0CA626" w14:textId="77777777" w:rsidR="009D4460" w:rsidRPr="009D4460" w:rsidRDefault="009D4460" w:rsidP="003450F4">
            <w:pPr>
              <w:numPr>
                <w:ilvl w:val="0"/>
                <w:numId w:val="2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OSHA method ID 215 </w:t>
            </w:r>
          </w:p>
          <w:p w14:paraId="2C4EC591"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eastAsia="Times New Roman" w:hAnsi="Times New Roman" w:cs="Times New Roman"/>
                <w:color w:val="FF0000"/>
                <w:sz w:val="26"/>
                <w:szCs w:val="26"/>
              </w:rPr>
              <w:t>ASTM D 6832</w:t>
            </w:r>
          </w:p>
        </w:tc>
      </w:tr>
      <w:tr w:rsidR="009D4460" w:rsidRPr="009D4460" w14:paraId="524893E8"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7FD065B9"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45.</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78DB6D7A"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Asin (AsH</w:t>
            </w:r>
            <w:r w:rsidRPr="009D4460">
              <w:rPr>
                <w:rFonts w:ascii="Times New Roman" w:hAnsi="Times New Roman" w:cs="Times New Roman"/>
                <w:sz w:val="26"/>
                <w:szCs w:val="26"/>
                <w:vertAlign w:val="subscript"/>
              </w:rPr>
              <w:t>3</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503EA84" w14:textId="77777777" w:rsidR="009D4460" w:rsidRPr="009D4460" w:rsidRDefault="009D4460" w:rsidP="003450F4">
            <w:pPr>
              <w:numPr>
                <w:ilvl w:val="0"/>
                <w:numId w:val="2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6001 </w:t>
            </w:r>
          </w:p>
        </w:tc>
      </w:tr>
      <w:tr w:rsidR="009D4460" w:rsidRPr="009D4460" w14:paraId="294AB646"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tcPr>
          <w:p w14:paraId="455F0FD6"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46.</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AEF5570"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Tổng bụi lơ lửng (TSP)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AAD9B93" w14:textId="77777777" w:rsidR="009D4460" w:rsidRPr="009D4460" w:rsidRDefault="009D4460" w:rsidP="003450F4">
            <w:pPr>
              <w:numPr>
                <w:ilvl w:val="0"/>
                <w:numId w:val="26"/>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TCVN 5067:1995 </w:t>
            </w:r>
          </w:p>
          <w:p w14:paraId="71365A33" w14:textId="77777777" w:rsidR="009D4460" w:rsidRPr="009D4460" w:rsidRDefault="009D4460" w:rsidP="003450F4">
            <w:pPr>
              <w:numPr>
                <w:ilvl w:val="0"/>
                <w:numId w:val="24"/>
              </w:numPr>
              <w:spacing w:after="0" w:line="259" w:lineRule="auto"/>
              <w:ind w:hanging="262"/>
              <w:rPr>
                <w:rFonts w:ascii="Times New Roman" w:hAnsi="Times New Roman" w:cs="Times New Roman"/>
                <w:color w:val="000000"/>
                <w:sz w:val="26"/>
                <w:szCs w:val="26"/>
              </w:rPr>
            </w:pPr>
            <w:r w:rsidRPr="009D4460">
              <w:rPr>
                <w:rFonts w:ascii="Times New Roman" w:eastAsia="Times New Roman" w:hAnsi="Times New Roman" w:cs="Times New Roman"/>
                <w:color w:val="FF0000"/>
                <w:sz w:val="26"/>
                <w:szCs w:val="26"/>
              </w:rPr>
              <w:t>US EPA Compendium Method IO-2.1 (high volume)</w:t>
            </w:r>
          </w:p>
          <w:p w14:paraId="4D2F43D9"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eastAsia="Times New Roman" w:hAnsi="Times New Roman" w:cs="Times New Roman"/>
                <w:color w:val="FF0000"/>
                <w:sz w:val="26"/>
                <w:szCs w:val="26"/>
              </w:rPr>
              <w:t>ASTM D 4096 -17</w:t>
            </w:r>
          </w:p>
        </w:tc>
      </w:tr>
      <w:tr w:rsidR="009D4460" w:rsidRPr="009D4460" w14:paraId="2F0353FB"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3F581F"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47.</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247C0C"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PM</w:t>
            </w:r>
            <w:r w:rsidRPr="009D4460">
              <w:rPr>
                <w:rFonts w:ascii="Times New Roman" w:hAnsi="Times New Roman" w:cs="Times New Roman"/>
                <w:sz w:val="26"/>
                <w:szCs w:val="26"/>
                <w:vertAlign w:val="subscript"/>
              </w:rPr>
              <w:t>10</w:t>
            </w:r>
            <w:r w:rsidRPr="009D4460">
              <w:rPr>
                <w:rFonts w:ascii="Times New Roman" w:hAnsi="Times New Roman" w:cs="Times New Roman"/>
                <w:sz w:val="26"/>
                <w:szCs w:val="26"/>
              </w:rPr>
              <w:t xml:space="preserve">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69B7A994" w14:textId="77777777" w:rsidR="009D4460" w:rsidRPr="009D4460" w:rsidRDefault="009D4460" w:rsidP="003450F4">
            <w:pPr>
              <w:numPr>
                <w:ilvl w:val="0"/>
                <w:numId w:val="2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40 CFR part 50 method appendix J; </w:t>
            </w:r>
          </w:p>
          <w:p w14:paraId="45F18F12" w14:textId="77777777" w:rsidR="009D4460" w:rsidRPr="009D4460" w:rsidRDefault="009D4460" w:rsidP="003450F4">
            <w:pPr>
              <w:numPr>
                <w:ilvl w:val="0"/>
                <w:numId w:val="2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AS/NZS 3580.9.7:2009; </w:t>
            </w:r>
          </w:p>
          <w:p w14:paraId="5F0A8C7D" w14:textId="77777777" w:rsidR="009D4460" w:rsidRPr="009D4460" w:rsidRDefault="009D4460" w:rsidP="003450F4">
            <w:pPr>
              <w:numPr>
                <w:ilvl w:val="0"/>
                <w:numId w:val="2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AS/NZS 3580.9.6:2003;</w:t>
            </w:r>
            <w:r w:rsidRPr="009D4460">
              <w:rPr>
                <w:rFonts w:ascii="Times New Roman" w:hAnsi="Times New Roman" w:cs="Times New Roman"/>
                <w:b/>
                <w:sz w:val="26"/>
                <w:szCs w:val="26"/>
              </w:rPr>
              <w:t xml:space="preserve"> </w:t>
            </w:r>
          </w:p>
          <w:p w14:paraId="32BC8747" w14:textId="77777777" w:rsidR="009D4460" w:rsidRPr="009D4460" w:rsidRDefault="009D4460" w:rsidP="003450F4">
            <w:pPr>
              <w:numPr>
                <w:ilvl w:val="0"/>
                <w:numId w:val="27"/>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MASA 501</w:t>
            </w:r>
            <w:r w:rsidRPr="009D4460">
              <w:rPr>
                <w:rFonts w:ascii="Times New Roman" w:hAnsi="Times New Roman" w:cs="Times New Roman"/>
                <w:b/>
                <w:sz w:val="26"/>
                <w:szCs w:val="26"/>
              </w:rPr>
              <w:t xml:space="preserve"> </w:t>
            </w:r>
          </w:p>
          <w:p w14:paraId="059E8FE7" w14:textId="77777777" w:rsidR="009D4460" w:rsidRPr="009D4460" w:rsidRDefault="009D4460" w:rsidP="003450F4">
            <w:pPr>
              <w:numPr>
                <w:ilvl w:val="0"/>
                <w:numId w:val="24"/>
              </w:numPr>
              <w:spacing w:after="0" w:line="259" w:lineRule="auto"/>
              <w:ind w:hanging="262"/>
              <w:rPr>
                <w:rFonts w:ascii="Times New Roman" w:hAnsi="Times New Roman" w:cs="Times New Roman"/>
                <w:sz w:val="26"/>
                <w:szCs w:val="26"/>
              </w:rPr>
            </w:pPr>
            <w:r w:rsidRPr="009D4460">
              <w:rPr>
                <w:rFonts w:ascii="Times New Roman" w:eastAsia="Times New Roman" w:hAnsi="Times New Roman" w:cs="Times New Roman"/>
                <w:color w:val="FF0000"/>
                <w:sz w:val="26"/>
                <w:szCs w:val="26"/>
              </w:rPr>
              <w:t>US EPA Compendium Method IO-2.1 (high volume)</w:t>
            </w:r>
          </w:p>
        </w:tc>
      </w:tr>
      <w:tr w:rsidR="009D4460" w:rsidRPr="009D4460" w14:paraId="700BE662"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DB98D77"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48.</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274DA6F"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PM2,5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7ECA3C0" w14:textId="77777777" w:rsidR="009D4460" w:rsidRPr="009D4460" w:rsidRDefault="009D4460" w:rsidP="003450F4">
            <w:pPr>
              <w:numPr>
                <w:ilvl w:val="0"/>
                <w:numId w:val="2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40 CFR Part 50 method appendix L; </w:t>
            </w:r>
          </w:p>
          <w:p w14:paraId="6C52C4E7" w14:textId="77777777" w:rsidR="009D4460" w:rsidRPr="009D4460" w:rsidRDefault="009D4460" w:rsidP="003450F4">
            <w:pPr>
              <w:numPr>
                <w:ilvl w:val="0"/>
                <w:numId w:val="2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AS/NZS 3580.9.7:2009; </w:t>
            </w:r>
          </w:p>
          <w:p w14:paraId="3E58CF0C" w14:textId="77777777" w:rsidR="009D4460" w:rsidRPr="009D4460" w:rsidRDefault="009D4460" w:rsidP="003450F4">
            <w:pPr>
              <w:numPr>
                <w:ilvl w:val="0"/>
                <w:numId w:val="28"/>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lastRenderedPageBreak/>
              <w:t xml:space="preserve">MASA 501 </w:t>
            </w:r>
          </w:p>
        </w:tc>
      </w:tr>
      <w:tr w:rsidR="009D4460" w:rsidRPr="009D4460" w14:paraId="42D8AE2C"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923471"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lastRenderedPageBreak/>
              <w:t>49.</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F289D2"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Pb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759E3506" w14:textId="77777777" w:rsidR="009D4460" w:rsidRPr="009D4460" w:rsidRDefault="009D4460" w:rsidP="003450F4">
            <w:pPr>
              <w:numPr>
                <w:ilvl w:val="0"/>
                <w:numId w:val="29"/>
              </w:numPr>
              <w:spacing w:after="0" w:line="259" w:lineRule="auto"/>
              <w:ind w:hanging="262"/>
              <w:rPr>
                <w:rFonts w:ascii="Times New Roman" w:hAnsi="Times New Roman" w:cs="Times New Roman"/>
                <w:strike/>
                <w:sz w:val="26"/>
                <w:szCs w:val="26"/>
              </w:rPr>
            </w:pPr>
            <w:r w:rsidRPr="009D4460">
              <w:rPr>
                <w:rFonts w:ascii="Times New Roman" w:hAnsi="Times New Roman" w:cs="Times New Roman"/>
                <w:strike/>
                <w:sz w:val="26"/>
                <w:szCs w:val="26"/>
              </w:rPr>
              <w:t xml:space="preserve">TCVN 5067:1995; </w:t>
            </w:r>
          </w:p>
          <w:p w14:paraId="51650B35"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TCVN 6152:1996</w:t>
            </w:r>
          </w:p>
          <w:p w14:paraId="2C6BDCFA" w14:textId="77777777" w:rsidR="009D4460" w:rsidRPr="009D4460" w:rsidRDefault="009D4460" w:rsidP="003450F4">
            <w:pPr>
              <w:numPr>
                <w:ilvl w:val="0"/>
                <w:numId w:val="2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7300; </w:t>
            </w:r>
          </w:p>
          <w:p w14:paraId="41092BCD" w14:textId="77777777" w:rsidR="009D4460" w:rsidRPr="009D4460" w:rsidRDefault="009D4460" w:rsidP="003450F4">
            <w:pPr>
              <w:numPr>
                <w:ilvl w:val="0"/>
                <w:numId w:val="2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7301; </w:t>
            </w:r>
          </w:p>
          <w:p w14:paraId="17E22E2B" w14:textId="77777777" w:rsidR="009D4460" w:rsidRPr="009D4460" w:rsidRDefault="009D4460" w:rsidP="003450F4">
            <w:pPr>
              <w:numPr>
                <w:ilvl w:val="0"/>
                <w:numId w:val="2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7302; </w:t>
            </w:r>
          </w:p>
          <w:p w14:paraId="5B11E12A" w14:textId="77777777" w:rsidR="009D4460" w:rsidRPr="009D4460" w:rsidRDefault="009D4460" w:rsidP="003450F4">
            <w:pPr>
              <w:numPr>
                <w:ilvl w:val="0"/>
                <w:numId w:val="2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7303; </w:t>
            </w:r>
          </w:p>
          <w:p w14:paraId="57F7F547" w14:textId="77777777" w:rsidR="009D4460" w:rsidRPr="009D4460" w:rsidRDefault="009D4460" w:rsidP="003450F4">
            <w:pPr>
              <w:numPr>
                <w:ilvl w:val="0"/>
                <w:numId w:val="2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7082; </w:t>
            </w:r>
          </w:p>
          <w:p w14:paraId="5E8989A5" w14:textId="77777777" w:rsidR="009D4460" w:rsidRPr="009D4460" w:rsidRDefault="009D4460" w:rsidP="003450F4">
            <w:pPr>
              <w:numPr>
                <w:ilvl w:val="0"/>
                <w:numId w:val="2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NIOSH method 7105; </w:t>
            </w:r>
          </w:p>
          <w:p w14:paraId="5D726B83" w14:textId="77777777" w:rsidR="009D4460" w:rsidRPr="009D4460" w:rsidRDefault="009D4460" w:rsidP="003450F4">
            <w:pPr>
              <w:numPr>
                <w:ilvl w:val="0"/>
                <w:numId w:val="29"/>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ASTM D4185-96 </w:t>
            </w:r>
          </w:p>
          <w:p w14:paraId="09936200"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IO-3.2</w:t>
            </w:r>
          </w:p>
          <w:p w14:paraId="76235291"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IO-3.3</w:t>
            </w:r>
          </w:p>
          <w:p w14:paraId="44238A33"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US EPA Compendium Method IO-3.4</w:t>
            </w:r>
          </w:p>
          <w:p w14:paraId="22799461" w14:textId="77777777" w:rsidR="009D4460" w:rsidRPr="009D4460" w:rsidRDefault="009D4460" w:rsidP="003450F4">
            <w:pPr>
              <w:numPr>
                <w:ilvl w:val="0"/>
                <w:numId w:val="24"/>
              </w:numPr>
              <w:spacing w:after="0" w:line="259" w:lineRule="auto"/>
              <w:ind w:hanging="262"/>
              <w:rPr>
                <w:rFonts w:ascii="Times New Roman" w:eastAsia="Times New Roman" w:hAnsi="Times New Roman" w:cs="Times New Roman"/>
                <w:color w:val="FF0000"/>
                <w:sz w:val="26"/>
                <w:szCs w:val="26"/>
              </w:rPr>
            </w:pPr>
            <w:r w:rsidRPr="009D4460">
              <w:rPr>
                <w:rFonts w:ascii="Times New Roman" w:eastAsia="Times New Roman" w:hAnsi="Times New Roman" w:cs="Times New Roman"/>
                <w:color w:val="FF0000"/>
                <w:sz w:val="26"/>
                <w:szCs w:val="26"/>
              </w:rPr>
              <w:t>ISO 9855:1993</w:t>
            </w:r>
          </w:p>
          <w:p w14:paraId="2D3E1C84" w14:textId="77777777" w:rsidR="009D4460" w:rsidRPr="009D4460" w:rsidRDefault="009D4460" w:rsidP="003450F4">
            <w:pPr>
              <w:numPr>
                <w:ilvl w:val="0"/>
                <w:numId w:val="24"/>
              </w:numPr>
              <w:spacing w:after="0" w:line="259" w:lineRule="auto"/>
              <w:ind w:hanging="262"/>
              <w:rPr>
                <w:rFonts w:ascii="Times New Roman" w:hAnsi="Times New Roman" w:cs="Times New Roman"/>
                <w:color w:val="FF0000"/>
                <w:sz w:val="26"/>
                <w:szCs w:val="26"/>
              </w:rPr>
            </w:pPr>
            <w:r w:rsidRPr="009D4460">
              <w:rPr>
                <w:rFonts w:ascii="Times New Roman" w:eastAsia="Times New Roman" w:hAnsi="Times New Roman" w:cs="Times New Roman"/>
                <w:color w:val="FF0000"/>
                <w:sz w:val="26"/>
                <w:szCs w:val="26"/>
              </w:rPr>
              <w:t>ISO 8518:2001</w:t>
            </w:r>
          </w:p>
        </w:tc>
      </w:tr>
      <w:tr w:rsidR="009D4460" w:rsidRPr="009D4460" w14:paraId="099B436D"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9EACFF"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50.</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1B5F7267"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Tổng polyclobiphenyl (PCB)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37B4A300" w14:textId="77777777" w:rsidR="009D4460" w:rsidRPr="009D4460" w:rsidRDefault="009D4460" w:rsidP="003450F4">
            <w:pPr>
              <w:numPr>
                <w:ilvl w:val="0"/>
                <w:numId w:val="3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US EPA method TO-9A; </w:t>
            </w:r>
          </w:p>
          <w:p w14:paraId="27DDF8B7" w14:textId="77777777" w:rsidR="009D4460" w:rsidRPr="009D4460" w:rsidRDefault="009D4460" w:rsidP="003450F4">
            <w:pPr>
              <w:numPr>
                <w:ilvl w:val="0"/>
                <w:numId w:val="3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US EPA method 1668B </w:t>
            </w:r>
          </w:p>
        </w:tc>
      </w:tr>
      <w:tr w:rsidR="009D4460" w:rsidRPr="009D4460" w14:paraId="41CAAB82"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764FE4"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51.</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69E3A682"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Tổng dioxin/furan, </w:t>
            </w:r>
          </w:p>
          <w:p w14:paraId="5D77AA68"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PCDD/PCDF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52D1482C" w14:textId="77777777" w:rsidR="009D4460" w:rsidRPr="009D4460" w:rsidRDefault="009D4460" w:rsidP="003450F4">
            <w:pPr>
              <w:numPr>
                <w:ilvl w:val="0"/>
                <w:numId w:val="30"/>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US EPA method TO-9A </w:t>
            </w:r>
          </w:p>
        </w:tc>
      </w:tr>
      <w:tr w:rsidR="009D4460" w:rsidRPr="009D4460" w14:paraId="6D92FF43" w14:textId="77777777" w:rsidTr="00B46CF4">
        <w:trPr>
          <w:trHeight w:val="408"/>
          <w:jc w:val="center"/>
        </w:trPr>
        <w:tc>
          <w:tcPr>
            <w:tcW w:w="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2266CE" w14:textId="77777777" w:rsidR="009D4460" w:rsidRPr="009D4460" w:rsidRDefault="009D4460" w:rsidP="00DC05BB">
            <w:pPr>
              <w:spacing w:after="0" w:line="259" w:lineRule="auto"/>
              <w:ind w:right="156"/>
              <w:jc w:val="right"/>
              <w:rPr>
                <w:rFonts w:ascii="Times New Roman" w:hAnsi="Times New Roman" w:cs="Times New Roman"/>
                <w:sz w:val="26"/>
                <w:szCs w:val="26"/>
              </w:rPr>
            </w:pPr>
            <w:r w:rsidRPr="009D4460">
              <w:rPr>
                <w:rFonts w:ascii="Times New Roman" w:hAnsi="Times New Roman" w:cs="Times New Roman"/>
                <w:sz w:val="26"/>
                <w:szCs w:val="26"/>
              </w:rPr>
              <w:t>52.</w:t>
            </w:r>
            <w:r w:rsidRPr="009D4460">
              <w:rPr>
                <w:rFonts w:ascii="Times New Roman" w:eastAsia="Arial" w:hAnsi="Times New Roman" w:cs="Times New Roman"/>
                <w:sz w:val="26"/>
                <w:szCs w:val="26"/>
              </w:rPr>
              <w:t xml:space="preserve"> </w:t>
            </w:r>
            <w:r w:rsidRPr="009D4460">
              <w:rPr>
                <w:rFonts w:ascii="Times New Roman" w:hAnsi="Times New Roman" w:cs="Times New Roman"/>
                <w:sz w:val="26"/>
                <w:szCs w:val="26"/>
              </w:rPr>
              <w:t xml:space="preserve"> </w:t>
            </w:r>
          </w:p>
        </w:tc>
        <w:tc>
          <w:tcPr>
            <w:tcW w:w="2601" w:type="dxa"/>
            <w:tcBorders>
              <w:top w:val="single" w:sz="4" w:space="0" w:color="000000"/>
              <w:left w:val="single" w:sz="4" w:space="0" w:color="000000"/>
              <w:bottom w:val="single" w:sz="4" w:space="0" w:color="000000"/>
              <w:right w:val="single" w:sz="4" w:space="0" w:color="000000"/>
            </w:tcBorders>
            <w:shd w:val="clear" w:color="auto" w:fill="auto"/>
          </w:tcPr>
          <w:p w14:paraId="1DCEB8BE" w14:textId="77777777" w:rsidR="009D4460" w:rsidRPr="009D4460" w:rsidRDefault="009D4460" w:rsidP="00DC05BB">
            <w:pPr>
              <w:spacing w:after="0" w:line="259" w:lineRule="auto"/>
              <w:rPr>
                <w:rFonts w:ascii="Times New Roman" w:hAnsi="Times New Roman" w:cs="Times New Roman"/>
                <w:sz w:val="26"/>
                <w:szCs w:val="26"/>
              </w:rPr>
            </w:pPr>
            <w:r w:rsidRPr="009D4460">
              <w:rPr>
                <w:rFonts w:ascii="Times New Roman" w:hAnsi="Times New Roman" w:cs="Times New Roman"/>
                <w:sz w:val="26"/>
                <w:szCs w:val="26"/>
              </w:rPr>
              <w:t xml:space="preserve">Các hợp chất polyclobiphenyl tương tự dioxin, dl-PCB </w:t>
            </w:r>
          </w:p>
        </w:tc>
        <w:tc>
          <w:tcPr>
            <w:tcW w:w="4961" w:type="dxa"/>
            <w:tcBorders>
              <w:top w:val="single" w:sz="4" w:space="0" w:color="000000"/>
              <w:left w:val="single" w:sz="4" w:space="0" w:color="000000"/>
              <w:bottom w:val="single" w:sz="4" w:space="0" w:color="000000"/>
              <w:right w:val="single" w:sz="4" w:space="0" w:color="000000"/>
            </w:tcBorders>
            <w:shd w:val="clear" w:color="auto" w:fill="auto"/>
          </w:tcPr>
          <w:p w14:paraId="1E920494" w14:textId="77777777" w:rsidR="009D4460" w:rsidRPr="009D4460" w:rsidRDefault="009D4460" w:rsidP="003450F4">
            <w:pPr>
              <w:numPr>
                <w:ilvl w:val="0"/>
                <w:numId w:val="31"/>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US EPA method TO-9A; </w:t>
            </w:r>
          </w:p>
          <w:p w14:paraId="62C6540A" w14:textId="77777777" w:rsidR="009D4460" w:rsidRPr="009D4460" w:rsidRDefault="009D4460" w:rsidP="003450F4">
            <w:pPr>
              <w:numPr>
                <w:ilvl w:val="0"/>
                <w:numId w:val="31"/>
              </w:numPr>
              <w:spacing w:after="0" w:line="259" w:lineRule="auto"/>
              <w:ind w:hanging="262"/>
              <w:rPr>
                <w:rFonts w:ascii="Times New Roman" w:hAnsi="Times New Roman" w:cs="Times New Roman"/>
                <w:sz w:val="26"/>
                <w:szCs w:val="26"/>
              </w:rPr>
            </w:pPr>
            <w:r w:rsidRPr="009D4460">
              <w:rPr>
                <w:rFonts w:ascii="Times New Roman" w:hAnsi="Times New Roman" w:cs="Times New Roman"/>
                <w:sz w:val="26"/>
                <w:szCs w:val="26"/>
              </w:rPr>
              <w:t xml:space="preserve">US EPA method 1668B </w:t>
            </w:r>
          </w:p>
        </w:tc>
      </w:tr>
    </w:tbl>
    <w:p w14:paraId="3B57A24E" w14:textId="77777777" w:rsidR="00A41921" w:rsidRDefault="00A41921" w:rsidP="00AC2FA9">
      <w:pPr>
        <w:ind w:firstLine="720"/>
        <w:rPr>
          <w:rFonts w:ascii="Times New Roman" w:hAnsi="Times New Roman" w:cs="Times New Roman"/>
          <w:sz w:val="28"/>
          <w:szCs w:val="28"/>
        </w:rPr>
      </w:pPr>
    </w:p>
    <w:p w14:paraId="2BFA52A5" w14:textId="77777777" w:rsidR="009D4460" w:rsidRPr="00AC2FA9" w:rsidRDefault="009D4460" w:rsidP="00AC2FA9">
      <w:pPr>
        <w:ind w:firstLine="720"/>
        <w:rPr>
          <w:rFonts w:ascii="Times New Roman" w:hAnsi="Times New Roman" w:cs="Times New Roman"/>
          <w:sz w:val="28"/>
          <w:szCs w:val="28"/>
        </w:rPr>
      </w:pPr>
    </w:p>
    <w:p w14:paraId="3D414248" w14:textId="77777777" w:rsidR="000A1C72" w:rsidRPr="000A1C72" w:rsidRDefault="000A1C72" w:rsidP="000A1C72">
      <w:pPr>
        <w:spacing w:before="60" w:after="60" w:line="295" w:lineRule="auto"/>
        <w:jc w:val="both"/>
        <w:rPr>
          <w:rFonts w:ascii="Times New Roman" w:hAnsi="Times New Roman" w:cs="Times New Roman"/>
          <w:b/>
          <w:sz w:val="28"/>
          <w:szCs w:val="28"/>
        </w:rPr>
      </w:pPr>
      <w:r w:rsidRPr="000A1C72">
        <w:rPr>
          <w:rFonts w:ascii="Times New Roman" w:hAnsi="Times New Roman" w:cs="Times New Roman"/>
          <w:b/>
          <w:sz w:val="28"/>
          <w:szCs w:val="28"/>
        </w:rPr>
        <w:t>Phụ lục 2.2. Phương pháp quan trắc chất lượng nước mặt</w:t>
      </w:r>
    </w:p>
    <w:p w14:paraId="0B98A2CB" w14:textId="77777777" w:rsidR="000A1C72" w:rsidRPr="000A1C72" w:rsidRDefault="000A1C72" w:rsidP="000A1C72">
      <w:pPr>
        <w:spacing w:after="132" w:line="271" w:lineRule="auto"/>
        <w:ind w:left="90" w:right="400" w:firstLine="720"/>
        <w:jc w:val="both"/>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1. Lấy mẫu và đo tại hiện trường </w:t>
      </w:r>
    </w:p>
    <w:p w14:paraId="79AA0907" w14:textId="77777777" w:rsidR="000A1C72" w:rsidRPr="000A1C72" w:rsidRDefault="000A1C72" w:rsidP="000A1C72">
      <w:pPr>
        <w:spacing w:after="90" w:line="271" w:lineRule="auto"/>
        <w:ind w:right="400" w:firstLine="720"/>
        <w:jc w:val="both"/>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a) Việc lấy mẫu nước mặt lục địa tại hiện trường: lựa chọn phương pháp </w:t>
      </w:r>
      <w:r w:rsidRPr="000A1C72">
        <w:rPr>
          <w:rFonts w:ascii="Times New Roman" w:eastAsia="Times New Roman" w:hAnsi="Times New Roman" w:cs="Times New Roman"/>
          <w:sz w:val="28"/>
        </w:rPr>
        <w:t>quy định tại quy chuẩn kỹ thuật quốc gia hiện hành</w:t>
      </w:r>
      <w:r w:rsidRPr="000A1C72">
        <w:rPr>
          <w:rFonts w:ascii="Times New Roman" w:eastAsia="Times New Roman" w:hAnsi="Times New Roman" w:cs="Times New Roman"/>
          <w:color w:val="000000"/>
          <w:sz w:val="28"/>
        </w:rPr>
        <w:t xml:space="preserve"> tương ứng hoặc trong </w:t>
      </w:r>
      <w:r w:rsidRPr="000A1C72">
        <w:rPr>
          <w:rFonts w:ascii="Times New Roman" w:eastAsia="Times New Roman" w:hAnsi="Times New Roman" w:cs="Times New Roman"/>
          <w:b/>
          <w:color w:val="000000"/>
          <w:sz w:val="28"/>
        </w:rPr>
        <w:t>Bảng 2.2.1</w:t>
      </w:r>
      <w:r w:rsidRPr="000A1C72">
        <w:rPr>
          <w:rFonts w:ascii="Times New Roman" w:eastAsia="Times New Roman" w:hAnsi="Times New Roman" w:cs="Times New Roman"/>
          <w:color w:val="000000"/>
          <w:sz w:val="28"/>
        </w:rPr>
        <w:t xml:space="preserve"> dưới đây. </w:t>
      </w:r>
    </w:p>
    <w:p w14:paraId="0B295618" w14:textId="77777777" w:rsidR="000A1C72" w:rsidRPr="000A1C72" w:rsidRDefault="000A1C72" w:rsidP="000A1C72">
      <w:pPr>
        <w:spacing w:after="90" w:line="271" w:lineRule="auto"/>
        <w:ind w:right="400" w:firstLine="720"/>
        <w:jc w:val="both"/>
        <w:rPr>
          <w:rFonts w:ascii="Times New Roman" w:eastAsia="Times New Roman" w:hAnsi="Times New Roman" w:cs="Times New Roman"/>
          <w:i/>
          <w:color w:val="000000"/>
          <w:sz w:val="28"/>
        </w:rPr>
      </w:pPr>
      <w:r w:rsidRPr="000A1C72">
        <w:rPr>
          <w:rFonts w:ascii="Times New Roman" w:eastAsia="Times New Roman" w:hAnsi="Times New Roman" w:cs="Times New Roman"/>
          <w:b/>
          <w:i/>
          <w:color w:val="000000"/>
          <w:sz w:val="28"/>
        </w:rPr>
        <w:t xml:space="preserve">Bảng2.2.1. </w:t>
      </w:r>
      <w:r w:rsidRPr="000A1C72">
        <w:rPr>
          <w:rFonts w:ascii="Times New Roman" w:eastAsia="Times New Roman" w:hAnsi="Times New Roman" w:cs="Times New Roman"/>
          <w:i/>
          <w:color w:val="000000"/>
          <w:sz w:val="28"/>
        </w:rPr>
        <w:t>Các phương pháp lấy mẫu nước mặt lục địa tại hiện trường</w:t>
      </w:r>
    </w:p>
    <w:tbl>
      <w:tblPr>
        <w:tblStyle w:val="TableGrid"/>
        <w:tblW w:w="9648" w:type="dxa"/>
        <w:tblLook w:val="04A0" w:firstRow="1" w:lastRow="0" w:firstColumn="1" w:lastColumn="0" w:noHBand="0" w:noVBand="1"/>
      </w:tblPr>
      <w:tblGrid>
        <w:gridCol w:w="746"/>
        <w:gridCol w:w="2692"/>
        <w:gridCol w:w="3060"/>
        <w:gridCol w:w="3150"/>
      </w:tblGrid>
      <w:tr w:rsidR="000A1C72" w:rsidRPr="000A1C72" w14:paraId="0742E6C6" w14:textId="77777777" w:rsidTr="00221E80">
        <w:trPr>
          <w:trHeight w:val="467"/>
        </w:trPr>
        <w:tc>
          <w:tcPr>
            <w:tcW w:w="746" w:type="dxa"/>
            <w:vAlign w:val="center"/>
          </w:tcPr>
          <w:p w14:paraId="4BD896A2" w14:textId="77777777" w:rsidR="000A1C72" w:rsidRPr="000A1C72" w:rsidRDefault="000A1C72" w:rsidP="000A1C72">
            <w:pPr>
              <w:spacing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2692" w:type="dxa"/>
            <w:vAlign w:val="center"/>
          </w:tcPr>
          <w:p w14:paraId="4F179C5E" w14:textId="77777777" w:rsidR="000A1C72" w:rsidRPr="000A1C72" w:rsidRDefault="000A1C72" w:rsidP="000A1C72">
            <w:pPr>
              <w:spacing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3060" w:type="dxa"/>
            <w:vAlign w:val="center"/>
          </w:tcPr>
          <w:p w14:paraId="57D6A1FB" w14:textId="77777777" w:rsidR="000A1C72" w:rsidRPr="000A1C72" w:rsidRDefault="000A1C72" w:rsidP="000A1C72">
            <w:pPr>
              <w:spacing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3150" w:type="dxa"/>
            <w:vAlign w:val="center"/>
          </w:tcPr>
          <w:p w14:paraId="6011003C" w14:textId="77777777" w:rsidR="000A1C72" w:rsidRPr="000A1C72" w:rsidRDefault="000A1C72" w:rsidP="000A1C72">
            <w:pPr>
              <w:spacing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4119D5C0" w14:textId="77777777" w:rsidTr="00221E80">
        <w:tc>
          <w:tcPr>
            <w:tcW w:w="746" w:type="dxa"/>
          </w:tcPr>
          <w:p w14:paraId="2C9BFFC4" w14:textId="77777777" w:rsidR="000A1C72" w:rsidRPr="000A1C72" w:rsidRDefault="000A1C72" w:rsidP="000A1C72">
            <w:pPr>
              <w:numPr>
                <w:ilvl w:val="0"/>
                <w:numId w:val="114"/>
              </w:numPr>
              <w:spacing w:line="312" w:lineRule="auto"/>
              <w:ind w:hanging="630"/>
              <w:contextualSpacing/>
              <w:jc w:val="both"/>
              <w:rPr>
                <w:rFonts w:ascii="Times New Roman" w:hAnsi="Times New Roman" w:cs="Times New Roman"/>
                <w:sz w:val="28"/>
                <w:szCs w:val="28"/>
              </w:rPr>
            </w:pPr>
          </w:p>
        </w:tc>
        <w:tc>
          <w:tcPr>
            <w:tcW w:w="2692" w:type="dxa"/>
            <w:vAlign w:val="center"/>
          </w:tcPr>
          <w:p w14:paraId="77AFC0C4"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 xml:space="preserve">Mẫu nước sông, suối </w:t>
            </w:r>
          </w:p>
        </w:tc>
        <w:tc>
          <w:tcPr>
            <w:tcW w:w="3060" w:type="dxa"/>
            <w:vAlign w:val="center"/>
          </w:tcPr>
          <w:p w14:paraId="2C8312BE"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TCVN 6663-6:2018</w:t>
            </w:r>
          </w:p>
        </w:tc>
        <w:tc>
          <w:tcPr>
            <w:tcW w:w="3150" w:type="dxa"/>
            <w:vAlign w:val="center"/>
          </w:tcPr>
          <w:p w14:paraId="3B72E076"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2018</w:t>
            </w:r>
          </w:p>
        </w:tc>
      </w:tr>
      <w:tr w:rsidR="000A1C72" w:rsidRPr="000A1C72" w14:paraId="3C33313E" w14:textId="77777777" w:rsidTr="00221E80">
        <w:tc>
          <w:tcPr>
            <w:tcW w:w="746" w:type="dxa"/>
          </w:tcPr>
          <w:p w14:paraId="1729FA26" w14:textId="77777777" w:rsidR="000A1C72" w:rsidRPr="000A1C72" w:rsidRDefault="000A1C72" w:rsidP="000A1C72">
            <w:pPr>
              <w:numPr>
                <w:ilvl w:val="0"/>
                <w:numId w:val="114"/>
              </w:numPr>
              <w:spacing w:line="312" w:lineRule="auto"/>
              <w:ind w:hanging="630"/>
              <w:contextualSpacing/>
              <w:jc w:val="both"/>
              <w:rPr>
                <w:rFonts w:ascii="Times New Roman" w:hAnsi="Times New Roman" w:cs="Times New Roman"/>
                <w:sz w:val="28"/>
                <w:szCs w:val="28"/>
              </w:rPr>
            </w:pPr>
          </w:p>
        </w:tc>
        <w:tc>
          <w:tcPr>
            <w:tcW w:w="2692" w:type="dxa"/>
            <w:vAlign w:val="center"/>
          </w:tcPr>
          <w:p w14:paraId="406E3DA6"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 xml:space="preserve">Mẫu nước ao hồ  </w:t>
            </w:r>
          </w:p>
        </w:tc>
        <w:tc>
          <w:tcPr>
            <w:tcW w:w="3060" w:type="dxa"/>
          </w:tcPr>
          <w:p w14:paraId="603FEBD5"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 xml:space="preserve">TCVN 6663-4:2018 </w:t>
            </w:r>
          </w:p>
        </w:tc>
        <w:tc>
          <w:tcPr>
            <w:tcW w:w="3150" w:type="dxa"/>
            <w:vAlign w:val="center"/>
          </w:tcPr>
          <w:p w14:paraId="0F47451D"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2018</w:t>
            </w:r>
          </w:p>
        </w:tc>
      </w:tr>
      <w:tr w:rsidR="000A1C72" w:rsidRPr="000A1C72" w14:paraId="78E09598" w14:textId="77777777" w:rsidTr="00221E80">
        <w:tc>
          <w:tcPr>
            <w:tcW w:w="746" w:type="dxa"/>
          </w:tcPr>
          <w:p w14:paraId="12F4EAD9" w14:textId="77777777" w:rsidR="000A1C72" w:rsidRPr="000A1C72" w:rsidRDefault="000A1C72" w:rsidP="000A1C72">
            <w:pPr>
              <w:numPr>
                <w:ilvl w:val="0"/>
                <w:numId w:val="114"/>
              </w:numPr>
              <w:spacing w:line="312" w:lineRule="auto"/>
              <w:ind w:hanging="630"/>
              <w:contextualSpacing/>
              <w:jc w:val="both"/>
              <w:rPr>
                <w:rFonts w:ascii="Times New Roman" w:hAnsi="Times New Roman" w:cs="Times New Roman"/>
                <w:sz w:val="28"/>
                <w:szCs w:val="28"/>
              </w:rPr>
            </w:pPr>
          </w:p>
        </w:tc>
        <w:tc>
          <w:tcPr>
            <w:tcW w:w="2692" w:type="dxa"/>
            <w:vAlign w:val="center"/>
          </w:tcPr>
          <w:p w14:paraId="58E239B5"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 xml:space="preserve">Mẫu vi sinh  </w:t>
            </w:r>
          </w:p>
        </w:tc>
        <w:tc>
          <w:tcPr>
            <w:tcW w:w="3060" w:type="dxa"/>
          </w:tcPr>
          <w:p w14:paraId="79CCBB67"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TCVN 8880:2011</w:t>
            </w:r>
          </w:p>
        </w:tc>
        <w:tc>
          <w:tcPr>
            <w:tcW w:w="3150" w:type="dxa"/>
          </w:tcPr>
          <w:p w14:paraId="3E3E58C7"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Giữ nguyên</w:t>
            </w:r>
          </w:p>
        </w:tc>
      </w:tr>
      <w:tr w:rsidR="000A1C72" w:rsidRPr="000A1C72" w14:paraId="117A2CA3" w14:textId="77777777" w:rsidTr="00221E80">
        <w:tc>
          <w:tcPr>
            <w:tcW w:w="746" w:type="dxa"/>
          </w:tcPr>
          <w:p w14:paraId="5AD7D71C" w14:textId="77777777" w:rsidR="000A1C72" w:rsidRPr="000A1C72" w:rsidRDefault="000A1C72" w:rsidP="000A1C72">
            <w:pPr>
              <w:numPr>
                <w:ilvl w:val="0"/>
                <w:numId w:val="114"/>
              </w:numPr>
              <w:spacing w:line="312" w:lineRule="auto"/>
              <w:ind w:hanging="630"/>
              <w:contextualSpacing/>
              <w:jc w:val="both"/>
              <w:rPr>
                <w:rFonts w:ascii="Times New Roman" w:hAnsi="Times New Roman" w:cs="Times New Roman"/>
                <w:sz w:val="28"/>
                <w:szCs w:val="28"/>
              </w:rPr>
            </w:pPr>
          </w:p>
        </w:tc>
        <w:tc>
          <w:tcPr>
            <w:tcW w:w="2692" w:type="dxa"/>
            <w:vAlign w:val="center"/>
          </w:tcPr>
          <w:p w14:paraId="256446C8"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 xml:space="preserve">Mẫu thực vật nổi </w:t>
            </w:r>
          </w:p>
        </w:tc>
        <w:tc>
          <w:tcPr>
            <w:tcW w:w="3060" w:type="dxa"/>
            <w:vAlign w:val="center"/>
          </w:tcPr>
          <w:p w14:paraId="12FC38EE"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SMEWW 10200B:2017</w:t>
            </w:r>
          </w:p>
        </w:tc>
        <w:tc>
          <w:tcPr>
            <w:tcW w:w="3150" w:type="dxa"/>
          </w:tcPr>
          <w:p w14:paraId="7120C6DE"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2017</w:t>
            </w:r>
          </w:p>
        </w:tc>
      </w:tr>
      <w:tr w:rsidR="000A1C72" w:rsidRPr="000A1C72" w14:paraId="39D96F97" w14:textId="77777777" w:rsidTr="00221E80">
        <w:tc>
          <w:tcPr>
            <w:tcW w:w="746" w:type="dxa"/>
          </w:tcPr>
          <w:p w14:paraId="170F119B" w14:textId="77777777" w:rsidR="000A1C72" w:rsidRPr="000A1C72" w:rsidRDefault="000A1C72" w:rsidP="000A1C72">
            <w:pPr>
              <w:numPr>
                <w:ilvl w:val="0"/>
                <w:numId w:val="114"/>
              </w:numPr>
              <w:spacing w:line="312" w:lineRule="auto"/>
              <w:ind w:hanging="630"/>
              <w:contextualSpacing/>
              <w:jc w:val="both"/>
              <w:rPr>
                <w:rFonts w:ascii="Times New Roman" w:hAnsi="Times New Roman" w:cs="Times New Roman"/>
                <w:sz w:val="28"/>
                <w:szCs w:val="28"/>
              </w:rPr>
            </w:pPr>
          </w:p>
        </w:tc>
        <w:tc>
          <w:tcPr>
            <w:tcW w:w="2692" w:type="dxa"/>
            <w:vAlign w:val="center"/>
          </w:tcPr>
          <w:p w14:paraId="3823171D"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 xml:space="preserve">Mẫu động vật nổi </w:t>
            </w:r>
          </w:p>
        </w:tc>
        <w:tc>
          <w:tcPr>
            <w:tcW w:w="3060" w:type="dxa"/>
            <w:vAlign w:val="center"/>
          </w:tcPr>
          <w:p w14:paraId="353A8908"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SMEWW 10200B:2017</w:t>
            </w:r>
          </w:p>
        </w:tc>
        <w:tc>
          <w:tcPr>
            <w:tcW w:w="3150" w:type="dxa"/>
          </w:tcPr>
          <w:p w14:paraId="21A7B50D"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2017</w:t>
            </w:r>
          </w:p>
        </w:tc>
      </w:tr>
      <w:tr w:rsidR="000A1C72" w:rsidRPr="000A1C72" w14:paraId="57D138BD" w14:textId="77777777" w:rsidTr="00221E80">
        <w:tc>
          <w:tcPr>
            <w:tcW w:w="746" w:type="dxa"/>
          </w:tcPr>
          <w:p w14:paraId="659AD2B6" w14:textId="77777777" w:rsidR="000A1C72" w:rsidRPr="000A1C72" w:rsidRDefault="000A1C72" w:rsidP="000A1C72">
            <w:pPr>
              <w:numPr>
                <w:ilvl w:val="0"/>
                <w:numId w:val="114"/>
              </w:numPr>
              <w:spacing w:line="312" w:lineRule="auto"/>
              <w:ind w:hanging="630"/>
              <w:contextualSpacing/>
              <w:jc w:val="both"/>
              <w:rPr>
                <w:rFonts w:ascii="Times New Roman" w:hAnsi="Times New Roman" w:cs="Times New Roman"/>
                <w:sz w:val="28"/>
                <w:szCs w:val="28"/>
              </w:rPr>
            </w:pPr>
          </w:p>
        </w:tc>
        <w:tc>
          <w:tcPr>
            <w:tcW w:w="2692" w:type="dxa"/>
            <w:vAlign w:val="center"/>
          </w:tcPr>
          <w:p w14:paraId="7F928EAB"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 xml:space="preserve">Mẫu động vật đáy </w:t>
            </w:r>
          </w:p>
        </w:tc>
        <w:tc>
          <w:tcPr>
            <w:tcW w:w="3060" w:type="dxa"/>
            <w:vAlign w:val="center"/>
          </w:tcPr>
          <w:p w14:paraId="34782E4F"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SMEWW 10500B:2017</w:t>
            </w:r>
          </w:p>
        </w:tc>
        <w:tc>
          <w:tcPr>
            <w:tcW w:w="3150" w:type="dxa"/>
          </w:tcPr>
          <w:p w14:paraId="01954DAB" w14:textId="77777777" w:rsidR="000A1C72" w:rsidRPr="000A1C72" w:rsidRDefault="000A1C72" w:rsidP="000A1C72">
            <w:pPr>
              <w:spacing w:line="312" w:lineRule="auto"/>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2017</w:t>
            </w:r>
          </w:p>
        </w:tc>
      </w:tr>
    </w:tbl>
    <w:p w14:paraId="107A9D88" w14:textId="77777777" w:rsidR="000A1C72" w:rsidRPr="000A1C72" w:rsidRDefault="000A1C72" w:rsidP="000A1C72">
      <w:pPr>
        <w:spacing w:before="240" w:after="90" w:line="271" w:lineRule="auto"/>
        <w:ind w:right="403" w:firstLine="720"/>
        <w:jc w:val="both"/>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b) Việc đo các thông số nước mặt lục địa tại hiện trường: lựa chọn phương pháp quy định tại quy chuẩn kỹ thuật quốc gia hiện hành tương ứng hoặc trong </w:t>
      </w:r>
      <w:r w:rsidRPr="000A1C72">
        <w:rPr>
          <w:rFonts w:ascii="Times New Roman" w:eastAsia="Times New Roman" w:hAnsi="Times New Roman" w:cs="Times New Roman"/>
          <w:b/>
          <w:color w:val="000000"/>
          <w:sz w:val="28"/>
        </w:rPr>
        <w:t>Bảng 2.2.2</w:t>
      </w:r>
      <w:r w:rsidRPr="000A1C72">
        <w:rPr>
          <w:rFonts w:ascii="Times New Roman" w:eastAsia="Times New Roman" w:hAnsi="Times New Roman" w:cs="Times New Roman"/>
          <w:color w:val="000000"/>
          <w:sz w:val="28"/>
        </w:rPr>
        <w:t xml:space="preserve"> dưới đây. </w:t>
      </w:r>
    </w:p>
    <w:p w14:paraId="4AFA1471" w14:textId="77777777" w:rsidR="000A1C72" w:rsidRPr="000A1C72" w:rsidRDefault="000A1C72" w:rsidP="000A1C72">
      <w:pPr>
        <w:spacing w:after="90" w:line="271" w:lineRule="auto"/>
        <w:ind w:right="400" w:firstLine="720"/>
        <w:jc w:val="both"/>
        <w:rPr>
          <w:rFonts w:ascii="Times New Roman" w:eastAsia="Times New Roman" w:hAnsi="Times New Roman" w:cs="Times New Roman"/>
          <w:i/>
          <w:color w:val="000000"/>
          <w:sz w:val="28"/>
        </w:rPr>
      </w:pPr>
      <w:r w:rsidRPr="000A1C72">
        <w:rPr>
          <w:rFonts w:ascii="Times New Roman" w:eastAsia="Times New Roman" w:hAnsi="Times New Roman" w:cs="Times New Roman"/>
          <w:b/>
          <w:i/>
          <w:color w:val="000000"/>
          <w:sz w:val="28"/>
        </w:rPr>
        <w:t xml:space="preserve">Bảng2.2.2. </w:t>
      </w:r>
      <w:r w:rsidRPr="000A1C72">
        <w:rPr>
          <w:rFonts w:ascii="Times New Roman" w:eastAsia="Times New Roman" w:hAnsi="Times New Roman" w:cs="Times New Roman"/>
          <w:i/>
          <w:color w:val="000000"/>
          <w:sz w:val="28"/>
        </w:rPr>
        <w:t>Các phương pháp đo các thông số nước mặt lục địa tại hiện trường</w:t>
      </w:r>
    </w:p>
    <w:tbl>
      <w:tblPr>
        <w:tblStyle w:val="TableGrid"/>
        <w:tblW w:w="9566" w:type="dxa"/>
        <w:tblLook w:val="04A0" w:firstRow="1" w:lastRow="0" w:firstColumn="1" w:lastColumn="0" w:noHBand="0" w:noVBand="1"/>
      </w:tblPr>
      <w:tblGrid>
        <w:gridCol w:w="746"/>
        <w:gridCol w:w="1800"/>
        <w:gridCol w:w="3690"/>
        <w:gridCol w:w="3330"/>
      </w:tblGrid>
      <w:tr w:rsidR="000A1C72" w:rsidRPr="000A1C72" w14:paraId="726912E8" w14:textId="77777777" w:rsidTr="00221E80">
        <w:trPr>
          <w:trHeight w:val="467"/>
        </w:trPr>
        <w:tc>
          <w:tcPr>
            <w:tcW w:w="746" w:type="dxa"/>
            <w:vAlign w:val="center"/>
          </w:tcPr>
          <w:p w14:paraId="76EF0911"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1800" w:type="dxa"/>
            <w:vAlign w:val="center"/>
          </w:tcPr>
          <w:p w14:paraId="4B3BBF18"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3690" w:type="dxa"/>
            <w:vAlign w:val="center"/>
          </w:tcPr>
          <w:p w14:paraId="4E1EE78A"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3330" w:type="dxa"/>
            <w:vAlign w:val="center"/>
          </w:tcPr>
          <w:p w14:paraId="12A58196"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5390F0AE" w14:textId="77777777" w:rsidTr="00221E80">
        <w:tc>
          <w:tcPr>
            <w:tcW w:w="746" w:type="dxa"/>
            <w:vAlign w:val="center"/>
          </w:tcPr>
          <w:p w14:paraId="4407500F"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67971A0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Nhiệt độ </w:t>
            </w:r>
          </w:p>
        </w:tc>
        <w:tc>
          <w:tcPr>
            <w:tcW w:w="3690" w:type="dxa"/>
            <w:vAlign w:val="center"/>
          </w:tcPr>
          <w:p w14:paraId="2ACD67F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2550.B:2017</w:t>
            </w:r>
          </w:p>
        </w:tc>
        <w:tc>
          <w:tcPr>
            <w:tcW w:w="3330" w:type="dxa"/>
          </w:tcPr>
          <w:p w14:paraId="25193848" w14:textId="77777777" w:rsidR="000A1C72" w:rsidRPr="000A1C72" w:rsidRDefault="000A1C72" w:rsidP="000A1C72">
            <w:pPr>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2017</w:t>
            </w:r>
          </w:p>
        </w:tc>
      </w:tr>
      <w:tr w:rsidR="000A1C72" w:rsidRPr="000A1C72" w14:paraId="6234C0EE" w14:textId="77777777" w:rsidTr="00221E80">
        <w:trPr>
          <w:trHeight w:val="485"/>
        </w:trPr>
        <w:tc>
          <w:tcPr>
            <w:tcW w:w="746" w:type="dxa"/>
            <w:vAlign w:val="center"/>
          </w:tcPr>
          <w:p w14:paraId="7A6E2AD5"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6F6E3599"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pH </w:t>
            </w:r>
          </w:p>
        </w:tc>
        <w:tc>
          <w:tcPr>
            <w:tcW w:w="3690" w:type="dxa"/>
            <w:vAlign w:val="center"/>
          </w:tcPr>
          <w:p w14:paraId="720B111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6492:2011</w:t>
            </w:r>
          </w:p>
        </w:tc>
        <w:tc>
          <w:tcPr>
            <w:tcW w:w="3330" w:type="dxa"/>
          </w:tcPr>
          <w:p w14:paraId="2D9C59FB" w14:textId="77777777" w:rsidR="000A1C72" w:rsidRPr="000A1C72" w:rsidRDefault="000A1C72" w:rsidP="000A1C72">
            <w:pPr>
              <w:jc w:val="both"/>
              <w:rPr>
                <w:rFonts w:ascii="Times New Roman" w:hAnsi="Times New Roman" w:cs="Times New Roman"/>
                <w:sz w:val="28"/>
                <w:szCs w:val="28"/>
                <w:highlight w:val="yellow"/>
              </w:rPr>
            </w:pPr>
          </w:p>
        </w:tc>
      </w:tr>
      <w:tr w:rsidR="000A1C72" w:rsidRPr="000A1C72" w14:paraId="6506A766" w14:textId="77777777" w:rsidTr="00221E80">
        <w:tc>
          <w:tcPr>
            <w:tcW w:w="746" w:type="dxa"/>
            <w:vAlign w:val="center"/>
          </w:tcPr>
          <w:p w14:paraId="1CDA66FF"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01ADF3C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DO </w:t>
            </w:r>
          </w:p>
        </w:tc>
        <w:tc>
          <w:tcPr>
            <w:tcW w:w="3690" w:type="dxa"/>
            <w:vAlign w:val="center"/>
          </w:tcPr>
          <w:p w14:paraId="096D89B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7325:2016</w:t>
            </w:r>
          </w:p>
        </w:tc>
        <w:tc>
          <w:tcPr>
            <w:tcW w:w="3330" w:type="dxa"/>
          </w:tcPr>
          <w:p w14:paraId="4A48C6FD" w14:textId="77777777" w:rsidR="000A1C72" w:rsidRPr="000A1C72" w:rsidRDefault="000A1C72" w:rsidP="000A1C72">
            <w:pPr>
              <w:rPr>
                <w:rFonts w:ascii="Times New Roman" w:hAnsi="Times New Roman" w:cs="Times New Roman"/>
                <w:sz w:val="28"/>
                <w:szCs w:val="28"/>
                <w:highlight w:val="yellow"/>
              </w:rPr>
            </w:pPr>
            <w:r w:rsidRPr="000A1C72">
              <w:rPr>
                <w:rFonts w:ascii="Times New Roman" w:hAnsi="Times New Roman" w:cs="Times New Roman"/>
                <w:sz w:val="28"/>
                <w:szCs w:val="28"/>
              </w:rPr>
              <w:t>Cập nhật phiên bản 2016</w:t>
            </w:r>
          </w:p>
        </w:tc>
      </w:tr>
      <w:tr w:rsidR="000A1C72" w:rsidRPr="000A1C72" w14:paraId="0CF41949" w14:textId="77777777" w:rsidTr="00221E80">
        <w:tc>
          <w:tcPr>
            <w:tcW w:w="746" w:type="dxa"/>
            <w:vAlign w:val="center"/>
          </w:tcPr>
          <w:p w14:paraId="4B50DA42"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77D1E68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EC</w:t>
            </w:r>
            <w:r w:rsidRPr="000A1C72">
              <w:rPr>
                <w:rFonts w:ascii="Times New Roman" w:hAnsi="Times New Roman" w:cs="Times New Roman"/>
                <w:color w:val="548DD4"/>
                <w:sz w:val="28"/>
                <w:szCs w:val="28"/>
              </w:rPr>
              <w:t xml:space="preserve"> </w:t>
            </w:r>
          </w:p>
        </w:tc>
        <w:tc>
          <w:tcPr>
            <w:tcW w:w="3690" w:type="dxa"/>
            <w:vAlign w:val="center"/>
          </w:tcPr>
          <w:p w14:paraId="4A8586A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2510.B:2017</w:t>
            </w:r>
          </w:p>
        </w:tc>
        <w:tc>
          <w:tcPr>
            <w:tcW w:w="3330" w:type="dxa"/>
          </w:tcPr>
          <w:p w14:paraId="7F8ADAAD" w14:textId="77777777" w:rsidR="000A1C72" w:rsidRPr="000A1C72" w:rsidRDefault="000A1C72" w:rsidP="000A1C72">
            <w:pPr>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2017</w:t>
            </w:r>
          </w:p>
        </w:tc>
      </w:tr>
      <w:tr w:rsidR="000A1C72" w:rsidRPr="000A1C72" w14:paraId="407AC453" w14:textId="77777777" w:rsidTr="00221E80">
        <w:tc>
          <w:tcPr>
            <w:tcW w:w="746" w:type="dxa"/>
            <w:vAlign w:val="center"/>
          </w:tcPr>
          <w:p w14:paraId="0B7AB182"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7CF86D3D"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Độ đục </w:t>
            </w:r>
          </w:p>
        </w:tc>
        <w:tc>
          <w:tcPr>
            <w:tcW w:w="3690" w:type="dxa"/>
            <w:vAlign w:val="center"/>
          </w:tcPr>
          <w:p w14:paraId="6183B30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2130.B:2017</w:t>
            </w:r>
          </w:p>
          <w:p w14:paraId="1477BC6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EPA 180.1 (tương đương)</w:t>
            </w:r>
          </w:p>
        </w:tc>
        <w:tc>
          <w:tcPr>
            <w:tcW w:w="3330" w:type="dxa"/>
          </w:tcPr>
          <w:p w14:paraId="5082AEDA" w14:textId="77777777" w:rsidR="000A1C72" w:rsidRPr="000A1C72" w:rsidRDefault="000A1C72" w:rsidP="000A1C72">
            <w:pPr>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2017</w:t>
            </w:r>
          </w:p>
        </w:tc>
      </w:tr>
      <w:tr w:rsidR="000A1C72" w:rsidRPr="000A1C72" w14:paraId="2AFC20BD" w14:textId="77777777" w:rsidTr="00221E80">
        <w:tc>
          <w:tcPr>
            <w:tcW w:w="746" w:type="dxa"/>
            <w:vAlign w:val="center"/>
          </w:tcPr>
          <w:p w14:paraId="40CA89E8"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35195662"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TDS </w:t>
            </w:r>
          </w:p>
        </w:tc>
        <w:tc>
          <w:tcPr>
            <w:tcW w:w="3690" w:type="dxa"/>
            <w:vAlign w:val="center"/>
          </w:tcPr>
          <w:p w14:paraId="2813C3E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Sử dụng thiết bị đo trực tiếp</w:t>
            </w:r>
          </w:p>
        </w:tc>
        <w:tc>
          <w:tcPr>
            <w:tcW w:w="3330" w:type="dxa"/>
          </w:tcPr>
          <w:p w14:paraId="194FF1CE" w14:textId="77777777" w:rsidR="000A1C72" w:rsidRPr="000A1C72" w:rsidRDefault="000A1C72" w:rsidP="000A1C72">
            <w:pPr>
              <w:jc w:val="both"/>
              <w:rPr>
                <w:rFonts w:ascii="Times New Roman" w:hAnsi="Times New Roman" w:cs="Times New Roman"/>
                <w:sz w:val="28"/>
                <w:szCs w:val="28"/>
              </w:rPr>
            </w:pPr>
          </w:p>
        </w:tc>
      </w:tr>
      <w:tr w:rsidR="000A1C72" w:rsidRPr="000A1C72" w14:paraId="14FF184B" w14:textId="77777777" w:rsidTr="00221E80">
        <w:tc>
          <w:tcPr>
            <w:tcW w:w="746" w:type="dxa"/>
            <w:vAlign w:val="center"/>
          </w:tcPr>
          <w:p w14:paraId="2580AF47"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54D10E9C"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ORP </w:t>
            </w:r>
          </w:p>
        </w:tc>
        <w:tc>
          <w:tcPr>
            <w:tcW w:w="3690" w:type="dxa"/>
            <w:vAlign w:val="center"/>
          </w:tcPr>
          <w:p w14:paraId="732A4C0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2580.B:2017</w:t>
            </w:r>
          </w:p>
          <w:p w14:paraId="38B30B0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ASTM 1498:2014</w:t>
            </w:r>
          </w:p>
        </w:tc>
        <w:tc>
          <w:tcPr>
            <w:tcW w:w="3330" w:type="dxa"/>
          </w:tcPr>
          <w:p w14:paraId="47BAA97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Cập nhật phiên bản 2017</w:t>
            </w:r>
          </w:p>
          <w:p w14:paraId="5F0319BC" w14:textId="77777777" w:rsidR="000A1C72" w:rsidRPr="000A1C72" w:rsidRDefault="000A1C72" w:rsidP="000A1C72">
            <w:pPr>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2014</w:t>
            </w:r>
          </w:p>
        </w:tc>
      </w:tr>
      <w:tr w:rsidR="000A1C72" w:rsidRPr="000A1C72" w14:paraId="3B11D9F6" w14:textId="77777777" w:rsidTr="00221E80">
        <w:tc>
          <w:tcPr>
            <w:tcW w:w="746" w:type="dxa"/>
            <w:vAlign w:val="center"/>
          </w:tcPr>
          <w:p w14:paraId="1953A44E" w14:textId="77777777" w:rsidR="000A1C72" w:rsidRPr="000A1C72" w:rsidRDefault="000A1C72" w:rsidP="000A1C72">
            <w:pPr>
              <w:numPr>
                <w:ilvl w:val="0"/>
                <w:numId w:val="115"/>
              </w:numPr>
              <w:ind w:left="450" w:hanging="478"/>
              <w:contextualSpacing/>
              <w:jc w:val="center"/>
              <w:rPr>
                <w:rFonts w:ascii="Times New Roman" w:hAnsi="Times New Roman" w:cs="Times New Roman"/>
                <w:sz w:val="28"/>
                <w:szCs w:val="28"/>
              </w:rPr>
            </w:pPr>
          </w:p>
        </w:tc>
        <w:tc>
          <w:tcPr>
            <w:tcW w:w="1800" w:type="dxa"/>
            <w:vAlign w:val="center"/>
          </w:tcPr>
          <w:p w14:paraId="38D2FA83"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Độ muối </w:t>
            </w:r>
          </w:p>
        </w:tc>
        <w:tc>
          <w:tcPr>
            <w:tcW w:w="3690" w:type="dxa"/>
            <w:vAlign w:val="center"/>
          </w:tcPr>
          <w:p w14:paraId="10E1339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2520.B:2017</w:t>
            </w:r>
          </w:p>
        </w:tc>
        <w:tc>
          <w:tcPr>
            <w:tcW w:w="3330" w:type="dxa"/>
          </w:tcPr>
          <w:p w14:paraId="2A849340" w14:textId="77777777" w:rsidR="000A1C72" w:rsidRPr="000A1C72" w:rsidRDefault="000A1C72" w:rsidP="000A1C72">
            <w:pPr>
              <w:jc w:val="both"/>
              <w:rPr>
                <w:rFonts w:ascii="Times New Roman" w:hAnsi="Times New Roman" w:cs="Times New Roman"/>
                <w:sz w:val="28"/>
                <w:szCs w:val="28"/>
              </w:rPr>
            </w:pPr>
            <w:r w:rsidRPr="000A1C72">
              <w:rPr>
                <w:rFonts w:ascii="Times New Roman" w:hAnsi="Times New Roman" w:cs="Times New Roman"/>
                <w:sz w:val="28"/>
                <w:szCs w:val="28"/>
              </w:rPr>
              <w:t>Cập nhật phiên bản 2017</w:t>
            </w:r>
          </w:p>
        </w:tc>
      </w:tr>
    </w:tbl>
    <w:p w14:paraId="36E398CC" w14:textId="77777777" w:rsidR="000A1C72" w:rsidRPr="000A1C72" w:rsidRDefault="000A1C72" w:rsidP="000A1C72">
      <w:pPr>
        <w:spacing w:before="240" w:after="132" w:line="271" w:lineRule="auto"/>
        <w:ind w:left="86" w:right="403" w:firstLine="720"/>
        <w:jc w:val="both"/>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Bảo quản và vận chuyển mẫu: mẫu nước sau khi lấy được bảo quản và lưu giữ theo TCVN 6663-3:</w:t>
      </w:r>
      <w:r w:rsidRPr="000A1C72">
        <w:rPr>
          <w:rFonts w:ascii="Times New Roman" w:eastAsia="Times New Roman" w:hAnsi="Times New Roman" w:cs="Times New Roman"/>
          <w:color w:val="FF0000"/>
          <w:sz w:val="28"/>
        </w:rPr>
        <w:t>2016</w:t>
      </w:r>
      <w:r w:rsidRPr="000A1C72">
        <w:rPr>
          <w:rFonts w:ascii="Times New Roman" w:eastAsia="Times New Roman" w:hAnsi="Times New Roman" w:cs="Times New Roman"/>
          <w:color w:val="000000"/>
          <w:sz w:val="28"/>
        </w:rPr>
        <w:t xml:space="preserve">. </w:t>
      </w:r>
    </w:p>
    <w:p w14:paraId="54698933" w14:textId="77777777" w:rsidR="000A1C72" w:rsidRPr="000A1C72" w:rsidRDefault="000A1C72" w:rsidP="000A1C72">
      <w:pPr>
        <w:spacing w:after="132" w:line="271" w:lineRule="auto"/>
        <w:ind w:left="90" w:right="400" w:firstLine="720"/>
        <w:jc w:val="both"/>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Phân tích trong phòng thí nghiệm: lựa chọn phương pháp quy định tại quy chuẩn kỹ thuật quốc gia hiện hành tương ứng hoặc trong </w:t>
      </w:r>
      <w:r w:rsidRPr="000A1C72">
        <w:rPr>
          <w:rFonts w:ascii="Times New Roman" w:eastAsia="Times New Roman" w:hAnsi="Times New Roman" w:cs="Times New Roman"/>
          <w:b/>
          <w:color w:val="000000"/>
          <w:sz w:val="28"/>
        </w:rPr>
        <w:t>Bảng 2.2.3</w:t>
      </w:r>
      <w:r w:rsidRPr="000A1C72">
        <w:rPr>
          <w:rFonts w:ascii="Times New Roman" w:eastAsia="Times New Roman" w:hAnsi="Times New Roman" w:cs="Times New Roman"/>
          <w:color w:val="000000"/>
          <w:sz w:val="28"/>
        </w:rPr>
        <w:t xml:space="preserve"> dưới đây. </w:t>
      </w:r>
    </w:p>
    <w:p w14:paraId="6FC1411E" w14:textId="77777777" w:rsidR="000A1C72" w:rsidRPr="000A1C72" w:rsidRDefault="000A1C72" w:rsidP="000A1C72">
      <w:pPr>
        <w:spacing w:after="90" w:line="271" w:lineRule="auto"/>
        <w:ind w:right="400" w:firstLine="720"/>
        <w:jc w:val="both"/>
        <w:rPr>
          <w:rFonts w:ascii="Times New Roman" w:eastAsia="Times New Roman" w:hAnsi="Times New Roman" w:cs="Times New Roman"/>
          <w:i/>
          <w:color w:val="000000"/>
          <w:sz w:val="28"/>
        </w:rPr>
      </w:pPr>
      <w:r w:rsidRPr="000A1C72">
        <w:rPr>
          <w:rFonts w:ascii="Times New Roman" w:eastAsia="Times New Roman" w:hAnsi="Times New Roman" w:cs="Times New Roman"/>
          <w:b/>
          <w:i/>
          <w:color w:val="000000"/>
          <w:sz w:val="28"/>
        </w:rPr>
        <w:t xml:space="preserve">Bảng2.2.3. </w:t>
      </w:r>
      <w:r w:rsidRPr="000A1C72">
        <w:rPr>
          <w:rFonts w:ascii="Times New Roman" w:eastAsia="Times New Roman" w:hAnsi="Times New Roman" w:cs="Times New Roman"/>
          <w:i/>
          <w:color w:val="000000"/>
          <w:sz w:val="28"/>
        </w:rPr>
        <w:t>Các phương pháp phân tích các thông số nước mặt lục địa trong phòng thí nghiệm</w:t>
      </w:r>
    </w:p>
    <w:tbl>
      <w:tblPr>
        <w:tblStyle w:val="TableGrid"/>
        <w:tblW w:w="9608" w:type="dxa"/>
        <w:tblLayout w:type="fixed"/>
        <w:tblLook w:val="04A0" w:firstRow="1" w:lastRow="0" w:firstColumn="1" w:lastColumn="0" w:noHBand="0" w:noVBand="1"/>
      </w:tblPr>
      <w:tblGrid>
        <w:gridCol w:w="824"/>
        <w:gridCol w:w="1624"/>
        <w:gridCol w:w="4140"/>
        <w:gridCol w:w="3020"/>
      </w:tblGrid>
      <w:tr w:rsidR="000A1C72" w:rsidRPr="000A1C72" w14:paraId="6CAE4393" w14:textId="77777777" w:rsidTr="00221E80">
        <w:trPr>
          <w:trHeight w:val="467"/>
        </w:trPr>
        <w:tc>
          <w:tcPr>
            <w:tcW w:w="824" w:type="dxa"/>
            <w:vAlign w:val="center"/>
          </w:tcPr>
          <w:p w14:paraId="63EC02B3"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1624" w:type="dxa"/>
            <w:vAlign w:val="center"/>
          </w:tcPr>
          <w:p w14:paraId="70306EF5"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4140" w:type="dxa"/>
            <w:vAlign w:val="center"/>
          </w:tcPr>
          <w:p w14:paraId="0D1D965B"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3020" w:type="dxa"/>
            <w:vAlign w:val="center"/>
          </w:tcPr>
          <w:p w14:paraId="431DE385"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215CA86E" w14:textId="77777777" w:rsidTr="00221E80">
        <w:trPr>
          <w:trHeight w:val="467"/>
        </w:trPr>
        <w:tc>
          <w:tcPr>
            <w:tcW w:w="824" w:type="dxa"/>
            <w:vAlign w:val="center"/>
          </w:tcPr>
          <w:p w14:paraId="74634B92"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05712E8"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Độ màu</w:t>
            </w:r>
          </w:p>
        </w:tc>
        <w:tc>
          <w:tcPr>
            <w:tcW w:w="4140" w:type="dxa"/>
            <w:vAlign w:val="center"/>
          </w:tcPr>
          <w:p w14:paraId="477D134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6185:2015 (Phương pháp C)</w:t>
            </w:r>
          </w:p>
          <w:p w14:paraId="2459E2E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ASTM D1209-05</w:t>
            </w:r>
          </w:p>
          <w:p w14:paraId="2761F29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lastRenderedPageBreak/>
              <w:t>SMEWW 2120C:2017</w:t>
            </w:r>
          </w:p>
        </w:tc>
        <w:tc>
          <w:tcPr>
            <w:tcW w:w="3020" w:type="dxa"/>
            <w:vAlign w:val="center"/>
          </w:tcPr>
          <w:p w14:paraId="73A523D5"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sz w:val="28"/>
                <w:szCs w:val="28"/>
              </w:rPr>
              <w:lastRenderedPageBreak/>
              <w:t>Cập nhật phiên bản 2017</w:t>
            </w:r>
          </w:p>
        </w:tc>
      </w:tr>
      <w:tr w:rsidR="000A1C72" w:rsidRPr="000A1C72" w14:paraId="2E19C7C0" w14:textId="77777777" w:rsidTr="00221E80">
        <w:trPr>
          <w:trHeight w:val="467"/>
        </w:trPr>
        <w:tc>
          <w:tcPr>
            <w:tcW w:w="824" w:type="dxa"/>
            <w:vAlign w:val="center"/>
          </w:tcPr>
          <w:p w14:paraId="7AB635C9"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3B3A5835"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Độ kiềm</w:t>
            </w:r>
          </w:p>
        </w:tc>
        <w:tc>
          <w:tcPr>
            <w:tcW w:w="4140" w:type="dxa"/>
            <w:vAlign w:val="center"/>
          </w:tcPr>
          <w:p w14:paraId="4856AA3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6636:1-2000</w:t>
            </w:r>
          </w:p>
          <w:p w14:paraId="3FCCEC5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2320.B:2017</w:t>
            </w:r>
          </w:p>
        </w:tc>
        <w:tc>
          <w:tcPr>
            <w:tcW w:w="3020" w:type="dxa"/>
            <w:vAlign w:val="center"/>
          </w:tcPr>
          <w:p w14:paraId="33931F05"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sz w:val="28"/>
                <w:szCs w:val="28"/>
              </w:rPr>
              <w:t>Cập nhật phiên bản 2017</w:t>
            </w:r>
          </w:p>
        </w:tc>
      </w:tr>
      <w:tr w:rsidR="000A1C72" w:rsidRPr="000A1C72" w14:paraId="0F4CA990" w14:textId="77777777" w:rsidTr="00221E80">
        <w:trPr>
          <w:trHeight w:val="467"/>
        </w:trPr>
        <w:tc>
          <w:tcPr>
            <w:tcW w:w="824" w:type="dxa"/>
            <w:vAlign w:val="center"/>
          </w:tcPr>
          <w:p w14:paraId="2E10EEC9"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5AA56D49"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Độ cứng tổng số</w:t>
            </w:r>
          </w:p>
        </w:tc>
        <w:tc>
          <w:tcPr>
            <w:tcW w:w="4140" w:type="dxa"/>
            <w:vAlign w:val="center"/>
          </w:tcPr>
          <w:p w14:paraId="175E625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6224:1996</w:t>
            </w:r>
          </w:p>
          <w:p w14:paraId="1AEE53E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2340C:2017</w:t>
            </w:r>
          </w:p>
        </w:tc>
        <w:tc>
          <w:tcPr>
            <w:tcW w:w="3020" w:type="dxa"/>
            <w:vAlign w:val="center"/>
          </w:tcPr>
          <w:p w14:paraId="4415B1A4"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sz w:val="28"/>
                <w:szCs w:val="28"/>
              </w:rPr>
              <w:t>Cập nhật phiên bản 2017</w:t>
            </w:r>
          </w:p>
        </w:tc>
      </w:tr>
      <w:tr w:rsidR="000A1C72" w:rsidRPr="000A1C72" w14:paraId="722249F0" w14:textId="77777777" w:rsidTr="00221E80">
        <w:trPr>
          <w:trHeight w:val="467"/>
        </w:trPr>
        <w:tc>
          <w:tcPr>
            <w:tcW w:w="824" w:type="dxa"/>
            <w:vAlign w:val="center"/>
          </w:tcPr>
          <w:p w14:paraId="0B11A9A5"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3FA5D87D"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TSS</w:t>
            </w:r>
          </w:p>
        </w:tc>
        <w:tc>
          <w:tcPr>
            <w:tcW w:w="4140" w:type="dxa"/>
            <w:vAlign w:val="center"/>
          </w:tcPr>
          <w:p w14:paraId="586EFA1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6625:2000</w:t>
            </w:r>
          </w:p>
          <w:p w14:paraId="347C430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2540D:2017</w:t>
            </w:r>
          </w:p>
        </w:tc>
        <w:tc>
          <w:tcPr>
            <w:tcW w:w="3020" w:type="dxa"/>
            <w:vAlign w:val="center"/>
          </w:tcPr>
          <w:p w14:paraId="1E24501E"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sz w:val="28"/>
                <w:szCs w:val="28"/>
              </w:rPr>
              <w:t>Cập nhật phiên bản 2017</w:t>
            </w:r>
          </w:p>
        </w:tc>
      </w:tr>
      <w:tr w:rsidR="000A1C72" w:rsidRPr="000A1C72" w14:paraId="3329167E" w14:textId="77777777" w:rsidTr="00221E80">
        <w:trPr>
          <w:trHeight w:val="467"/>
        </w:trPr>
        <w:tc>
          <w:tcPr>
            <w:tcW w:w="824" w:type="dxa"/>
            <w:vAlign w:val="center"/>
          </w:tcPr>
          <w:p w14:paraId="287B817D"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5235148"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BOD</w:t>
            </w:r>
            <w:r w:rsidRPr="000A1C72">
              <w:rPr>
                <w:rFonts w:ascii="Times New Roman" w:hAnsi="Times New Roman" w:cs="Times New Roman"/>
                <w:sz w:val="28"/>
                <w:szCs w:val="28"/>
                <w:vertAlign w:val="subscript"/>
              </w:rPr>
              <w:t>5</w:t>
            </w:r>
          </w:p>
        </w:tc>
        <w:tc>
          <w:tcPr>
            <w:tcW w:w="4140" w:type="dxa"/>
            <w:vAlign w:val="center"/>
          </w:tcPr>
          <w:p w14:paraId="56F20BD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6001-1:2008</w:t>
            </w:r>
          </w:p>
          <w:p w14:paraId="1EBC813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6001-2:2008</w:t>
            </w:r>
          </w:p>
          <w:p w14:paraId="40B69DA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5210B :2017</w:t>
            </w:r>
          </w:p>
          <w:p w14:paraId="38CA2A9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5210D :2017</w:t>
            </w:r>
          </w:p>
          <w:p w14:paraId="3ED0BB6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405.1</w:t>
            </w:r>
          </w:p>
        </w:tc>
        <w:tc>
          <w:tcPr>
            <w:tcW w:w="3020" w:type="dxa"/>
            <w:vAlign w:val="center"/>
          </w:tcPr>
          <w:p w14:paraId="68B2EC88"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sz w:val="28"/>
                <w:szCs w:val="28"/>
              </w:rPr>
              <w:t>Cập nhật phiên bản 2017</w:t>
            </w:r>
          </w:p>
        </w:tc>
      </w:tr>
      <w:tr w:rsidR="000A1C72" w:rsidRPr="000A1C72" w14:paraId="2BA19382" w14:textId="77777777" w:rsidTr="00221E80">
        <w:trPr>
          <w:trHeight w:val="467"/>
        </w:trPr>
        <w:tc>
          <w:tcPr>
            <w:tcW w:w="824" w:type="dxa"/>
            <w:vAlign w:val="center"/>
          </w:tcPr>
          <w:p w14:paraId="4A50A7A1"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133BACC0"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COD</w:t>
            </w:r>
          </w:p>
        </w:tc>
        <w:tc>
          <w:tcPr>
            <w:tcW w:w="4140" w:type="dxa"/>
            <w:vAlign w:val="center"/>
          </w:tcPr>
          <w:p w14:paraId="735EEC6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6491: 1999</w:t>
            </w:r>
          </w:p>
          <w:p w14:paraId="1B9F530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5220.B:2017</w:t>
            </w:r>
          </w:p>
          <w:p w14:paraId="4A401A5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5220.C:2017</w:t>
            </w:r>
          </w:p>
        </w:tc>
        <w:tc>
          <w:tcPr>
            <w:tcW w:w="3020" w:type="dxa"/>
          </w:tcPr>
          <w:p w14:paraId="183E5DC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Bỏ US EPA method 410.1 và US EPA method 410.2 vì đã bị hủy bỏ.</w:t>
            </w:r>
          </w:p>
        </w:tc>
      </w:tr>
      <w:tr w:rsidR="000A1C72" w:rsidRPr="000A1C72" w14:paraId="117A88C3" w14:textId="77777777" w:rsidTr="00221E80">
        <w:trPr>
          <w:trHeight w:val="467"/>
        </w:trPr>
        <w:tc>
          <w:tcPr>
            <w:tcW w:w="824" w:type="dxa"/>
            <w:vAlign w:val="center"/>
          </w:tcPr>
          <w:p w14:paraId="70A4BCBD"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AE988AE"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TOC</w:t>
            </w:r>
          </w:p>
        </w:tc>
        <w:tc>
          <w:tcPr>
            <w:tcW w:w="4140" w:type="dxa"/>
            <w:vAlign w:val="center"/>
          </w:tcPr>
          <w:p w14:paraId="6C2D7C4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6634:2000</w:t>
            </w:r>
          </w:p>
          <w:p w14:paraId="2806E1B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5310B:2017</w:t>
            </w:r>
          </w:p>
          <w:p w14:paraId="2B0D8BB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5310C:2017</w:t>
            </w:r>
          </w:p>
        </w:tc>
        <w:tc>
          <w:tcPr>
            <w:tcW w:w="3020" w:type="dxa"/>
            <w:vAlign w:val="center"/>
          </w:tcPr>
          <w:p w14:paraId="41B680DD"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sz w:val="28"/>
                <w:szCs w:val="28"/>
              </w:rPr>
              <w:t>Cập nhật phiên bản 2017</w:t>
            </w:r>
          </w:p>
        </w:tc>
      </w:tr>
      <w:tr w:rsidR="000A1C72" w:rsidRPr="000A1C72" w14:paraId="796C1F52" w14:textId="77777777" w:rsidTr="00221E80">
        <w:trPr>
          <w:trHeight w:val="467"/>
        </w:trPr>
        <w:tc>
          <w:tcPr>
            <w:tcW w:w="824" w:type="dxa"/>
            <w:vAlign w:val="center"/>
          </w:tcPr>
          <w:p w14:paraId="24DD5897"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5A9C51BA"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NH</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w:t>
            </w:r>
          </w:p>
        </w:tc>
        <w:tc>
          <w:tcPr>
            <w:tcW w:w="4140" w:type="dxa"/>
            <w:vAlign w:val="center"/>
          </w:tcPr>
          <w:p w14:paraId="39F8213D"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6179-1:1996</w:t>
            </w:r>
          </w:p>
          <w:p w14:paraId="7F2004BC" w14:textId="77777777" w:rsidR="000A1C72" w:rsidRPr="000A1C72" w:rsidRDefault="00C52344" w:rsidP="000A1C72">
            <w:pPr>
              <w:numPr>
                <w:ilvl w:val="0"/>
                <w:numId w:val="116"/>
              </w:numPr>
              <w:rPr>
                <w:rFonts w:ascii="Times New Roman" w:hAnsi="Times New Roman" w:cs="Times New Roman"/>
                <w:sz w:val="28"/>
                <w:szCs w:val="28"/>
              </w:rPr>
            </w:pPr>
            <w:hyperlink r:id="rId8">
              <w:r w:rsidR="000A1C72" w:rsidRPr="000A1C72">
                <w:rPr>
                  <w:rFonts w:ascii="Times New Roman" w:hAnsi="Times New Roman" w:cs="Times New Roman"/>
                  <w:sz w:val="28"/>
                  <w:szCs w:val="28"/>
                </w:rPr>
                <w:t>TCVN 6660:2000</w:t>
              </w:r>
            </w:hyperlink>
          </w:p>
          <w:p w14:paraId="0A62AFDD"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4500-NH3.B&amp;D:2017</w:t>
            </w:r>
          </w:p>
          <w:p w14:paraId="070165A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4500-NH3.B&amp;F:2017</w:t>
            </w:r>
          </w:p>
          <w:p w14:paraId="5BA5DCF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4500-NH3.B&amp;H:2017</w:t>
            </w:r>
          </w:p>
        </w:tc>
        <w:tc>
          <w:tcPr>
            <w:tcW w:w="3020" w:type="dxa"/>
            <w:vAlign w:val="center"/>
          </w:tcPr>
          <w:p w14:paraId="051A97A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68394DD7"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USEPA method 350.2 vì đã bị hủy bỏ</w:t>
            </w:r>
          </w:p>
        </w:tc>
      </w:tr>
      <w:tr w:rsidR="000A1C72" w:rsidRPr="000A1C72" w14:paraId="6A17E62F" w14:textId="77777777" w:rsidTr="00221E80">
        <w:trPr>
          <w:trHeight w:val="467"/>
        </w:trPr>
        <w:tc>
          <w:tcPr>
            <w:tcW w:w="824" w:type="dxa"/>
            <w:vAlign w:val="center"/>
          </w:tcPr>
          <w:p w14:paraId="43FA9469"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F1C514A"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p>
        </w:tc>
        <w:tc>
          <w:tcPr>
            <w:tcW w:w="4140" w:type="dxa"/>
            <w:vAlign w:val="center"/>
          </w:tcPr>
          <w:p w14:paraId="7C67793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6178:1996</w:t>
            </w:r>
          </w:p>
          <w:p w14:paraId="28A2449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6494-1:2011;</w:t>
            </w:r>
          </w:p>
          <w:p w14:paraId="742D45D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.B:2017</w:t>
            </w:r>
          </w:p>
          <w:p w14:paraId="07DC464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28810C9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79CD3E9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300.0</w:t>
            </w:r>
          </w:p>
        </w:tc>
        <w:tc>
          <w:tcPr>
            <w:tcW w:w="3020" w:type="dxa"/>
            <w:vAlign w:val="center"/>
          </w:tcPr>
          <w:p w14:paraId="51E828F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 EPA method 354.1 vì đã bị hủy bỏ</w:t>
            </w:r>
          </w:p>
          <w:p w14:paraId="52783F0E"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2017</w:t>
            </w:r>
          </w:p>
        </w:tc>
      </w:tr>
      <w:tr w:rsidR="000A1C72" w:rsidRPr="000A1C72" w14:paraId="2F3781CF" w14:textId="77777777" w:rsidTr="00221E80">
        <w:trPr>
          <w:trHeight w:val="467"/>
        </w:trPr>
        <w:tc>
          <w:tcPr>
            <w:tcW w:w="824" w:type="dxa"/>
            <w:vAlign w:val="center"/>
          </w:tcPr>
          <w:p w14:paraId="31E67AB5"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1FE3F3A"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p>
        </w:tc>
        <w:tc>
          <w:tcPr>
            <w:tcW w:w="4140" w:type="dxa"/>
            <w:vAlign w:val="center"/>
          </w:tcPr>
          <w:p w14:paraId="41CC8D3B"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6180:1996</w:t>
            </w:r>
          </w:p>
          <w:p w14:paraId="5F52DF5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7323-1:2004</w:t>
            </w:r>
          </w:p>
          <w:p w14:paraId="094EA3FD" w14:textId="77777777" w:rsidR="000A1C72" w:rsidRPr="000A1C72" w:rsidRDefault="00C52344" w:rsidP="000A1C72">
            <w:pPr>
              <w:numPr>
                <w:ilvl w:val="0"/>
                <w:numId w:val="116"/>
              </w:numPr>
              <w:spacing w:after="11" w:line="256" w:lineRule="auto"/>
              <w:rPr>
                <w:rFonts w:ascii="Times New Roman" w:hAnsi="Times New Roman" w:cs="Times New Roman"/>
                <w:sz w:val="28"/>
                <w:szCs w:val="28"/>
              </w:rPr>
            </w:pPr>
            <w:hyperlink r:id="rId9" w:history="1">
              <w:r w:rsidR="000A1C72" w:rsidRPr="000A1C72">
                <w:rPr>
                  <w:rFonts w:ascii="Times New Roman" w:hAnsi="Times New Roman" w:cs="Times New Roman"/>
                  <w:sz w:val="28"/>
                  <w:szCs w:val="28"/>
                </w:rPr>
                <w:t>TCVN 6494</w:t>
              </w:r>
            </w:hyperlink>
            <w:hyperlink r:id="rId10" w:history="1">
              <w:r w:rsidR="000A1C72" w:rsidRPr="000A1C72">
                <w:rPr>
                  <w:rFonts w:ascii="Times New Roman" w:hAnsi="Times New Roman" w:cs="Times New Roman"/>
                  <w:sz w:val="28"/>
                  <w:szCs w:val="28"/>
                </w:rPr>
                <w:t>-</w:t>
              </w:r>
            </w:hyperlink>
            <w:hyperlink r:id="rId11" w:history="1">
              <w:r w:rsidR="000A1C72" w:rsidRPr="000A1C72">
                <w:rPr>
                  <w:rFonts w:ascii="Times New Roman" w:hAnsi="Times New Roman" w:cs="Times New Roman"/>
                  <w:sz w:val="28"/>
                  <w:szCs w:val="28"/>
                </w:rPr>
                <w:t>1:2011</w:t>
              </w:r>
            </w:hyperlink>
          </w:p>
          <w:p w14:paraId="28F5C7CD"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77FEC15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034CE7F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lastRenderedPageBreak/>
              <w:t>SMEWW 4500-NO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.D:2017</w:t>
            </w:r>
          </w:p>
          <w:p w14:paraId="386C178B"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.E:2017</w:t>
            </w:r>
          </w:p>
          <w:p w14:paraId="25D0126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300.0</w:t>
            </w:r>
          </w:p>
          <w:p w14:paraId="3A5EE14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352.1</w:t>
            </w:r>
          </w:p>
        </w:tc>
        <w:tc>
          <w:tcPr>
            <w:tcW w:w="3020" w:type="dxa"/>
            <w:vAlign w:val="center"/>
          </w:tcPr>
          <w:p w14:paraId="64F4E476" w14:textId="77777777" w:rsidR="000A1C72" w:rsidRPr="000A1C72" w:rsidRDefault="000A1C72" w:rsidP="000A1C72">
            <w:pPr>
              <w:ind w:right="29"/>
              <w:rPr>
                <w:rFonts w:ascii="Times New Roman" w:hAnsi="Times New Roman" w:cs="Times New Roman"/>
                <w:color w:val="FF0000"/>
                <w:sz w:val="28"/>
                <w:szCs w:val="28"/>
              </w:rPr>
            </w:pPr>
            <w:r w:rsidRPr="000A1C72">
              <w:rPr>
                <w:rFonts w:ascii="Times New Roman" w:hAnsi="Times New Roman" w:cs="Times New Roman"/>
                <w:sz w:val="28"/>
                <w:szCs w:val="28"/>
              </w:rPr>
              <w:lastRenderedPageBreak/>
              <w:t>- Cập nhật phiên bản 2017</w:t>
            </w:r>
          </w:p>
          <w:p w14:paraId="21ED7F40" w14:textId="77777777" w:rsidR="000A1C72" w:rsidRPr="000A1C72" w:rsidRDefault="000A1C72" w:rsidP="000A1C72">
            <w:pPr>
              <w:rPr>
                <w:rFonts w:ascii="Times New Roman" w:hAnsi="Times New Roman" w:cs="Times New Roman"/>
                <w:b/>
                <w:sz w:val="28"/>
                <w:szCs w:val="28"/>
              </w:rPr>
            </w:pPr>
          </w:p>
        </w:tc>
      </w:tr>
      <w:tr w:rsidR="000A1C72" w:rsidRPr="000A1C72" w14:paraId="78D226F6" w14:textId="77777777" w:rsidTr="00221E80">
        <w:trPr>
          <w:trHeight w:val="467"/>
        </w:trPr>
        <w:tc>
          <w:tcPr>
            <w:tcW w:w="824" w:type="dxa"/>
            <w:vAlign w:val="center"/>
          </w:tcPr>
          <w:p w14:paraId="7F7BA794"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45D8E09C"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SO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2-</w:t>
            </w:r>
          </w:p>
        </w:tc>
        <w:tc>
          <w:tcPr>
            <w:tcW w:w="4140" w:type="dxa"/>
            <w:vAlign w:val="center"/>
          </w:tcPr>
          <w:p w14:paraId="2C2DA6A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6200:1996</w:t>
            </w:r>
          </w:p>
          <w:p w14:paraId="6E5F104F" w14:textId="77777777" w:rsidR="000A1C72" w:rsidRPr="000A1C72" w:rsidRDefault="00C52344" w:rsidP="000A1C72">
            <w:pPr>
              <w:numPr>
                <w:ilvl w:val="0"/>
                <w:numId w:val="116"/>
              </w:numPr>
              <w:rPr>
                <w:rFonts w:ascii="Times New Roman" w:hAnsi="Times New Roman" w:cs="Times New Roman"/>
                <w:sz w:val="28"/>
                <w:szCs w:val="28"/>
              </w:rPr>
            </w:pPr>
            <w:hyperlink r:id="rId12">
              <w:r w:rsidR="000A1C72" w:rsidRPr="000A1C72">
                <w:rPr>
                  <w:rFonts w:ascii="Times New Roman" w:hAnsi="Times New Roman" w:cs="Times New Roman"/>
                  <w:sz w:val="28"/>
                  <w:szCs w:val="28"/>
                </w:rPr>
                <w:t>TCVN 6494</w:t>
              </w:r>
            </w:hyperlink>
            <w:hyperlink r:id="rId13">
              <w:r w:rsidR="000A1C72" w:rsidRPr="000A1C72">
                <w:rPr>
                  <w:rFonts w:ascii="Times New Roman" w:hAnsi="Times New Roman" w:cs="Times New Roman"/>
                  <w:sz w:val="28"/>
                  <w:szCs w:val="28"/>
                </w:rPr>
                <w:t>-</w:t>
              </w:r>
            </w:hyperlink>
            <w:hyperlink r:id="rId14">
              <w:r w:rsidR="000A1C72" w:rsidRPr="000A1C72">
                <w:rPr>
                  <w:rFonts w:ascii="Times New Roman" w:hAnsi="Times New Roman" w:cs="Times New Roman"/>
                  <w:sz w:val="28"/>
                  <w:szCs w:val="28"/>
                </w:rPr>
                <w:t>1:2011</w:t>
              </w:r>
            </w:hyperlink>
          </w:p>
          <w:p w14:paraId="5001970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680B591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1665524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4500-SO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.E:2017</w:t>
            </w:r>
          </w:p>
          <w:p w14:paraId="4812F50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300.0</w:t>
            </w:r>
          </w:p>
        </w:tc>
        <w:tc>
          <w:tcPr>
            <w:tcW w:w="3020" w:type="dxa"/>
          </w:tcPr>
          <w:p w14:paraId="1A4E7844" w14:textId="77777777" w:rsidR="000A1C72" w:rsidRPr="000A1C72" w:rsidRDefault="000A1C72" w:rsidP="000A1C72">
            <w:pPr>
              <w:rPr>
                <w:rFonts w:ascii="Times New Roman" w:hAnsi="Times New Roman" w:cs="Times New Roman"/>
                <w:color w:val="646464"/>
                <w:sz w:val="28"/>
                <w:szCs w:val="28"/>
                <w:shd w:val="clear" w:color="auto" w:fill="FFFFFF"/>
              </w:rPr>
            </w:pPr>
            <w:r w:rsidRPr="000A1C72">
              <w:rPr>
                <w:rFonts w:ascii="Times New Roman" w:hAnsi="Times New Roman" w:cs="Times New Roman"/>
                <w:color w:val="646464"/>
                <w:sz w:val="28"/>
                <w:szCs w:val="28"/>
                <w:shd w:val="clear" w:color="auto" w:fill="FFFFFF"/>
              </w:rPr>
              <w:t xml:space="preserve"> - </w:t>
            </w:r>
            <w:r w:rsidRPr="000A1C72">
              <w:rPr>
                <w:rFonts w:ascii="Times New Roman" w:hAnsi="Times New Roman" w:cs="Times New Roman"/>
                <w:sz w:val="28"/>
                <w:szCs w:val="28"/>
              </w:rPr>
              <w:t>Cập nhật phiên bản 2017</w:t>
            </w:r>
          </w:p>
          <w:p w14:paraId="4F688C1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Bỏ US EPA method 375.3 và US EPA method 375.4 đã bị hủy bỏ</w:t>
            </w:r>
          </w:p>
        </w:tc>
      </w:tr>
      <w:tr w:rsidR="000A1C72" w:rsidRPr="000A1C72" w14:paraId="1C314FF9" w14:textId="77777777" w:rsidTr="00221E80">
        <w:trPr>
          <w:trHeight w:val="467"/>
        </w:trPr>
        <w:tc>
          <w:tcPr>
            <w:tcW w:w="824" w:type="dxa"/>
            <w:vAlign w:val="center"/>
          </w:tcPr>
          <w:p w14:paraId="312DB3D0"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4158038F"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PO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3-</w:t>
            </w:r>
          </w:p>
        </w:tc>
        <w:tc>
          <w:tcPr>
            <w:tcW w:w="4140" w:type="dxa"/>
            <w:vAlign w:val="center"/>
          </w:tcPr>
          <w:p w14:paraId="688D6C5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6202:2008</w:t>
            </w:r>
          </w:p>
          <w:p w14:paraId="148285A6" w14:textId="77777777" w:rsidR="000A1C72" w:rsidRPr="000A1C72" w:rsidRDefault="00C52344" w:rsidP="000A1C72">
            <w:pPr>
              <w:numPr>
                <w:ilvl w:val="0"/>
                <w:numId w:val="116"/>
              </w:numPr>
              <w:rPr>
                <w:rFonts w:ascii="Times New Roman" w:hAnsi="Times New Roman" w:cs="Times New Roman"/>
                <w:sz w:val="28"/>
                <w:szCs w:val="28"/>
              </w:rPr>
            </w:pPr>
            <w:hyperlink r:id="rId15">
              <w:r w:rsidR="000A1C72" w:rsidRPr="000A1C72">
                <w:rPr>
                  <w:rFonts w:ascii="Times New Roman" w:hAnsi="Times New Roman" w:cs="Times New Roman"/>
                  <w:sz w:val="28"/>
                  <w:szCs w:val="28"/>
                </w:rPr>
                <w:t>TCVN 6494</w:t>
              </w:r>
            </w:hyperlink>
            <w:hyperlink r:id="rId16">
              <w:r w:rsidR="000A1C72" w:rsidRPr="000A1C72">
                <w:rPr>
                  <w:rFonts w:ascii="Times New Roman" w:hAnsi="Times New Roman" w:cs="Times New Roman"/>
                  <w:sz w:val="28"/>
                  <w:szCs w:val="28"/>
                </w:rPr>
                <w:t>-</w:t>
              </w:r>
            </w:hyperlink>
            <w:hyperlink r:id="rId17">
              <w:r w:rsidR="000A1C72" w:rsidRPr="000A1C72">
                <w:rPr>
                  <w:rFonts w:ascii="Times New Roman" w:hAnsi="Times New Roman" w:cs="Times New Roman"/>
                  <w:sz w:val="28"/>
                  <w:szCs w:val="28"/>
                </w:rPr>
                <w:t>1:2011</w:t>
              </w:r>
            </w:hyperlink>
          </w:p>
          <w:p w14:paraId="6E4DF9A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40709A3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3ADA3D7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4500-P.D:2017</w:t>
            </w:r>
          </w:p>
          <w:p w14:paraId="61753BF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4500-P.E:2017</w:t>
            </w:r>
          </w:p>
          <w:p w14:paraId="6989AFD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300.0</w:t>
            </w:r>
          </w:p>
          <w:p w14:paraId="622ADD4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365.3</w:t>
            </w:r>
          </w:p>
        </w:tc>
        <w:tc>
          <w:tcPr>
            <w:tcW w:w="3020" w:type="dxa"/>
            <w:vAlign w:val="center"/>
          </w:tcPr>
          <w:p w14:paraId="2177223E" w14:textId="77777777" w:rsidR="000A1C72" w:rsidRPr="000A1C72" w:rsidRDefault="000A1C72" w:rsidP="000A1C72">
            <w:pPr>
              <w:ind w:left="142"/>
              <w:rPr>
                <w:rFonts w:ascii="Times New Roman" w:hAnsi="Times New Roman" w:cs="Times New Roman"/>
                <w:sz w:val="28"/>
                <w:szCs w:val="28"/>
                <w:shd w:val="clear" w:color="auto" w:fill="FFFFFF"/>
              </w:rPr>
            </w:pPr>
            <w:r w:rsidRPr="000A1C72">
              <w:rPr>
                <w:rFonts w:ascii="Times New Roman" w:hAnsi="Times New Roman" w:cs="Times New Roman"/>
                <w:sz w:val="28"/>
                <w:szCs w:val="28"/>
                <w:shd w:val="clear" w:color="auto" w:fill="FFFFFF"/>
              </w:rPr>
              <w:t>- Cập nhật phiên bản 2017</w:t>
            </w:r>
          </w:p>
          <w:p w14:paraId="72696243" w14:textId="77777777" w:rsidR="000A1C72" w:rsidRPr="000A1C72" w:rsidRDefault="000A1C72" w:rsidP="000A1C72">
            <w:pPr>
              <w:ind w:left="142"/>
              <w:rPr>
                <w:rFonts w:ascii="Times New Roman" w:hAnsi="Times New Roman" w:cs="Times New Roman"/>
                <w:sz w:val="28"/>
                <w:szCs w:val="28"/>
                <w:shd w:val="clear" w:color="auto" w:fill="FFFFFF"/>
              </w:rPr>
            </w:pPr>
            <w:r w:rsidRPr="000A1C72">
              <w:rPr>
                <w:rFonts w:ascii="Times New Roman" w:hAnsi="Times New Roman" w:cs="Times New Roman"/>
                <w:sz w:val="28"/>
                <w:szCs w:val="28"/>
                <w:shd w:val="clear" w:color="auto" w:fill="FFFFFF"/>
              </w:rPr>
              <w:t xml:space="preserve">- Bổ sung </w:t>
            </w:r>
            <w:r w:rsidRPr="000A1C72">
              <w:rPr>
                <w:rFonts w:ascii="Times New Roman" w:hAnsi="Times New Roman" w:cs="Times New Roman"/>
                <w:sz w:val="28"/>
                <w:szCs w:val="28"/>
              </w:rPr>
              <w:t>US EPA method 365.3</w:t>
            </w:r>
          </w:p>
          <w:p w14:paraId="4FEB97F4" w14:textId="77777777" w:rsidR="000A1C72" w:rsidRPr="000A1C72" w:rsidRDefault="000A1C72" w:rsidP="000A1C72">
            <w:pPr>
              <w:rPr>
                <w:rFonts w:ascii="Times New Roman" w:hAnsi="Times New Roman" w:cs="Times New Roman"/>
                <w:b/>
                <w:sz w:val="28"/>
                <w:szCs w:val="28"/>
              </w:rPr>
            </w:pPr>
          </w:p>
        </w:tc>
      </w:tr>
      <w:tr w:rsidR="000A1C72" w:rsidRPr="000A1C72" w14:paraId="1B37EA7A" w14:textId="77777777" w:rsidTr="00221E80">
        <w:trPr>
          <w:trHeight w:val="467"/>
        </w:trPr>
        <w:tc>
          <w:tcPr>
            <w:tcW w:w="824" w:type="dxa"/>
            <w:vAlign w:val="center"/>
          </w:tcPr>
          <w:p w14:paraId="2AD5BF40"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6516D22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CN</w:t>
            </w:r>
            <w:r w:rsidRPr="000A1C72">
              <w:rPr>
                <w:rFonts w:ascii="Times New Roman" w:hAnsi="Times New Roman" w:cs="Times New Roman"/>
                <w:sz w:val="28"/>
                <w:szCs w:val="28"/>
                <w:vertAlign w:val="superscript"/>
              </w:rPr>
              <w:t>-</w:t>
            </w:r>
          </w:p>
        </w:tc>
        <w:tc>
          <w:tcPr>
            <w:tcW w:w="4140" w:type="dxa"/>
            <w:vAlign w:val="center"/>
          </w:tcPr>
          <w:p w14:paraId="37888B6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6181:1996</w:t>
            </w:r>
          </w:p>
          <w:p w14:paraId="0C584CC7" w14:textId="77777777" w:rsidR="000A1C72" w:rsidRPr="000A1C72" w:rsidRDefault="00C52344" w:rsidP="000A1C72">
            <w:pPr>
              <w:numPr>
                <w:ilvl w:val="0"/>
                <w:numId w:val="116"/>
              </w:numPr>
              <w:rPr>
                <w:rFonts w:ascii="Times New Roman" w:hAnsi="Times New Roman" w:cs="Times New Roman"/>
                <w:sz w:val="28"/>
                <w:szCs w:val="28"/>
              </w:rPr>
            </w:pPr>
            <w:hyperlink r:id="rId18">
              <w:r w:rsidR="000A1C72" w:rsidRPr="000A1C72">
                <w:rPr>
                  <w:rFonts w:ascii="Times New Roman" w:hAnsi="Times New Roman" w:cs="Times New Roman"/>
                  <w:sz w:val="28"/>
                  <w:szCs w:val="28"/>
                </w:rPr>
                <w:t>TCVN 7723:2007</w:t>
              </w:r>
            </w:hyperlink>
          </w:p>
          <w:p w14:paraId="328632C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4500-CN</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.C&amp;E:2017</w:t>
            </w:r>
          </w:p>
          <w:p w14:paraId="6156D6E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14403-2:2017</w:t>
            </w:r>
          </w:p>
        </w:tc>
        <w:tc>
          <w:tcPr>
            <w:tcW w:w="3020" w:type="dxa"/>
            <w:vAlign w:val="center"/>
          </w:tcPr>
          <w:p w14:paraId="5B7E66BB"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Cập nhật phiên bản 2017</w:t>
            </w:r>
          </w:p>
        </w:tc>
      </w:tr>
      <w:tr w:rsidR="000A1C72" w:rsidRPr="000A1C72" w14:paraId="41C4EDF7" w14:textId="77777777" w:rsidTr="00221E80">
        <w:trPr>
          <w:trHeight w:val="467"/>
        </w:trPr>
        <w:tc>
          <w:tcPr>
            <w:tcW w:w="824" w:type="dxa"/>
            <w:vAlign w:val="center"/>
          </w:tcPr>
          <w:p w14:paraId="4B2B1C4B"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4FE9382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Cl</w:t>
            </w:r>
            <w:r w:rsidRPr="000A1C72">
              <w:rPr>
                <w:rFonts w:ascii="Times New Roman" w:hAnsi="Times New Roman" w:cs="Times New Roman"/>
                <w:sz w:val="28"/>
                <w:szCs w:val="28"/>
                <w:vertAlign w:val="superscript"/>
              </w:rPr>
              <w:t>-</w:t>
            </w:r>
          </w:p>
        </w:tc>
        <w:tc>
          <w:tcPr>
            <w:tcW w:w="4140" w:type="dxa"/>
            <w:vAlign w:val="center"/>
          </w:tcPr>
          <w:p w14:paraId="411BC78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6194:1996</w:t>
            </w:r>
          </w:p>
          <w:p w14:paraId="61C3131C" w14:textId="77777777" w:rsidR="000A1C72" w:rsidRPr="000A1C72" w:rsidRDefault="00C52344" w:rsidP="000A1C72">
            <w:pPr>
              <w:numPr>
                <w:ilvl w:val="0"/>
                <w:numId w:val="116"/>
              </w:numPr>
              <w:rPr>
                <w:rFonts w:ascii="Times New Roman" w:hAnsi="Times New Roman" w:cs="Times New Roman"/>
                <w:sz w:val="28"/>
                <w:szCs w:val="28"/>
              </w:rPr>
            </w:pPr>
            <w:hyperlink r:id="rId19">
              <w:r w:rsidR="000A1C72" w:rsidRPr="000A1C72">
                <w:rPr>
                  <w:rFonts w:ascii="Times New Roman" w:hAnsi="Times New Roman" w:cs="Times New Roman"/>
                  <w:sz w:val="28"/>
                  <w:szCs w:val="28"/>
                </w:rPr>
                <w:t>TCVN 6494</w:t>
              </w:r>
            </w:hyperlink>
            <w:hyperlink r:id="rId20">
              <w:r w:rsidR="000A1C72" w:rsidRPr="000A1C72">
                <w:rPr>
                  <w:rFonts w:ascii="Times New Roman" w:hAnsi="Times New Roman" w:cs="Times New Roman"/>
                  <w:sz w:val="28"/>
                  <w:szCs w:val="28"/>
                </w:rPr>
                <w:t>-</w:t>
              </w:r>
            </w:hyperlink>
            <w:hyperlink r:id="rId21">
              <w:r w:rsidR="000A1C72" w:rsidRPr="000A1C72">
                <w:rPr>
                  <w:rFonts w:ascii="Times New Roman" w:hAnsi="Times New Roman" w:cs="Times New Roman"/>
                  <w:sz w:val="28"/>
                  <w:szCs w:val="28"/>
                </w:rPr>
                <w:t>1:2011</w:t>
              </w:r>
            </w:hyperlink>
          </w:p>
          <w:p w14:paraId="13C0FD6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6DC719C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0A35100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4500.Cl-:2017</w:t>
            </w:r>
          </w:p>
          <w:p w14:paraId="30B4DED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300.0</w:t>
            </w:r>
          </w:p>
        </w:tc>
        <w:tc>
          <w:tcPr>
            <w:tcW w:w="3020" w:type="dxa"/>
            <w:vAlign w:val="center"/>
          </w:tcPr>
          <w:p w14:paraId="25D5D970" w14:textId="77777777" w:rsidR="000A1C72" w:rsidRPr="000A1C72" w:rsidRDefault="000A1C72" w:rsidP="000A1C72">
            <w:pPr>
              <w:rPr>
                <w:rFonts w:ascii="Times New Roman" w:hAnsi="Times New Roman" w:cs="Times New Roman"/>
                <w:b/>
                <w:sz w:val="28"/>
                <w:szCs w:val="28"/>
              </w:rPr>
            </w:pPr>
          </w:p>
          <w:p w14:paraId="180376C8"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57F08902" w14:textId="77777777" w:rsidR="000A1C72" w:rsidRPr="000A1C72" w:rsidRDefault="000A1C72" w:rsidP="000A1C72">
            <w:pPr>
              <w:rPr>
                <w:rFonts w:ascii="Times New Roman" w:hAnsi="Times New Roman" w:cs="Times New Roman"/>
                <w:sz w:val="28"/>
                <w:szCs w:val="28"/>
                <w:shd w:val="clear" w:color="auto" w:fill="FFFFFF"/>
              </w:rPr>
            </w:pPr>
          </w:p>
        </w:tc>
      </w:tr>
      <w:tr w:rsidR="000A1C72" w:rsidRPr="000A1C72" w14:paraId="5DD2A231" w14:textId="77777777" w:rsidTr="00221E80">
        <w:trPr>
          <w:trHeight w:val="467"/>
        </w:trPr>
        <w:tc>
          <w:tcPr>
            <w:tcW w:w="824" w:type="dxa"/>
            <w:vAlign w:val="center"/>
          </w:tcPr>
          <w:p w14:paraId="3AE9E736"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3A57CB39"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F</w:t>
            </w:r>
            <w:r w:rsidRPr="000A1C72">
              <w:rPr>
                <w:rFonts w:ascii="Times New Roman" w:hAnsi="Times New Roman" w:cs="Times New Roman"/>
                <w:sz w:val="28"/>
                <w:szCs w:val="28"/>
                <w:vertAlign w:val="superscript"/>
              </w:rPr>
              <w:t>-</w:t>
            </w:r>
          </w:p>
        </w:tc>
        <w:tc>
          <w:tcPr>
            <w:tcW w:w="4140" w:type="dxa"/>
            <w:vAlign w:val="center"/>
          </w:tcPr>
          <w:p w14:paraId="551C23EB"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6195-1996</w:t>
            </w:r>
          </w:p>
          <w:p w14:paraId="339AE2E3" w14:textId="77777777" w:rsidR="000A1C72" w:rsidRPr="000A1C72" w:rsidRDefault="00C52344" w:rsidP="000A1C72">
            <w:pPr>
              <w:numPr>
                <w:ilvl w:val="0"/>
                <w:numId w:val="116"/>
              </w:numPr>
              <w:rPr>
                <w:rFonts w:ascii="Times New Roman" w:hAnsi="Times New Roman" w:cs="Times New Roman"/>
                <w:sz w:val="28"/>
                <w:szCs w:val="28"/>
              </w:rPr>
            </w:pPr>
            <w:hyperlink r:id="rId22">
              <w:r w:rsidR="000A1C72" w:rsidRPr="000A1C72">
                <w:rPr>
                  <w:rFonts w:ascii="Times New Roman" w:hAnsi="Times New Roman" w:cs="Times New Roman"/>
                  <w:sz w:val="28"/>
                  <w:szCs w:val="28"/>
                </w:rPr>
                <w:t>TCVN 6494</w:t>
              </w:r>
            </w:hyperlink>
            <w:hyperlink r:id="rId23">
              <w:r w:rsidR="000A1C72" w:rsidRPr="000A1C72">
                <w:rPr>
                  <w:rFonts w:ascii="Times New Roman" w:hAnsi="Times New Roman" w:cs="Times New Roman"/>
                  <w:sz w:val="28"/>
                  <w:szCs w:val="28"/>
                </w:rPr>
                <w:t>-</w:t>
              </w:r>
            </w:hyperlink>
            <w:hyperlink r:id="rId24">
              <w:r w:rsidR="000A1C72" w:rsidRPr="000A1C72">
                <w:rPr>
                  <w:rFonts w:ascii="Times New Roman" w:hAnsi="Times New Roman" w:cs="Times New Roman"/>
                  <w:sz w:val="28"/>
                  <w:szCs w:val="28"/>
                </w:rPr>
                <w:t>1:2011</w:t>
              </w:r>
            </w:hyperlink>
          </w:p>
          <w:p w14:paraId="57FEE33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.B&amp;C:2017</w:t>
            </w:r>
          </w:p>
          <w:p w14:paraId="6860DE5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.B&amp;D:2017</w:t>
            </w:r>
          </w:p>
          <w:p w14:paraId="673EDCD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71AAFC2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479801B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lastRenderedPageBreak/>
              <w:t>US EPA method 300.0</w:t>
            </w:r>
          </w:p>
        </w:tc>
        <w:tc>
          <w:tcPr>
            <w:tcW w:w="3020" w:type="dxa"/>
            <w:vAlign w:val="center"/>
          </w:tcPr>
          <w:p w14:paraId="2D85ACA8"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2017</w:t>
            </w:r>
          </w:p>
          <w:p w14:paraId="7C3D7C33" w14:textId="77777777" w:rsidR="000A1C72" w:rsidRPr="000A1C72" w:rsidRDefault="000A1C72" w:rsidP="000A1C72">
            <w:pPr>
              <w:rPr>
                <w:rFonts w:ascii="Times New Roman" w:hAnsi="Times New Roman" w:cs="Times New Roman"/>
                <w:b/>
                <w:sz w:val="28"/>
                <w:szCs w:val="28"/>
              </w:rPr>
            </w:pPr>
          </w:p>
        </w:tc>
      </w:tr>
      <w:tr w:rsidR="000A1C72" w:rsidRPr="000A1C72" w14:paraId="4B18497D" w14:textId="77777777" w:rsidTr="00221E80">
        <w:trPr>
          <w:trHeight w:val="467"/>
        </w:trPr>
        <w:tc>
          <w:tcPr>
            <w:tcW w:w="824" w:type="dxa"/>
            <w:vAlign w:val="center"/>
          </w:tcPr>
          <w:p w14:paraId="74A520C4"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DE6FFC7"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S</w:t>
            </w:r>
            <w:r w:rsidRPr="000A1C72">
              <w:rPr>
                <w:rFonts w:ascii="Times New Roman" w:hAnsi="Times New Roman" w:cs="Times New Roman"/>
                <w:sz w:val="28"/>
                <w:szCs w:val="28"/>
                <w:vertAlign w:val="superscript"/>
              </w:rPr>
              <w:t>2-</w:t>
            </w:r>
          </w:p>
        </w:tc>
        <w:tc>
          <w:tcPr>
            <w:tcW w:w="4140" w:type="dxa"/>
            <w:vAlign w:val="center"/>
          </w:tcPr>
          <w:p w14:paraId="21EF69C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6637:2000</w:t>
            </w:r>
          </w:p>
          <w:p w14:paraId="78BAEF0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4500-S</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.B&amp;D:2017</w:t>
            </w:r>
          </w:p>
        </w:tc>
        <w:tc>
          <w:tcPr>
            <w:tcW w:w="3020" w:type="dxa"/>
          </w:tcPr>
          <w:p w14:paraId="3671E98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Cập nhật phiên bản 2017</w:t>
            </w:r>
          </w:p>
        </w:tc>
      </w:tr>
      <w:tr w:rsidR="000A1C72" w:rsidRPr="000A1C72" w14:paraId="7F9B33D6" w14:textId="77777777" w:rsidTr="00221E80">
        <w:trPr>
          <w:trHeight w:val="467"/>
        </w:trPr>
        <w:tc>
          <w:tcPr>
            <w:tcW w:w="824" w:type="dxa"/>
            <w:vAlign w:val="center"/>
          </w:tcPr>
          <w:p w14:paraId="7DC826C2"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0283E55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Tổng N</w:t>
            </w:r>
          </w:p>
        </w:tc>
        <w:tc>
          <w:tcPr>
            <w:tcW w:w="4140" w:type="dxa"/>
            <w:vAlign w:val="center"/>
          </w:tcPr>
          <w:p w14:paraId="19017CF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6624:1-2000;</w:t>
            </w:r>
          </w:p>
          <w:p w14:paraId="6922F09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6624:2-2000;</w:t>
            </w:r>
          </w:p>
          <w:p w14:paraId="7C747C7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6638:2000;</w:t>
            </w:r>
          </w:p>
          <w:p w14:paraId="1BD7B02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4500-N.C:2017</w:t>
            </w:r>
          </w:p>
        </w:tc>
        <w:tc>
          <w:tcPr>
            <w:tcW w:w="3020" w:type="dxa"/>
            <w:vAlign w:val="center"/>
          </w:tcPr>
          <w:p w14:paraId="3C8CC62B"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Cập nhật phiên bản 2017</w:t>
            </w:r>
          </w:p>
        </w:tc>
      </w:tr>
      <w:tr w:rsidR="000A1C72" w:rsidRPr="000A1C72" w14:paraId="13F6669A" w14:textId="77777777" w:rsidTr="00221E80">
        <w:trPr>
          <w:trHeight w:val="467"/>
        </w:trPr>
        <w:tc>
          <w:tcPr>
            <w:tcW w:w="824" w:type="dxa"/>
            <w:vAlign w:val="center"/>
          </w:tcPr>
          <w:p w14:paraId="00209F3E"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E89C2CB"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Tổng P</w:t>
            </w:r>
          </w:p>
        </w:tc>
        <w:tc>
          <w:tcPr>
            <w:tcW w:w="4140" w:type="dxa"/>
            <w:vAlign w:val="center"/>
          </w:tcPr>
          <w:p w14:paraId="0602EB9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6202:2008</w:t>
            </w:r>
          </w:p>
          <w:p w14:paraId="391411A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4500P.B&amp;D:2017</w:t>
            </w:r>
          </w:p>
          <w:p w14:paraId="51F56CA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4500P.B&amp;E:2017</w:t>
            </w:r>
          </w:p>
          <w:p w14:paraId="4F557B8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365.3</w:t>
            </w:r>
          </w:p>
        </w:tc>
        <w:tc>
          <w:tcPr>
            <w:tcW w:w="3020" w:type="dxa"/>
            <w:vAlign w:val="center"/>
          </w:tcPr>
          <w:p w14:paraId="1D720EB1"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3BAA6BCD" w14:textId="77777777" w:rsidR="000A1C72" w:rsidRPr="000A1C72" w:rsidRDefault="000A1C72" w:rsidP="000A1C72">
            <w:pPr>
              <w:rPr>
                <w:rFonts w:ascii="Times New Roman" w:hAnsi="Times New Roman" w:cs="Times New Roman"/>
                <w:sz w:val="28"/>
                <w:szCs w:val="28"/>
                <w:shd w:val="clear" w:color="auto" w:fill="FFFFFF"/>
              </w:rPr>
            </w:pPr>
            <w:r w:rsidRPr="000A1C72">
              <w:rPr>
                <w:rFonts w:ascii="Times New Roman" w:hAnsi="Times New Roman" w:cs="Times New Roman"/>
                <w:sz w:val="28"/>
                <w:szCs w:val="28"/>
                <w:shd w:val="clear" w:color="auto" w:fill="FFFFFF"/>
              </w:rPr>
              <w:t xml:space="preserve">- Bổ sung </w:t>
            </w:r>
            <w:r w:rsidRPr="000A1C72">
              <w:rPr>
                <w:rFonts w:ascii="Times New Roman" w:hAnsi="Times New Roman" w:cs="Times New Roman"/>
                <w:sz w:val="28"/>
                <w:szCs w:val="28"/>
              </w:rPr>
              <w:t>US EPA method 365.3</w:t>
            </w:r>
          </w:p>
        </w:tc>
      </w:tr>
      <w:tr w:rsidR="000A1C72" w:rsidRPr="000A1C72" w14:paraId="39EEC408" w14:textId="77777777" w:rsidTr="00221E80">
        <w:trPr>
          <w:trHeight w:val="467"/>
        </w:trPr>
        <w:tc>
          <w:tcPr>
            <w:tcW w:w="824" w:type="dxa"/>
            <w:vAlign w:val="center"/>
          </w:tcPr>
          <w:p w14:paraId="6ECACE3A"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5566E52"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Na</w:t>
            </w:r>
          </w:p>
        </w:tc>
        <w:tc>
          <w:tcPr>
            <w:tcW w:w="4140" w:type="dxa"/>
            <w:vAlign w:val="center"/>
          </w:tcPr>
          <w:p w14:paraId="0FD3255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6196-1:1996</w:t>
            </w:r>
          </w:p>
          <w:p w14:paraId="324B731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6196-2:1996</w:t>
            </w:r>
          </w:p>
          <w:p w14:paraId="1389F01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6196-3:1996</w:t>
            </w:r>
          </w:p>
          <w:p w14:paraId="2DCCCD45" w14:textId="77777777" w:rsidR="000A1C72" w:rsidRPr="000A1C72" w:rsidRDefault="00C52344" w:rsidP="000A1C72">
            <w:pPr>
              <w:numPr>
                <w:ilvl w:val="0"/>
                <w:numId w:val="116"/>
              </w:numPr>
              <w:rPr>
                <w:rFonts w:ascii="Times New Roman" w:hAnsi="Times New Roman" w:cs="Times New Roman"/>
                <w:sz w:val="28"/>
                <w:szCs w:val="28"/>
              </w:rPr>
            </w:pPr>
            <w:hyperlink r:id="rId25">
              <w:r w:rsidR="000A1C72" w:rsidRPr="000A1C72">
                <w:rPr>
                  <w:rFonts w:ascii="Times New Roman" w:hAnsi="Times New Roman" w:cs="Times New Roman"/>
                  <w:sz w:val="28"/>
                  <w:szCs w:val="28"/>
                </w:rPr>
                <w:t>TCVN 6660:2000</w:t>
              </w:r>
            </w:hyperlink>
          </w:p>
          <w:p w14:paraId="24EB8FE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7BFC87D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21F3B3F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1D4C16E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tc>
        <w:tc>
          <w:tcPr>
            <w:tcW w:w="3020" w:type="dxa"/>
            <w:vAlign w:val="center"/>
          </w:tcPr>
          <w:p w14:paraId="0B182FCF"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Cập nhật phiên bản 2017</w:t>
            </w:r>
          </w:p>
        </w:tc>
      </w:tr>
      <w:tr w:rsidR="000A1C72" w:rsidRPr="000A1C72" w14:paraId="3AE746D7" w14:textId="77777777" w:rsidTr="00221E80">
        <w:trPr>
          <w:trHeight w:val="467"/>
        </w:trPr>
        <w:tc>
          <w:tcPr>
            <w:tcW w:w="824" w:type="dxa"/>
            <w:vAlign w:val="center"/>
          </w:tcPr>
          <w:p w14:paraId="17E34AB7"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05B5FFDD"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K</w:t>
            </w:r>
          </w:p>
        </w:tc>
        <w:tc>
          <w:tcPr>
            <w:tcW w:w="4140" w:type="dxa"/>
          </w:tcPr>
          <w:p w14:paraId="3225694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6196-1:1996</w:t>
            </w:r>
          </w:p>
          <w:p w14:paraId="6045624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6196-2:1996</w:t>
            </w:r>
          </w:p>
          <w:p w14:paraId="60D8E7B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6196-3:1996</w:t>
            </w:r>
          </w:p>
          <w:p w14:paraId="7C3DEC62" w14:textId="77777777" w:rsidR="000A1C72" w:rsidRPr="000A1C72" w:rsidRDefault="00C52344" w:rsidP="000A1C72">
            <w:pPr>
              <w:numPr>
                <w:ilvl w:val="0"/>
                <w:numId w:val="116"/>
              </w:numPr>
              <w:rPr>
                <w:rFonts w:ascii="Times New Roman" w:hAnsi="Times New Roman" w:cs="Times New Roman"/>
                <w:sz w:val="28"/>
                <w:szCs w:val="28"/>
              </w:rPr>
            </w:pPr>
            <w:hyperlink r:id="rId26">
              <w:r w:rsidR="000A1C72" w:rsidRPr="000A1C72">
                <w:rPr>
                  <w:rFonts w:ascii="Times New Roman" w:hAnsi="Times New Roman" w:cs="Times New Roman"/>
                  <w:sz w:val="28"/>
                  <w:szCs w:val="28"/>
                </w:rPr>
                <w:t>TCVN 6660:2000</w:t>
              </w:r>
            </w:hyperlink>
          </w:p>
          <w:p w14:paraId="6EA25F7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663444F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7E47C77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22BC48D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tc>
        <w:tc>
          <w:tcPr>
            <w:tcW w:w="3020" w:type="dxa"/>
            <w:vAlign w:val="center"/>
          </w:tcPr>
          <w:p w14:paraId="2C426E71" w14:textId="77777777" w:rsidR="000A1C72" w:rsidRPr="000A1C72" w:rsidRDefault="000A1C72" w:rsidP="000A1C72">
            <w:pPr>
              <w:ind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0B93A9D7" w14:textId="77777777" w:rsidR="000A1C72" w:rsidRPr="000A1C72" w:rsidRDefault="000A1C72" w:rsidP="000A1C72">
            <w:pPr>
              <w:ind w:right="-58"/>
              <w:jc w:val="center"/>
              <w:rPr>
                <w:rFonts w:ascii="Times New Roman" w:hAnsi="Times New Roman" w:cs="Times New Roman"/>
                <w:b/>
                <w:sz w:val="28"/>
                <w:szCs w:val="28"/>
              </w:rPr>
            </w:pPr>
          </w:p>
        </w:tc>
      </w:tr>
      <w:tr w:rsidR="000A1C72" w:rsidRPr="000A1C72" w14:paraId="74527CFF" w14:textId="77777777" w:rsidTr="00221E80">
        <w:trPr>
          <w:trHeight w:val="467"/>
        </w:trPr>
        <w:tc>
          <w:tcPr>
            <w:tcW w:w="824" w:type="dxa"/>
            <w:vAlign w:val="center"/>
          </w:tcPr>
          <w:p w14:paraId="5595869D"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645A0D13"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Ca</w:t>
            </w:r>
          </w:p>
        </w:tc>
        <w:tc>
          <w:tcPr>
            <w:tcW w:w="4140" w:type="dxa"/>
            <w:vAlign w:val="center"/>
          </w:tcPr>
          <w:p w14:paraId="6DB47C2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6201:1995</w:t>
            </w:r>
          </w:p>
          <w:p w14:paraId="400BAD6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6198:1996</w:t>
            </w:r>
          </w:p>
          <w:p w14:paraId="1B070130" w14:textId="77777777" w:rsidR="000A1C72" w:rsidRPr="000A1C72" w:rsidRDefault="00C52344" w:rsidP="000A1C72">
            <w:pPr>
              <w:numPr>
                <w:ilvl w:val="0"/>
                <w:numId w:val="116"/>
              </w:numPr>
              <w:rPr>
                <w:rFonts w:ascii="Times New Roman" w:hAnsi="Times New Roman" w:cs="Times New Roman"/>
                <w:sz w:val="28"/>
                <w:szCs w:val="28"/>
              </w:rPr>
            </w:pPr>
            <w:hyperlink r:id="rId27">
              <w:r w:rsidR="000A1C72" w:rsidRPr="000A1C72">
                <w:rPr>
                  <w:rFonts w:ascii="Times New Roman" w:hAnsi="Times New Roman" w:cs="Times New Roman"/>
                  <w:sz w:val="28"/>
                  <w:szCs w:val="28"/>
                </w:rPr>
                <w:t>TCVN 6660:2000</w:t>
              </w:r>
            </w:hyperlink>
          </w:p>
          <w:p w14:paraId="76C5429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08985E8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586EC8B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2D1606D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tc>
        <w:tc>
          <w:tcPr>
            <w:tcW w:w="3020" w:type="dxa"/>
            <w:vAlign w:val="center"/>
          </w:tcPr>
          <w:p w14:paraId="411240F3" w14:textId="77777777" w:rsidR="000A1C72" w:rsidRPr="000A1C72" w:rsidRDefault="000A1C72" w:rsidP="000A1C72">
            <w:pPr>
              <w:ind w:right="-58"/>
              <w:rPr>
                <w:rFonts w:ascii="Times New Roman" w:hAnsi="Times New Roman" w:cs="Times New Roman"/>
                <w:b/>
                <w:sz w:val="28"/>
                <w:szCs w:val="28"/>
              </w:rPr>
            </w:pPr>
            <w:r w:rsidRPr="000A1C72">
              <w:rPr>
                <w:rFonts w:ascii="Times New Roman" w:hAnsi="Times New Roman" w:cs="Times New Roman"/>
                <w:sz w:val="28"/>
                <w:szCs w:val="28"/>
              </w:rPr>
              <w:t>- Cập nhật phiên bản 2017</w:t>
            </w:r>
          </w:p>
        </w:tc>
      </w:tr>
      <w:tr w:rsidR="000A1C72" w:rsidRPr="000A1C72" w14:paraId="7AA1CD05" w14:textId="77777777" w:rsidTr="00221E80">
        <w:trPr>
          <w:trHeight w:val="467"/>
        </w:trPr>
        <w:tc>
          <w:tcPr>
            <w:tcW w:w="824" w:type="dxa"/>
            <w:vAlign w:val="center"/>
          </w:tcPr>
          <w:p w14:paraId="1B9230DC"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526922E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Mg</w:t>
            </w:r>
          </w:p>
        </w:tc>
        <w:tc>
          <w:tcPr>
            <w:tcW w:w="4140" w:type="dxa"/>
            <w:vAlign w:val="center"/>
          </w:tcPr>
          <w:p w14:paraId="266C5CC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2630BB0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3683C8D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6201:1995</w:t>
            </w:r>
          </w:p>
          <w:p w14:paraId="78BDD7D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lastRenderedPageBreak/>
              <w:t>TCVN 6660:2000</w:t>
            </w:r>
          </w:p>
          <w:p w14:paraId="260F5D1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p w14:paraId="3672A4C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020" w:type="dxa"/>
            <w:vAlign w:val="center"/>
          </w:tcPr>
          <w:p w14:paraId="672932D3"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2017</w:t>
            </w:r>
          </w:p>
          <w:p w14:paraId="328FA723"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lastRenderedPageBreak/>
              <w:t>- Bổ sung US EPA Method 6020</w:t>
            </w:r>
          </w:p>
          <w:p w14:paraId="4C0BC56D" w14:textId="77777777" w:rsidR="000A1C72" w:rsidRPr="000A1C72" w:rsidRDefault="000A1C72" w:rsidP="000A1C72">
            <w:pPr>
              <w:ind w:right="-58"/>
              <w:rPr>
                <w:rFonts w:ascii="Times New Roman" w:hAnsi="Times New Roman" w:cs="Times New Roman"/>
                <w:b/>
                <w:sz w:val="28"/>
                <w:szCs w:val="28"/>
              </w:rPr>
            </w:pPr>
          </w:p>
        </w:tc>
      </w:tr>
      <w:tr w:rsidR="000A1C72" w:rsidRPr="000A1C72" w14:paraId="57A1BC96" w14:textId="77777777" w:rsidTr="00221E80">
        <w:trPr>
          <w:trHeight w:val="467"/>
        </w:trPr>
        <w:tc>
          <w:tcPr>
            <w:tcW w:w="824" w:type="dxa"/>
            <w:vAlign w:val="center"/>
          </w:tcPr>
          <w:p w14:paraId="2C4344A2"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BACD298"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Fe</w:t>
            </w:r>
          </w:p>
        </w:tc>
        <w:tc>
          <w:tcPr>
            <w:tcW w:w="4140" w:type="dxa"/>
            <w:vAlign w:val="center"/>
          </w:tcPr>
          <w:p w14:paraId="2017DF9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6177:1996</w:t>
            </w:r>
          </w:p>
          <w:p w14:paraId="4EE9A3E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7441E56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1F099BD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3500-Fe.B.2012</w:t>
            </w:r>
          </w:p>
          <w:p w14:paraId="4EAD879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3111B:2012</w:t>
            </w:r>
          </w:p>
          <w:p w14:paraId="7236791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3113B:2012</w:t>
            </w:r>
          </w:p>
          <w:p w14:paraId="2ECFBEF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3120B:2012</w:t>
            </w:r>
          </w:p>
          <w:p w14:paraId="72DE0DAD"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p w14:paraId="4BBFA10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020" w:type="dxa"/>
            <w:vAlign w:val="center"/>
          </w:tcPr>
          <w:p w14:paraId="11917B10"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152ACF69"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2663A445" w14:textId="77777777" w:rsidR="000A1C72" w:rsidRPr="000A1C72" w:rsidRDefault="000A1C72" w:rsidP="000A1C72">
            <w:pPr>
              <w:rPr>
                <w:rFonts w:ascii="Times New Roman" w:hAnsi="Times New Roman" w:cs="Times New Roman"/>
                <w:b/>
                <w:sz w:val="28"/>
                <w:szCs w:val="28"/>
              </w:rPr>
            </w:pPr>
          </w:p>
        </w:tc>
      </w:tr>
      <w:tr w:rsidR="000A1C72" w:rsidRPr="000A1C72" w14:paraId="5BFCD44F" w14:textId="77777777" w:rsidTr="00221E80">
        <w:trPr>
          <w:trHeight w:val="467"/>
        </w:trPr>
        <w:tc>
          <w:tcPr>
            <w:tcW w:w="824" w:type="dxa"/>
            <w:vAlign w:val="center"/>
          </w:tcPr>
          <w:p w14:paraId="72CCB84E"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32C7852B"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Mn</w:t>
            </w:r>
          </w:p>
        </w:tc>
        <w:tc>
          <w:tcPr>
            <w:tcW w:w="4140" w:type="dxa"/>
            <w:vAlign w:val="center"/>
          </w:tcPr>
          <w:p w14:paraId="2B4C8DC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6002:1995</w:t>
            </w:r>
          </w:p>
          <w:p w14:paraId="32E7C5E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009F70F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7FBD122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136EA0B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1618483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3C969D7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7923253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p w14:paraId="545759B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3618A37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243.1</w:t>
            </w:r>
          </w:p>
          <w:p w14:paraId="6A43964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020" w:type="dxa"/>
            <w:vAlign w:val="center"/>
          </w:tcPr>
          <w:p w14:paraId="3DE8BBF2"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247EF574"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359B2202" w14:textId="77777777" w:rsidR="000A1C72" w:rsidRPr="000A1C72" w:rsidRDefault="000A1C72" w:rsidP="000A1C72">
            <w:pPr>
              <w:ind w:left="143"/>
              <w:rPr>
                <w:rFonts w:ascii="Times New Roman" w:hAnsi="Times New Roman" w:cs="Times New Roman"/>
                <w:sz w:val="28"/>
                <w:szCs w:val="28"/>
              </w:rPr>
            </w:pPr>
          </w:p>
          <w:p w14:paraId="1B74696A" w14:textId="77777777" w:rsidR="000A1C72" w:rsidRPr="000A1C72" w:rsidRDefault="000A1C72" w:rsidP="000A1C72">
            <w:pPr>
              <w:rPr>
                <w:rFonts w:ascii="Times New Roman" w:hAnsi="Times New Roman" w:cs="Times New Roman"/>
                <w:b/>
                <w:sz w:val="28"/>
                <w:szCs w:val="28"/>
              </w:rPr>
            </w:pPr>
          </w:p>
        </w:tc>
      </w:tr>
      <w:tr w:rsidR="000A1C72" w:rsidRPr="000A1C72" w14:paraId="1DF4C870" w14:textId="77777777" w:rsidTr="00221E80">
        <w:trPr>
          <w:trHeight w:val="467"/>
        </w:trPr>
        <w:tc>
          <w:tcPr>
            <w:tcW w:w="824" w:type="dxa"/>
            <w:vAlign w:val="center"/>
          </w:tcPr>
          <w:p w14:paraId="0D69BB83"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C4B37C7"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Cu</w:t>
            </w:r>
          </w:p>
        </w:tc>
        <w:tc>
          <w:tcPr>
            <w:tcW w:w="4140" w:type="dxa"/>
            <w:vAlign w:val="center"/>
          </w:tcPr>
          <w:p w14:paraId="5CA7A70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6193:1996</w:t>
            </w:r>
          </w:p>
          <w:p w14:paraId="26C0B52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49F276A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75BFBF0F"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5811981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360464B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6198FA27"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44C1880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p w14:paraId="4F8D4B6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7A93028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020" w:type="dxa"/>
            <w:vAlign w:val="center"/>
          </w:tcPr>
          <w:p w14:paraId="74D54A96"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359B5068"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22687F9F" w14:textId="77777777" w:rsidR="000A1C72" w:rsidRPr="000A1C72" w:rsidRDefault="000A1C72" w:rsidP="000A1C72">
            <w:pPr>
              <w:rPr>
                <w:rFonts w:ascii="Times New Roman" w:hAnsi="Times New Roman" w:cs="Times New Roman"/>
                <w:b/>
                <w:sz w:val="28"/>
                <w:szCs w:val="28"/>
              </w:rPr>
            </w:pPr>
          </w:p>
        </w:tc>
      </w:tr>
      <w:tr w:rsidR="000A1C72" w:rsidRPr="000A1C72" w14:paraId="5396AC4C" w14:textId="77777777" w:rsidTr="00221E80">
        <w:trPr>
          <w:trHeight w:val="467"/>
        </w:trPr>
        <w:tc>
          <w:tcPr>
            <w:tcW w:w="824" w:type="dxa"/>
            <w:vAlign w:val="center"/>
          </w:tcPr>
          <w:p w14:paraId="52BA23B6"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49F8F1B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Zn</w:t>
            </w:r>
          </w:p>
        </w:tc>
        <w:tc>
          <w:tcPr>
            <w:tcW w:w="4140" w:type="dxa"/>
            <w:vAlign w:val="center"/>
          </w:tcPr>
          <w:p w14:paraId="6E5D788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6193:1996</w:t>
            </w:r>
          </w:p>
          <w:p w14:paraId="12E4DF3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7153AEE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326A763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3945035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279E6D76"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03DA129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6007488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lastRenderedPageBreak/>
              <w:t>US EPA method 200.7</w:t>
            </w:r>
          </w:p>
          <w:p w14:paraId="12771714"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7DBD032C"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020" w:type="dxa"/>
            <w:vAlign w:val="center"/>
          </w:tcPr>
          <w:p w14:paraId="572FB5EE"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2017</w:t>
            </w:r>
          </w:p>
          <w:p w14:paraId="5C634A8B"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682FA397" w14:textId="77777777" w:rsidR="000A1C72" w:rsidRPr="000A1C72" w:rsidRDefault="000A1C72" w:rsidP="000A1C72">
            <w:pPr>
              <w:ind w:left="143"/>
              <w:rPr>
                <w:rFonts w:ascii="Times New Roman" w:hAnsi="Times New Roman" w:cs="Times New Roman"/>
                <w:sz w:val="28"/>
                <w:szCs w:val="28"/>
              </w:rPr>
            </w:pPr>
          </w:p>
          <w:p w14:paraId="06A3C3AE" w14:textId="77777777" w:rsidR="000A1C72" w:rsidRPr="000A1C72" w:rsidRDefault="000A1C72" w:rsidP="000A1C72">
            <w:pPr>
              <w:jc w:val="center"/>
              <w:rPr>
                <w:rFonts w:ascii="Times New Roman" w:hAnsi="Times New Roman" w:cs="Times New Roman"/>
                <w:b/>
                <w:sz w:val="28"/>
                <w:szCs w:val="28"/>
              </w:rPr>
            </w:pPr>
          </w:p>
        </w:tc>
      </w:tr>
      <w:tr w:rsidR="000A1C72" w:rsidRPr="000A1C72" w14:paraId="24E8F04A" w14:textId="77777777" w:rsidTr="00221E80">
        <w:trPr>
          <w:trHeight w:val="467"/>
        </w:trPr>
        <w:tc>
          <w:tcPr>
            <w:tcW w:w="824" w:type="dxa"/>
            <w:vAlign w:val="center"/>
          </w:tcPr>
          <w:p w14:paraId="565CC164"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3F73F4BE"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Ni</w:t>
            </w:r>
          </w:p>
        </w:tc>
        <w:tc>
          <w:tcPr>
            <w:tcW w:w="4140" w:type="dxa"/>
            <w:vAlign w:val="center"/>
          </w:tcPr>
          <w:p w14:paraId="5E80E79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1240E85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5F1E27B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3111B:2017</w:t>
            </w:r>
          </w:p>
          <w:p w14:paraId="22E5CC8E"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64E524D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3120B:2017</w:t>
            </w:r>
          </w:p>
          <w:p w14:paraId="45C37AB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7746945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200.7</w:t>
            </w:r>
          </w:p>
          <w:p w14:paraId="69B4D43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593E5EA8" w14:textId="77777777" w:rsidR="000A1C72" w:rsidRPr="000A1C72" w:rsidRDefault="000A1C72" w:rsidP="000A1C72">
            <w:pPr>
              <w:numPr>
                <w:ilvl w:val="0"/>
                <w:numId w:val="116"/>
              </w:numPr>
              <w:rPr>
                <w:rFonts w:ascii="Times New Roman" w:hAnsi="Times New Roman" w:cs="Times New Roman"/>
                <w:b/>
                <w:sz w:val="28"/>
                <w:szCs w:val="28"/>
              </w:rPr>
            </w:pPr>
            <w:r w:rsidRPr="000A1C72">
              <w:rPr>
                <w:rFonts w:ascii="Times New Roman" w:hAnsi="Times New Roman" w:cs="Times New Roman"/>
                <w:color w:val="FF0000"/>
                <w:sz w:val="28"/>
                <w:szCs w:val="28"/>
              </w:rPr>
              <w:t>US EPA Method 6020A</w:t>
            </w:r>
          </w:p>
        </w:tc>
        <w:tc>
          <w:tcPr>
            <w:tcW w:w="3020" w:type="dxa"/>
            <w:vAlign w:val="center"/>
          </w:tcPr>
          <w:p w14:paraId="48C2259A"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5B29653A"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5E1D4B91" w14:textId="77777777" w:rsidR="000A1C72" w:rsidRPr="000A1C72" w:rsidRDefault="000A1C72" w:rsidP="000A1C72">
            <w:pPr>
              <w:jc w:val="center"/>
              <w:rPr>
                <w:rFonts w:ascii="Times New Roman" w:hAnsi="Times New Roman" w:cs="Times New Roman"/>
                <w:b/>
                <w:sz w:val="28"/>
                <w:szCs w:val="28"/>
              </w:rPr>
            </w:pPr>
          </w:p>
        </w:tc>
      </w:tr>
      <w:tr w:rsidR="000A1C72" w:rsidRPr="000A1C72" w14:paraId="191FB354" w14:textId="77777777" w:rsidTr="00221E80">
        <w:trPr>
          <w:trHeight w:val="467"/>
        </w:trPr>
        <w:tc>
          <w:tcPr>
            <w:tcW w:w="824" w:type="dxa"/>
            <w:vAlign w:val="center"/>
          </w:tcPr>
          <w:p w14:paraId="17570EF7"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01E5E989"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Pb</w:t>
            </w:r>
          </w:p>
        </w:tc>
        <w:tc>
          <w:tcPr>
            <w:tcW w:w="4140" w:type="dxa"/>
            <w:vAlign w:val="center"/>
          </w:tcPr>
          <w:p w14:paraId="6C3CCB0A"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7346272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65592948"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2891A3D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76468202"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3130B:2017</w:t>
            </w:r>
          </w:p>
          <w:p w14:paraId="09F674F3"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4EF1493F" w14:textId="77777777" w:rsidR="000A1C72" w:rsidRPr="000A1C72" w:rsidRDefault="000A1C72" w:rsidP="000A1C72">
            <w:pPr>
              <w:numPr>
                <w:ilvl w:val="0"/>
                <w:numId w:val="116"/>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200.7</w:t>
            </w:r>
          </w:p>
          <w:p w14:paraId="1993CDDB" w14:textId="77777777" w:rsidR="000A1C72" w:rsidRPr="000A1C72" w:rsidRDefault="000A1C72" w:rsidP="000A1C72">
            <w:pPr>
              <w:numPr>
                <w:ilvl w:val="0"/>
                <w:numId w:val="116"/>
              </w:numPr>
              <w:rPr>
                <w:rFonts w:ascii="Times New Roman" w:hAnsi="Times New Roman" w:cs="Times New Roman"/>
                <w:b/>
                <w:sz w:val="28"/>
                <w:szCs w:val="28"/>
              </w:rPr>
            </w:pPr>
            <w:r w:rsidRPr="000A1C72">
              <w:rPr>
                <w:rFonts w:ascii="Times New Roman" w:hAnsi="Times New Roman" w:cs="Times New Roman"/>
                <w:color w:val="FF0000"/>
                <w:sz w:val="28"/>
                <w:szCs w:val="28"/>
              </w:rPr>
              <w:t>US EPA Method 6020</w:t>
            </w:r>
          </w:p>
        </w:tc>
        <w:tc>
          <w:tcPr>
            <w:tcW w:w="3020" w:type="dxa"/>
            <w:vAlign w:val="center"/>
          </w:tcPr>
          <w:p w14:paraId="564D0779"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6424A0A5"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6C33C529"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US EPA method 239.2 đã bị hủy bỏ</w:t>
            </w:r>
          </w:p>
        </w:tc>
      </w:tr>
      <w:tr w:rsidR="000A1C72" w:rsidRPr="000A1C72" w14:paraId="669E11C3" w14:textId="77777777" w:rsidTr="00221E80">
        <w:trPr>
          <w:trHeight w:val="467"/>
        </w:trPr>
        <w:tc>
          <w:tcPr>
            <w:tcW w:w="824" w:type="dxa"/>
            <w:vAlign w:val="center"/>
          </w:tcPr>
          <w:p w14:paraId="702F53B0"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62AA6D4A"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Cd</w:t>
            </w:r>
          </w:p>
        </w:tc>
        <w:tc>
          <w:tcPr>
            <w:tcW w:w="4140" w:type="dxa"/>
          </w:tcPr>
          <w:p w14:paraId="3F2F8E85"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6197:2008</w:t>
            </w:r>
          </w:p>
          <w:p w14:paraId="1E7B479B"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TCVN 6665:2011</w:t>
            </w:r>
          </w:p>
          <w:p w14:paraId="7A76BD20"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38428131"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6A63055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73D10B49" w14:textId="77777777" w:rsidR="000A1C72" w:rsidRPr="000A1C72" w:rsidRDefault="000A1C72" w:rsidP="000A1C72">
            <w:pPr>
              <w:numPr>
                <w:ilvl w:val="0"/>
                <w:numId w:val="116"/>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35AAD533" w14:textId="77777777" w:rsidR="000A1C72" w:rsidRPr="000A1C72" w:rsidRDefault="000A1C72" w:rsidP="000A1C72">
            <w:pPr>
              <w:numPr>
                <w:ilvl w:val="0"/>
                <w:numId w:val="116"/>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200.7</w:t>
            </w:r>
          </w:p>
          <w:p w14:paraId="75C1CBBB" w14:textId="77777777" w:rsidR="000A1C72" w:rsidRPr="000A1C72" w:rsidRDefault="000A1C72" w:rsidP="000A1C72">
            <w:pPr>
              <w:numPr>
                <w:ilvl w:val="0"/>
                <w:numId w:val="116"/>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6020A</w:t>
            </w:r>
          </w:p>
        </w:tc>
        <w:tc>
          <w:tcPr>
            <w:tcW w:w="3020" w:type="dxa"/>
            <w:vAlign w:val="center"/>
          </w:tcPr>
          <w:p w14:paraId="26B1CCB5"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0E06F45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Bổ sung US EPA Method 200.7 và US EPA Method 6020</w:t>
            </w:r>
          </w:p>
          <w:p w14:paraId="3BD7F350" w14:textId="77777777" w:rsidR="000A1C72" w:rsidRPr="000A1C72" w:rsidRDefault="000A1C72" w:rsidP="000A1C72">
            <w:pPr>
              <w:rPr>
                <w:rFonts w:ascii="Times New Roman" w:hAnsi="Times New Roman" w:cs="Times New Roman"/>
                <w:b/>
                <w:sz w:val="28"/>
                <w:szCs w:val="28"/>
              </w:rPr>
            </w:pPr>
          </w:p>
        </w:tc>
      </w:tr>
      <w:tr w:rsidR="000A1C72" w:rsidRPr="000A1C72" w14:paraId="31C71022" w14:textId="77777777" w:rsidTr="00221E80">
        <w:trPr>
          <w:trHeight w:val="467"/>
        </w:trPr>
        <w:tc>
          <w:tcPr>
            <w:tcW w:w="824" w:type="dxa"/>
            <w:vAlign w:val="center"/>
          </w:tcPr>
          <w:p w14:paraId="591C4D8A"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DD78FF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As</w:t>
            </w:r>
          </w:p>
        </w:tc>
        <w:tc>
          <w:tcPr>
            <w:tcW w:w="4140" w:type="dxa"/>
          </w:tcPr>
          <w:p w14:paraId="41BA8844" w14:textId="77777777" w:rsidR="000A1C72" w:rsidRPr="000A1C72" w:rsidRDefault="000A1C72" w:rsidP="000A1C72">
            <w:pPr>
              <w:numPr>
                <w:ilvl w:val="0"/>
                <w:numId w:val="117"/>
              </w:numPr>
              <w:rPr>
                <w:rFonts w:ascii="Times New Roman" w:hAnsi="Times New Roman" w:cs="Times New Roman"/>
                <w:sz w:val="28"/>
                <w:szCs w:val="28"/>
              </w:rPr>
            </w:pPr>
            <w:r w:rsidRPr="000A1C72">
              <w:rPr>
                <w:rFonts w:ascii="Times New Roman" w:hAnsi="Times New Roman" w:cs="Times New Roman"/>
                <w:sz w:val="28"/>
                <w:szCs w:val="28"/>
              </w:rPr>
              <w:t>TCVN 6626:2000</w:t>
            </w:r>
          </w:p>
          <w:p w14:paraId="2C0A5F83" w14:textId="77777777" w:rsidR="000A1C72" w:rsidRPr="000A1C72" w:rsidRDefault="000A1C72" w:rsidP="000A1C72">
            <w:pPr>
              <w:numPr>
                <w:ilvl w:val="0"/>
                <w:numId w:val="117"/>
              </w:numPr>
              <w:rPr>
                <w:rFonts w:ascii="Times New Roman" w:hAnsi="Times New Roman" w:cs="Times New Roman"/>
                <w:sz w:val="28"/>
                <w:szCs w:val="28"/>
              </w:rPr>
            </w:pPr>
            <w:r w:rsidRPr="000A1C72">
              <w:rPr>
                <w:rFonts w:ascii="Times New Roman" w:hAnsi="Times New Roman" w:cs="Times New Roman"/>
                <w:sz w:val="28"/>
                <w:szCs w:val="28"/>
              </w:rPr>
              <w:t>ISO 15586:2003</w:t>
            </w:r>
          </w:p>
          <w:p w14:paraId="24FEF105" w14:textId="77777777" w:rsidR="000A1C72" w:rsidRPr="000A1C72" w:rsidRDefault="000A1C72" w:rsidP="000A1C72">
            <w:pPr>
              <w:numPr>
                <w:ilvl w:val="0"/>
                <w:numId w:val="117"/>
              </w:numPr>
              <w:rPr>
                <w:rFonts w:ascii="Times New Roman" w:hAnsi="Times New Roman" w:cs="Times New Roman"/>
                <w:sz w:val="28"/>
                <w:szCs w:val="28"/>
              </w:rPr>
            </w:pPr>
            <w:r w:rsidRPr="000A1C72">
              <w:rPr>
                <w:rFonts w:ascii="Times New Roman" w:hAnsi="Times New Roman" w:cs="Times New Roman"/>
                <w:sz w:val="28"/>
                <w:szCs w:val="28"/>
              </w:rPr>
              <w:t>SMEWW 3114B:2017</w:t>
            </w:r>
          </w:p>
          <w:p w14:paraId="63710AC8" w14:textId="77777777" w:rsidR="000A1C72" w:rsidRPr="000A1C72" w:rsidRDefault="000A1C72" w:rsidP="000A1C72">
            <w:pPr>
              <w:numPr>
                <w:ilvl w:val="0"/>
                <w:numId w:val="117"/>
              </w:numPr>
              <w:rPr>
                <w:rFonts w:ascii="Times New Roman" w:hAnsi="Times New Roman" w:cs="Times New Roman"/>
                <w:sz w:val="28"/>
                <w:szCs w:val="28"/>
              </w:rPr>
            </w:pPr>
            <w:r w:rsidRPr="000A1C72">
              <w:rPr>
                <w:rFonts w:ascii="Times New Roman" w:hAnsi="Times New Roman" w:cs="Times New Roman"/>
                <w:sz w:val="28"/>
                <w:szCs w:val="28"/>
              </w:rPr>
              <w:t>SMEWW 3114C:2017</w:t>
            </w:r>
          </w:p>
          <w:p w14:paraId="02B77CD1" w14:textId="77777777" w:rsidR="000A1C72" w:rsidRPr="000A1C72" w:rsidRDefault="000A1C72" w:rsidP="000A1C72">
            <w:pPr>
              <w:numPr>
                <w:ilvl w:val="0"/>
                <w:numId w:val="117"/>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543C0F74" w14:textId="77777777" w:rsidR="000A1C72" w:rsidRPr="000A1C72" w:rsidRDefault="000A1C72" w:rsidP="000A1C72">
            <w:pPr>
              <w:numPr>
                <w:ilvl w:val="0"/>
                <w:numId w:val="117"/>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1F29B175" w14:textId="77777777" w:rsidR="000A1C72" w:rsidRPr="000A1C72" w:rsidRDefault="000A1C72" w:rsidP="000A1C72">
            <w:pPr>
              <w:numPr>
                <w:ilvl w:val="0"/>
                <w:numId w:val="117"/>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1D899798" w14:textId="77777777" w:rsidR="000A1C72" w:rsidRPr="000A1C72" w:rsidRDefault="000A1C72" w:rsidP="000A1C72">
            <w:pPr>
              <w:numPr>
                <w:ilvl w:val="0"/>
                <w:numId w:val="119"/>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200.7</w:t>
            </w:r>
          </w:p>
          <w:p w14:paraId="42895DA3" w14:textId="77777777" w:rsidR="000A1C72" w:rsidRPr="000A1C72" w:rsidRDefault="000A1C72" w:rsidP="000A1C72">
            <w:pPr>
              <w:numPr>
                <w:ilvl w:val="0"/>
                <w:numId w:val="119"/>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6020</w:t>
            </w:r>
          </w:p>
        </w:tc>
        <w:tc>
          <w:tcPr>
            <w:tcW w:w="3020" w:type="dxa"/>
            <w:vAlign w:val="center"/>
          </w:tcPr>
          <w:p w14:paraId="2ADA11A1"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0AE3180C"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Bổ sung US EPA Method 200.7 và US EPA Method 6020</w:t>
            </w:r>
          </w:p>
          <w:p w14:paraId="451E2D92" w14:textId="77777777" w:rsidR="000A1C72" w:rsidRPr="000A1C72" w:rsidRDefault="000A1C72" w:rsidP="000A1C72">
            <w:pPr>
              <w:rPr>
                <w:rFonts w:ascii="Times New Roman" w:hAnsi="Times New Roman" w:cs="Times New Roman"/>
                <w:b/>
                <w:sz w:val="28"/>
                <w:szCs w:val="28"/>
              </w:rPr>
            </w:pPr>
          </w:p>
        </w:tc>
      </w:tr>
      <w:tr w:rsidR="000A1C72" w:rsidRPr="000A1C72" w14:paraId="630EBFAD" w14:textId="77777777" w:rsidTr="00221E80">
        <w:trPr>
          <w:trHeight w:val="467"/>
        </w:trPr>
        <w:tc>
          <w:tcPr>
            <w:tcW w:w="824" w:type="dxa"/>
            <w:vAlign w:val="center"/>
          </w:tcPr>
          <w:p w14:paraId="3CC2B6E0"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14EE9701"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Hg</w:t>
            </w:r>
          </w:p>
        </w:tc>
        <w:tc>
          <w:tcPr>
            <w:tcW w:w="4140" w:type="dxa"/>
          </w:tcPr>
          <w:p w14:paraId="2023BCDC" w14:textId="77777777" w:rsidR="000A1C72" w:rsidRPr="000A1C72" w:rsidRDefault="00C52344" w:rsidP="000A1C72">
            <w:pPr>
              <w:numPr>
                <w:ilvl w:val="0"/>
                <w:numId w:val="118"/>
              </w:numPr>
              <w:rPr>
                <w:rFonts w:ascii="Times New Roman" w:hAnsi="Times New Roman" w:cs="Times New Roman"/>
                <w:sz w:val="28"/>
                <w:szCs w:val="28"/>
              </w:rPr>
            </w:pPr>
            <w:hyperlink r:id="rId28">
              <w:r w:rsidR="000A1C72" w:rsidRPr="000A1C72">
                <w:rPr>
                  <w:rFonts w:ascii="Times New Roman" w:hAnsi="Times New Roman" w:cs="Times New Roman"/>
                  <w:sz w:val="28"/>
                  <w:szCs w:val="28"/>
                </w:rPr>
                <w:t xml:space="preserve">TCVN </w:t>
              </w:r>
            </w:hyperlink>
            <w:hyperlink r:id="rId29">
              <w:r w:rsidR="000A1C72" w:rsidRPr="000A1C72">
                <w:rPr>
                  <w:rFonts w:ascii="Times New Roman" w:hAnsi="Times New Roman" w:cs="Times New Roman"/>
                  <w:sz w:val="28"/>
                  <w:szCs w:val="28"/>
                </w:rPr>
                <w:t>7724:2007</w:t>
              </w:r>
            </w:hyperlink>
            <w:hyperlink r:id="rId30">
              <w:r w:rsidR="000A1C72" w:rsidRPr="000A1C72">
                <w:rPr>
                  <w:rFonts w:ascii="Times New Roman" w:hAnsi="Times New Roman" w:cs="Times New Roman"/>
                  <w:sz w:val="28"/>
                  <w:szCs w:val="28"/>
                </w:rPr>
                <w:t>;</w:t>
              </w:r>
            </w:hyperlink>
          </w:p>
          <w:p w14:paraId="1610FFF1" w14:textId="77777777" w:rsidR="000A1C72" w:rsidRPr="000A1C72" w:rsidRDefault="000A1C72" w:rsidP="000A1C72">
            <w:pPr>
              <w:numPr>
                <w:ilvl w:val="0"/>
                <w:numId w:val="118"/>
              </w:numPr>
              <w:rPr>
                <w:rFonts w:ascii="Times New Roman" w:hAnsi="Times New Roman" w:cs="Times New Roman"/>
                <w:sz w:val="28"/>
                <w:szCs w:val="28"/>
              </w:rPr>
            </w:pPr>
            <w:r w:rsidRPr="000A1C72">
              <w:rPr>
                <w:rFonts w:ascii="Times New Roman" w:hAnsi="Times New Roman" w:cs="Times New Roman"/>
                <w:sz w:val="28"/>
                <w:szCs w:val="28"/>
              </w:rPr>
              <w:t>TCVN 7877:2008</w:t>
            </w:r>
          </w:p>
          <w:p w14:paraId="253786FC" w14:textId="77777777" w:rsidR="000A1C72" w:rsidRPr="000A1C72" w:rsidRDefault="000A1C72" w:rsidP="000A1C72">
            <w:pPr>
              <w:numPr>
                <w:ilvl w:val="0"/>
                <w:numId w:val="118"/>
              </w:numPr>
              <w:rPr>
                <w:rFonts w:ascii="Times New Roman" w:hAnsi="Times New Roman" w:cs="Times New Roman"/>
                <w:sz w:val="28"/>
                <w:szCs w:val="28"/>
              </w:rPr>
            </w:pPr>
            <w:r w:rsidRPr="000A1C72">
              <w:rPr>
                <w:rFonts w:ascii="Times New Roman" w:hAnsi="Times New Roman" w:cs="Times New Roman"/>
                <w:sz w:val="28"/>
                <w:szCs w:val="28"/>
              </w:rPr>
              <w:t>SMEWW 3112B:2017</w:t>
            </w:r>
          </w:p>
          <w:p w14:paraId="5E42417E" w14:textId="77777777" w:rsidR="000A1C72" w:rsidRPr="000A1C72" w:rsidRDefault="000A1C72" w:rsidP="000A1C72">
            <w:pPr>
              <w:numPr>
                <w:ilvl w:val="0"/>
                <w:numId w:val="118"/>
              </w:numPr>
              <w:rPr>
                <w:rFonts w:ascii="Times New Roman" w:hAnsi="Times New Roman" w:cs="Times New Roman"/>
                <w:sz w:val="28"/>
                <w:szCs w:val="28"/>
              </w:rPr>
            </w:pPr>
            <w:r w:rsidRPr="000A1C72">
              <w:rPr>
                <w:rFonts w:ascii="Times New Roman" w:hAnsi="Times New Roman" w:cs="Times New Roman"/>
                <w:sz w:val="28"/>
                <w:szCs w:val="28"/>
              </w:rPr>
              <w:lastRenderedPageBreak/>
              <w:t>US EPA method 7470A</w:t>
            </w:r>
          </w:p>
          <w:p w14:paraId="2ED777B6" w14:textId="77777777" w:rsidR="000A1C72" w:rsidRPr="000A1C72" w:rsidRDefault="000A1C72" w:rsidP="000A1C72">
            <w:pPr>
              <w:numPr>
                <w:ilvl w:val="0"/>
                <w:numId w:val="118"/>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1B183B0A" w14:textId="77777777" w:rsidR="000A1C72" w:rsidRPr="000A1C72" w:rsidRDefault="000A1C72" w:rsidP="000A1C72">
            <w:pPr>
              <w:numPr>
                <w:ilvl w:val="0"/>
                <w:numId w:val="119"/>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200.7</w:t>
            </w:r>
          </w:p>
          <w:p w14:paraId="0B9DB1C6" w14:textId="77777777" w:rsidR="000A1C72" w:rsidRPr="000A1C72" w:rsidRDefault="000A1C72" w:rsidP="000A1C72">
            <w:pPr>
              <w:numPr>
                <w:ilvl w:val="0"/>
                <w:numId w:val="119"/>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6020</w:t>
            </w:r>
          </w:p>
        </w:tc>
        <w:tc>
          <w:tcPr>
            <w:tcW w:w="3020" w:type="dxa"/>
          </w:tcPr>
          <w:p w14:paraId="3BB9A2D1"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2017</w:t>
            </w:r>
          </w:p>
          <w:p w14:paraId="5BA7F401"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lastRenderedPageBreak/>
              <w:t>- Bổ sung US EPA Method 200.7 và US EPA Method 6020</w:t>
            </w:r>
          </w:p>
          <w:p w14:paraId="5548C086" w14:textId="77777777" w:rsidR="000A1C72" w:rsidRPr="000A1C72" w:rsidRDefault="000A1C72" w:rsidP="000A1C72">
            <w:pPr>
              <w:jc w:val="center"/>
              <w:rPr>
                <w:rFonts w:ascii="Times New Roman" w:hAnsi="Times New Roman" w:cs="Times New Roman"/>
                <w:b/>
                <w:sz w:val="28"/>
                <w:szCs w:val="28"/>
              </w:rPr>
            </w:pPr>
          </w:p>
        </w:tc>
      </w:tr>
      <w:tr w:rsidR="000A1C72" w:rsidRPr="000A1C72" w14:paraId="524F4E78" w14:textId="77777777" w:rsidTr="00221E80">
        <w:trPr>
          <w:trHeight w:val="467"/>
        </w:trPr>
        <w:tc>
          <w:tcPr>
            <w:tcW w:w="824" w:type="dxa"/>
            <w:vAlign w:val="center"/>
          </w:tcPr>
          <w:p w14:paraId="47DC385F"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666B7D42"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Tổng crôm (Cr)</w:t>
            </w:r>
          </w:p>
        </w:tc>
        <w:tc>
          <w:tcPr>
            <w:tcW w:w="4140" w:type="dxa"/>
          </w:tcPr>
          <w:p w14:paraId="44B14AA2" w14:textId="77777777" w:rsidR="000A1C72" w:rsidRPr="000A1C72" w:rsidRDefault="000A1C72" w:rsidP="000A1C72">
            <w:pPr>
              <w:numPr>
                <w:ilvl w:val="0"/>
                <w:numId w:val="119"/>
              </w:numPr>
              <w:rPr>
                <w:rFonts w:ascii="Times New Roman" w:hAnsi="Times New Roman" w:cs="Times New Roman"/>
                <w:sz w:val="28"/>
                <w:szCs w:val="28"/>
              </w:rPr>
            </w:pPr>
            <w:r w:rsidRPr="000A1C72">
              <w:rPr>
                <w:rFonts w:ascii="Times New Roman" w:hAnsi="Times New Roman" w:cs="Times New Roman"/>
                <w:sz w:val="28"/>
                <w:szCs w:val="28"/>
              </w:rPr>
              <w:t>TCVN 6222:2008</w:t>
            </w:r>
          </w:p>
          <w:p w14:paraId="6088F3C7" w14:textId="77777777" w:rsidR="000A1C72" w:rsidRPr="000A1C72" w:rsidRDefault="000A1C72" w:rsidP="000A1C72">
            <w:pPr>
              <w:numPr>
                <w:ilvl w:val="0"/>
                <w:numId w:val="119"/>
              </w:numPr>
              <w:rPr>
                <w:rFonts w:ascii="Times New Roman" w:hAnsi="Times New Roman" w:cs="Times New Roman"/>
                <w:sz w:val="28"/>
                <w:szCs w:val="28"/>
              </w:rPr>
            </w:pPr>
            <w:r w:rsidRPr="000A1C72">
              <w:rPr>
                <w:rFonts w:ascii="Times New Roman" w:hAnsi="Times New Roman" w:cs="Times New Roman"/>
                <w:sz w:val="28"/>
                <w:szCs w:val="28"/>
              </w:rPr>
              <w:t>TCVN 6665:2011</w:t>
            </w:r>
          </w:p>
          <w:p w14:paraId="00FD0BB6" w14:textId="77777777" w:rsidR="000A1C72" w:rsidRPr="000A1C72" w:rsidRDefault="000A1C72" w:rsidP="000A1C72">
            <w:pPr>
              <w:numPr>
                <w:ilvl w:val="0"/>
                <w:numId w:val="119"/>
              </w:numPr>
              <w:rPr>
                <w:rFonts w:ascii="Times New Roman" w:hAnsi="Times New Roman" w:cs="Times New Roman"/>
                <w:sz w:val="28"/>
                <w:szCs w:val="28"/>
              </w:rPr>
            </w:pPr>
            <w:r w:rsidRPr="000A1C72">
              <w:rPr>
                <w:rFonts w:ascii="Times New Roman" w:hAnsi="Times New Roman" w:cs="Times New Roman"/>
                <w:sz w:val="28"/>
                <w:szCs w:val="28"/>
              </w:rPr>
              <w:t>ISO 15586:2003</w:t>
            </w:r>
          </w:p>
          <w:p w14:paraId="06B7069C" w14:textId="77777777" w:rsidR="000A1C72" w:rsidRPr="000A1C72" w:rsidRDefault="000A1C72" w:rsidP="000A1C72">
            <w:pPr>
              <w:numPr>
                <w:ilvl w:val="0"/>
                <w:numId w:val="119"/>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368538B5" w14:textId="77777777" w:rsidR="000A1C72" w:rsidRPr="000A1C72" w:rsidRDefault="000A1C72" w:rsidP="000A1C72">
            <w:pPr>
              <w:numPr>
                <w:ilvl w:val="0"/>
                <w:numId w:val="119"/>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2FDD5946" w14:textId="77777777" w:rsidR="000A1C72" w:rsidRPr="000A1C72" w:rsidRDefault="000A1C72" w:rsidP="000A1C72">
            <w:pPr>
              <w:numPr>
                <w:ilvl w:val="0"/>
                <w:numId w:val="119"/>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59B6A899" w14:textId="77777777" w:rsidR="000A1C72" w:rsidRPr="000A1C72" w:rsidRDefault="000A1C72" w:rsidP="000A1C72">
            <w:pPr>
              <w:numPr>
                <w:ilvl w:val="0"/>
                <w:numId w:val="119"/>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200.7</w:t>
            </w:r>
          </w:p>
          <w:p w14:paraId="4F6ECB13" w14:textId="77777777" w:rsidR="000A1C72" w:rsidRPr="000A1C72" w:rsidRDefault="000A1C72" w:rsidP="000A1C72">
            <w:pPr>
              <w:numPr>
                <w:ilvl w:val="0"/>
                <w:numId w:val="119"/>
              </w:numPr>
              <w:rPr>
                <w:rFonts w:ascii="Times New Roman" w:hAnsi="Times New Roman" w:cs="Times New Roman"/>
                <w:color w:val="FF0000"/>
                <w:sz w:val="28"/>
                <w:szCs w:val="28"/>
              </w:rPr>
            </w:pPr>
            <w:r w:rsidRPr="000A1C72">
              <w:rPr>
                <w:rFonts w:ascii="Times New Roman" w:hAnsi="Times New Roman" w:cs="Times New Roman"/>
                <w:color w:val="FF0000"/>
                <w:sz w:val="28"/>
                <w:szCs w:val="28"/>
              </w:rPr>
              <w:t>US EPA Method 6020</w:t>
            </w:r>
          </w:p>
        </w:tc>
        <w:tc>
          <w:tcPr>
            <w:tcW w:w="3020" w:type="dxa"/>
          </w:tcPr>
          <w:p w14:paraId="68717B68"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64982703"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US EPA Method 200.7 và US EPA Method 6020</w:t>
            </w:r>
          </w:p>
          <w:p w14:paraId="3C1D7CF3" w14:textId="77777777" w:rsidR="000A1C72" w:rsidRPr="000A1C72" w:rsidRDefault="000A1C72" w:rsidP="000A1C72">
            <w:pPr>
              <w:ind w:left="46" w:right="-58"/>
              <w:rPr>
                <w:rFonts w:ascii="Times New Roman" w:hAnsi="Times New Roman" w:cs="Times New Roman"/>
                <w:b/>
                <w:sz w:val="28"/>
                <w:szCs w:val="28"/>
              </w:rPr>
            </w:pPr>
            <w:r w:rsidRPr="000A1C72">
              <w:rPr>
                <w:rFonts w:ascii="Times New Roman" w:hAnsi="Times New Roman" w:cs="Times New Roman"/>
                <w:sz w:val="28"/>
                <w:szCs w:val="28"/>
              </w:rPr>
              <w:t>- Bỏ US EPA method 218.2 vì đã bị hủy bỏ</w:t>
            </w:r>
          </w:p>
        </w:tc>
      </w:tr>
      <w:tr w:rsidR="000A1C72" w:rsidRPr="000A1C72" w14:paraId="1750B0F1" w14:textId="77777777" w:rsidTr="00221E80">
        <w:trPr>
          <w:trHeight w:val="467"/>
        </w:trPr>
        <w:tc>
          <w:tcPr>
            <w:tcW w:w="824" w:type="dxa"/>
            <w:vAlign w:val="center"/>
          </w:tcPr>
          <w:p w14:paraId="4782236A"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669580D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Cr (VI)</w:t>
            </w:r>
          </w:p>
        </w:tc>
        <w:tc>
          <w:tcPr>
            <w:tcW w:w="4140" w:type="dxa"/>
            <w:vAlign w:val="center"/>
          </w:tcPr>
          <w:p w14:paraId="107C57BA"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TCVN 7939:2008</w:t>
            </w:r>
          </w:p>
          <w:p w14:paraId="0D3E4713"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SMEWW 3500-Cr.B:2017</w:t>
            </w:r>
          </w:p>
          <w:p w14:paraId="293968D7" w14:textId="77777777" w:rsidR="000A1C72" w:rsidRPr="000A1C72" w:rsidRDefault="000A1C72" w:rsidP="000A1C72">
            <w:pPr>
              <w:rPr>
                <w:rFonts w:ascii="Times New Roman" w:hAnsi="Times New Roman" w:cs="Times New Roman"/>
                <w:b/>
                <w:sz w:val="28"/>
                <w:szCs w:val="28"/>
              </w:rPr>
            </w:pPr>
          </w:p>
        </w:tc>
        <w:tc>
          <w:tcPr>
            <w:tcW w:w="3020" w:type="dxa"/>
          </w:tcPr>
          <w:p w14:paraId="1A77B7C8"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Bỏ TCVN 6658:2000 vì có độ nhạy thường không đáp ứng</w:t>
            </w:r>
          </w:p>
          <w:p w14:paraId="7DD2258E"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Bỏ US EPA method 218.4 và US EPA method 218.5 đã bị hủy bỏ</w:t>
            </w:r>
          </w:p>
          <w:p w14:paraId="01F7B7BE"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tc>
      </w:tr>
      <w:tr w:rsidR="000A1C72" w:rsidRPr="000A1C72" w14:paraId="0220CD85" w14:textId="77777777" w:rsidTr="00221E80">
        <w:trPr>
          <w:trHeight w:val="467"/>
        </w:trPr>
        <w:tc>
          <w:tcPr>
            <w:tcW w:w="824" w:type="dxa"/>
            <w:vAlign w:val="center"/>
          </w:tcPr>
          <w:p w14:paraId="0DA0DAE2"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6EF9C599"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Coliform</w:t>
            </w:r>
          </w:p>
        </w:tc>
        <w:tc>
          <w:tcPr>
            <w:tcW w:w="4140" w:type="dxa"/>
            <w:vAlign w:val="center"/>
          </w:tcPr>
          <w:p w14:paraId="7F1E72F1"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TCVN 6187-2:1996</w:t>
            </w:r>
          </w:p>
          <w:p w14:paraId="4E2C8B33"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TCVN 6187-1:2009</w:t>
            </w:r>
          </w:p>
          <w:p w14:paraId="1DE502EA"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SMEWW 9221B:2017</w:t>
            </w:r>
          </w:p>
        </w:tc>
        <w:tc>
          <w:tcPr>
            <w:tcW w:w="3020" w:type="dxa"/>
          </w:tcPr>
          <w:p w14:paraId="75AD873F"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1D2A7D97" w14:textId="77777777" w:rsidR="000A1C72" w:rsidRPr="000A1C72" w:rsidRDefault="000A1C72" w:rsidP="000A1C72">
            <w:pPr>
              <w:jc w:val="center"/>
              <w:rPr>
                <w:rFonts w:ascii="Times New Roman" w:hAnsi="Times New Roman" w:cs="Times New Roman"/>
                <w:b/>
                <w:sz w:val="28"/>
                <w:szCs w:val="28"/>
              </w:rPr>
            </w:pPr>
          </w:p>
        </w:tc>
      </w:tr>
      <w:tr w:rsidR="000A1C72" w:rsidRPr="000A1C72" w14:paraId="04D5EF62" w14:textId="77777777" w:rsidTr="00221E80">
        <w:trPr>
          <w:trHeight w:val="467"/>
        </w:trPr>
        <w:tc>
          <w:tcPr>
            <w:tcW w:w="824" w:type="dxa"/>
            <w:vAlign w:val="center"/>
          </w:tcPr>
          <w:p w14:paraId="3F791B9E"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4254E0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E.Coli</w:t>
            </w:r>
          </w:p>
        </w:tc>
        <w:tc>
          <w:tcPr>
            <w:tcW w:w="4140" w:type="dxa"/>
            <w:vAlign w:val="center"/>
          </w:tcPr>
          <w:p w14:paraId="462E1910"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TCVN 6187-2:1996</w:t>
            </w:r>
          </w:p>
          <w:p w14:paraId="71844417"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TCVN 6187-1:2009</w:t>
            </w:r>
          </w:p>
          <w:p w14:paraId="7A3518EB"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SMEWW 9221B:2017</w:t>
            </w:r>
          </w:p>
          <w:p w14:paraId="6209E53B"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SMEWW 9222B:2017</w:t>
            </w:r>
          </w:p>
        </w:tc>
        <w:tc>
          <w:tcPr>
            <w:tcW w:w="3020" w:type="dxa"/>
          </w:tcPr>
          <w:p w14:paraId="30ABFDFF"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513BF940" w14:textId="77777777" w:rsidR="000A1C72" w:rsidRPr="000A1C72" w:rsidRDefault="000A1C72" w:rsidP="000A1C72">
            <w:pPr>
              <w:jc w:val="center"/>
              <w:rPr>
                <w:rFonts w:ascii="Times New Roman" w:hAnsi="Times New Roman" w:cs="Times New Roman"/>
                <w:b/>
                <w:sz w:val="28"/>
                <w:szCs w:val="28"/>
              </w:rPr>
            </w:pPr>
          </w:p>
        </w:tc>
      </w:tr>
      <w:tr w:rsidR="000A1C72" w:rsidRPr="000A1C72" w14:paraId="7CE160DB" w14:textId="77777777" w:rsidTr="00221E80">
        <w:trPr>
          <w:trHeight w:val="467"/>
        </w:trPr>
        <w:tc>
          <w:tcPr>
            <w:tcW w:w="824" w:type="dxa"/>
            <w:vAlign w:val="center"/>
          </w:tcPr>
          <w:p w14:paraId="1E4D41FE"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14E97A61"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Tổng dầu, mỡ</w:t>
            </w:r>
          </w:p>
        </w:tc>
        <w:tc>
          <w:tcPr>
            <w:tcW w:w="4140" w:type="dxa"/>
          </w:tcPr>
          <w:p w14:paraId="5C088B31"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TCVN 7875: 2008;</w:t>
            </w:r>
          </w:p>
          <w:p w14:paraId="4ED0BA3B"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SMEWW 5520B:2017</w:t>
            </w:r>
          </w:p>
          <w:p w14:paraId="388544B2" w14:textId="77777777" w:rsidR="000A1C72" w:rsidRPr="000A1C72" w:rsidRDefault="000A1C72" w:rsidP="000A1C72">
            <w:pPr>
              <w:numPr>
                <w:ilvl w:val="0"/>
                <w:numId w:val="120"/>
              </w:numPr>
              <w:rPr>
                <w:rFonts w:ascii="Times New Roman" w:hAnsi="Times New Roman" w:cs="Times New Roman"/>
                <w:sz w:val="28"/>
                <w:szCs w:val="28"/>
              </w:rPr>
            </w:pPr>
            <w:r w:rsidRPr="000A1C72">
              <w:rPr>
                <w:rFonts w:ascii="Times New Roman" w:hAnsi="Times New Roman" w:cs="Times New Roman"/>
                <w:sz w:val="28"/>
                <w:szCs w:val="28"/>
              </w:rPr>
              <w:t>SMEWW 5520C:2017</w:t>
            </w:r>
          </w:p>
          <w:p w14:paraId="6BA943A4" w14:textId="77777777" w:rsidR="000A1C72" w:rsidRPr="000A1C72" w:rsidRDefault="000A1C72" w:rsidP="000A1C72">
            <w:pPr>
              <w:numPr>
                <w:ilvl w:val="0"/>
                <w:numId w:val="119"/>
              </w:numPr>
              <w:rPr>
                <w:rFonts w:ascii="Times New Roman" w:hAnsi="Times New Roman" w:cs="Times New Roman"/>
                <w:sz w:val="28"/>
                <w:szCs w:val="28"/>
              </w:rPr>
            </w:pPr>
            <w:r w:rsidRPr="000A1C72">
              <w:rPr>
                <w:rFonts w:ascii="Times New Roman" w:hAnsi="Times New Roman" w:cs="Times New Roman"/>
                <w:color w:val="FF0000"/>
                <w:sz w:val="28"/>
                <w:szCs w:val="28"/>
              </w:rPr>
              <w:t>TCVN 5070:1995</w:t>
            </w:r>
          </w:p>
        </w:tc>
        <w:tc>
          <w:tcPr>
            <w:tcW w:w="3020" w:type="dxa"/>
          </w:tcPr>
          <w:p w14:paraId="5794E8C2"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06B22FD3"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Bổ sung TCVN 5070:1995</w:t>
            </w:r>
          </w:p>
        </w:tc>
      </w:tr>
      <w:tr w:rsidR="000A1C72" w:rsidRPr="000A1C72" w14:paraId="4888E40A" w14:textId="77777777" w:rsidTr="00221E80">
        <w:trPr>
          <w:trHeight w:val="467"/>
        </w:trPr>
        <w:tc>
          <w:tcPr>
            <w:tcW w:w="824" w:type="dxa"/>
            <w:vAlign w:val="center"/>
          </w:tcPr>
          <w:p w14:paraId="6D4D9C07"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5567BD17"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Tổng Phenol</w:t>
            </w:r>
          </w:p>
        </w:tc>
        <w:tc>
          <w:tcPr>
            <w:tcW w:w="4140" w:type="dxa"/>
            <w:vAlign w:val="center"/>
          </w:tcPr>
          <w:p w14:paraId="07CE01A3"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6216:1996</w:t>
            </w:r>
          </w:p>
          <w:p w14:paraId="05217B5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7874:2008</w:t>
            </w:r>
          </w:p>
          <w:p w14:paraId="7086A4F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5530C:2017</w:t>
            </w:r>
          </w:p>
          <w:p w14:paraId="7874173C"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420.1</w:t>
            </w:r>
          </w:p>
          <w:p w14:paraId="18AC41E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ISO 14402:1999</w:t>
            </w:r>
          </w:p>
        </w:tc>
        <w:tc>
          <w:tcPr>
            <w:tcW w:w="3020" w:type="dxa"/>
          </w:tcPr>
          <w:p w14:paraId="2369CE95"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2D26E76C" w14:textId="77777777" w:rsidR="000A1C72" w:rsidRPr="000A1C72" w:rsidRDefault="000A1C72" w:rsidP="000A1C72">
            <w:pPr>
              <w:ind w:left="46" w:right="-58"/>
              <w:rPr>
                <w:rFonts w:ascii="Times New Roman" w:hAnsi="Times New Roman" w:cs="Times New Roman"/>
                <w:b/>
                <w:sz w:val="28"/>
                <w:szCs w:val="28"/>
              </w:rPr>
            </w:pPr>
            <w:r w:rsidRPr="000A1C72">
              <w:rPr>
                <w:rFonts w:ascii="Times New Roman" w:hAnsi="Times New Roman" w:cs="Times New Roman"/>
                <w:sz w:val="28"/>
                <w:szCs w:val="28"/>
              </w:rPr>
              <w:t>- Bỏ US EPA method 420.2 và US EPA method 420.3 đã bị hủy bỏ</w:t>
            </w:r>
          </w:p>
        </w:tc>
      </w:tr>
      <w:tr w:rsidR="000A1C72" w:rsidRPr="000A1C72" w14:paraId="53396832" w14:textId="77777777" w:rsidTr="00221E80">
        <w:trPr>
          <w:trHeight w:val="467"/>
        </w:trPr>
        <w:tc>
          <w:tcPr>
            <w:tcW w:w="824" w:type="dxa"/>
            <w:vAlign w:val="center"/>
          </w:tcPr>
          <w:p w14:paraId="46A12A40"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FDEB231"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Hoá chất bảo vệ thực vật clo hữu cơ</w:t>
            </w:r>
          </w:p>
        </w:tc>
        <w:tc>
          <w:tcPr>
            <w:tcW w:w="4140" w:type="dxa"/>
          </w:tcPr>
          <w:p w14:paraId="0D66CC95"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7876:2008</w:t>
            </w:r>
          </w:p>
          <w:p w14:paraId="3BC32E3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9241:2017</w:t>
            </w:r>
          </w:p>
          <w:p w14:paraId="49D1F09E"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6630B:2017</w:t>
            </w:r>
          </w:p>
          <w:p w14:paraId="1608AD0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6630C:2017</w:t>
            </w:r>
          </w:p>
          <w:p w14:paraId="65E3826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8081B</w:t>
            </w:r>
          </w:p>
          <w:p w14:paraId="640F33A3"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8270D</w:t>
            </w:r>
          </w:p>
          <w:p w14:paraId="363CDC37"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3510C &amp; US EPA Method 3600C &amp; US EPA method 8081B  or US EPA method 8270D</w:t>
            </w:r>
          </w:p>
        </w:tc>
        <w:tc>
          <w:tcPr>
            <w:tcW w:w="3020" w:type="dxa"/>
            <w:vAlign w:val="center"/>
          </w:tcPr>
          <w:p w14:paraId="57D90850"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3C20D934" w14:textId="77777777" w:rsidR="000A1C72" w:rsidRPr="000A1C72" w:rsidRDefault="000A1C72" w:rsidP="000A1C72">
            <w:pPr>
              <w:ind w:left="46" w:right="-58"/>
              <w:rPr>
                <w:rFonts w:ascii="Times New Roman" w:hAnsi="Times New Roman" w:cs="Times New Roman"/>
                <w:b/>
                <w:sz w:val="28"/>
                <w:szCs w:val="28"/>
              </w:rPr>
            </w:pPr>
            <w:r w:rsidRPr="000A1C72">
              <w:rPr>
                <w:rFonts w:ascii="Times New Roman" w:hAnsi="Times New Roman" w:cs="Times New Roman"/>
                <w:sz w:val="28"/>
                <w:szCs w:val="28"/>
              </w:rPr>
              <w:t>- Bổ sung US EPA Method 3510C &amp; US EPA Method 3600C &amp; US EPA method 8081B  or US EPA method 8270D</w:t>
            </w:r>
          </w:p>
        </w:tc>
      </w:tr>
      <w:tr w:rsidR="000A1C72" w:rsidRPr="000A1C72" w14:paraId="794B5E8A" w14:textId="77777777" w:rsidTr="00221E80">
        <w:trPr>
          <w:trHeight w:val="467"/>
        </w:trPr>
        <w:tc>
          <w:tcPr>
            <w:tcW w:w="824" w:type="dxa"/>
            <w:vAlign w:val="center"/>
          </w:tcPr>
          <w:p w14:paraId="5C5F2ADE"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49FC6548"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Hóa  chất  bảo vệ thực vật photpho hữu cơ</w:t>
            </w:r>
          </w:p>
        </w:tc>
        <w:tc>
          <w:tcPr>
            <w:tcW w:w="4140" w:type="dxa"/>
          </w:tcPr>
          <w:p w14:paraId="72C664C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8141B</w:t>
            </w:r>
          </w:p>
          <w:p w14:paraId="40161105"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8270D</w:t>
            </w:r>
          </w:p>
          <w:p w14:paraId="2997D318"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3510C &amp; US EPA Method 3600C &amp; US EPA method 8141B or US EPA method 8270D</w:t>
            </w:r>
          </w:p>
        </w:tc>
        <w:tc>
          <w:tcPr>
            <w:tcW w:w="3020" w:type="dxa"/>
          </w:tcPr>
          <w:p w14:paraId="408A173C"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0CAA38A2" w14:textId="77777777" w:rsidR="000A1C72" w:rsidRPr="000A1C72" w:rsidRDefault="000A1C72" w:rsidP="000A1C72">
            <w:pPr>
              <w:jc w:val="both"/>
              <w:rPr>
                <w:rFonts w:ascii="Times New Roman" w:hAnsi="Times New Roman" w:cs="Times New Roman"/>
                <w:b/>
                <w:sz w:val="28"/>
                <w:szCs w:val="28"/>
              </w:rPr>
            </w:pPr>
            <w:r w:rsidRPr="000A1C72">
              <w:rPr>
                <w:rFonts w:ascii="Times New Roman" w:hAnsi="Times New Roman" w:cs="Times New Roman"/>
                <w:sz w:val="28"/>
                <w:szCs w:val="28"/>
              </w:rPr>
              <w:t>- Bổ sung US EPA Method 3510C &amp; US EPA Method 3600C &amp; US EPA method 8081B  or US EPA method 8270D</w:t>
            </w:r>
          </w:p>
        </w:tc>
      </w:tr>
      <w:tr w:rsidR="000A1C72" w:rsidRPr="000A1C72" w14:paraId="7EE2368B" w14:textId="77777777" w:rsidTr="00221E80">
        <w:trPr>
          <w:trHeight w:val="467"/>
        </w:trPr>
        <w:tc>
          <w:tcPr>
            <w:tcW w:w="824" w:type="dxa"/>
            <w:vAlign w:val="center"/>
          </w:tcPr>
          <w:p w14:paraId="5B76BD1B"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541A11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hoạt độ phóng xạ </w:t>
            </w:r>
            <w:r w:rsidRPr="000A1C72">
              <w:rPr>
                <w:rFonts w:ascii="Times New Roman" w:hAnsi="Times New Roman" w:cs="Times New Roman"/>
                <w:sz w:val="28"/>
                <w:szCs w:val="28"/>
              </w:rPr>
              <w:sym w:font="Symbol" w:char="F061"/>
            </w:r>
          </w:p>
        </w:tc>
        <w:tc>
          <w:tcPr>
            <w:tcW w:w="4140" w:type="dxa"/>
          </w:tcPr>
          <w:p w14:paraId="71CD6829"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6053:2011</w:t>
            </w:r>
          </w:p>
          <w:p w14:paraId="7021DC4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8879:2011</w:t>
            </w:r>
          </w:p>
          <w:p w14:paraId="5E0DC6CC"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SMEWW 7110B:2017 </w:t>
            </w:r>
          </w:p>
        </w:tc>
        <w:tc>
          <w:tcPr>
            <w:tcW w:w="3020" w:type="dxa"/>
            <w:vAlign w:val="center"/>
          </w:tcPr>
          <w:p w14:paraId="519062F0"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2B30816F" w14:textId="77777777" w:rsidR="000A1C72" w:rsidRPr="000A1C72" w:rsidRDefault="000A1C72" w:rsidP="000A1C72">
            <w:pPr>
              <w:rPr>
                <w:rFonts w:ascii="Times New Roman" w:hAnsi="Times New Roman" w:cs="Times New Roman"/>
                <w:b/>
                <w:sz w:val="28"/>
                <w:szCs w:val="28"/>
              </w:rPr>
            </w:pPr>
          </w:p>
        </w:tc>
      </w:tr>
      <w:tr w:rsidR="000A1C72" w:rsidRPr="000A1C72" w14:paraId="5393913E" w14:textId="77777777" w:rsidTr="00221E80">
        <w:trPr>
          <w:trHeight w:val="467"/>
        </w:trPr>
        <w:tc>
          <w:tcPr>
            <w:tcW w:w="824" w:type="dxa"/>
            <w:vAlign w:val="center"/>
          </w:tcPr>
          <w:p w14:paraId="47536DAE"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66A3775D"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hoạt độ phóng xạ </w:t>
            </w:r>
            <w:r w:rsidRPr="000A1C72">
              <w:rPr>
                <w:rFonts w:ascii="Times New Roman" w:hAnsi="Times New Roman" w:cs="Times New Roman"/>
                <w:sz w:val="28"/>
                <w:szCs w:val="28"/>
              </w:rPr>
              <w:sym w:font="Symbol" w:char="F062"/>
            </w:r>
          </w:p>
        </w:tc>
        <w:tc>
          <w:tcPr>
            <w:tcW w:w="4140" w:type="dxa"/>
          </w:tcPr>
          <w:p w14:paraId="28270BB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6219:2011</w:t>
            </w:r>
          </w:p>
          <w:p w14:paraId="7CFA538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8879:2011</w:t>
            </w:r>
          </w:p>
          <w:p w14:paraId="2A629A1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7110B:2017</w:t>
            </w:r>
          </w:p>
        </w:tc>
        <w:tc>
          <w:tcPr>
            <w:tcW w:w="3020" w:type="dxa"/>
            <w:vAlign w:val="center"/>
          </w:tcPr>
          <w:p w14:paraId="23BF15FD"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74BB6160" w14:textId="77777777" w:rsidR="000A1C72" w:rsidRPr="000A1C72" w:rsidRDefault="000A1C72" w:rsidP="000A1C72">
            <w:pPr>
              <w:rPr>
                <w:rFonts w:ascii="Times New Roman" w:hAnsi="Times New Roman" w:cs="Times New Roman"/>
                <w:b/>
                <w:sz w:val="28"/>
                <w:szCs w:val="28"/>
              </w:rPr>
            </w:pPr>
          </w:p>
        </w:tc>
      </w:tr>
      <w:tr w:rsidR="000A1C72" w:rsidRPr="000A1C72" w14:paraId="006E4C3E" w14:textId="77777777" w:rsidTr="00221E80">
        <w:trPr>
          <w:trHeight w:val="467"/>
        </w:trPr>
        <w:tc>
          <w:tcPr>
            <w:tcW w:w="824" w:type="dxa"/>
            <w:vAlign w:val="center"/>
          </w:tcPr>
          <w:p w14:paraId="5F37CA9E"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A64FA18"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Tổng polyclobiphenyl (PCB)</w:t>
            </w:r>
          </w:p>
        </w:tc>
        <w:tc>
          <w:tcPr>
            <w:tcW w:w="4140" w:type="dxa"/>
          </w:tcPr>
          <w:p w14:paraId="0EDB5DB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8601:2009;</w:t>
            </w:r>
          </w:p>
          <w:p w14:paraId="10A7C83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9241:2012;</w:t>
            </w:r>
          </w:p>
          <w:p w14:paraId="0FB9CF4A"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6630C:2017;</w:t>
            </w:r>
          </w:p>
          <w:p w14:paraId="6651F869"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1668B;</w:t>
            </w:r>
          </w:p>
          <w:p w14:paraId="71B3CCA0"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8082A;</w:t>
            </w:r>
          </w:p>
          <w:p w14:paraId="19BE1954"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8270D</w:t>
            </w:r>
          </w:p>
          <w:p w14:paraId="2CDE6117"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3510C &amp; US EPA Method 3600C &amp; US EPA method 8082A or US EPA method 8270D</w:t>
            </w:r>
          </w:p>
        </w:tc>
        <w:tc>
          <w:tcPr>
            <w:tcW w:w="3020" w:type="dxa"/>
            <w:vAlign w:val="center"/>
          </w:tcPr>
          <w:p w14:paraId="6A3F8452"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p w14:paraId="21C43D3F" w14:textId="77777777" w:rsidR="000A1C72" w:rsidRPr="000A1C72" w:rsidRDefault="000A1C72" w:rsidP="000A1C72">
            <w:pPr>
              <w:ind w:left="46" w:right="-58"/>
              <w:rPr>
                <w:rFonts w:ascii="Times New Roman" w:hAnsi="Times New Roman" w:cs="Times New Roman"/>
                <w:b/>
                <w:sz w:val="28"/>
                <w:szCs w:val="28"/>
              </w:rPr>
            </w:pPr>
            <w:r w:rsidRPr="000A1C72">
              <w:rPr>
                <w:rFonts w:ascii="Times New Roman" w:hAnsi="Times New Roman" w:cs="Times New Roman"/>
                <w:sz w:val="28"/>
                <w:szCs w:val="28"/>
              </w:rPr>
              <w:t>- Bổ sung US EPA Method 3510C &amp; US EPA Method 3600C &amp; US EPA method 8082A or US EPA method 8270D</w:t>
            </w:r>
          </w:p>
        </w:tc>
      </w:tr>
      <w:tr w:rsidR="000A1C72" w:rsidRPr="000A1C72" w14:paraId="26D16B13" w14:textId="77777777" w:rsidTr="00221E80">
        <w:trPr>
          <w:trHeight w:val="467"/>
        </w:trPr>
        <w:tc>
          <w:tcPr>
            <w:tcW w:w="824" w:type="dxa"/>
            <w:vAlign w:val="center"/>
          </w:tcPr>
          <w:p w14:paraId="226F9C66"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ECFBF89" w14:textId="77777777" w:rsidR="000A1C72" w:rsidRPr="00652822" w:rsidRDefault="000A1C72" w:rsidP="000A1C72">
            <w:pPr>
              <w:rPr>
                <w:rFonts w:ascii="Times New Roman" w:hAnsi="Times New Roman" w:cs="Times New Roman"/>
                <w:sz w:val="28"/>
                <w:szCs w:val="28"/>
                <w:lang w:val="nl-NL"/>
              </w:rPr>
            </w:pPr>
            <w:r w:rsidRPr="00652822">
              <w:rPr>
                <w:rFonts w:ascii="Times New Roman" w:hAnsi="Times New Roman" w:cs="Times New Roman"/>
                <w:sz w:val="28"/>
                <w:szCs w:val="28"/>
                <w:lang w:val="nl-NL"/>
              </w:rPr>
              <w:t>Tổng dioxin/furan (PCDD/PCDF)</w:t>
            </w:r>
          </w:p>
        </w:tc>
        <w:tc>
          <w:tcPr>
            <w:tcW w:w="4140" w:type="dxa"/>
            <w:vAlign w:val="center"/>
          </w:tcPr>
          <w:p w14:paraId="72F3BEE0"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US EPA method 1613B </w:t>
            </w:r>
          </w:p>
          <w:p w14:paraId="0BEE803E"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8290A</w:t>
            </w:r>
          </w:p>
        </w:tc>
        <w:tc>
          <w:tcPr>
            <w:tcW w:w="3020" w:type="dxa"/>
            <w:vAlign w:val="center"/>
          </w:tcPr>
          <w:p w14:paraId="57BA72C2" w14:textId="77777777" w:rsidR="000A1C72" w:rsidRPr="000A1C72" w:rsidRDefault="000A1C72" w:rsidP="000A1C72">
            <w:pPr>
              <w:ind w:left="46" w:right="-58"/>
              <w:rPr>
                <w:rFonts w:ascii="Times New Roman" w:hAnsi="Times New Roman" w:cs="Times New Roman"/>
                <w:b/>
                <w:sz w:val="28"/>
                <w:szCs w:val="28"/>
              </w:rPr>
            </w:pPr>
            <w:r w:rsidRPr="000A1C72">
              <w:rPr>
                <w:rFonts w:ascii="Times New Roman" w:hAnsi="Times New Roman" w:cs="Times New Roman"/>
                <w:sz w:val="28"/>
                <w:szCs w:val="28"/>
              </w:rPr>
              <w:t>- Bổ sung US EPA method 8290A</w:t>
            </w:r>
          </w:p>
        </w:tc>
      </w:tr>
      <w:tr w:rsidR="000A1C72" w:rsidRPr="000A1C72" w14:paraId="1DEF30F1" w14:textId="77777777" w:rsidTr="00221E80">
        <w:trPr>
          <w:trHeight w:val="467"/>
        </w:trPr>
        <w:tc>
          <w:tcPr>
            <w:tcW w:w="824" w:type="dxa"/>
            <w:vAlign w:val="center"/>
          </w:tcPr>
          <w:p w14:paraId="4B056F46"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A8AB33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Các hợp chất</w:t>
            </w:r>
          </w:p>
          <w:p w14:paraId="2608FB5A"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polyclobiphenyl tương tự dioxin (dl-PCB)</w:t>
            </w:r>
          </w:p>
        </w:tc>
        <w:tc>
          <w:tcPr>
            <w:tcW w:w="4140" w:type="dxa"/>
            <w:vAlign w:val="center"/>
          </w:tcPr>
          <w:p w14:paraId="419F670A"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1668C</w:t>
            </w:r>
          </w:p>
        </w:tc>
        <w:tc>
          <w:tcPr>
            <w:tcW w:w="3020" w:type="dxa"/>
          </w:tcPr>
          <w:p w14:paraId="1B40BF14" w14:textId="77777777" w:rsidR="000A1C72" w:rsidRPr="000A1C72" w:rsidRDefault="000A1C72" w:rsidP="000A1C72">
            <w:pPr>
              <w:jc w:val="center"/>
              <w:rPr>
                <w:rFonts w:ascii="Times New Roman" w:hAnsi="Times New Roman" w:cs="Times New Roman"/>
                <w:b/>
                <w:sz w:val="28"/>
                <w:szCs w:val="28"/>
              </w:rPr>
            </w:pPr>
          </w:p>
        </w:tc>
      </w:tr>
      <w:tr w:rsidR="000A1C72" w:rsidRPr="000A1C72" w14:paraId="55CF7CF1" w14:textId="77777777" w:rsidTr="00221E80">
        <w:trPr>
          <w:trHeight w:val="467"/>
        </w:trPr>
        <w:tc>
          <w:tcPr>
            <w:tcW w:w="824" w:type="dxa"/>
            <w:vAlign w:val="center"/>
          </w:tcPr>
          <w:p w14:paraId="7C355CBF"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26340B5E"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Thực vật nổi</w:t>
            </w:r>
          </w:p>
        </w:tc>
        <w:tc>
          <w:tcPr>
            <w:tcW w:w="4140" w:type="dxa"/>
            <w:vAlign w:val="center"/>
          </w:tcPr>
          <w:p w14:paraId="35A4D1E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10200:2017</w:t>
            </w:r>
          </w:p>
        </w:tc>
        <w:tc>
          <w:tcPr>
            <w:tcW w:w="3020" w:type="dxa"/>
          </w:tcPr>
          <w:p w14:paraId="0F15E3C4"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tc>
      </w:tr>
      <w:tr w:rsidR="000A1C72" w:rsidRPr="000A1C72" w14:paraId="65F5C4FE" w14:textId="77777777" w:rsidTr="00221E80">
        <w:trPr>
          <w:trHeight w:val="467"/>
        </w:trPr>
        <w:tc>
          <w:tcPr>
            <w:tcW w:w="824" w:type="dxa"/>
            <w:vAlign w:val="center"/>
          </w:tcPr>
          <w:p w14:paraId="13F8FFDF"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527CCB1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Động vật nổi</w:t>
            </w:r>
          </w:p>
        </w:tc>
        <w:tc>
          <w:tcPr>
            <w:tcW w:w="4140" w:type="dxa"/>
            <w:vAlign w:val="center"/>
          </w:tcPr>
          <w:p w14:paraId="18879988"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10200:2017</w:t>
            </w:r>
          </w:p>
        </w:tc>
        <w:tc>
          <w:tcPr>
            <w:tcW w:w="3020" w:type="dxa"/>
          </w:tcPr>
          <w:p w14:paraId="2519B306"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tc>
      </w:tr>
      <w:tr w:rsidR="000A1C72" w:rsidRPr="000A1C72" w14:paraId="27A9D229" w14:textId="77777777" w:rsidTr="00221E80">
        <w:trPr>
          <w:trHeight w:val="467"/>
        </w:trPr>
        <w:tc>
          <w:tcPr>
            <w:tcW w:w="824" w:type="dxa"/>
            <w:vAlign w:val="center"/>
          </w:tcPr>
          <w:p w14:paraId="20933FFB"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4C0A55C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Động vật đáy</w:t>
            </w:r>
          </w:p>
        </w:tc>
        <w:tc>
          <w:tcPr>
            <w:tcW w:w="4140" w:type="dxa"/>
            <w:vAlign w:val="center"/>
          </w:tcPr>
          <w:p w14:paraId="43889139"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10500:2017</w:t>
            </w:r>
          </w:p>
        </w:tc>
        <w:tc>
          <w:tcPr>
            <w:tcW w:w="3020" w:type="dxa"/>
          </w:tcPr>
          <w:p w14:paraId="693815D1" w14:textId="77777777" w:rsidR="000A1C72" w:rsidRPr="000A1C72" w:rsidRDefault="000A1C72" w:rsidP="000A1C72">
            <w:pPr>
              <w:ind w:left="46" w:right="-58"/>
              <w:rPr>
                <w:rFonts w:ascii="Times New Roman" w:hAnsi="Times New Roman" w:cs="Times New Roman"/>
                <w:sz w:val="28"/>
                <w:szCs w:val="28"/>
              </w:rPr>
            </w:pPr>
            <w:r w:rsidRPr="000A1C72">
              <w:rPr>
                <w:rFonts w:ascii="Times New Roman" w:hAnsi="Times New Roman" w:cs="Times New Roman"/>
                <w:sz w:val="28"/>
                <w:szCs w:val="28"/>
              </w:rPr>
              <w:t>- Cập nhật phiên bản 2017</w:t>
            </w:r>
          </w:p>
        </w:tc>
      </w:tr>
      <w:tr w:rsidR="000A1C72" w:rsidRPr="000A1C72" w14:paraId="31715282" w14:textId="77777777" w:rsidTr="00221E80">
        <w:trPr>
          <w:trHeight w:val="467"/>
        </w:trPr>
        <w:tc>
          <w:tcPr>
            <w:tcW w:w="824" w:type="dxa"/>
            <w:vAlign w:val="center"/>
          </w:tcPr>
          <w:p w14:paraId="38F04390" w14:textId="77777777" w:rsidR="000A1C72" w:rsidRPr="000A1C72" w:rsidRDefault="000A1C72" w:rsidP="000A1C72">
            <w:pPr>
              <w:numPr>
                <w:ilvl w:val="0"/>
                <w:numId w:val="122"/>
              </w:numPr>
              <w:ind w:hanging="630"/>
              <w:contextualSpacing/>
              <w:jc w:val="center"/>
              <w:rPr>
                <w:rFonts w:ascii="Times New Roman" w:hAnsi="Times New Roman" w:cs="Times New Roman"/>
                <w:sz w:val="28"/>
                <w:szCs w:val="28"/>
              </w:rPr>
            </w:pPr>
          </w:p>
        </w:tc>
        <w:tc>
          <w:tcPr>
            <w:tcW w:w="1624" w:type="dxa"/>
            <w:vAlign w:val="center"/>
          </w:tcPr>
          <w:p w14:paraId="745CCEE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Chất hoạt động bề mặt</w:t>
            </w:r>
          </w:p>
        </w:tc>
        <w:tc>
          <w:tcPr>
            <w:tcW w:w="4140" w:type="dxa"/>
            <w:vAlign w:val="center"/>
          </w:tcPr>
          <w:p w14:paraId="2779EA07"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6622-1:2009</w:t>
            </w:r>
          </w:p>
          <w:p w14:paraId="0B13E949"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5540C:2012</w:t>
            </w:r>
          </w:p>
        </w:tc>
        <w:tc>
          <w:tcPr>
            <w:tcW w:w="3020" w:type="dxa"/>
            <w:vAlign w:val="center"/>
          </w:tcPr>
          <w:p w14:paraId="15E947B9"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Bỏ US EPA method 425.1 đã bị hủy bỏ</w:t>
            </w:r>
          </w:p>
        </w:tc>
      </w:tr>
    </w:tbl>
    <w:p w14:paraId="637717F2" w14:textId="77777777" w:rsidR="000A1C72" w:rsidRPr="000A1C72" w:rsidRDefault="000A1C72" w:rsidP="000A1C72">
      <w:pPr>
        <w:spacing w:before="180" w:after="60" w:line="295" w:lineRule="auto"/>
        <w:jc w:val="both"/>
        <w:rPr>
          <w:rFonts w:ascii="Times New Roman" w:hAnsi="Times New Roman" w:cs="Times New Roman"/>
          <w:sz w:val="28"/>
          <w:szCs w:val="28"/>
        </w:rPr>
      </w:pPr>
    </w:p>
    <w:p w14:paraId="6ADE8D22" w14:textId="77777777" w:rsidR="000A1C72" w:rsidRPr="000A1C72" w:rsidRDefault="000A1C72" w:rsidP="000A1C72">
      <w:pPr>
        <w:spacing w:before="180" w:after="60" w:line="295" w:lineRule="auto"/>
        <w:jc w:val="both"/>
        <w:rPr>
          <w:rFonts w:ascii="Times New Roman" w:hAnsi="Times New Roman" w:cs="Times New Roman"/>
          <w:b/>
          <w:sz w:val="28"/>
          <w:szCs w:val="28"/>
        </w:rPr>
      </w:pPr>
      <w:r w:rsidRPr="000A1C72">
        <w:rPr>
          <w:rFonts w:ascii="Times New Roman" w:hAnsi="Times New Roman" w:cs="Times New Roman"/>
          <w:b/>
          <w:sz w:val="28"/>
          <w:szCs w:val="28"/>
        </w:rPr>
        <w:t>Phụ lục 2.3. Phương pháp quan trắc chất lượng nước dưới đất</w:t>
      </w:r>
    </w:p>
    <w:p w14:paraId="76D9329B" w14:textId="77777777" w:rsidR="000A1C72" w:rsidRPr="000A1C72" w:rsidRDefault="000A1C72" w:rsidP="000A1C72">
      <w:pPr>
        <w:spacing w:after="132" w:line="271" w:lineRule="auto"/>
        <w:ind w:left="720" w:right="400" w:firstLine="2"/>
        <w:jc w:val="both"/>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1. Lấy mẫu và đo tại hiện trường </w:t>
      </w:r>
    </w:p>
    <w:p w14:paraId="05775BD3" w14:textId="77777777" w:rsidR="000A1C72" w:rsidRPr="000A1C72" w:rsidRDefault="000A1C72" w:rsidP="000A1C72">
      <w:pPr>
        <w:spacing w:before="6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 xml:space="preserve">a) Việc lấy mẫu nước dưới đất tại hiện trường: tuân theo TCVN 6663-11:2011; </w:t>
      </w:r>
    </w:p>
    <w:p w14:paraId="4F0A5656" w14:textId="77777777" w:rsidR="000A1C72" w:rsidRPr="000A1C72" w:rsidRDefault="000A1C72" w:rsidP="000A1C72">
      <w:pPr>
        <w:spacing w:before="6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 xml:space="preserve">b) Việc đo các thông số trong môi trường nước dưới đất tại hiện trường: lựa chọn phương pháp quy định tại quy chuẩn kỹ thuật quốc gia hiện hành tương ứng hoặc trong </w:t>
      </w:r>
      <w:r w:rsidRPr="000A1C72">
        <w:rPr>
          <w:rFonts w:ascii="Times New Roman" w:hAnsi="Times New Roman" w:cs="Times New Roman"/>
          <w:b/>
          <w:sz w:val="28"/>
          <w:szCs w:val="28"/>
        </w:rPr>
        <w:t>Bảng 2.3.1</w:t>
      </w:r>
      <w:r w:rsidRPr="000A1C72">
        <w:rPr>
          <w:rFonts w:ascii="Times New Roman" w:hAnsi="Times New Roman" w:cs="Times New Roman"/>
          <w:sz w:val="28"/>
          <w:szCs w:val="28"/>
        </w:rPr>
        <w:t xml:space="preserve"> dưới đây. </w:t>
      </w:r>
    </w:p>
    <w:p w14:paraId="5A9F1348" w14:textId="77777777" w:rsidR="000A1C72" w:rsidRPr="000A1C72" w:rsidRDefault="000A1C72" w:rsidP="000A1C72">
      <w:pPr>
        <w:spacing w:after="90" w:line="271" w:lineRule="auto"/>
        <w:ind w:left="311" w:right="400"/>
        <w:contextualSpacing/>
        <w:jc w:val="center"/>
        <w:rPr>
          <w:rFonts w:ascii="Times New Roman" w:eastAsia="Times New Roman" w:hAnsi="Times New Roman" w:cs="Times New Roman"/>
          <w:i/>
          <w:color w:val="000000"/>
          <w:sz w:val="28"/>
        </w:rPr>
      </w:pPr>
      <w:r w:rsidRPr="000A1C72">
        <w:rPr>
          <w:rFonts w:ascii="Times New Roman" w:eastAsia="Times New Roman" w:hAnsi="Times New Roman" w:cs="Times New Roman"/>
          <w:b/>
          <w:i/>
          <w:color w:val="000000"/>
          <w:sz w:val="28"/>
        </w:rPr>
        <w:t>Bảng 2.3.1.</w:t>
      </w:r>
      <w:r w:rsidRPr="000A1C72">
        <w:rPr>
          <w:rFonts w:ascii="Times New Roman" w:eastAsia="Times New Roman" w:hAnsi="Times New Roman" w:cs="Times New Roman"/>
          <w:i/>
          <w:color w:val="000000"/>
          <w:sz w:val="28"/>
        </w:rPr>
        <w:t xml:space="preserve"> Các phương pháp lấy mẫu nước dưới đất tại hiện trường</w:t>
      </w:r>
    </w:p>
    <w:tbl>
      <w:tblPr>
        <w:tblStyle w:val="TableGrid"/>
        <w:tblW w:w="9558" w:type="dxa"/>
        <w:tblLook w:val="04A0" w:firstRow="1" w:lastRow="0" w:firstColumn="1" w:lastColumn="0" w:noHBand="0" w:noVBand="1"/>
      </w:tblPr>
      <w:tblGrid>
        <w:gridCol w:w="746"/>
        <w:gridCol w:w="1792"/>
        <w:gridCol w:w="4590"/>
        <w:gridCol w:w="2430"/>
      </w:tblGrid>
      <w:tr w:rsidR="000A1C72" w:rsidRPr="000A1C72" w14:paraId="593A3E3A" w14:textId="77777777" w:rsidTr="00221E80">
        <w:trPr>
          <w:trHeight w:val="467"/>
        </w:trPr>
        <w:tc>
          <w:tcPr>
            <w:tcW w:w="746" w:type="dxa"/>
            <w:vAlign w:val="center"/>
          </w:tcPr>
          <w:p w14:paraId="23B39C88"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1792" w:type="dxa"/>
            <w:vAlign w:val="center"/>
          </w:tcPr>
          <w:p w14:paraId="3C88CC0C"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4590" w:type="dxa"/>
            <w:vAlign w:val="center"/>
          </w:tcPr>
          <w:p w14:paraId="6708BC80"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2430" w:type="dxa"/>
            <w:vAlign w:val="center"/>
          </w:tcPr>
          <w:p w14:paraId="55347A07"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7D74422C" w14:textId="77777777" w:rsidTr="00221E80">
        <w:tc>
          <w:tcPr>
            <w:tcW w:w="746" w:type="dxa"/>
          </w:tcPr>
          <w:p w14:paraId="2A720F30"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74BD6F4A"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Nhiệt độ </w:t>
            </w:r>
          </w:p>
        </w:tc>
        <w:tc>
          <w:tcPr>
            <w:tcW w:w="4590" w:type="dxa"/>
            <w:vAlign w:val="center"/>
          </w:tcPr>
          <w:p w14:paraId="22635555"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SMEWW 2550.B:2017</w:t>
            </w:r>
          </w:p>
        </w:tc>
        <w:tc>
          <w:tcPr>
            <w:tcW w:w="2430" w:type="dxa"/>
            <w:vMerge w:val="restart"/>
            <w:vAlign w:val="center"/>
          </w:tcPr>
          <w:p w14:paraId="57CD63A3" w14:textId="77777777" w:rsidR="000A1C72" w:rsidRPr="000A1C72" w:rsidRDefault="000A1C72" w:rsidP="000A1C72">
            <w:pPr>
              <w:spacing w:before="60" w:after="60" w:line="312" w:lineRule="auto"/>
              <w:jc w:val="both"/>
              <w:rPr>
                <w:rFonts w:ascii="Times New Roman" w:hAnsi="Times New Roman" w:cs="Times New Roman"/>
                <w:sz w:val="28"/>
                <w:szCs w:val="28"/>
              </w:rPr>
            </w:pPr>
            <w:r w:rsidRPr="000A1C72">
              <w:rPr>
                <w:rFonts w:ascii="Times New Roman" w:hAnsi="Times New Roman" w:cs="Times New Roman"/>
                <w:sz w:val="28"/>
                <w:szCs w:val="28"/>
              </w:rPr>
              <w:t>Cập nhật phiên bản năm 2017</w:t>
            </w:r>
          </w:p>
        </w:tc>
      </w:tr>
      <w:tr w:rsidR="000A1C72" w:rsidRPr="000A1C72" w14:paraId="2D875192" w14:textId="77777777" w:rsidTr="00221E80">
        <w:tc>
          <w:tcPr>
            <w:tcW w:w="746" w:type="dxa"/>
          </w:tcPr>
          <w:p w14:paraId="701B89A4"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6B7C5BED"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pH </w:t>
            </w:r>
          </w:p>
        </w:tc>
        <w:tc>
          <w:tcPr>
            <w:tcW w:w="4590" w:type="dxa"/>
            <w:vAlign w:val="center"/>
          </w:tcPr>
          <w:p w14:paraId="1CDF7CF9"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TCVN 6492:2011</w:t>
            </w:r>
          </w:p>
          <w:p w14:paraId="44CA2942"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SMEWW 4500 H</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.B:2017</w:t>
            </w:r>
          </w:p>
        </w:tc>
        <w:tc>
          <w:tcPr>
            <w:tcW w:w="2430" w:type="dxa"/>
            <w:vMerge/>
            <w:vAlign w:val="center"/>
          </w:tcPr>
          <w:p w14:paraId="1A9DA9C9" w14:textId="77777777" w:rsidR="000A1C72" w:rsidRPr="000A1C72" w:rsidRDefault="000A1C72" w:rsidP="000A1C72">
            <w:pPr>
              <w:spacing w:before="60" w:after="60" w:line="312" w:lineRule="auto"/>
              <w:jc w:val="both"/>
              <w:rPr>
                <w:rFonts w:ascii="Times New Roman" w:hAnsi="Times New Roman" w:cs="Times New Roman"/>
                <w:sz w:val="28"/>
                <w:szCs w:val="28"/>
              </w:rPr>
            </w:pPr>
          </w:p>
        </w:tc>
      </w:tr>
      <w:tr w:rsidR="000A1C72" w:rsidRPr="000A1C72" w14:paraId="32A08D05" w14:textId="77777777" w:rsidTr="00221E80">
        <w:tc>
          <w:tcPr>
            <w:tcW w:w="746" w:type="dxa"/>
          </w:tcPr>
          <w:p w14:paraId="3B5127CE"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3370D48A"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DO </w:t>
            </w:r>
          </w:p>
        </w:tc>
        <w:tc>
          <w:tcPr>
            <w:tcW w:w="4590" w:type="dxa"/>
            <w:vAlign w:val="center"/>
          </w:tcPr>
          <w:p w14:paraId="0A968FA6"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TCVN 7325:2016</w:t>
            </w:r>
          </w:p>
        </w:tc>
        <w:tc>
          <w:tcPr>
            <w:tcW w:w="2430" w:type="dxa"/>
            <w:vMerge/>
          </w:tcPr>
          <w:p w14:paraId="4D117ACB" w14:textId="77777777" w:rsidR="000A1C72" w:rsidRPr="000A1C72" w:rsidRDefault="000A1C72" w:rsidP="000A1C72">
            <w:pPr>
              <w:spacing w:before="60" w:after="60" w:line="312" w:lineRule="auto"/>
              <w:jc w:val="both"/>
              <w:rPr>
                <w:rFonts w:ascii="Times New Roman" w:hAnsi="Times New Roman" w:cs="Times New Roman"/>
                <w:sz w:val="28"/>
                <w:szCs w:val="28"/>
              </w:rPr>
            </w:pPr>
          </w:p>
        </w:tc>
      </w:tr>
      <w:tr w:rsidR="000A1C72" w:rsidRPr="000A1C72" w14:paraId="68FE7902" w14:textId="77777777" w:rsidTr="00221E80">
        <w:tc>
          <w:tcPr>
            <w:tcW w:w="746" w:type="dxa"/>
          </w:tcPr>
          <w:p w14:paraId="544ED966"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6FF6FD10"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EC </w:t>
            </w:r>
          </w:p>
        </w:tc>
        <w:tc>
          <w:tcPr>
            <w:tcW w:w="4590" w:type="dxa"/>
            <w:vAlign w:val="center"/>
          </w:tcPr>
          <w:p w14:paraId="715734F0"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SMEWW 2510.B:2017</w:t>
            </w:r>
          </w:p>
        </w:tc>
        <w:tc>
          <w:tcPr>
            <w:tcW w:w="2430" w:type="dxa"/>
            <w:vMerge/>
          </w:tcPr>
          <w:p w14:paraId="3996CB35" w14:textId="77777777" w:rsidR="000A1C72" w:rsidRPr="000A1C72" w:rsidRDefault="000A1C72" w:rsidP="000A1C72">
            <w:pPr>
              <w:spacing w:before="60" w:after="60" w:line="312" w:lineRule="auto"/>
              <w:jc w:val="both"/>
              <w:rPr>
                <w:rFonts w:ascii="Times New Roman" w:hAnsi="Times New Roman" w:cs="Times New Roman"/>
                <w:sz w:val="28"/>
                <w:szCs w:val="28"/>
              </w:rPr>
            </w:pPr>
          </w:p>
        </w:tc>
      </w:tr>
      <w:tr w:rsidR="000A1C72" w:rsidRPr="000A1C72" w14:paraId="77A7D68D" w14:textId="77777777" w:rsidTr="00221E80">
        <w:tc>
          <w:tcPr>
            <w:tcW w:w="746" w:type="dxa"/>
          </w:tcPr>
          <w:p w14:paraId="057529E1"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7AD462A5"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TDS </w:t>
            </w:r>
          </w:p>
        </w:tc>
        <w:tc>
          <w:tcPr>
            <w:tcW w:w="4590" w:type="dxa"/>
            <w:vAlign w:val="center"/>
          </w:tcPr>
          <w:p w14:paraId="40D93FD7"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Sử dụng thiết bị đo trực tiếp</w:t>
            </w:r>
          </w:p>
        </w:tc>
        <w:tc>
          <w:tcPr>
            <w:tcW w:w="2430" w:type="dxa"/>
            <w:vMerge/>
          </w:tcPr>
          <w:p w14:paraId="6972E429" w14:textId="77777777" w:rsidR="000A1C72" w:rsidRPr="000A1C72" w:rsidRDefault="000A1C72" w:rsidP="000A1C72">
            <w:pPr>
              <w:spacing w:before="60" w:after="60" w:line="312" w:lineRule="auto"/>
              <w:jc w:val="both"/>
              <w:rPr>
                <w:rFonts w:ascii="Times New Roman" w:hAnsi="Times New Roman" w:cs="Times New Roman"/>
                <w:sz w:val="28"/>
                <w:szCs w:val="28"/>
              </w:rPr>
            </w:pPr>
          </w:p>
        </w:tc>
      </w:tr>
      <w:tr w:rsidR="000A1C72" w:rsidRPr="000A1C72" w14:paraId="112ACC22" w14:textId="77777777" w:rsidTr="00221E80">
        <w:tc>
          <w:tcPr>
            <w:tcW w:w="746" w:type="dxa"/>
          </w:tcPr>
          <w:p w14:paraId="7CDEE15F"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0D78E6FC"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Độ đục </w:t>
            </w:r>
          </w:p>
        </w:tc>
        <w:tc>
          <w:tcPr>
            <w:tcW w:w="4590" w:type="dxa"/>
            <w:vAlign w:val="center"/>
          </w:tcPr>
          <w:p w14:paraId="7242138E"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SMEWW 2130.B:2017</w:t>
            </w:r>
          </w:p>
          <w:p w14:paraId="6BF52FC3"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EPA 180.1 (tương đương)</w:t>
            </w:r>
          </w:p>
        </w:tc>
        <w:tc>
          <w:tcPr>
            <w:tcW w:w="2430" w:type="dxa"/>
            <w:vMerge/>
          </w:tcPr>
          <w:p w14:paraId="38362B60" w14:textId="77777777" w:rsidR="000A1C72" w:rsidRPr="000A1C72" w:rsidRDefault="000A1C72" w:rsidP="000A1C72">
            <w:pPr>
              <w:spacing w:before="60" w:after="60" w:line="312" w:lineRule="auto"/>
              <w:jc w:val="both"/>
              <w:rPr>
                <w:rFonts w:ascii="Times New Roman" w:hAnsi="Times New Roman" w:cs="Times New Roman"/>
                <w:sz w:val="28"/>
                <w:szCs w:val="28"/>
              </w:rPr>
            </w:pPr>
          </w:p>
        </w:tc>
      </w:tr>
      <w:tr w:rsidR="000A1C72" w:rsidRPr="000A1C72" w14:paraId="24BE0D24" w14:textId="77777777" w:rsidTr="00221E80">
        <w:tc>
          <w:tcPr>
            <w:tcW w:w="746" w:type="dxa"/>
          </w:tcPr>
          <w:p w14:paraId="31E5E80E"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5C04214C"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ORP </w:t>
            </w:r>
          </w:p>
        </w:tc>
        <w:tc>
          <w:tcPr>
            <w:tcW w:w="4590" w:type="dxa"/>
            <w:vAlign w:val="center"/>
          </w:tcPr>
          <w:p w14:paraId="257E5400"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SMEWW 2580.B:2017</w:t>
            </w:r>
          </w:p>
          <w:p w14:paraId="7A695359"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ASTM 1498:2014</w:t>
            </w:r>
          </w:p>
        </w:tc>
        <w:tc>
          <w:tcPr>
            <w:tcW w:w="2430" w:type="dxa"/>
            <w:vMerge/>
          </w:tcPr>
          <w:p w14:paraId="35AF64E2" w14:textId="77777777" w:rsidR="000A1C72" w:rsidRPr="000A1C72" w:rsidRDefault="000A1C72" w:rsidP="000A1C72">
            <w:pPr>
              <w:spacing w:before="60" w:after="60" w:line="312" w:lineRule="auto"/>
              <w:jc w:val="both"/>
              <w:rPr>
                <w:rFonts w:ascii="Times New Roman" w:hAnsi="Times New Roman" w:cs="Times New Roman"/>
                <w:sz w:val="28"/>
                <w:szCs w:val="28"/>
              </w:rPr>
            </w:pPr>
          </w:p>
        </w:tc>
      </w:tr>
      <w:tr w:rsidR="000A1C72" w:rsidRPr="000A1C72" w14:paraId="47443B42" w14:textId="77777777" w:rsidTr="00221E80">
        <w:tc>
          <w:tcPr>
            <w:tcW w:w="746" w:type="dxa"/>
          </w:tcPr>
          <w:p w14:paraId="2A0AEC28" w14:textId="77777777" w:rsidR="000A1C72" w:rsidRPr="000A1C72" w:rsidRDefault="000A1C72" w:rsidP="000A1C72">
            <w:pPr>
              <w:numPr>
                <w:ilvl w:val="0"/>
                <w:numId w:val="123"/>
              </w:numPr>
              <w:spacing w:before="60" w:after="60" w:line="312" w:lineRule="auto"/>
              <w:ind w:hanging="630"/>
              <w:contextualSpacing/>
              <w:jc w:val="both"/>
              <w:rPr>
                <w:rFonts w:ascii="Times New Roman" w:hAnsi="Times New Roman" w:cs="Times New Roman"/>
                <w:sz w:val="28"/>
                <w:szCs w:val="28"/>
              </w:rPr>
            </w:pPr>
          </w:p>
        </w:tc>
        <w:tc>
          <w:tcPr>
            <w:tcW w:w="1792" w:type="dxa"/>
            <w:vAlign w:val="center"/>
          </w:tcPr>
          <w:p w14:paraId="0012785A" w14:textId="77777777" w:rsidR="000A1C72" w:rsidRPr="000A1C72" w:rsidRDefault="000A1C72" w:rsidP="000A1C72">
            <w:pPr>
              <w:spacing w:before="60" w:after="60"/>
              <w:rPr>
                <w:rFonts w:ascii="Times New Roman" w:hAnsi="Times New Roman" w:cs="Times New Roman"/>
                <w:sz w:val="28"/>
                <w:szCs w:val="28"/>
              </w:rPr>
            </w:pPr>
            <w:r w:rsidRPr="000A1C72">
              <w:rPr>
                <w:rFonts w:ascii="Times New Roman" w:hAnsi="Times New Roman" w:cs="Times New Roman"/>
                <w:sz w:val="28"/>
                <w:szCs w:val="28"/>
              </w:rPr>
              <w:t xml:space="preserve">Độ muối </w:t>
            </w:r>
          </w:p>
        </w:tc>
        <w:tc>
          <w:tcPr>
            <w:tcW w:w="4590" w:type="dxa"/>
            <w:vAlign w:val="center"/>
          </w:tcPr>
          <w:p w14:paraId="5F9FC28D" w14:textId="77777777" w:rsidR="000A1C72" w:rsidRPr="000A1C72" w:rsidRDefault="000A1C72" w:rsidP="000A1C72">
            <w:pPr>
              <w:numPr>
                <w:ilvl w:val="0"/>
                <w:numId w:val="121"/>
              </w:numPr>
              <w:spacing w:before="60" w:after="60"/>
              <w:rPr>
                <w:rFonts w:ascii="Times New Roman" w:hAnsi="Times New Roman" w:cs="Times New Roman"/>
                <w:sz w:val="28"/>
                <w:szCs w:val="28"/>
              </w:rPr>
            </w:pPr>
            <w:r w:rsidRPr="000A1C72">
              <w:rPr>
                <w:rFonts w:ascii="Times New Roman" w:hAnsi="Times New Roman" w:cs="Times New Roman"/>
                <w:sz w:val="28"/>
                <w:szCs w:val="28"/>
              </w:rPr>
              <w:t>SMEWW 2520.B:2017</w:t>
            </w:r>
          </w:p>
        </w:tc>
        <w:tc>
          <w:tcPr>
            <w:tcW w:w="2430" w:type="dxa"/>
            <w:vMerge/>
          </w:tcPr>
          <w:p w14:paraId="0EF77B5C" w14:textId="77777777" w:rsidR="000A1C72" w:rsidRPr="000A1C72" w:rsidRDefault="000A1C72" w:rsidP="000A1C72">
            <w:pPr>
              <w:spacing w:before="60" w:after="60" w:line="312" w:lineRule="auto"/>
              <w:jc w:val="both"/>
              <w:rPr>
                <w:rFonts w:ascii="Times New Roman" w:hAnsi="Times New Roman" w:cs="Times New Roman"/>
                <w:sz w:val="28"/>
                <w:szCs w:val="28"/>
              </w:rPr>
            </w:pPr>
          </w:p>
        </w:tc>
      </w:tr>
    </w:tbl>
    <w:p w14:paraId="1FA22DB8" w14:textId="77777777" w:rsidR="000A1C72" w:rsidRPr="000A1C72" w:rsidRDefault="000A1C72" w:rsidP="000A1C72">
      <w:pPr>
        <w:spacing w:before="24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2. Bảo quản và vận chuyển mẫu: các mẫu nước dưới đất sau khi lấy được bảo quản và lưu giữ theo TCVN 6663-3</w:t>
      </w:r>
      <w:r w:rsidRPr="000A1C72">
        <w:rPr>
          <w:rFonts w:ascii="Times New Roman" w:hAnsi="Times New Roman" w:cs="Times New Roman"/>
          <w:color w:val="FF0000"/>
          <w:sz w:val="28"/>
          <w:szCs w:val="28"/>
        </w:rPr>
        <w:t>:2016</w:t>
      </w:r>
      <w:r w:rsidRPr="000A1C72">
        <w:rPr>
          <w:rFonts w:ascii="Times New Roman" w:hAnsi="Times New Roman" w:cs="Times New Roman"/>
          <w:sz w:val="28"/>
          <w:szCs w:val="28"/>
        </w:rPr>
        <w:t xml:space="preserve">. </w:t>
      </w:r>
    </w:p>
    <w:p w14:paraId="2BC09E0C" w14:textId="77777777" w:rsidR="000A1C72" w:rsidRPr="000A1C72" w:rsidRDefault="000A1C72" w:rsidP="000A1C72">
      <w:pPr>
        <w:spacing w:before="6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 xml:space="preserve">3. Phân tích trong phòng thí nghiệm:lựa chọn phương pháp quy định tại quy chuẩn kỹ thuật quốc gia hiện hành tương ứng hoặc trong </w:t>
      </w:r>
      <w:r w:rsidRPr="000A1C72">
        <w:rPr>
          <w:rFonts w:ascii="Times New Roman" w:hAnsi="Times New Roman" w:cs="Times New Roman"/>
          <w:b/>
          <w:sz w:val="28"/>
          <w:szCs w:val="28"/>
        </w:rPr>
        <w:t>Bảng 2.3.2</w:t>
      </w:r>
      <w:r w:rsidRPr="000A1C72">
        <w:rPr>
          <w:rFonts w:ascii="Times New Roman" w:hAnsi="Times New Roman" w:cs="Times New Roman"/>
          <w:sz w:val="28"/>
          <w:szCs w:val="28"/>
        </w:rPr>
        <w:t xml:space="preserve"> dưới đây.</w:t>
      </w:r>
    </w:p>
    <w:p w14:paraId="177C00AA" w14:textId="77777777" w:rsidR="000A1C72" w:rsidRPr="000A1C72" w:rsidRDefault="000A1C72" w:rsidP="000A1C72">
      <w:pPr>
        <w:spacing w:after="90" w:line="271" w:lineRule="auto"/>
        <w:ind w:right="400" w:firstLine="720"/>
        <w:jc w:val="both"/>
        <w:rPr>
          <w:rFonts w:ascii="Times New Roman" w:eastAsia="Times New Roman" w:hAnsi="Times New Roman" w:cs="Times New Roman"/>
          <w:i/>
          <w:color w:val="000000"/>
          <w:sz w:val="28"/>
        </w:rPr>
      </w:pPr>
      <w:r w:rsidRPr="000A1C72">
        <w:rPr>
          <w:rFonts w:ascii="Times New Roman" w:eastAsia="Times New Roman" w:hAnsi="Times New Roman" w:cs="Times New Roman"/>
          <w:b/>
          <w:i/>
          <w:color w:val="000000"/>
          <w:sz w:val="28"/>
        </w:rPr>
        <w:t>Bảng 2.3.2.</w:t>
      </w:r>
      <w:r w:rsidRPr="000A1C72">
        <w:rPr>
          <w:rFonts w:ascii="Times New Roman" w:eastAsia="Times New Roman" w:hAnsi="Times New Roman" w:cs="Times New Roman"/>
          <w:i/>
          <w:color w:val="000000"/>
          <w:sz w:val="28"/>
        </w:rPr>
        <w:t xml:space="preserve"> Các phương pháp phân tích các thông số trong mẫu nước dưới đất trong phòng thí nghiệm</w:t>
      </w:r>
    </w:p>
    <w:tbl>
      <w:tblPr>
        <w:tblStyle w:val="TableGrid"/>
        <w:tblW w:w="9828" w:type="dxa"/>
        <w:tblLayout w:type="fixed"/>
        <w:tblLook w:val="04A0" w:firstRow="1" w:lastRow="0" w:firstColumn="1" w:lastColumn="0" w:noHBand="0" w:noVBand="1"/>
      </w:tblPr>
      <w:tblGrid>
        <w:gridCol w:w="828"/>
        <w:gridCol w:w="1710"/>
        <w:gridCol w:w="3870"/>
        <w:gridCol w:w="3420"/>
      </w:tblGrid>
      <w:tr w:rsidR="000A1C72" w:rsidRPr="000A1C72" w14:paraId="644E74A0" w14:textId="77777777" w:rsidTr="00221E80">
        <w:trPr>
          <w:trHeight w:val="467"/>
        </w:trPr>
        <w:tc>
          <w:tcPr>
            <w:tcW w:w="828" w:type="dxa"/>
            <w:vAlign w:val="center"/>
          </w:tcPr>
          <w:p w14:paraId="0B32261E"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1710" w:type="dxa"/>
            <w:vAlign w:val="center"/>
          </w:tcPr>
          <w:p w14:paraId="1DED14C2"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3870" w:type="dxa"/>
            <w:vAlign w:val="center"/>
          </w:tcPr>
          <w:p w14:paraId="2B42115F"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3420" w:type="dxa"/>
            <w:vAlign w:val="center"/>
          </w:tcPr>
          <w:p w14:paraId="20A13A83"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19C223E2" w14:textId="77777777" w:rsidTr="00221E80">
        <w:trPr>
          <w:trHeight w:val="467"/>
        </w:trPr>
        <w:tc>
          <w:tcPr>
            <w:tcW w:w="828" w:type="dxa"/>
            <w:vAlign w:val="center"/>
          </w:tcPr>
          <w:p w14:paraId="30DD1171"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BF2E46F"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Độ kiềm </w:t>
            </w:r>
          </w:p>
        </w:tc>
        <w:tc>
          <w:tcPr>
            <w:tcW w:w="3870" w:type="dxa"/>
            <w:vAlign w:val="center"/>
          </w:tcPr>
          <w:p w14:paraId="20323BA3"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6636-1:2000</w:t>
            </w:r>
          </w:p>
          <w:p w14:paraId="4226905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6636-2:2000</w:t>
            </w:r>
          </w:p>
          <w:p w14:paraId="5C7D29C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2320.B:2017</w:t>
            </w:r>
          </w:p>
        </w:tc>
        <w:tc>
          <w:tcPr>
            <w:tcW w:w="3420" w:type="dxa"/>
            <w:vAlign w:val="center"/>
          </w:tcPr>
          <w:p w14:paraId="48B9C4DD" w14:textId="77777777" w:rsidR="000A1C72" w:rsidRPr="000A1C72" w:rsidRDefault="000A1C72" w:rsidP="000A1C72">
            <w:pPr>
              <w:ind w:left="-18" w:right="-58"/>
              <w:rPr>
                <w:rFonts w:ascii="Times New Roman" w:hAnsi="Times New Roman" w:cs="Times New Roman"/>
                <w:sz w:val="28"/>
                <w:szCs w:val="28"/>
              </w:rPr>
            </w:pPr>
            <w:r w:rsidRPr="000A1C72">
              <w:rPr>
                <w:rFonts w:ascii="Times New Roman" w:hAnsi="Times New Roman" w:cs="Times New Roman"/>
                <w:sz w:val="28"/>
                <w:szCs w:val="28"/>
              </w:rPr>
              <w:t>Cập nhật phiên bản năm 2017</w:t>
            </w:r>
          </w:p>
        </w:tc>
      </w:tr>
      <w:tr w:rsidR="000A1C72" w:rsidRPr="000A1C72" w14:paraId="4005DF62" w14:textId="77777777" w:rsidTr="00221E80">
        <w:trPr>
          <w:trHeight w:val="467"/>
        </w:trPr>
        <w:tc>
          <w:tcPr>
            <w:tcW w:w="828" w:type="dxa"/>
            <w:vAlign w:val="center"/>
          </w:tcPr>
          <w:p w14:paraId="47E76786"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137B5207"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Độ màu </w:t>
            </w:r>
          </w:p>
        </w:tc>
        <w:tc>
          <w:tcPr>
            <w:tcW w:w="3870" w:type="dxa"/>
            <w:vAlign w:val="center"/>
          </w:tcPr>
          <w:p w14:paraId="7D06A1E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6185:2015</w:t>
            </w:r>
          </w:p>
          <w:p w14:paraId="027EAA3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ASTM D1209-05 (2019)</w:t>
            </w:r>
          </w:p>
          <w:p w14:paraId="50558EF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2120.C:2017</w:t>
            </w:r>
          </w:p>
        </w:tc>
        <w:tc>
          <w:tcPr>
            <w:tcW w:w="3420" w:type="dxa"/>
            <w:vAlign w:val="center"/>
          </w:tcPr>
          <w:p w14:paraId="7D5BA640" w14:textId="77777777" w:rsidR="000A1C72" w:rsidRPr="000A1C72" w:rsidRDefault="000A1C72" w:rsidP="000A1C72">
            <w:pPr>
              <w:ind w:left="-18" w:right="-58"/>
              <w:rPr>
                <w:rFonts w:ascii="Times New Roman" w:hAnsi="Times New Roman" w:cs="Times New Roman"/>
                <w:sz w:val="28"/>
                <w:szCs w:val="28"/>
              </w:rPr>
            </w:pPr>
            <w:r w:rsidRPr="000A1C72">
              <w:rPr>
                <w:rFonts w:ascii="Times New Roman" w:hAnsi="Times New Roman" w:cs="Times New Roman"/>
                <w:sz w:val="28"/>
                <w:szCs w:val="28"/>
              </w:rPr>
              <w:t>Cập nhật phiên bản năm 2017</w:t>
            </w:r>
          </w:p>
        </w:tc>
      </w:tr>
      <w:tr w:rsidR="000A1C72" w:rsidRPr="000A1C72" w14:paraId="7B5469F2" w14:textId="77777777" w:rsidTr="00221E80">
        <w:trPr>
          <w:trHeight w:val="467"/>
        </w:trPr>
        <w:tc>
          <w:tcPr>
            <w:tcW w:w="828" w:type="dxa"/>
            <w:vAlign w:val="center"/>
          </w:tcPr>
          <w:p w14:paraId="3C578F70"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0626978E"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Độ cứng tổng số </w:t>
            </w:r>
          </w:p>
        </w:tc>
        <w:tc>
          <w:tcPr>
            <w:tcW w:w="3870" w:type="dxa"/>
            <w:vAlign w:val="center"/>
          </w:tcPr>
          <w:p w14:paraId="1190CA3A"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6224:1996</w:t>
            </w:r>
          </w:p>
          <w:p w14:paraId="7AAAC9EA"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2340.C:2017</w:t>
            </w:r>
          </w:p>
        </w:tc>
        <w:tc>
          <w:tcPr>
            <w:tcW w:w="3420" w:type="dxa"/>
            <w:vAlign w:val="center"/>
          </w:tcPr>
          <w:p w14:paraId="051114B7" w14:textId="77777777" w:rsidR="000A1C72" w:rsidRPr="000A1C72" w:rsidRDefault="000A1C72" w:rsidP="000A1C72">
            <w:pPr>
              <w:ind w:left="-18" w:right="-58"/>
              <w:rPr>
                <w:rFonts w:ascii="Times New Roman" w:hAnsi="Times New Roman" w:cs="Times New Roman"/>
                <w:sz w:val="28"/>
                <w:szCs w:val="28"/>
              </w:rPr>
            </w:pPr>
            <w:r w:rsidRPr="000A1C72">
              <w:rPr>
                <w:rFonts w:ascii="Times New Roman" w:hAnsi="Times New Roman" w:cs="Times New Roman"/>
                <w:sz w:val="28"/>
                <w:szCs w:val="28"/>
              </w:rPr>
              <w:t>Cập nhật phiên bản năm 2017</w:t>
            </w:r>
          </w:p>
        </w:tc>
      </w:tr>
      <w:tr w:rsidR="000A1C72" w:rsidRPr="000A1C72" w14:paraId="799AE677" w14:textId="77777777" w:rsidTr="00221E80">
        <w:trPr>
          <w:trHeight w:val="467"/>
        </w:trPr>
        <w:tc>
          <w:tcPr>
            <w:tcW w:w="828" w:type="dxa"/>
            <w:vAlign w:val="center"/>
          </w:tcPr>
          <w:p w14:paraId="70717554"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4BAF00A4"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TSS </w:t>
            </w:r>
          </w:p>
        </w:tc>
        <w:tc>
          <w:tcPr>
            <w:tcW w:w="3870" w:type="dxa"/>
            <w:vAlign w:val="center"/>
          </w:tcPr>
          <w:p w14:paraId="13B8676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6625:2000</w:t>
            </w:r>
          </w:p>
          <w:p w14:paraId="24647DE4"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2540.D:2017</w:t>
            </w:r>
          </w:p>
        </w:tc>
        <w:tc>
          <w:tcPr>
            <w:tcW w:w="3420" w:type="dxa"/>
            <w:vAlign w:val="center"/>
          </w:tcPr>
          <w:p w14:paraId="3E3E5DA2" w14:textId="77777777" w:rsidR="000A1C72" w:rsidRPr="000A1C72" w:rsidRDefault="000A1C72" w:rsidP="000A1C72">
            <w:pPr>
              <w:ind w:left="-18" w:right="-58"/>
              <w:rPr>
                <w:rFonts w:ascii="Times New Roman" w:hAnsi="Times New Roman" w:cs="Times New Roman"/>
                <w:sz w:val="28"/>
                <w:szCs w:val="28"/>
              </w:rPr>
            </w:pPr>
            <w:r w:rsidRPr="000A1C72">
              <w:rPr>
                <w:rFonts w:ascii="Times New Roman" w:hAnsi="Times New Roman" w:cs="Times New Roman"/>
                <w:sz w:val="28"/>
                <w:szCs w:val="28"/>
              </w:rPr>
              <w:t>Cập nhật phiên bản năm 2017</w:t>
            </w:r>
          </w:p>
        </w:tc>
      </w:tr>
      <w:tr w:rsidR="000A1C72" w:rsidRPr="000A1C72" w14:paraId="17CF6266" w14:textId="77777777" w:rsidTr="00221E80">
        <w:trPr>
          <w:trHeight w:val="467"/>
        </w:trPr>
        <w:tc>
          <w:tcPr>
            <w:tcW w:w="828" w:type="dxa"/>
            <w:vAlign w:val="center"/>
          </w:tcPr>
          <w:p w14:paraId="46886289"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7938EC9F"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BOD</w:t>
            </w:r>
            <w:r w:rsidRPr="000A1C72">
              <w:rPr>
                <w:rFonts w:ascii="Times New Roman" w:hAnsi="Times New Roman" w:cs="Times New Roman"/>
                <w:sz w:val="28"/>
                <w:szCs w:val="28"/>
                <w:vertAlign w:val="subscript"/>
              </w:rPr>
              <w:t>5</w:t>
            </w:r>
            <w:r w:rsidRPr="000A1C72">
              <w:rPr>
                <w:rFonts w:ascii="Times New Roman" w:hAnsi="Times New Roman" w:cs="Times New Roman"/>
                <w:sz w:val="28"/>
                <w:szCs w:val="28"/>
              </w:rPr>
              <w:t xml:space="preserve"> </w:t>
            </w:r>
          </w:p>
        </w:tc>
        <w:tc>
          <w:tcPr>
            <w:tcW w:w="3870" w:type="dxa"/>
            <w:vAlign w:val="center"/>
          </w:tcPr>
          <w:p w14:paraId="17DA7B36"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6001-1:2008</w:t>
            </w:r>
          </w:p>
          <w:p w14:paraId="33B58C60"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6001-2:2008</w:t>
            </w:r>
          </w:p>
          <w:p w14:paraId="56D71CD6" w14:textId="77777777" w:rsidR="000A1C72" w:rsidRPr="000A1C72" w:rsidRDefault="000A1C72" w:rsidP="000A1C72">
            <w:pPr>
              <w:numPr>
                <w:ilvl w:val="0"/>
                <w:numId w:val="121"/>
              </w:numPr>
              <w:ind w:right="29"/>
              <w:rPr>
                <w:rFonts w:ascii="Times New Roman" w:hAnsi="Times New Roman" w:cs="Times New Roman"/>
                <w:sz w:val="28"/>
                <w:szCs w:val="28"/>
              </w:rPr>
            </w:pPr>
            <w:r w:rsidRPr="000A1C72">
              <w:rPr>
                <w:rFonts w:ascii="Times New Roman" w:hAnsi="Times New Roman" w:cs="Times New Roman"/>
                <w:sz w:val="28"/>
                <w:szCs w:val="28"/>
              </w:rPr>
              <w:t>SMEWW 5210.B :2017</w:t>
            </w:r>
          </w:p>
          <w:p w14:paraId="157A0F0B" w14:textId="77777777" w:rsidR="000A1C72" w:rsidRPr="000A1C72" w:rsidRDefault="000A1C72" w:rsidP="000A1C72">
            <w:pPr>
              <w:numPr>
                <w:ilvl w:val="0"/>
                <w:numId w:val="121"/>
              </w:numPr>
              <w:ind w:right="29"/>
              <w:rPr>
                <w:rFonts w:ascii="Times New Roman" w:hAnsi="Times New Roman" w:cs="Times New Roman"/>
                <w:sz w:val="28"/>
                <w:szCs w:val="28"/>
              </w:rPr>
            </w:pPr>
            <w:r w:rsidRPr="000A1C72">
              <w:rPr>
                <w:rFonts w:ascii="Times New Roman" w:hAnsi="Times New Roman" w:cs="Times New Roman"/>
                <w:sz w:val="28"/>
                <w:szCs w:val="28"/>
              </w:rPr>
              <w:t>SMEWW 5210.D :2017</w:t>
            </w:r>
          </w:p>
          <w:p w14:paraId="069FCF8C" w14:textId="77777777" w:rsidR="000A1C72" w:rsidRPr="000A1C72" w:rsidRDefault="000A1C72" w:rsidP="000A1C72">
            <w:pPr>
              <w:numPr>
                <w:ilvl w:val="0"/>
                <w:numId w:val="121"/>
              </w:numPr>
              <w:ind w:right="29"/>
              <w:rPr>
                <w:rFonts w:ascii="Times New Roman" w:hAnsi="Times New Roman" w:cs="Times New Roman"/>
                <w:sz w:val="28"/>
                <w:szCs w:val="28"/>
              </w:rPr>
            </w:pPr>
            <w:r w:rsidRPr="000A1C72">
              <w:rPr>
                <w:rFonts w:ascii="Times New Roman" w:hAnsi="Times New Roman" w:cs="Times New Roman"/>
                <w:sz w:val="28"/>
                <w:szCs w:val="28"/>
              </w:rPr>
              <w:t>US EPA method 405.1</w:t>
            </w:r>
          </w:p>
        </w:tc>
        <w:tc>
          <w:tcPr>
            <w:tcW w:w="3420" w:type="dxa"/>
            <w:vAlign w:val="center"/>
          </w:tcPr>
          <w:p w14:paraId="3BE9EA54" w14:textId="77777777" w:rsidR="000A1C72" w:rsidRPr="000A1C72" w:rsidRDefault="000A1C72" w:rsidP="000A1C72">
            <w:pPr>
              <w:ind w:left="-18" w:right="-58"/>
              <w:rPr>
                <w:rFonts w:ascii="Times New Roman" w:hAnsi="Times New Roman" w:cs="Times New Roman"/>
                <w:sz w:val="28"/>
                <w:szCs w:val="28"/>
              </w:rPr>
            </w:pPr>
            <w:r w:rsidRPr="000A1C72">
              <w:rPr>
                <w:rFonts w:ascii="Times New Roman" w:hAnsi="Times New Roman" w:cs="Times New Roman"/>
                <w:sz w:val="28"/>
                <w:szCs w:val="28"/>
              </w:rPr>
              <w:t>Cập nhật phiên bản năm 2017</w:t>
            </w:r>
          </w:p>
        </w:tc>
      </w:tr>
      <w:tr w:rsidR="000A1C72" w:rsidRPr="000A1C72" w14:paraId="715644B7" w14:textId="77777777" w:rsidTr="00221E80">
        <w:trPr>
          <w:trHeight w:val="467"/>
        </w:trPr>
        <w:tc>
          <w:tcPr>
            <w:tcW w:w="828" w:type="dxa"/>
            <w:vAlign w:val="center"/>
          </w:tcPr>
          <w:p w14:paraId="09FE9A48"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07716A9E"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COD </w:t>
            </w:r>
          </w:p>
        </w:tc>
        <w:tc>
          <w:tcPr>
            <w:tcW w:w="3870" w:type="dxa"/>
            <w:vAlign w:val="center"/>
          </w:tcPr>
          <w:p w14:paraId="2513D431"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6491:1999</w:t>
            </w:r>
          </w:p>
          <w:p w14:paraId="04C01666" w14:textId="77777777" w:rsidR="000A1C72" w:rsidRPr="000A1C72" w:rsidRDefault="000A1C72" w:rsidP="000A1C72">
            <w:pPr>
              <w:numPr>
                <w:ilvl w:val="0"/>
                <w:numId w:val="121"/>
              </w:numPr>
              <w:ind w:right="29"/>
              <w:rPr>
                <w:rFonts w:ascii="Times New Roman" w:hAnsi="Times New Roman" w:cs="Times New Roman"/>
                <w:sz w:val="28"/>
                <w:szCs w:val="28"/>
              </w:rPr>
            </w:pPr>
            <w:r w:rsidRPr="000A1C72">
              <w:rPr>
                <w:rFonts w:ascii="Times New Roman" w:hAnsi="Times New Roman" w:cs="Times New Roman"/>
                <w:sz w:val="28"/>
                <w:szCs w:val="28"/>
              </w:rPr>
              <w:t>SMEWW 5220.B:2017</w:t>
            </w:r>
          </w:p>
          <w:p w14:paraId="5827FC2D" w14:textId="77777777" w:rsidR="000A1C72" w:rsidRPr="000A1C72" w:rsidRDefault="000A1C72" w:rsidP="000A1C72">
            <w:pPr>
              <w:numPr>
                <w:ilvl w:val="0"/>
                <w:numId w:val="121"/>
              </w:numPr>
              <w:ind w:right="29"/>
              <w:rPr>
                <w:rFonts w:ascii="Times New Roman" w:hAnsi="Times New Roman" w:cs="Times New Roman"/>
                <w:sz w:val="28"/>
                <w:szCs w:val="28"/>
              </w:rPr>
            </w:pPr>
            <w:r w:rsidRPr="000A1C72">
              <w:rPr>
                <w:rFonts w:ascii="Times New Roman" w:hAnsi="Times New Roman" w:cs="Times New Roman"/>
                <w:sz w:val="28"/>
                <w:szCs w:val="28"/>
              </w:rPr>
              <w:t>SMEWW 5220.C:2017</w:t>
            </w:r>
          </w:p>
        </w:tc>
        <w:tc>
          <w:tcPr>
            <w:tcW w:w="3420" w:type="dxa"/>
          </w:tcPr>
          <w:p w14:paraId="1102423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1EB3C341"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 EPA method 410.1 và US EPA method 410.2 vì đã bị hủy bỏ</w:t>
            </w:r>
          </w:p>
        </w:tc>
      </w:tr>
      <w:tr w:rsidR="000A1C72" w:rsidRPr="000A1C72" w14:paraId="472223B6" w14:textId="77777777" w:rsidTr="00221E80">
        <w:trPr>
          <w:trHeight w:val="467"/>
        </w:trPr>
        <w:tc>
          <w:tcPr>
            <w:tcW w:w="828" w:type="dxa"/>
            <w:vAlign w:val="center"/>
          </w:tcPr>
          <w:p w14:paraId="159711DA"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tcPr>
          <w:p w14:paraId="5F9484ED"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Chỉ số pecmanganat </w:t>
            </w:r>
          </w:p>
        </w:tc>
        <w:tc>
          <w:tcPr>
            <w:tcW w:w="3870" w:type="dxa"/>
            <w:vAlign w:val="center"/>
          </w:tcPr>
          <w:p w14:paraId="5FBC62C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6186:1996</w:t>
            </w:r>
          </w:p>
        </w:tc>
        <w:tc>
          <w:tcPr>
            <w:tcW w:w="3420" w:type="dxa"/>
          </w:tcPr>
          <w:p w14:paraId="5926F8C3" w14:textId="77777777" w:rsidR="000A1C72" w:rsidRPr="000A1C72" w:rsidRDefault="000A1C72" w:rsidP="000A1C72">
            <w:pPr>
              <w:rPr>
                <w:rFonts w:ascii="Times New Roman" w:hAnsi="Times New Roman" w:cs="Times New Roman"/>
                <w:sz w:val="28"/>
                <w:szCs w:val="28"/>
              </w:rPr>
            </w:pPr>
          </w:p>
        </w:tc>
      </w:tr>
      <w:tr w:rsidR="000A1C72" w:rsidRPr="000A1C72" w14:paraId="75B58E31" w14:textId="77777777" w:rsidTr="00221E80">
        <w:trPr>
          <w:trHeight w:val="467"/>
        </w:trPr>
        <w:tc>
          <w:tcPr>
            <w:tcW w:w="828" w:type="dxa"/>
            <w:vAlign w:val="center"/>
          </w:tcPr>
          <w:p w14:paraId="03C0D2EA"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17680DAA"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NH</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 xml:space="preserve">+ </w:t>
            </w:r>
          </w:p>
        </w:tc>
        <w:tc>
          <w:tcPr>
            <w:tcW w:w="3870" w:type="dxa"/>
            <w:vAlign w:val="center"/>
          </w:tcPr>
          <w:p w14:paraId="0DE0DE25"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6179-1:1996;</w:t>
            </w:r>
          </w:p>
          <w:p w14:paraId="06B6EB71" w14:textId="77777777" w:rsidR="000A1C72" w:rsidRPr="000A1C72" w:rsidRDefault="00C52344" w:rsidP="000A1C72">
            <w:pPr>
              <w:numPr>
                <w:ilvl w:val="0"/>
                <w:numId w:val="121"/>
              </w:numPr>
              <w:rPr>
                <w:rFonts w:ascii="Times New Roman" w:hAnsi="Times New Roman" w:cs="Times New Roman"/>
                <w:sz w:val="28"/>
                <w:szCs w:val="28"/>
              </w:rPr>
            </w:pPr>
            <w:hyperlink r:id="rId31">
              <w:r w:rsidR="000A1C72" w:rsidRPr="000A1C72">
                <w:rPr>
                  <w:rFonts w:ascii="Times New Roman" w:hAnsi="Times New Roman" w:cs="Times New Roman"/>
                  <w:sz w:val="28"/>
                  <w:szCs w:val="28"/>
                </w:rPr>
                <w:t>TCVN 6660:2000</w:t>
              </w:r>
            </w:hyperlink>
            <w:hyperlink r:id="rId32">
              <w:r w:rsidR="000A1C72" w:rsidRPr="000A1C72">
                <w:rPr>
                  <w:rFonts w:ascii="Times New Roman" w:hAnsi="Times New Roman" w:cs="Times New Roman"/>
                  <w:sz w:val="28"/>
                  <w:szCs w:val="28"/>
                </w:rPr>
                <w:t>;</w:t>
              </w:r>
            </w:hyperlink>
          </w:p>
          <w:p w14:paraId="3272F1C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lastRenderedPageBreak/>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.B&amp;D:2017</w:t>
            </w:r>
          </w:p>
          <w:p w14:paraId="7EB2C4D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.B&amp;F:2017</w:t>
            </w:r>
          </w:p>
          <w:p w14:paraId="2B378DD5"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.B&amp;H:2017</w:t>
            </w:r>
          </w:p>
        </w:tc>
        <w:tc>
          <w:tcPr>
            <w:tcW w:w="3420" w:type="dxa"/>
            <w:vAlign w:val="center"/>
          </w:tcPr>
          <w:p w14:paraId="0D48F0B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p w14:paraId="4248134B"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Bỏ USEPA method 350.2 vì đã bị hủy bỏ</w:t>
            </w:r>
          </w:p>
          <w:p w14:paraId="62190A85" w14:textId="77777777" w:rsidR="000A1C72" w:rsidRPr="000A1C72" w:rsidRDefault="000A1C72" w:rsidP="000A1C72">
            <w:pPr>
              <w:ind w:left="283"/>
              <w:rPr>
                <w:rFonts w:ascii="Times New Roman" w:hAnsi="Times New Roman" w:cs="Times New Roman"/>
                <w:sz w:val="28"/>
                <w:szCs w:val="28"/>
              </w:rPr>
            </w:pPr>
          </w:p>
        </w:tc>
      </w:tr>
      <w:tr w:rsidR="000A1C72" w:rsidRPr="000A1C72" w14:paraId="69A5ABE1" w14:textId="77777777" w:rsidTr="00221E80">
        <w:trPr>
          <w:trHeight w:val="467"/>
        </w:trPr>
        <w:tc>
          <w:tcPr>
            <w:tcW w:w="828" w:type="dxa"/>
            <w:vAlign w:val="center"/>
          </w:tcPr>
          <w:p w14:paraId="511CF3FF"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5EC963C3"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PO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3-</w:t>
            </w:r>
            <w:r w:rsidRPr="000A1C72">
              <w:rPr>
                <w:rFonts w:ascii="Times New Roman" w:hAnsi="Times New Roman" w:cs="Times New Roman"/>
                <w:sz w:val="28"/>
                <w:szCs w:val="28"/>
              </w:rPr>
              <w:t xml:space="preserve"> </w:t>
            </w:r>
          </w:p>
        </w:tc>
        <w:tc>
          <w:tcPr>
            <w:tcW w:w="3870" w:type="dxa"/>
            <w:vAlign w:val="center"/>
          </w:tcPr>
          <w:p w14:paraId="6F051FC8"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TCVN 6202:2008; </w:t>
            </w:r>
          </w:p>
          <w:p w14:paraId="32A123BC" w14:textId="77777777" w:rsidR="000A1C72" w:rsidRPr="000A1C72" w:rsidRDefault="00C52344" w:rsidP="000A1C72">
            <w:pPr>
              <w:numPr>
                <w:ilvl w:val="0"/>
                <w:numId w:val="121"/>
              </w:numPr>
              <w:rPr>
                <w:rFonts w:ascii="Times New Roman" w:hAnsi="Times New Roman" w:cs="Times New Roman"/>
                <w:sz w:val="28"/>
                <w:szCs w:val="28"/>
              </w:rPr>
            </w:pPr>
            <w:hyperlink r:id="rId33">
              <w:r w:rsidR="000A1C72" w:rsidRPr="000A1C72">
                <w:rPr>
                  <w:rFonts w:ascii="Times New Roman" w:hAnsi="Times New Roman" w:cs="Times New Roman"/>
                  <w:sz w:val="28"/>
                  <w:szCs w:val="28"/>
                </w:rPr>
                <w:t>TCVN 6494</w:t>
              </w:r>
            </w:hyperlink>
            <w:hyperlink r:id="rId34">
              <w:r w:rsidR="000A1C72" w:rsidRPr="000A1C72">
                <w:rPr>
                  <w:rFonts w:ascii="Times New Roman" w:hAnsi="Times New Roman" w:cs="Times New Roman"/>
                  <w:sz w:val="28"/>
                  <w:szCs w:val="28"/>
                </w:rPr>
                <w:t>-</w:t>
              </w:r>
            </w:hyperlink>
            <w:hyperlink r:id="rId35">
              <w:r w:rsidR="000A1C72" w:rsidRPr="000A1C72">
                <w:rPr>
                  <w:rFonts w:ascii="Times New Roman" w:hAnsi="Times New Roman" w:cs="Times New Roman"/>
                  <w:sz w:val="28"/>
                  <w:szCs w:val="28"/>
                </w:rPr>
                <w:t>1:2011</w:t>
              </w:r>
            </w:hyperlink>
            <w:hyperlink r:id="rId36">
              <w:r w:rsidR="000A1C72" w:rsidRPr="000A1C72">
                <w:rPr>
                  <w:rFonts w:ascii="Times New Roman" w:hAnsi="Times New Roman" w:cs="Times New Roman"/>
                  <w:sz w:val="28"/>
                  <w:szCs w:val="28"/>
                </w:rPr>
                <w:t>;</w:t>
              </w:r>
            </w:hyperlink>
            <w:r w:rsidR="000A1C72" w:rsidRPr="000A1C72">
              <w:rPr>
                <w:rFonts w:ascii="Times New Roman" w:hAnsi="Times New Roman" w:cs="Times New Roman"/>
                <w:sz w:val="28"/>
                <w:szCs w:val="28"/>
              </w:rPr>
              <w:t xml:space="preserve"> </w:t>
            </w:r>
          </w:p>
          <w:p w14:paraId="6AE4A24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6033A7A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38B4CF7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4500-P.D:2017</w:t>
            </w:r>
          </w:p>
          <w:p w14:paraId="0B891CB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4500-P.E:2017</w:t>
            </w:r>
          </w:p>
          <w:p w14:paraId="261E9F2C"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300.0</w:t>
            </w:r>
          </w:p>
        </w:tc>
        <w:tc>
          <w:tcPr>
            <w:tcW w:w="3420" w:type="dxa"/>
            <w:vAlign w:val="center"/>
          </w:tcPr>
          <w:p w14:paraId="7FCD31E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E00395D" w14:textId="77777777" w:rsidR="000A1C72" w:rsidRPr="000A1C72" w:rsidRDefault="000A1C72" w:rsidP="000A1C72">
            <w:pPr>
              <w:ind w:left="283"/>
              <w:rPr>
                <w:rFonts w:ascii="Times New Roman" w:hAnsi="Times New Roman" w:cs="Times New Roman"/>
                <w:sz w:val="28"/>
                <w:szCs w:val="28"/>
              </w:rPr>
            </w:pPr>
          </w:p>
        </w:tc>
      </w:tr>
      <w:tr w:rsidR="000A1C72" w:rsidRPr="000A1C72" w14:paraId="4218351D" w14:textId="77777777" w:rsidTr="00221E80">
        <w:trPr>
          <w:trHeight w:val="467"/>
        </w:trPr>
        <w:tc>
          <w:tcPr>
            <w:tcW w:w="828" w:type="dxa"/>
            <w:vAlign w:val="center"/>
          </w:tcPr>
          <w:p w14:paraId="13BFC3C3"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3EC5CE55"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3870" w:type="dxa"/>
            <w:vAlign w:val="center"/>
          </w:tcPr>
          <w:p w14:paraId="45895916"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6178:1996</w:t>
            </w:r>
          </w:p>
          <w:p w14:paraId="412B8266" w14:textId="77777777" w:rsidR="000A1C72" w:rsidRPr="000A1C72" w:rsidRDefault="00C52344" w:rsidP="000A1C72">
            <w:pPr>
              <w:numPr>
                <w:ilvl w:val="0"/>
                <w:numId w:val="121"/>
              </w:numPr>
              <w:rPr>
                <w:rFonts w:ascii="Times New Roman" w:hAnsi="Times New Roman" w:cs="Times New Roman"/>
                <w:sz w:val="28"/>
                <w:szCs w:val="28"/>
              </w:rPr>
            </w:pPr>
            <w:hyperlink r:id="rId37">
              <w:r w:rsidR="000A1C72" w:rsidRPr="000A1C72">
                <w:rPr>
                  <w:rFonts w:ascii="Times New Roman" w:hAnsi="Times New Roman" w:cs="Times New Roman"/>
                  <w:sz w:val="28"/>
                  <w:szCs w:val="28"/>
                </w:rPr>
                <w:t>TCVN 6494</w:t>
              </w:r>
            </w:hyperlink>
            <w:hyperlink r:id="rId38">
              <w:r w:rsidR="000A1C72" w:rsidRPr="000A1C72">
                <w:rPr>
                  <w:rFonts w:ascii="Times New Roman" w:hAnsi="Times New Roman" w:cs="Times New Roman"/>
                  <w:sz w:val="28"/>
                  <w:szCs w:val="28"/>
                </w:rPr>
                <w:t>-</w:t>
              </w:r>
            </w:hyperlink>
            <w:hyperlink r:id="rId39">
              <w:r w:rsidR="000A1C72" w:rsidRPr="000A1C72">
                <w:rPr>
                  <w:rFonts w:ascii="Times New Roman" w:hAnsi="Times New Roman" w:cs="Times New Roman"/>
                  <w:sz w:val="28"/>
                  <w:szCs w:val="28"/>
                </w:rPr>
                <w:t>1:2011</w:t>
              </w:r>
            </w:hyperlink>
            <w:hyperlink r:id="rId40">
              <w:r w:rsidR="000A1C72" w:rsidRPr="000A1C72">
                <w:rPr>
                  <w:rFonts w:ascii="Times New Roman" w:hAnsi="Times New Roman" w:cs="Times New Roman"/>
                  <w:sz w:val="28"/>
                  <w:szCs w:val="28"/>
                </w:rPr>
                <w:t>;</w:t>
              </w:r>
            </w:hyperlink>
          </w:p>
          <w:p w14:paraId="3D3661F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.B:2017</w:t>
            </w:r>
          </w:p>
          <w:p w14:paraId="6A5A0611"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1AA7AE3E"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2DD441D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300.0</w:t>
            </w:r>
          </w:p>
        </w:tc>
        <w:tc>
          <w:tcPr>
            <w:tcW w:w="3420" w:type="dxa"/>
            <w:vAlign w:val="center"/>
          </w:tcPr>
          <w:p w14:paraId="42EF7DB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8B7E6A5"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Bỏ US EPA method 354.1  vì đã bị hủy bỏ</w:t>
            </w:r>
          </w:p>
        </w:tc>
      </w:tr>
      <w:tr w:rsidR="000A1C72" w:rsidRPr="000A1C72" w14:paraId="7BF2DA90" w14:textId="77777777" w:rsidTr="00221E80">
        <w:trPr>
          <w:trHeight w:val="467"/>
        </w:trPr>
        <w:tc>
          <w:tcPr>
            <w:tcW w:w="828" w:type="dxa"/>
            <w:vAlign w:val="center"/>
          </w:tcPr>
          <w:p w14:paraId="35BA660A"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4AE95291"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3870" w:type="dxa"/>
            <w:vAlign w:val="center"/>
          </w:tcPr>
          <w:p w14:paraId="741162B5"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6180:1996</w:t>
            </w:r>
          </w:p>
          <w:p w14:paraId="5A04B86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7323-2:2004</w:t>
            </w:r>
          </w:p>
          <w:p w14:paraId="0222608C"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6494-1:2011</w:t>
            </w:r>
          </w:p>
          <w:p w14:paraId="7BDE7F45"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21C584EA"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3188BF61"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.D:2017</w:t>
            </w:r>
          </w:p>
          <w:p w14:paraId="6622B2D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.E:2017</w:t>
            </w:r>
          </w:p>
          <w:p w14:paraId="5C33002C"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300.0</w:t>
            </w:r>
          </w:p>
          <w:p w14:paraId="2B9A88AE"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US EPA method 352.1</w:t>
            </w:r>
          </w:p>
        </w:tc>
        <w:tc>
          <w:tcPr>
            <w:tcW w:w="3420" w:type="dxa"/>
            <w:vAlign w:val="center"/>
          </w:tcPr>
          <w:p w14:paraId="627A35E1"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0571DB33" w14:textId="77777777" w:rsidR="000A1C72" w:rsidRPr="000A1C72" w:rsidRDefault="000A1C72" w:rsidP="000A1C72">
            <w:pPr>
              <w:jc w:val="center"/>
              <w:rPr>
                <w:rFonts w:ascii="Times New Roman" w:hAnsi="Times New Roman" w:cs="Times New Roman"/>
                <w:b/>
                <w:sz w:val="28"/>
                <w:szCs w:val="28"/>
              </w:rPr>
            </w:pPr>
          </w:p>
        </w:tc>
      </w:tr>
      <w:tr w:rsidR="000A1C72" w:rsidRPr="000A1C72" w14:paraId="224CCDB5" w14:textId="77777777" w:rsidTr="00221E80">
        <w:trPr>
          <w:trHeight w:val="467"/>
        </w:trPr>
        <w:tc>
          <w:tcPr>
            <w:tcW w:w="828" w:type="dxa"/>
            <w:vAlign w:val="center"/>
          </w:tcPr>
          <w:p w14:paraId="2EB7B881"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592DFFCF"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HCO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3870" w:type="dxa"/>
            <w:vAlign w:val="center"/>
          </w:tcPr>
          <w:p w14:paraId="54BB84F6"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SMEWW 2320B:2017 </w:t>
            </w:r>
          </w:p>
          <w:p w14:paraId="38E8A643"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TCVN 6636-1:2000 </w:t>
            </w:r>
          </w:p>
        </w:tc>
        <w:tc>
          <w:tcPr>
            <w:tcW w:w="3420" w:type="dxa"/>
            <w:vAlign w:val="center"/>
          </w:tcPr>
          <w:p w14:paraId="503F2A7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12F2721C" w14:textId="77777777" w:rsidTr="00221E80">
        <w:trPr>
          <w:trHeight w:val="467"/>
        </w:trPr>
        <w:tc>
          <w:tcPr>
            <w:tcW w:w="828" w:type="dxa"/>
            <w:vAlign w:val="center"/>
          </w:tcPr>
          <w:p w14:paraId="777C4E40"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76D2E19C"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SO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 xml:space="preserve"> </w:t>
            </w:r>
          </w:p>
        </w:tc>
        <w:tc>
          <w:tcPr>
            <w:tcW w:w="3870" w:type="dxa"/>
            <w:vAlign w:val="center"/>
          </w:tcPr>
          <w:p w14:paraId="13262153"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6200:1996</w:t>
            </w:r>
          </w:p>
          <w:p w14:paraId="38D9262C" w14:textId="77777777" w:rsidR="000A1C72" w:rsidRPr="000A1C72" w:rsidRDefault="00C52344" w:rsidP="000A1C72">
            <w:pPr>
              <w:numPr>
                <w:ilvl w:val="0"/>
                <w:numId w:val="121"/>
              </w:numPr>
              <w:rPr>
                <w:rFonts w:ascii="Times New Roman" w:hAnsi="Times New Roman" w:cs="Times New Roman"/>
                <w:sz w:val="28"/>
                <w:szCs w:val="28"/>
              </w:rPr>
            </w:pPr>
            <w:hyperlink r:id="rId41">
              <w:r w:rsidR="000A1C72" w:rsidRPr="000A1C72">
                <w:rPr>
                  <w:rFonts w:ascii="Times New Roman" w:hAnsi="Times New Roman" w:cs="Times New Roman"/>
                  <w:sz w:val="28"/>
                  <w:szCs w:val="28"/>
                </w:rPr>
                <w:t>TCVN 6494</w:t>
              </w:r>
            </w:hyperlink>
            <w:hyperlink r:id="rId42">
              <w:r w:rsidR="000A1C72" w:rsidRPr="000A1C72">
                <w:rPr>
                  <w:rFonts w:ascii="Times New Roman" w:hAnsi="Times New Roman" w:cs="Times New Roman"/>
                  <w:sz w:val="28"/>
                  <w:szCs w:val="28"/>
                </w:rPr>
                <w:t>-</w:t>
              </w:r>
            </w:hyperlink>
            <w:hyperlink r:id="rId43">
              <w:r w:rsidR="000A1C72" w:rsidRPr="000A1C72">
                <w:rPr>
                  <w:rFonts w:ascii="Times New Roman" w:hAnsi="Times New Roman" w:cs="Times New Roman"/>
                  <w:sz w:val="28"/>
                  <w:szCs w:val="28"/>
                </w:rPr>
                <w:t>1:2011</w:t>
              </w:r>
            </w:hyperlink>
          </w:p>
          <w:p w14:paraId="7D9A4896"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22DFA43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78AAD5D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4500-SO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 xml:space="preserve">E:2012; </w:t>
            </w:r>
          </w:p>
          <w:p w14:paraId="4CD9DA51"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420" w:type="dxa"/>
            <w:vAlign w:val="center"/>
          </w:tcPr>
          <w:p w14:paraId="5C99272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A80A357"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 EPA method 375.3</w:t>
            </w:r>
          </w:p>
          <w:p w14:paraId="34073113"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US EPA method 375.4 đã bị hủy bỏ</w:t>
            </w:r>
          </w:p>
        </w:tc>
      </w:tr>
      <w:tr w:rsidR="000A1C72" w:rsidRPr="000A1C72" w14:paraId="558DACE5" w14:textId="77777777" w:rsidTr="00221E80">
        <w:trPr>
          <w:trHeight w:val="467"/>
        </w:trPr>
        <w:tc>
          <w:tcPr>
            <w:tcW w:w="828" w:type="dxa"/>
            <w:vAlign w:val="center"/>
          </w:tcPr>
          <w:p w14:paraId="7A10453B"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5D3CD6F4"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CO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 xml:space="preserve"> </w:t>
            </w:r>
          </w:p>
        </w:tc>
        <w:tc>
          <w:tcPr>
            <w:tcW w:w="3870" w:type="dxa"/>
            <w:vAlign w:val="center"/>
          </w:tcPr>
          <w:p w14:paraId="020F257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SMEWW 2320B:2017 </w:t>
            </w:r>
          </w:p>
          <w:p w14:paraId="1A1DCD88"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TCVN 6636-2:2000 </w:t>
            </w:r>
          </w:p>
        </w:tc>
        <w:tc>
          <w:tcPr>
            <w:tcW w:w="3420" w:type="dxa"/>
            <w:vAlign w:val="center"/>
          </w:tcPr>
          <w:p w14:paraId="046298D4"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58C60D50" w14:textId="77777777" w:rsidTr="00221E80">
        <w:trPr>
          <w:trHeight w:val="467"/>
        </w:trPr>
        <w:tc>
          <w:tcPr>
            <w:tcW w:w="828" w:type="dxa"/>
            <w:vAlign w:val="center"/>
          </w:tcPr>
          <w:p w14:paraId="372EA9A7"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142F4B0E"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CN</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3870" w:type="dxa"/>
            <w:vAlign w:val="center"/>
          </w:tcPr>
          <w:p w14:paraId="755F1453"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TCVN 6181:1996;  </w:t>
            </w:r>
          </w:p>
          <w:p w14:paraId="5B9BB5DA" w14:textId="77777777" w:rsidR="000A1C72" w:rsidRPr="000A1C72" w:rsidRDefault="00C52344" w:rsidP="000A1C72">
            <w:pPr>
              <w:numPr>
                <w:ilvl w:val="0"/>
                <w:numId w:val="121"/>
              </w:numPr>
              <w:rPr>
                <w:rFonts w:ascii="Times New Roman" w:hAnsi="Times New Roman" w:cs="Times New Roman"/>
                <w:sz w:val="28"/>
                <w:szCs w:val="28"/>
              </w:rPr>
            </w:pPr>
            <w:hyperlink r:id="rId44">
              <w:r w:rsidR="000A1C72" w:rsidRPr="000A1C72">
                <w:rPr>
                  <w:rFonts w:ascii="Times New Roman" w:hAnsi="Times New Roman" w:cs="Times New Roman"/>
                  <w:sz w:val="28"/>
                  <w:szCs w:val="28"/>
                </w:rPr>
                <w:t xml:space="preserve">TCVN </w:t>
              </w:r>
            </w:hyperlink>
            <w:hyperlink r:id="rId45">
              <w:r w:rsidR="000A1C72" w:rsidRPr="000A1C72">
                <w:rPr>
                  <w:rFonts w:ascii="Times New Roman" w:hAnsi="Times New Roman" w:cs="Times New Roman"/>
                  <w:sz w:val="28"/>
                  <w:szCs w:val="28"/>
                </w:rPr>
                <w:t>7723:2007</w:t>
              </w:r>
            </w:hyperlink>
            <w:hyperlink r:id="rId46">
              <w:r w:rsidR="000A1C72" w:rsidRPr="000A1C72">
                <w:rPr>
                  <w:rFonts w:ascii="Times New Roman" w:hAnsi="Times New Roman" w:cs="Times New Roman"/>
                  <w:sz w:val="28"/>
                  <w:szCs w:val="28"/>
                </w:rPr>
                <w:t>;</w:t>
              </w:r>
            </w:hyperlink>
            <w:r w:rsidR="000A1C72" w:rsidRPr="000A1C72">
              <w:rPr>
                <w:rFonts w:ascii="Times New Roman" w:hAnsi="Times New Roman" w:cs="Times New Roman"/>
                <w:sz w:val="28"/>
                <w:szCs w:val="28"/>
              </w:rPr>
              <w:t xml:space="preserve">  </w:t>
            </w:r>
          </w:p>
          <w:p w14:paraId="7F9C5637"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4500-CN</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.C&amp;E:2017</w:t>
            </w:r>
          </w:p>
          <w:p w14:paraId="2BA47D0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ISO 14403-2: 2017</w:t>
            </w:r>
          </w:p>
        </w:tc>
        <w:tc>
          <w:tcPr>
            <w:tcW w:w="3420" w:type="dxa"/>
            <w:vAlign w:val="center"/>
          </w:tcPr>
          <w:p w14:paraId="605C8779" w14:textId="77777777" w:rsidR="000A1C72" w:rsidRPr="000A1C72" w:rsidRDefault="000A1C72" w:rsidP="000A1C72">
            <w:pPr>
              <w:jc w:val="center"/>
              <w:rPr>
                <w:rFonts w:ascii="Times New Roman" w:hAnsi="Times New Roman" w:cs="Times New Roman"/>
                <w:b/>
                <w:sz w:val="28"/>
                <w:szCs w:val="28"/>
              </w:rPr>
            </w:pPr>
          </w:p>
        </w:tc>
      </w:tr>
      <w:tr w:rsidR="000A1C72" w:rsidRPr="000A1C72" w14:paraId="6DE2F80A" w14:textId="77777777" w:rsidTr="00221E80">
        <w:trPr>
          <w:trHeight w:val="467"/>
        </w:trPr>
        <w:tc>
          <w:tcPr>
            <w:tcW w:w="828" w:type="dxa"/>
            <w:vAlign w:val="center"/>
          </w:tcPr>
          <w:p w14:paraId="40F9A688"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44767B89"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Cl</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3870" w:type="dxa"/>
            <w:vAlign w:val="center"/>
          </w:tcPr>
          <w:p w14:paraId="106DFF3A"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6194:1996</w:t>
            </w:r>
          </w:p>
          <w:p w14:paraId="66E52058" w14:textId="77777777" w:rsidR="000A1C72" w:rsidRPr="000A1C72" w:rsidRDefault="00C52344" w:rsidP="000A1C72">
            <w:pPr>
              <w:numPr>
                <w:ilvl w:val="0"/>
                <w:numId w:val="121"/>
              </w:numPr>
              <w:rPr>
                <w:rFonts w:ascii="Times New Roman" w:hAnsi="Times New Roman" w:cs="Times New Roman"/>
                <w:sz w:val="28"/>
                <w:szCs w:val="28"/>
              </w:rPr>
            </w:pPr>
            <w:hyperlink r:id="rId47">
              <w:r w:rsidR="000A1C72" w:rsidRPr="000A1C72">
                <w:rPr>
                  <w:rFonts w:ascii="Times New Roman" w:hAnsi="Times New Roman" w:cs="Times New Roman"/>
                  <w:sz w:val="28"/>
                  <w:szCs w:val="28"/>
                </w:rPr>
                <w:t>TCVN 6494</w:t>
              </w:r>
            </w:hyperlink>
            <w:hyperlink r:id="rId48">
              <w:r w:rsidR="000A1C72" w:rsidRPr="000A1C72">
                <w:rPr>
                  <w:rFonts w:ascii="Times New Roman" w:hAnsi="Times New Roman" w:cs="Times New Roman"/>
                  <w:sz w:val="28"/>
                  <w:szCs w:val="28"/>
                </w:rPr>
                <w:t>-</w:t>
              </w:r>
            </w:hyperlink>
            <w:hyperlink r:id="rId49">
              <w:r w:rsidR="000A1C72" w:rsidRPr="000A1C72">
                <w:rPr>
                  <w:rFonts w:ascii="Times New Roman" w:hAnsi="Times New Roman" w:cs="Times New Roman"/>
                  <w:sz w:val="28"/>
                  <w:szCs w:val="28"/>
                </w:rPr>
                <w:t>1:2011</w:t>
              </w:r>
            </w:hyperlink>
          </w:p>
          <w:p w14:paraId="7F16CCB9"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28B8BF9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529B7473"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4500.Cl</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:2017 </w:t>
            </w:r>
          </w:p>
          <w:p w14:paraId="30CF4322"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420" w:type="dxa"/>
            <w:vAlign w:val="center"/>
          </w:tcPr>
          <w:p w14:paraId="1A4F43A6" w14:textId="77777777" w:rsidR="000A1C72" w:rsidRPr="000A1C72" w:rsidRDefault="000A1C72" w:rsidP="000A1C72">
            <w:pPr>
              <w:jc w:val="center"/>
              <w:rPr>
                <w:rFonts w:ascii="Times New Roman" w:hAnsi="Times New Roman" w:cs="Times New Roman"/>
                <w:b/>
                <w:sz w:val="28"/>
                <w:szCs w:val="28"/>
              </w:rPr>
            </w:pPr>
          </w:p>
        </w:tc>
      </w:tr>
      <w:tr w:rsidR="000A1C72" w:rsidRPr="000A1C72" w14:paraId="63587A0A" w14:textId="77777777" w:rsidTr="00221E80">
        <w:trPr>
          <w:trHeight w:val="467"/>
        </w:trPr>
        <w:tc>
          <w:tcPr>
            <w:tcW w:w="828" w:type="dxa"/>
            <w:vAlign w:val="center"/>
          </w:tcPr>
          <w:p w14:paraId="37529570"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763BC2A0"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3870" w:type="dxa"/>
            <w:vAlign w:val="center"/>
          </w:tcPr>
          <w:p w14:paraId="6DA66544"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6195-1996</w:t>
            </w:r>
          </w:p>
          <w:p w14:paraId="2387C655" w14:textId="77777777" w:rsidR="000A1C72" w:rsidRPr="000A1C72" w:rsidRDefault="00C52344" w:rsidP="000A1C72">
            <w:pPr>
              <w:numPr>
                <w:ilvl w:val="0"/>
                <w:numId w:val="121"/>
              </w:numPr>
              <w:rPr>
                <w:rFonts w:ascii="Times New Roman" w:hAnsi="Times New Roman" w:cs="Times New Roman"/>
                <w:sz w:val="28"/>
                <w:szCs w:val="28"/>
              </w:rPr>
            </w:pPr>
            <w:hyperlink r:id="rId50">
              <w:r w:rsidR="000A1C72" w:rsidRPr="000A1C72">
                <w:rPr>
                  <w:rFonts w:ascii="Times New Roman" w:hAnsi="Times New Roman" w:cs="Times New Roman"/>
                  <w:sz w:val="28"/>
                  <w:szCs w:val="28"/>
                </w:rPr>
                <w:t>TCVN 6494</w:t>
              </w:r>
            </w:hyperlink>
            <w:hyperlink r:id="rId51">
              <w:r w:rsidR="000A1C72" w:rsidRPr="000A1C72">
                <w:rPr>
                  <w:rFonts w:ascii="Times New Roman" w:hAnsi="Times New Roman" w:cs="Times New Roman"/>
                  <w:sz w:val="28"/>
                  <w:szCs w:val="28"/>
                </w:rPr>
                <w:t>-</w:t>
              </w:r>
            </w:hyperlink>
            <w:hyperlink r:id="rId52">
              <w:r w:rsidR="000A1C72" w:rsidRPr="000A1C72">
                <w:rPr>
                  <w:rFonts w:ascii="Times New Roman" w:hAnsi="Times New Roman" w:cs="Times New Roman"/>
                  <w:sz w:val="28"/>
                  <w:szCs w:val="28"/>
                </w:rPr>
                <w:t>1:2011</w:t>
              </w:r>
            </w:hyperlink>
          </w:p>
          <w:p w14:paraId="2AD0829F"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SMEWW 4500-F-.B&amp;C:2017 </w:t>
            </w:r>
          </w:p>
          <w:p w14:paraId="1C2FDC24"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SMEWW 4500-F-.B&amp;D:2017 </w:t>
            </w:r>
          </w:p>
          <w:p w14:paraId="731D0467"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4110B:2017</w:t>
            </w:r>
          </w:p>
          <w:p w14:paraId="3B3ECD84"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4110C:2017</w:t>
            </w:r>
          </w:p>
          <w:p w14:paraId="735F2295"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420" w:type="dxa"/>
            <w:vAlign w:val="center"/>
          </w:tcPr>
          <w:p w14:paraId="23BEA1F8" w14:textId="77777777" w:rsidR="000A1C72" w:rsidRPr="000A1C72" w:rsidRDefault="000A1C72" w:rsidP="000A1C72">
            <w:pPr>
              <w:jc w:val="center"/>
              <w:rPr>
                <w:rFonts w:ascii="Times New Roman" w:hAnsi="Times New Roman" w:cs="Times New Roman"/>
                <w:b/>
                <w:sz w:val="28"/>
                <w:szCs w:val="28"/>
              </w:rPr>
            </w:pPr>
          </w:p>
        </w:tc>
      </w:tr>
      <w:tr w:rsidR="000A1C72" w:rsidRPr="000A1C72" w14:paraId="14E01CD5" w14:textId="77777777" w:rsidTr="00221E80">
        <w:trPr>
          <w:trHeight w:val="467"/>
        </w:trPr>
        <w:tc>
          <w:tcPr>
            <w:tcW w:w="828" w:type="dxa"/>
            <w:vAlign w:val="center"/>
          </w:tcPr>
          <w:p w14:paraId="544EAE65"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9852D95"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S</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 xml:space="preserve"> </w:t>
            </w:r>
          </w:p>
        </w:tc>
        <w:tc>
          <w:tcPr>
            <w:tcW w:w="3870" w:type="dxa"/>
            <w:vAlign w:val="center"/>
          </w:tcPr>
          <w:p w14:paraId="3532A59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TCVN 6637:2000 </w:t>
            </w:r>
          </w:p>
          <w:p w14:paraId="730854DE"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4500-S</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w:t>
            </w:r>
            <w:r w:rsidRPr="000A1C72">
              <w:rPr>
                <w:rFonts w:ascii="Times New Roman" w:hAnsi="Times New Roman" w:cs="Times New Roman"/>
                <w:color w:val="FF0000"/>
                <w:sz w:val="28"/>
                <w:szCs w:val="28"/>
              </w:rPr>
              <w:t>B&amp;C&amp;D</w:t>
            </w:r>
            <w:r w:rsidRPr="000A1C72">
              <w:rPr>
                <w:rFonts w:ascii="Times New Roman" w:hAnsi="Times New Roman" w:cs="Times New Roman"/>
                <w:sz w:val="28"/>
                <w:szCs w:val="28"/>
              </w:rPr>
              <w:t xml:space="preserve">:2017 </w:t>
            </w:r>
          </w:p>
          <w:p w14:paraId="21ACCAE0"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SMEWW 4500-S</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.F:2017</w:t>
            </w:r>
          </w:p>
        </w:tc>
        <w:tc>
          <w:tcPr>
            <w:tcW w:w="3420" w:type="dxa"/>
            <w:vAlign w:val="center"/>
          </w:tcPr>
          <w:p w14:paraId="7CEFC186" w14:textId="77777777" w:rsidR="000A1C72" w:rsidRPr="000A1C72" w:rsidRDefault="000A1C72" w:rsidP="000A1C72">
            <w:pPr>
              <w:jc w:val="center"/>
              <w:rPr>
                <w:rFonts w:ascii="Times New Roman" w:hAnsi="Times New Roman" w:cs="Times New Roman"/>
                <w:b/>
                <w:sz w:val="28"/>
                <w:szCs w:val="28"/>
              </w:rPr>
            </w:pPr>
          </w:p>
        </w:tc>
      </w:tr>
      <w:tr w:rsidR="000A1C72" w:rsidRPr="000A1C72" w14:paraId="01F24279" w14:textId="77777777" w:rsidTr="00221E80">
        <w:trPr>
          <w:trHeight w:val="467"/>
        </w:trPr>
        <w:tc>
          <w:tcPr>
            <w:tcW w:w="828" w:type="dxa"/>
            <w:vAlign w:val="center"/>
          </w:tcPr>
          <w:p w14:paraId="74BEC143"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550915C8"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Tổng N </w:t>
            </w:r>
          </w:p>
        </w:tc>
        <w:tc>
          <w:tcPr>
            <w:tcW w:w="3870" w:type="dxa"/>
            <w:vAlign w:val="center"/>
          </w:tcPr>
          <w:p w14:paraId="58958FF8"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6624:1-2000</w:t>
            </w:r>
          </w:p>
          <w:p w14:paraId="7CC0EFA9"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6624:2-2000</w:t>
            </w:r>
          </w:p>
          <w:p w14:paraId="10B72D0B"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TCVN 6638:2000  </w:t>
            </w:r>
          </w:p>
        </w:tc>
        <w:tc>
          <w:tcPr>
            <w:tcW w:w="3420" w:type="dxa"/>
            <w:vAlign w:val="center"/>
          </w:tcPr>
          <w:p w14:paraId="5E47C235" w14:textId="77777777" w:rsidR="000A1C72" w:rsidRPr="000A1C72" w:rsidRDefault="000A1C72" w:rsidP="000A1C72">
            <w:pPr>
              <w:jc w:val="center"/>
              <w:rPr>
                <w:rFonts w:ascii="Times New Roman" w:hAnsi="Times New Roman" w:cs="Times New Roman"/>
                <w:b/>
                <w:sz w:val="28"/>
                <w:szCs w:val="28"/>
              </w:rPr>
            </w:pPr>
          </w:p>
        </w:tc>
      </w:tr>
      <w:tr w:rsidR="000A1C72" w:rsidRPr="000A1C72" w14:paraId="59DFE26C" w14:textId="77777777" w:rsidTr="00221E80">
        <w:trPr>
          <w:trHeight w:val="467"/>
        </w:trPr>
        <w:tc>
          <w:tcPr>
            <w:tcW w:w="828" w:type="dxa"/>
            <w:vAlign w:val="center"/>
          </w:tcPr>
          <w:p w14:paraId="45ECDFEB"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B570A8C"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Tổng P </w:t>
            </w:r>
          </w:p>
        </w:tc>
        <w:tc>
          <w:tcPr>
            <w:tcW w:w="3870" w:type="dxa"/>
            <w:vAlign w:val="center"/>
          </w:tcPr>
          <w:p w14:paraId="453C74FA"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TCVN 6202:2008</w:t>
            </w:r>
          </w:p>
          <w:p w14:paraId="3B6065AD"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SMEWW 4500-P.B&amp;D:2017 </w:t>
            </w:r>
          </w:p>
          <w:p w14:paraId="7C2962EE" w14:textId="77777777" w:rsidR="000A1C72" w:rsidRPr="000A1C72" w:rsidRDefault="000A1C72" w:rsidP="000A1C72">
            <w:pPr>
              <w:numPr>
                <w:ilvl w:val="0"/>
                <w:numId w:val="121"/>
              </w:numPr>
              <w:rPr>
                <w:rFonts w:ascii="Times New Roman" w:hAnsi="Times New Roman" w:cs="Times New Roman"/>
                <w:sz w:val="28"/>
                <w:szCs w:val="28"/>
              </w:rPr>
            </w:pPr>
            <w:r w:rsidRPr="000A1C72">
              <w:rPr>
                <w:rFonts w:ascii="Times New Roman" w:hAnsi="Times New Roman" w:cs="Times New Roman"/>
                <w:sz w:val="28"/>
                <w:szCs w:val="28"/>
              </w:rPr>
              <w:t xml:space="preserve">SMEWW 4500-P.B&amp;E:2017 </w:t>
            </w:r>
          </w:p>
        </w:tc>
        <w:tc>
          <w:tcPr>
            <w:tcW w:w="3420" w:type="dxa"/>
            <w:vAlign w:val="center"/>
          </w:tcPr>
          <w:p w14:paraId="5AC5306E" w14:textId="77777777" w:rsidR="000A1C72" w:rsidRPr="000A1C72" w:rsidRDefault="000A1C72" w:rsidP="000A1C72">
            <w:pPr>
              <w:jc w:val="center"/>
              <w:rPr>
                <w:rFonts w:ascii="Times New Roman" w:hAnsi="Times New Roman" w:cs="Times New Roman"/>
                <w:b/>
                <w:sz w:val="28"/>
                <w:szCs w:val="28"/>
              </w:rPr>
            </w:pPr>
          </w:p>
        </w:tc>
      </w:tr>
      <w:tr w:rsidR="000A1C72" w:rsidRPr="000A1C72" w14:paraId="12263669" w14:textId="77777777" w:rsidTr="00221E80">
        <w:trPr>
          <w:trHeight w:val="467"/>
        </w:trPr>
        <w:tc>
          <w:tcPr>
            <w:tcW w:w="828" w:type="dxa"/>
            <w:vAlign w:val="center"/>
          </w:tcPr>
          <w:p w14:paraId="7CFE29BD"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3D943611"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Fe </w:t>
            </w:r>
          </w:p>
        </w:tc>
        <w:tc>
          <w:tcPr>
            <w:tcW w:w="3870" w:type="dxa"/>
            <w:vAlign w:val="center"/>
          </w:tcPr>
          <w:p w14:paraId="79EAEE22"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t xml:space="preserve">TCVN 6177:1996;  </w:t>
            </w:r>
          </w:p>
          <w:p w14:paraId="44BE84E3"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5BFCE017"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0F2DB437"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lastRenderedPageBreak/>
              <w:t xml:space="preserve">SMEWW 3500-Fe.B.2017 </w:t>
            </w:r>
          </w:p>
          <w:p w14:paraId="67675DFF"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038DEC70"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76B42E45"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796005FF"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p w14:paraId="73D30E6E" w14:textId="77777777" w:rsidR="000A1C72" w:rsidRPr="000A1C72" w:rsidRDefault="000A1C72" w:rsidP="000A1C72">
            <w:pPr>
              <w:numPr>
                <w:ilvl w:val="0"/>
                <w:numId w:val="125"/>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02DD897A"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p w14:paraId="07EFB603"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Bổ sung US EPA Method 6020</w:t>
            </w:r>
          </w:p>
        </w:tc>
      </w:tr>
      <w:tr w:rsidR="000A1C72" w:rsidRPr="000A1C72" w14:paraId="2C850F68" w14:textId="77777777" w:rsidTr="00221E80">
        <w:trPr>
          <w:trHeight w:val="467"/>
        </w:trPr>
        <w:tc>
          <w:tcPr>
            <w:tcW w:w="828" w:type="dxa"/>
            <w:vAlign w:val="center"/>
          </w:tcPr>
          <w:p w14:paraId="5F020FC8"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D245EB5"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Mn </w:t>
            </w:r>
          </w:p>
        </w:tc>
        <w:tc>
          <w:tcPr>
            <w:tcW w:w="3870" w:type="dxa"/>
            <w:vAlign w:val="center"/>
          </w:tcPr>
          <w:p w14:paraId="27522F41"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16EBA0DD"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6887065D"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1F0C13F3"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2D6615EA"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4063742B"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SMEWW 3125B: 2017 </w:t>
            </w:r>
          </w:p>
          <w:p w14:paraId="426C7E5F"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p w14:paraId="5738D9CD"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3B087EC4"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sz w:val="28"/>
                <w:szCs w:val="28"/>
              </w:rPr>
              <w:t xml:space="preserve">US EPA method 243.1 </w:t>
            </w:r>
          </w:p>
          <w:p w14:paraId="4FF3F141" w14:textId="77777777" w:rsidR="000A1C72" w:rsidRPr="000A1C72" w:rsidRDefault="000A1C72" w:rsidP="000A1C72">
            <w:pPr>
              <w:numPr>
                <w:ilvl w:val="0"/>
                <w:numId w:val="12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5C7B327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D4BCFA0"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60692981"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xml:space="preserve">- Bỏ </w:t>
            </w:r>
            <w:r w:rsidRPr="000A1C72">
              <w:rPr>
                <w:rFonts w:ascii="Times New Roman" w:eastAsia="Times New Roman" w:hAnsi="Times New Roman" w:cs="Times New Roman"/>
                <w:color w:val="000000"/>
                <w:sz w:val="28"/>
                <w:szCs w:val="28"/>
              </w:rPr>
              <w:t>US EPA method 243.1 vì đã bị hủy bỏ</w:t>
            </w:r>
          </w:p>
          <w:p w14:paraId="3D6A27C9" w14:textId="77777777" w:rsidR="000A1C72" w:rsidRPr="000A1C72" w:rsidRDefault="000A1C72" w:rsidP="000A1C72">
            <w:pPr>
              <w:ind w:right="29"/>
              <w:rPr>
                <w:rFonts w:ascii="Times New Roman" w:hAnsi="Times New Roman" w:cs="Times New Roman"/>
                <w:sz w:val="28"/>
                <w:szCs w:val="28"/>
              </w:rPr>
            </w:pPr>
          </w:p>
        </w:tc>
      </w:tr>
      <w:tr w:rsidR="000A1C72" w:rsidRPr="000A1C72" w14:paraId="78763DCA" w14:textId="77777777" w:rsidTr="00221E80">
        <w:trPr>
          <w:trHeight w:val="467"/>
        </w:trPr>
        <w:tc>
          <w:tcPr>
            <w:tcW w:w="828" w:type="dxa"/>
            <w:vAlign w:val="center"/>
          </w:tcPr>
          <w:p w14:paraId="07ACC3E7"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09E43476"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Pb </w:t>
            </w:r>
          </w:p>
        </w:tc>
        <w:tc>
          <w:tcPr>
            <w:tcW w:w="3870" w:type="dxa"/>
            <w:vAlign w:val="center"/>
          </w:tcPr>
          <w:p w14:paraId="12BD478B"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sz w:val="28"/>
                <w:szCs w:val="28"/>
              </w:rPr>
              <w:t>TCVN 6665:2011</w:t>
            </w:r>
          </w:p>
          <w:p w14:paraId="026E6D93"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sz w:val="28"/>
                <w:szCs w:val="28"/>
              </w:rPr>
              <w:t>ISO 15586:2003</w:t>
            </w:r>
          </w:p>
          <w:p w14:paraId="616E5E37"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62215E90"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3535B173"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sz w:val="28"/>
                <w:szCs w:val="28"/>
              </w:rPr>
              <w:t xml:space="preserve">SMEWW 3130B:2017 </w:t>
            </w:r>
          </w:p>
          <w:p w14:paraId="67E55B45"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64EB65BE"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35AB17A5" w14:textId="77777777" w:rsidR="000A1C72" w:rsidRPr="000A1C72" w:rsidRDefault="000A1C72" w:rsidP="000A1C72">
            <w:pPr>
              <w:numPr>
                <w:ilvl w:val="0"/>
                <w:numId w:val="127"/>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r w:rsidRPr="000A1C72">
              <w:rPr>
                <w:rFonts w:ascii="Times New Roman" w:hAnsi="Times New Roman" w:cs="Times New Roman"/>
                <w:sz w:val="28"/>
                <w:szCs w:val="28"/>
              </w:rPr>
              <w:t xml:space="preserve"> </w:t>
            </w:r>
          </w:p>
        </w:tc>
        <w:tc>
          <w:tcPr>
            <w:tcW w:w="3420" w:type="dxa"/>
            <w:vAlign w:val="center"/>
          </w:tcPr>
          <w:p w14:paraId="7FB6E4D0"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674F188"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 và US EPA Method 200.7</w:t>
            </w:r>
          </w:p>
          <w:p w14:paraId="6F62AC85"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 EPA method 239.2 vì đã bị hủy bỏ</w:t>
            </w:r>
          </w:p>
          <w:p w14:paraId="37815A69" w14:textId="77777777" w:rsidR="000A1C72" w:rsidRPr="000A1C72" w:rsidRDefault="000A1C72" w:rsidP="000A1C72">
            <w:pPr>
              <w:rPr>
                <w:rFonts w:ascii="Times New Roman" w:hAnsi="Times New Roman" w:cs="Times New Roman"/>
                <w:b/>
                <w:sz w:val="28"/>
                <w:szCs w:val="28"/>
              </w:rPr>
            </w:pPr>
          </w:p>
        </w:tc>
      </w:tr>
      <w:tr w:rsidR="000A1C72" w:rsidRPr="000A1C72" w14:paraId="7F71E671" w14:textId="77777777" w:rsidTr="00221E80">
        <w:trPr>
          <w:trHeight w:val="467"/>
        </w:trPr>
        <w:tc>
          <w:tcPr>
            <w:tcW w:w="828" w:type="dxa"/>
            <w:vAlign w:val="center"/>
          </w:tcPr>
          <w:p w14:paraId="6B2D71CE"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4973DCC1"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Cu </w:t>
            </w:r>
          </w:p>
        </w:tc>
        <w:tc>
          <w:tcPr>
            <w:tcW w:w="3870" w:type="dxa"/>
            <w:vAlign w:val="center"/>
          </w:tcPr>
          <w:p w14:paraId="7CE8A7C2"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TCVN 6193:1996 </w:t>
            </w:r>
          </w:p>
          <w:p w14:paraId="0478C0E8"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278D2879"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6D567987"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29812C80"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5B94F919"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7D2522AC"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SMEWW 3125B: 2017 </w:t>
            </w:r>
          </w:p>
          <w:p w14:paraId="14B02496"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p w14:paraId="44784AF6"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55E0893F" w14:textId="77777777" w:rsidR="000A1C72" w:rsidRPr="000A1C72" w:rsidRDefault="000A1C72" w:rsidP="000A1C72">
            <w:pPr>
              <w:numPr>
                <w:ilvl w:val="0"/>
                <w:numId w:val="128"/>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21FE137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B3DDDC7"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Bổ sung US EPA Method 6020</w:t>
            </w:r>
          </w:p>
        </w:tc>
      </w:tr>
      <w:tr w:rsidR="000A1C72" w:rsidRPr="000A1C72" w14:paraId="0A5844A1" w14:textId="77777777" w:rsidTr="00221E80">
        <w:trPr>
          <w:trHeight w:val="467"/>
        </w:trPr>
        <w:tc>
          <w:tcPr>
            <w:tcW w:w="828" w:type="dxa"/>
            <w:vAlign w:val="center"/>
          </w:tcPr>
          <w:p w14:paraId="4FA2845F"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8BD0C27"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Zn </w:t>
            </w:r>
          </w:p>
        </w:tc>
        <w:tc>
          <w:tcPr>
            <w:tcW w:w="3870" w:type="dxa"/>
            <w:vAlign w:val="center"/>
          </w:tcPr>
          <w:p w14:paraId="7787ED43"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TCVN 6193:1996</w:t>
            </w:r>
          </w:p>
          <w:p w14:paraId="34A60CEA"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614A444C"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ISO 15586:2003</w:t>
            </w:r>
          </w:p>
          <w:p w14:paraId="792B08E6"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030151F9"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64B27F04"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lastRenderedPageBreak/>
              <w:t>MEWW 3120B:2017</w:t>
            </w:r>
          </w:p>
          <w:p w14:paraId="2EBFBA30"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0C5685FA"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p w14:paraId="6E5E86AF"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3B61D0A0" w14:textId="77777777" w:rsidR="000A1C72" w:rsidRPr="000A1C72" w:rsidRDefault="000A1C72" w:rsidP="000A1C72">
            <w:pPr>
              <w:numPr>
                <w:ilvl w:val="0"/>
                <w:numId w:val="129"/>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328D5714"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p w14:paraId="735262A5"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3A9F3F9D" w14:textId="77777777" w:rsidR="000A1C72" w:rsidRPr="000A1C72" w:rsidRDefault="000A1C72" w:rsidP="000A1C72">
            <w:pPr>
              <w:rPr>
                <w:rFonts w:ascii="Times New Roman" w:hAnsi="Times New Roman" w:cs="Times New Roman"/>
                <w:b/>
                <w:sz w:val="28"/>
                <w:szCs w:val="28"/>
              </w:rPr>
            </w:pPr>
          </w:p>
        </w:tc>
      </w:tr>
      <w:tr w:rsidR="000A1C72" w:rsidRPr="000A1C72" w14:paraId="328BE44E" w14:textId="77777777" w:rsidTr="00221E80">
        <w:trPr>
          <w:trHeight w:val="467"/>
        </w:trPr>
        <w:tc>
          <w:tcPr>
            <w:tcW w:w="828" w:type="dxa"/>
            <w:vAlign w:val="center"/>
          </w:tcPr>
          <w:p w14:paraId="774D78C0"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721E5AA7"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Ni  </w:t>
            </w:r>
          </w:p>
        </w:tc>
        <w:tc>
          <w:tcPr>
            <w:tcW w:w="3870" w:type="dxa"/>
            <w:vAlign w:val="center"/>
          </w:tcPr>
          <w:p w14:paraId="1188B115" w14:textId="77777777" w:rsidR="000A1C72" w:rsidRPr="000A1C72" w:rsidRDefault="000A1C72" w:rsidP="000A1C72">
            <w:pPr>
              <w:numPr>
                <w:ilvl w:val="0"/>
                <w:numId w:val="130"/>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43FE2235" w14:textId="77777777" w:rsidR="000A1C72" w:rsidRPr="000A1C72" w:rsidRDefault="000A1C72" w:rsidP="000A1C72">
            <w:pPr>
              <w:numPr>
                <w:ilvl w:val="0"/>
                <w:numId w:val="130"/>
              </w:numPr>
              <w:rPr>
                <w:rFonts w:ascii="Times New Roman" w:hAnsi="Times New Roman" w:cs="Times New Roman"/>
                <w:sz w:val="28"/>
                <w:szCs w:val="28"/>
              </w:rPr>
            </w:pPr>
            <w:r w:rsidRPr="000A1C72">
              <w:rPr>
                <w:rFonts w:ascii="Times New Roman" w:hAnsi="Times New Roman" w:cs="Times New Roman"/>
                <w:sz w:val="28"/>
                <w:szCs w:val="28"/>
              </w:rPr>
              <w:t>ISO 15586:2003</w:t>
            </w:r>
          </w:p>
          <w:p w14:paraId="07733236" w14:textId="77777777" w:rsidR="000A1C72" w:rsidRPr="000A1C72" w:rsidRDefault="000A1C72" w:rsidP="000A1C72">
            <w:pPr>
              <w:numPr>
                <w:ilvl w:val="0"/>
                <w:numId w:val="130"/>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6959E4C2" w14:textId="77777777" w:rsidR="000A1C72" w:rsidRPr="000A1C72" w:rsidRDefault="000A1C72" w:rsidP="000A1C72">
            <w:pPr>
              <w:numPr>
                <w:ilvl w:val="0"/>
                <w:numId w:val="130"/>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38A9C796" w14:textId="77777777" w:rsidR="000A1C72" w:rsidRPr="000A1C72" w:rsidRDefault="000A1C72" w:rsidP="000A1C72">
            <w:pPr>
              <w:numPr>
                <w:ilvl w:val="0"/>
                <w:numId w:val="130"/>
              </w:numPr>
              <w:rPr>
                <w:rFonts w:ascii="Times New Roman" w:hAnsi="Times New Roman" w:cs="Times New Roman"/>
                <w:sz w:val="28"/>
                <w:szCs w:val="28"/>
              </w:rPr>
            </w:pPr>
            <w:r w:rsidRPr="000A1C72">
              <w:rPr>
                <w:rFonts w:ascii="Times New Roman" w:hAnsi="Times New Roman" w:cs="Times New Roman"/>
                <w:sz w:val="28"/>
                <w:szCs w:val="28"/>
              </w:rPr>
              <w:t>US EPA method 200.7</w:t>
            </w:r>
          </w:p>
          <w:p w14:paraId="645A888D" w14:textId="77777777" w:rsidR="000A1C72" w:rsidRPr="000A1C72" w:rsidRDefault="000A1C72" w:rsidP="000A1C72">
            <w:pPr>
              <w:numPr>
                <w:ilvl w:val="0"/>
                <w:numId w:val="130"/>
              </w:numPr>
              <w:rPr>
                <w:rFonts w:ascii="Times New Roman" w:hAnsi="Times New Roman" w:cs="Times New Roman"/>
                <w:sz w:val="28"/>
                <w:szCs w:val="28"/>
              </w:rPr>
            </w:pPr>
            <w:r w:rsidRPr="000A1C72">
              <w:rPr>
                <w:rFonts w:ascii="Times New Roman" w:hAnsi="Times New Roman" w:cs="Times New Roman"/>
                <w:sz w:val="28"/>
                <w:szCs w:val="28"/>
              </w:rPr>
              <w:t xml:space="preserve">US EPAmethod 200.8 </w:t>
            </w:r>
          </w:p>
          <w:p w14:paraId="003578DF" w14:textId="77777777" w:rsidR="000A1C72" w:rsidRPr="000A1C72" w:rsidRDefault="000A1C72" w:rsidP="000A1C72">
            <w:pPr>
              <w:numPr>
                <w:ilvl w:val="0"/>
                <w:numId w:val="130"/>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1E6AA8DA"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CDC829E"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Bổ sung US EPA Method 6020</w:t>
            </w:r>
          </w:p>
        </w:tc>
      </w:tr>
      <w:tr w:rsidR="000A1C72" w:rsidRPr="000A1C72" w14:paraId="36E3665E" w14:textId="77777777" w:rsidTr="00221E80">
        <w:trPr>
          <w:trHeight w:val="467"/>
        </w:trPr>
        <w:tc>
          <w:tcPr>
            <w:tcW w:w="828" w:type="dxa"/>
            <w:vAlign w:val="center"/>
          </w:tcPr>
          <w:p w14:paraId="3BC25662"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978C379"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Cd </w:t>
            </w:r>
          </w:p>
        </w:tc>
        <w:tc>
          <w:tcPr>
            <w:tcW w:w="3870" w:type="dxa"/>
            <w:vAlign w:val="center"/>
          </w:tcPr>
          <w:p w14:paraId="18EFB294"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sz w:val="28"/>
                <w:szCs w:val="28"/>
              </w:rPr>
              <w:t>TCVN 6197:2008</w:t>
            </w:r>
          </w:p>
          <w:p w14:paraId="3EA2A564"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00AFCE11"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sz w:val="28"/>
                <w:szCs w:val="28"/>
              </w:rPr>
              <w:t>ISO 15586:2003</w:t>
            </w:r>
          </w:p>
          <w:p w14:paraId="73810264"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3745BA94"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sz w:val="28"/>
                <w:szCs w:val="28"/>
              </w:rPr>
              <w:t xml:space="preserve">SMEWW 3125B: 2017 </w:t>
            </w:r>
          </w:p>
          <w:p w14:paraId="091395B6"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4F6327B4"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29F71443" w14:textId="77777777" w:rsidR="000A1C72" w:rsidRPr="000A1C72" w:rsidRDefault="000A1C72" w:rsidP="000A1C72">
            <w:pPr>
              <w:numPr>
                <w:ilvl w:val="0"/>
                <w:numId w:val="131"/>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420" w:type="dxa"/>
            <w:vAlign w:val="center"/>
          </w:tcPr>
          <w:p w14:paraId="06D1091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1C56540E"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 và US EPA Method 200.7</w:t>
            </w:r>
          </w:p>
        </w:tc>
      </w:tr>
      <w:tr w:rsidR="000A1C72" w:rsidRPr="000A1C72" w14:paraId="66C7D8EB" w14:textId="77777777" w:rsidTr="00221E80">
        <w:trPr>
          <w:trHeight w:val="467"/>
        </w:trPr>
        <w:tc>
          <w:tcPr>
            <w:tcW w:w="828" w:type="dxa"/>
            <w:vAlign w:val="center"/>
          </w:tcPr>
          <w:p w14:paraId="4CDAF05A"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06437C20"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As </w:t>
            </w:r>
          </w:p>
        </w:tc>
        <w:tc>
          <w:tcPr>
            <w:tcW w:w="3870" w:type="dxa"/>
            <w:vAlign w:val="center"/>
          </w:tcPr>
          <w:p w14:paraId="65FD796A"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sz w:val="28"/>
                <w:szCs w:val="28"/>
              </w:rPr>
              <w:t xml:space="preserve">TCVN 6626:2000  </w:t>
            </w:r>
          </w:p>
          <w:p w14:paraId="4827D4A3"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sz w:val="28"/>
                <w:szCs w:val="28"/>
              </w:rPr>
              <w:t>ISO 15586:2003</w:t>
            </w:r>
          </w:p>
          <w:p w14:paraId="3B155818"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sz w:val="28"/>
                <w:szCs w:val="28"/>
              </w:rPr>
              <w:t xml:space="preserve">SMEWW 3114B:2017 </w:t>
            </w:r>
          </w:p>
          <w:p w14:paraId="3CE15341"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2B43C9D8"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62A32627"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27FB9956"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7A3632AF" w14:textId="77777777" w:rsidR="000A1C72" w:rsidRPr="000A1C72" w:rsidRDefault="000A1C72" w:rsidP="000A1C72">
            <w:pPr>
              <w:numPr>
                <w:ilvl w:val="0"/>
                <w:numId w:val="132"/>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420" w:type="dxa"/>
            <w:vAlign w:val="center"/>
          </w:tcPr>
          <w:p w14:paraId="0C43577E"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0E803041"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Bổ sung US EPA Method 6020 và US EPA Method 200.7</w:t>
            </w:r>
          </w:p>
        </w:tc>
      </w:tr>
      <w:tr w:rsidR="000A1C72" w:rsidRPr="000A1C72" w14:paraId="071944DA" w14:textId="77777777" w:rsidTr="00221E80">
        <w:trPr>
          <w:trHeight w:val="467"/>
        </w:trPr>
        <w:tc>
          <w:tcPr>
            <w:tcW w:w="828" w:type="dxa"/>
            <w:vAlign w:val="center"/>
          </w:tcPr>
          <w:p w14:paraId="1BD9AF20"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09202CDB"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 Hg </w:t>
            </w:r>
          </w:p>
        </w:tc>
        <w:tc>
          <w:tcPr>
            <w:tcW w:w="3870" w:type="dxa"/>
            <w:vAlign w:val="center"/>
          </w:tcPr>
          <w:p w14:paraId="326572F3" w14:textId="77777777" w:rsidR="000A1C72" w:rsidRPr="000A1C72" w:rsidRDefault="00C52344" w:rsidP="000A1C72">
            <w:pPr>
              <w:numPr>
                <w:ilvl w:val="0"/>
                <w:numId w:val="133"/>
              </w:numPr>
              <w:rPr>
                <w:rFonts w:ascii="Times New Roman" w:hAnsi="Times New Roman" w:cs="Times New Roman"/>
                <w:sz w:val="28"/>
                <w:szCs w:val="28"/>
              </w:rPr>
            </w:pPr>
            <w:hyperlink r:id="rId53">
              <w:r w:rsidR="000A1C72" w:rsidRPr="000A1C72">
                <w:rPr>
                  <w:rFonts w:ascii="Times New Roman" w:hAnsi="Times New Roman" w:cs="Times New Roman"/>
                  <w:sz w:val="28"/>
                  <w:szCs w:val="28"/>
                </w:rPr>
                <w:t>TCVN 7724:2007</w:t>
              </w:r>
            </w:hyperlink>
          </w:p>
          <w:p w14:paraId="78F7A040" w14:textId="77777777" w:rsidR="000A1C72" w:rsidRPr="000A1C72" w:rsidRDefault="000A1C72" w:rsidP="000A1C72">
            <w:pPr>
              <w:numPr>
                <w:ilvl w:val="0"/>
                <w:numId w:val="133"/>
              </w:numPr>
              <w:rPr>
                <w:rFonts w:ascii="Times New Roman" w:hAnsi="Times New Roman" w:cs="Times New Roman"/>
                <w:sz w:val="28"/>
                <w:szCs w:val="28"/>
              </w:rPr>
            </w:pPr>
            <w:r w:rsidRPr="000A1C72">
              <w:rPr>
                <w:rFonts w:ascii="Times New Roman" w:hAnsi="Times New Roman" w:cs="Times New Roman"/>
                <w:sz w:val="28"/>
                <w:szCs w:val="28"/>
              </w:rPr>
              <w:t xml:space="preserve">TCVN 7877:2008  </w:t>
            </w:r>
          </w:p>
          <w:p w14:paraId="4ECBBE7F" w14:textId="77777777" w:rsidR="000A1C72" w:rsidRPr="000A1C72" w:rsidRDefault="000A1C72" w:rsidP="000A1C72">
            <w:pPr>
              <w:numPr>
                <w:ilvl w:val="0"/>
                <w:numId w:val="133"/>
              </w:numPr>
              <w:rPr>
                <w:rFonts w:ascii="Times New Roman" w:hAnsi="Times New Roman" w:cs="Times New Roman"/>
                <w:sz w:val="28"/>
                <w:szCs w:val="28"/>
              </w:rPr>
            </w:pPr>
            <w:r w:rsidRPr="000A1C72">
              <w:rPr>
                <w:rFonts w:ascii="Times New Roman" w:hAnsi="Times New Roman" w:cs="Times New Roman"/>
                <w:sz w:val="28"/>
                <w:szCs w:val="28"/>
              </w:rPr>
              <w:t xml:space="preserve">SMEWW 3112B:2017 </w:t>
            </w:r>
          </w:p>
          <w:p w14:paraId="7957E2BA" w14:textId="77777777" w:rsidR="000A1C72" w:rsidRPr="000A1C72" w:rsidRDefault="000A1C72" w:rsidP="000A1C72">
            <w:pPr>
              <w:numPr>
                <w:ilvl w:val="0"/>
                <w:numId w:val="133"/>
              </w:numPr>
              <w:rPr>
                <w:rFonts w:ascii="Times New Roman" w:hAnsi="Times New Roman" w:cs="Times New Roman"/>
                <w:sz w:val="28"/>
                <w:szCs w:val="28"/>
              </w:rPr>
            </w:pPr>
            <w:r w:rsidRPr="000A1C72">
              <w:rPr>
                <w:rFonts w:ascii="Times New Roman" w:hAnsi="Times New Roman" w:cs="Times New Roman"/>
                <w:sz w:val="28"/>
                <w:szCs w:val="28"/>
              </w:rPr>
              <w:t xml:space="preserve">US EPA method 7470A;  </w:t>
            </w:r>
          </w:p>
          <w:p w14:paraId="3BA1FC8C" w14:textId="77777777" w:rsidR="000A1C72" w:rsidRPr="000A1C72" w:rsidRDefault="000A1C72" w:rsidP="000A1C72">
            <w:pPr>
              <w:numPr>
                <w:ilvl w:val="0"/>
                <w:numId w:val="133"/>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6020A</w:t>
            </w:r>
          </w:p>
          <w:p w14:paraId="50624DD1" w14:textId="77777777" w:rsidR="000A1C72" w:rsidRPr="000A1C72" w:rsidRDefault="000A1C72" w:rsidP="000A1C72">
            <w:pPr>
              <w:numPr>
                <w:ilvl w:val="0"/>
                <w:numId w:val="133"/>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420" w:type="dxa"/>
            <w:vAlign w:val="center"/>
          </w:tcPr>
          <w:p w14:paraId="6650254A"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BB363F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 và US EPA Method 200.7</w:t>
            </w:r>
          </w:p>
          <w:p w14:paraId="1C0F0400"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 EPA method 200.8 vì thường độ nhạy không đáp ứng</w:t>
            </w:r>
          </w:p>
        </w:tc>
      </w:tr>
      <w:tr w:rsidR="000A1C72" w:rsidRPr="000A1C72" w14:paraId="589ABA15" w14:textId="77777777" w:rsidTr="00221E80">
        <w:trPr>
          <w:trHeight w:val="467"/>
        </w:trPr>
        <w:tc>
          <w:tcPr>
            <w:tcW w:w="828" w:type="dxa"/>
            <w:vAlign w:val="center"/>
          </w:tcPr>
          <w:p w14:paraId="6F73124B"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C91C2CE"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Se </w:t>
            </w:r>
          </w:p>
        </w:tc>
        <w:tc>
          <w:tcPr>
            <w:tcW w:w="3870" w:type="dxa"/>
            <w:vAlign w:val="center"/>
          </w:tcPr>
          <w:p w14:paraId="6EEB208A"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TCVN 6183:1996</w:t>
            </w:r>
          </w:p>
          <w:p w14:paraId="4D4C47D1"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ISO 15586:2003</w:t>
            </w:r>
          </w:p>
          <w:p w14:paraId="026BF62B"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SMEWW 3114B:2017</w:t>
            </w:r>
          </w:p>
          <w:p w14:paraId="02CF8FEA"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p w14:paraId="6FD0B1A4"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lastRenderedPageBreak/>
              <w:t xml:space="preserve">US EPA method 200.8 </w:t>
            </w:r>
          </w:p>
          <w:p w14:paraId="343BC2CE"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73AD3020" w14:textId="77777777" w:rsidR="000A1C72" w:rsidRPr="000A1C72" w:rsidRDefault="000A1C72" w:rsidP="000A1C72">
            <w:pPr>
              <w:ind w:right="29"/>
              <w:rPr>
                <w:rFonts w:ascii="Times New Roman" w:hAnsi="Times New Roman" w:cs="Times New Roman"/>
                <w:sz w:val="28"/>
                <w:szCs w:val="28"/>
              </w:rPr>
            </w:pPr>
          </w:p>
          <w:p w14:paraId="561C2CEA"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11F3FF6D"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lastRenderedPageBreak/>
              <w:t>- Bổ sung US EPA Method 6020</w:t>
            </w:r>
          </w:p>
        </w:tc>
      </w:tr>
      <w:tr w:rsidR="000A1C72" w:rsidRPr="000A1C72" w14:paraId="484F156B" w14:textId="77777777" w:rsidTr="00221E80">
        <w:trPr>
          <w:trHeight w:val="467"/>
        </w:trPr>
        <w:tc>
          <w:tcPr>
            <w:tcW w:w="828" w:type="dxa"/>
            <w:vAlign w:val="center"/>
          </w:tcPr>
          <w:p w14:paraId="42E1AE64"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6EC0858"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Al </w:t>
            </w:r>
          </w:p>
        </w:tc>
        <w:tc>
          <w:tcPr>
            <w:tcW w:w="3870" w:type="dxa"/>
            <w:vAlign w:val="center"/>
          </w:tcPr>
          <w:p w14:paraId="080905E4"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TCVN 6657:2000</w:t>
            </w:r>
          </w:p>
          <w:p w14:paraId="5D33C136"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2588161A"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ISO 15586:2003</w:t>
            </w:r>
          </w:p>
          <w:p w14:paraId="70C4A2FB"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 xml:space="preserve">SMEWW 3111D:2017 </w:t>
            </w:r>
          </w:p>
          <w:p w14:paraId="42AD7896"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13F7E0A5"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2771DEBA"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567A55AB"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p w14:paraId="2E3561A1"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50EF3587" w14:textId="77777777" w:rsidR="000A1C72" w:rsidRPr="000A1C72" w:rsidRDefault="000A1C72" w:rsidP="000A1C72">
            <w:pPr>
              <w:numPr>
                <w:ilvl w:val="0"/>
                <w:numId w:val="134"/>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03E5664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12921474"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09276B61" w14:textId="77777777" w:rsidR="000A1C72" w:rsidRPr="000A1C72" w:rsidRDefault="000A1C72" w:rsidP="000A1C72">
            <w:pPr>
              <w:rPr>
                <w:rFonts w:ascii="Times New Roman" w:hAnsi="Times New Roman" w:cs="Times New Roman"/>
                <w:b/>
                <w:sz w:val="28"/>
                <w:szCs w:val="28"/>
              </w:rPr>
            </w:pPr>
          </w:p>
        </w:tc>
      </w:tr>
      <w:tr w:rsidR="000A1C72" w:rsidRPr="000A1C72" w14:paraId="15B1A351" w14:textId="77777777" w:rsidTr="00221E80">
        <w:trPr>
          <w:trHeight w:val="467"/>
        </w:trPr>
        <w:tc>
          <w:tcPr>
            <w:tcW w:w="828" w:type="dxa"/>
            <w:vAlign w:val="center"/>
          </w:tcPr>
          <w:p w14:paraId="1CF59805"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14D5ABBF"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Tổng crôm (Cr) </w:t>
            </w:r>
          </w:p>
        </w:tc>
        <w:tc>
          <w:tcPr>
            <w:tcW w:w="3870" w:type="dxa"/>
            <w:vAlign w:val="center"/>
          </w:tcPr>
          <w:p w14:paraId="642A6D24"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 xml:space="preserve">TCVN 6222:2008 </w:t>
            </w:r>
          </w:p>
          <w:p w14:paraId="4AA9E51B"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72C70D47"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ISO 15586:2003</w:t>
            </w:r>
          </w:p>
          <w:p w14:paraId="59556024"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3B562EF4"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7454135D"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 xml:space="preserve">MEWW 3120B:2017 </w:t>
            </w:r>
          </w:p>
          <w:p w14:paraId="5877D6FC"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087F79A9"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US EPA method 200.7</w:t>
            </w:r>
          </w:p>
          <w:p w14:paraId="1D6B0264"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2D47806F" w14:textId="77777777" w:rsidR="000A1C72" w:rsidRPr="000A1C72" w:rsidRDefault="000A1C72" w:rsidP="000A1C72">
            <w:pPr>
              <w:numPr>
                <w:ilvl w:val="0"/>
                <w:numId w:val="135"/>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tc>
        <w:tc>
          <w:tcPr>
            <w:tcW w:w="3420" w:type="dxa"/>
            <w:vAlign w:val="center"/>
          </w:tcPr>
          <w:p w14:paraId="2B16EE74"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9C6A09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440BD9DC"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Bỏ US EPA method 218.2 đã bị hủy bỏ</w:t>
            </w:r>
          </w:p>
        </w:tc>
      </w:tr>
      <w:tr w:rsidR="000A1C72" w:rsidRPr="000A1C72" w14:paraId="37834BD8" w14:textId="77777777" w:rsidTr="00221E80">
        <w:trPr>
          <w:trHeight w:val="467"/>
        </w:trPr>
        <w:tc>
          <w:tcPr>
            <w:tcW w:w="828" w:type="dxa"/>
            <w:vAlign w:val="center"/>
          </w:tcPr>
          <w:p w14:paraId="5AD31E76"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70446C02"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Cr (VI) </w:t>
            </w:r>
          </w:p>
        </w:tc>
        <w:tc>
          <w:tcPr>
            <w:tcW w:w="3870" w:type="dxa"/>
            <w:vAlign w:val="center"/>
          </w:tcPr>
          <w:p w14:paraId="0BF06C1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7939:2008</w:t>
            </w:r>
          </w:p>
          <w:p w14:paraId="216F361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3500-Cr.B:2017 </w:t>
            </w:r>
          </w:p>
          <w:p w14:paraId="427A459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7196A</w:t>
            </w:r>
          </w:p>
        </w:tc>
        <w:tc>
          <w:tcPr>
            <w:tcW w:w="3420" w:type="dxa"/>
            <w:vAlign w:val="center"/>
          </w:tcPr>
          <w:p w14:paraId="67CC0DF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1A40965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7196A</w:t>
            </w:r>
          </w:p>
          <w:p w14:paraId="3AD4911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TCVN 6658:2000 vì có độ nhạy thường không đáp ứng</w:t>
            </w:r>
          </w:p>
          <w:p w14:paraId="07CF51D7"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 EPA method 218.4 và US EPA method 218.5 vì đã bị hủy bỏ</w:t>
            </w:r>
          </w:p>
        </w:tc>
      </w:tr>
      <w:tr w:rsidR="000A1C72" w:rsidRPr="000A1C72" w14:paraId="22EBC98C" w14:textId="77777777" w:rsidTr="00221E80">
        <w:trPr>
          <w:trHeight w:val="350"/>
        </w:trPr>
        <w:tc>
          <w:tcPr>
            <w:tcW w:w="828" w:type="dxa"/>
            <w:vAlign w:val="center"/>
          </w:tcPr>
          <w:p w14:paraId="430173C9"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9C3C973"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Co </w:t>
            </w:r>
          </w:p>
        </w:tc>
        <w:tc>
          <w:tcPr>
            <w:tcW w:w="3870" w:type="dxa"/>
            <w:vAlign w:val="center"/>
          </w:tcPr>
          <w:p w14:paraId="57141C0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39848E9D"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2D5FF4D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5541248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3F2397B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537F988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610A449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p w14:paraId="61F6F3E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59F7DFF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lastRenderedPageBreak/>
              <w:t>US EPA Method 6020</w:t>
            </w:r>
          </w:p>
        </w:tc>
        <w:tc>
          <w:tcPr>
            <w:tcW w:w="3420" w:type="dxa"/>
            <w:vAlign w:val="center"/>
          </w:tcPr>
          <w:p w14:paraId="155750D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p w14:paraId="51C5CAC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Bổ sung US EPA Method 6020</w:t>
            </w:r>
          </w:p>
          <w:p w14:paraId="2C004F37" w14:textId="77777777" w:rsidR="000A1C72" w:rsidRPr="000A1C72" w:rsidRDefault="000A1C72" w:rsidP="000A1C72">
            <w:pPr>
              <w:rPr>
                <w:rFonts w:ascii="Times New Roman" w:hAnsi="Times New Roman" w:cs="Times New Roman"/>
                <w:b/>
                <w:sz w:val="28"/>
                <w:szCs w:val="28"/>
              </w:rPr>
            </w:pPr>
          </w:p>
        </w:tc>
      </w:tr>
      <w:tr w:rsidR="000A1C72" w:rsidRPr="000A1C72" w14:paraId="30EE174D" w14:textId="77777777" w:rsidTr="00221E80">
        <w:trPr>
          <w:trHeight w:val="467"/>
        </w:trPr>
        <w:tc>
          <w:tcPr>
            <w:tcW w:w="828" w:type="dxa"/>
            <w:vAlign w:val="center"/>
          </w:tcPr>
          <w:p w14:paraId="4A9FCE29"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FB4CD9D"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Coliform </w:t>
            </w:r>
          </w:p>
        </w:tc>
        <w:tc>
          <w:tcPr>
            <w:tcW w:w="3870" w:type="dxa"/>
            <w:vAlign w:val="center"/>
          </w:tcPr>
          <w:p w14:paraId="0640EE4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6187-2:1996</w:t>
            </w:r>
          </w:p>
          <w:p w14:paraId="040114F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6187-1:2009</w:t>
            </w:r>
          </w:p>
          <w:p w14:paraId="388D5FE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9221B:2017  </w:t>
            </w:r>
          </w:p>
          <w:p w14:paraId="22A41E0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9222B:2017 </w:t>
            </w:r>
          </w:p>
        </w:tc>
        <w:tc>
          <w:tcPr>
            <w:tcW w:w="3420" w:type="dxa"/>
            <w:vAlign w:val="center"/>
          </w:tcPr>
          <w:p w14:paraId="0D207325"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209E0651" w14:textId="77777777" w:rsidTr="00221E80">
        <w:trPr>
          <w:trHeight w:val="467"/>
        </w:trPr>
        <w:tc>
          <w:tcPr>
            <w:tcW w:w="828" w:type="dxa"/>
            <w:vAlign w:val="center"/>
          </w:tcPr>
          <w:p w14:paraId="3900BC0A"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C3AA804"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E.coli </w:t>
            </w:r>
          </w:p>
        </w:tc>
        <w:tc>
          <w:tcPr>
            <w:tcW w:w="3870" w:type="dxa"/>
            <w:vAlign w:val="center"/>
          </w:tcPr>
          <w:p w14:paraId="214CA03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6187-2:1996</w:t>
            </w:r>
          </w:p>
          <w:p w14:paraId="13ABDE2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6187-1:2009</w:t>
            </w:r>
          </w:p>
          <w:p w14:paraId="4376A5D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9221B:2017 </w:t>
            </w:r>
          </w:p>
          <w:p w14:paraId="39C5B00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9222B:2017</w:t>
            </w:r>
          </w:p>
        </w:tc>
        <w:tc>
          <w:tcPr>
            <w:tcW w:w="3420" w:type="dxa"/>
            <w:vAlign w:val="center"/>
          </w:tcPr>
          <w:p w14:paraId="6FFEE4D7"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5257C705" w14:textId="77777777" w:rsidTr="00221E80">
        <w:trPr>
          <w:trHeight w:val="467"/>
        </w:trPr>
        <w:tc>
          <w:tcPr>
            <w:tcW w:w="828" w:type="dxa"/>
            <w:vAlign w:val="center"/>
          </w:tcPr>
          <w:p w14:paraId="69650ECA"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4F55284"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Tổng dầu, mỡ </w:t>
            </w:r>
          </w:p>
        </w:tc>
        <w:tc>
          <w:tcPr>
            <w:tcW w:w="3870" w:type="dxa"/>
            <w:vAlign w:val="center"/>
          </w:tcPr>
          <w:p w14:paraId="326B8AD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7875: 2008</w:t>
            </w:r>
          </w:p>
          <w:p w14:paraId="62B926E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5520B:2017 </w:t>
            </w:r>
          </w:p>
          <w:p w14:paraId="74154CF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5520C:2017 </w:t>
            </w:r>
          </w:p>
        </w:tc>
        <w:tc>
          <w:tcPr>
            <w:tcW w:w="3420" w:type="dxa"/>
            <w:vAlign w:val="center"/>
          </w:tcPr>
          <w:p w14:paraId="7037A28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1624758"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SMEWW 5520B:2012 có MDL không đáp ứng nhưng hiện tại đa số các labs đang dùng phương pháp này</w:t>
            </w:r>
          </w:p>
        </w:tc>
      </w:tr>
      <w:tr w:rsidR="000A1C72" w:rsidRPr="000A1C72" w14:paraId="20588FE5" w14:textId="77777777" w:rsidTr="00221E80">
        <w:trPr>
          <w:trHeight w:val="467"/>
        </w:trPr>
        <w:tc>
          <w:tcPr>
            <w:tcW w:w="828" w:type="dxa"/>
            <w:vAlign w:val="center"/>
          </w:tcPr>
          <w:p w14:paraId="0C7AF2AC"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3BC5A84"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Tổng phenol </w:t>
            </w:r>
          </w:p>
        </w:tc>
        <w:tc>
          <w:tcPr>
            <w:tcW w:w="3870" w:type="dxa"/>
            <w:vAlign w:val="center"/>
          </w:tcPr>
          <w:p w14:paraId="4BE9765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6216:1996</w:t>
            </w:r>
          </w:p>
          <w:p w14:paraId="566D88C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7874:2008</w:t>
            </w:r>
          </w:p>
          <w:p w14:paraId="4325E5D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14402:1999 </w:t>
            </w:r>
          </w:p>
          <w:p w14:paraId="1FEFE40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5530C:2017 </w:t>
            </w:r>
          </w:p>
          <w:p w14:paraId="510C398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420.1  </w:t>
            </w:r>
          </w:p>
        </w:tc>
        <w:tc>
          <w:tcPr>
            <w:tcW w:w="3420" w:type="dxa"/>
            <w:vAlign w:val="center"/>
          </w:tcPr>
          <w:p w14:paraId="5D0817CE"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1A862E47"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xml:space="preserve">- Bỏ US EPA method 420.2 </w:t>
            </w:r>
          </w:p>
          <w:p w14:paraId="28AA179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US EPA method 420.3 vì đã bị hủy bỏ</w:t>
            </w:r>
          </w:p>
        </w:tc>
      </w:tr>
      <w:tr w:rsidR="000A1C72" w:rsidRPr="000A1C72" w14:paraId="157A8418" w14:textId="77777777" w:rsidTr="00221E80">
        <w:trPr>
          <w:trHeight w:val="467"/>
        </w:trPr>
        <w:tc>
          <w:tcPr>
            <w:tcW w:w="828" w:type="dxa"/>
            <w:vAlign w:val="center"/>
          </w:tcPr>
          <w:p w14:paraId="0094FDF7"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EDFA1ED"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hoạt độ phóng xạ </w:t>
            </w:r>
            <w:r w:rsidRPr="000A1C72">
              <w:rPr>
                <w:rFonts w:ascii="Times New Roman" w:hAnsi="Times New Roman" w:cs="Times New Roman"/>
                <w:sz w:val="28"/>
                <w:szCs w:val="28"/>
              </w:rPr>
              <w:sym w:font="Symbol" w:char="F061"/>
            </w:r>
          </w:p>
        </w:tc>
        <w:tc>
          <w:tcPr>
            <w:tcW w:w="3870" w:type="dxa"/>
            <w:vAlign w:val="center"/>
          </w:tcPr>
          <w:p w14:paraId="1453FFF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6053:2011  </w:t>
            </w:r>
          </w:p>
          <w:p w14:paraId="758F069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8879:2011 </w:t>
            </w:r>
          </w:p>
          <w:p w14:paraId="0AFC854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7110B:2017 </w:t>
            </w:r>
          </w:p>
        </w:tc>
        <w:tc>
          <w:tcPr>
            <w:tcW w:w="3420" w:type="dxa"/>
            <w:vAlign w:val="center"/>
          </w:tcPr>
          <w:p w14:paraId="1490E3A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66696250" w14:textId="77777777" w:rsidTr="00221E80">
        <w:trPr>
          <w:trHeight w:val="467"/>
        </w:trPr>
        <w:tc>
          <w:tcPr>
            <w:tcW w:w="828" w:type="dxa"/>
            <w:vAlign w:val="center"/>
          </w:tcPr>
          <w:p w14:paraId="182A3AF4"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72458E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hoạt độ phóng xạ </w:t>
            </w:r>
            <w:r w:rsidRPr="000A1C72">
              <w:rPr>
                <w:rFonts w:ascii="Times New Roman" w:hAnsi="Times New Roman" w:cs="Times New Roman"/>
                <w:sz w:val="28"/>
                <w:szCs w:val="28"/>
              </w:rPr>
              <w:sym w:font="Symbol" w:char="F062"/>
            </w:r>
          </w:p>
        </w:tc>
        <w:tc>
          <w:tcPr>
            <w:tcW w:w="3870" w:type="dxa"/>
            <w:vAlign w:val="center"/>
          </w:tcPr>
          <w:p w14:paraId="3872E9C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6219:2011  </w:t>
            </w:r>
          </w:p>
          <w:p w14:paraId="2B7F9E6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8879:2011 </w:t>
            </w:r>
          </w:p>
          <w:p w14:paraId="59EBF1B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7110B:2017 </w:t>
            </w:r>
          </w:p>
        </w:tc>
        <w:tc>
          <w:tcPr>
            <w:tcW w:w="3420" w:type="dxa"/>
            <w:vAlign w:val="center"/>
          </w:tcPr>
          <w:p w14:paraId="4BA3CFD8"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6A66CC56" w14:textId="77777777" w:rsidTr="00221E80">
        <w:trPr>
          <w:trHeight w:val="467"/>
        </w:trPr>
        <w:tc>
          <w:tcPr>
            <w:tcW w:w="828" w:type="dxa"/>
            <w:vAlign w:val="center"/>
          </w:tcPr>
          <w:p w14:paraId="73ED96E3"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7CC27E05"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PAHs </w:t>
            </w:r>
          </w:p>
        </w:tc>
        <w:tc>
          <w:tcPr>
            <w:tcW w:w="3870" w:type="dxa"/>
            <w:vAlign w:val="center"/>
          </w:tcPr>
          <w:p w14:paraId="4C6973E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6440B:2017 </w:t>
            </w:r>
          </w:p>
          <w:p w14:paraId="048F9EDD"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6440C:2017 </w:t>
            </w:r>
          </w:p>
          <w:p w14:paraId="14CE3E2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8100; </w:t>
            </w:r>
          </w:p>
          <w:p w14:paraId="47325A8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8310 </w:t>
            </w:r>
          </w:p>
          <w:p w14:paraId="71C774A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8270D </w:t>
            </w:r>
          </w:p>
        </w:tc>
        <w:tc>
          <w:tcPr>
            <w:tcW w:w="3420" w:type="dxa"/>
            <w:vAlign w:val="center"/>
          </w:tcPr>
          <w:p w14:paraId="0BD44BA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0E63B058" w14:textId="77777777" w:rsidTr="00221E80">
        <w:trPr>
          <w:trHeight w:val="467"/>
        </w:trPr>
        <w:tc>
          <w:tcPr>
            <w:tcW w:w="828" w:type="dxa"/>
            <w:vAlign w:val="center"/>
          </w:tcPr>
          <w:p w14:paraId="04B9DF74"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69BE214E"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Hoá chất bảo vệ thực vật clo hữu cơ </w:t>
            </w:r>
          </w:p>
        </w:tc>
        <w:tc>
          <w:tcPr>
            <w:tcW w:w="3870" w:type="dxa"/>
            <w:vAlign w:val="center"/>
          </w:tcPr>
          <w:p w14:paraId="3E10A81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7876:2008 </w:t>
            </w:r>
          </w:p>
          <w:p w14:paraId="200C823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9241:2017  </w:t>
            </w:r>
          </w:p>
          <w:p w14:paraId="1AED7E3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6630B:2017 </w:t>
            </w:r>
          </w:p>
          <w:p w14:paraId="240F907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6630C:2017 </w:t>
            </w:r>
          </w:p>
          <w:p w14:paraId="0427186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US EPA method 8081B</w:t>
            </w:r>
          </w:p>
          <w:p w14:paraId="6AE0E19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8270D </w:t>
            </w:r>
          </w:p>
        </w:tc>
        <w:tc>
          <w:tcPr>
            <w:tcW w:w="3420" w:type="dxa"/>
            <w:vAlign w:val="center"/>
          </w:tcPr>
          <w:p w14:paraId="503B4F7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046FF619" w14:textId="77777777" w:rsidTr="00221E80">
        <w:trPr>
          <w:trHeight w:val="467"/>
        </w:trPr>
        <w:tc>
          <w:tcPr>
            <w:tcW w:w="828" w:type="dxa"/>
            <w:vAlign w:val="center"/>
          </w:tcPr>
          <w:p w14:paraId="2170D0F9"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tcPr>
          <w:p w14:paraId="000DB25C"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Hóa  chất  bảo vệ thực </w:t>
            </w:r>
            <w:r w:rsidRPr="000A1C72">
              <w:rPr>
                <w:rFonts w:ascii="Times New Roman" w:hAnsi="Times New Roman" w:cs="Times New Roman"/>
                <w:sz w:val="28"/>
                <w:szCs w:val="28"/>
              </w:rPr>
              <w:lastRenderedPageBreak/>
              <w:t xml:space="preserve">vật photpho hữu cơ </w:t>
            </w:r>
          </w:p>
        </w:tc>
        <w:tc>
          <w:tcPr>
            <w:tcW w:w="3870" w:type="dxa"/>
            <w:vAlign w:val="center"/>
          </w:tcPr>
          <w:p w14:paraId="288014F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lastRenderedPageBreak/>
              <w:t xml:space="preserve">US EPA method 8141B </w:t>
            </w:r>
          </w:p>
          <w:p w14:paraId="54B2162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8270D </w:t>
            </w:r>
          </w:p>
        </w:tc>
        <w:tc>
          <w:tcPr>
            <w:tcW w:w="3420" w:type="dxa"/>
            <w:vAlign w:val="center"/>
          </w:tcPr>
          <w:p w14:paraId="4F08173A"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0A6FDBBC" w14:textId="77777777" w:rsidTr="00221E80">
        <w:trPr>
          <w:trHeight w:val="467"/>
        </w:trPr>
        <w:tc>
          <w:tcPr>
            <w:tcW w:w="828" w:type="dxa"/>
            <w:vAlign w:val="center"/>
          </w:tcPr>
          <w:p w14:paraId="5640D162"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0FAD6E34"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Tổng polyclobiphenyl (PCB) </w:t>
            </w:r>
          </w:p>
        </w:tc>
        <w:tc>
          <w:tcPr>
            <w:tcW w:w="3870" w:type="dxa"/>
            <w:vAlign w:val="center"/>
          </w:tcPr>
          <w:p w14:paraId="0B696CF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8601: 2009 </w:t>
            </w:r>
          </w:p>
          <w:p w14:paraId="6685789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9241:2017  </w:t>
            </w:r>
          </w:p>
          <w:p w14:paraId="29715D8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6630C:2017 </w:t>
            </w:r>
          </w:p>
          <w:p w14:paraId="7D1CED5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1668B </w:t>
            </w:r>
          </w:p>
          <w:p w14:paraId="59CAD7E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8082A </w:t>
            </w:r>
          </w:p>
          <w:p w14:paraId="55C9D84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8270D </w:t>
            </w:r>
          </w:p>
        </w:tc>
        <w:tc>
          <w:tcPr>
            <w:tcW w:w="3420" w:type="dxa"/>
            <w:vAlign w:val="center"/>
          </w:tcPr>
          <w:p w14:paraId="3B7B762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25BDD522" w14:textId="77777777" w:rsidTr="00221E80">
        <w:trPr>
          <w:trHeight w:val="467"/>
        </w:trPr>
        <w:tc>
          <w:tcPr>
            <w:tcW w:w="828" w:type="dxa"/>
            <w:vAlign w:val="center"/>
          </w:tcPr>
          <w:p w14:paraId="004D6590"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tcPr>
          <w:p w14:paraId="343DE382" w14:textId="77777777" w:rsidR="000A1C72" w:rsidRPr="00652822" w:rsidRDefault="000A1C72" w:rsidP="000A1C72">
            <w:pPr>
              <w:ind w:left="-106"/>
              <w:rPr>
                <w:rFonts w:ascii="Times New Roman" w:hAnsi="Times New Roman" w:cs="Times New Roman"/>
                <w:sz w:val="28"/>
                <w:szCs w:val="28"/>
                <w:lang w:val="nl-NL"/>
              </w:rPr>
            </w:pPr>
            <w:r w:rsidRPr="00652822">
              <w:rPr>
                <w:rFonts w:ascii="Times New Roman" w:hAnsi="Times New Roman" w:cs="Times New Roman"/>
                <w:sz w:val="28"/>
                <w:szCs w:val="28"/>
                <w:lang w:val="nl-NL"/>
              </w:rPr>
              <w:t xml:space="preserve">Tổng dioxin/furan (PCDD/PCDF) </w:t>
            </w:r>
          </w:p>
        </w:tc>
        <w:tc>
          <w:tcPr>
            <w:tcW w:w="3870" w:type="dxa"/>
            <w:vAlign w:val="center"/>
          </w:tcPr>
          <w:p w14:paraId="454DD3C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1613B </w:t>
            </w:r>
          </w:p>
        </w:tc>
        <w:tc>
          <w:tcPr>
            <w:tcW w:w="3420" w:type="dxa"/>
            <w:vAlign w:val="center"/>
          </w:tcPr>
          <w:p w14:paraId="55C29AEA"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48CA39EF" w14:textId="77777777" w:rsidTr="00221E80">
        <w:trPr>
          <w:trHeight w:val="467"/>
        </w:trPr>
        <w:tc>
          <w:tcPr>
            <w:tcW w:w="828" w:type="dxa"/>
            <w:vAlign w:val="center"/>
          </w:tcPr>
          <w:p w14:paraId="7EA62FD2"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tcPr>
          <w:p w14:paraId="48858D84"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Các hợp chất </w:t>
            </w:r>
          </w:p>
          <w:p w14:paraId="4692CF1A"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polyclobiphenyl tương tự dioxin (dl-PCB) </w:t>
            </w:r>
          </w:p>
        </w:tc>
        <w:tc>
          <w:tcPr>
            <w:tcW w:w="3870" w:type="dxa"/>
            <w:vAlign w:val="center"/>
          </w:tcPr>
          <w:p w14:paraId="0920039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1668B </w:t>
            </w:r>
          </w:p>
        </w:tc>
        <w:tc>
          <w:tcPr>
            <w:tcW w:w="3420" w:type="dxa"/>
            <w:vAlign w:val="center"/>
          </w:tcPr>
          <w:p w14:paraId="2C36AE5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56CB7C24" w14:textId="77777777" w:rsidTr="00221E80">
        <w:trPr>
          <w:trHeight w:val="467"/>
        </w:trPr>
        <w:tc>
          <w:tcPr>
            <w:tcW w:w="828" w:type="dxa"/>
            <w:vAlign w:val="center"/>
          </w:tcPr>
          <w:p w14:paraId="111D5DDE" w14:textId="77777777" w:rsidR="000A1C72" w:rsidRPr="000A1C72" w:rsidRDefault="000A1C72" w:rsidP="000A1C72">
            <w:pPr>
              <w:numPr>
                <w:ilvl w:val="0"/>
                <w:numId w:val="124"/>
              </w:numPr>
              <w:ind w:hanging="720"/>
              <w:contextualSpacing/>
              <w:jc w:val="center"/>
              <w:rPr>
                <w:rFonts w:ascii="Times New Roman" w:hAnsi="Times New Roman" w:cs="Times New Roman"/>
                <w:b/>
                <w:sz w:val="28"/>
                <w:szCs w:val="28"/>
              </w:rPr>
            </w:pPr>
          </w:p>
        </w:tc>
        <w:tc>
          <w:tcPr>
            <w:tcW w:w="1710" w:type="dxa"/>
            <w:vAlign w:val="center"/>
          </w:tcPr>
          <w:p w14:paraId="2EA6D189" w14:textId="77777777" w:rsidR="000A1C72" w:rsidRPr="000A1C72" w:rsidRDefault="000A1C72" w:rsidP="000A1C72">
            <w:pPr>
              <w:ind w:left="2"/>
              <w:rPr>
                <w:rFonts w:ascii="Times New Roman" w:hAnsi="Times New Roman" w:cs="Times New Roman"/>
                <w:sz w:val="28"/>
                <w:szCs w:val="28"/>
              </w:rPr>
            </w:pPr>
            <w:r w:rsidRPr="000A1C72">
              <w:rPr>
                <w:rFonts w:ascii="Times New Roman" w:hAnsi="Times New Roman" w:cs="Times New Roman"/>
                <w:sz w:val="28"/>
                <w:szCs w:val="28"/>
              </w:rPr>
              <w:t xml:space="preserve">Chất hoạt động bề mặt </w:t>
            </w:r>
          </w:p>
        </w:tc>
        <w:tc>
          <w:tcPr>
            <w:tcW w:w="3870" w:type="dxa"/>
            <w:vAlign w:val="center"/>
          </w:tcPr>
          <w:p w14:paraId="50C13DF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6622-1:2009  </w:t>
            </w:r>
          </w:p>
          <w:p w14:paraId="2073650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5540C:2017 </w:t>
            </w:r>
          </w:p>
        </w:tc>
        <w:tc>
          <w:tcPr>
            <w:tcW w:w="3420" w:type="dxa"/>
            <w:vAlign w:val="center"/>
          </w:tcPr>
          <w:p w14:paraId="05F89DA3"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DC417A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US EPA method 425.1 vì đã bị hủy bỏ</w:t>
            </w:r>
          </w:p>
        </w:tc>
      </w:tr>
    </w:tbl>
    <w:p w14:paraId="57664632" w14:textId="77777777" w:rsidR="000A1C72" w:rsidRPr="000A1C72" w:rsidRDefault="000A1C72" w:rsidP="000A1C72">
      <w:pPr>
        <w:spacing w:before="180" w:after="60" w:line="295" w:lineRule="auto"/>
        <w:jc w:val="both"/>
        <w:rPr>
          <w:rFonts w:ascii="Times New Roman" w:hAnsi="Times New Roman" w:cs="Times New Roman"/>
          <w:sz w:val="28"/>
          <w:szCs w:val="28"/>
        </w:rPr>
      </w:pPr>
    </w:p>
    <w:p w14:paraId="099FD332" w14:textId="77777777" w:rsidR="000A1C72" w:rsidRPr="000A1C72" w:rsidRDefault="000A1C72" w:rsidP="000A1C72">
      <w:pPr>
        <w:spacing w:before="60" w:after="60" w:line="295" w:lineRule="auto"/>
        <w:jc w:val="both"/>
        <w:rPr>
          <w:rFonts w:ascii="Times New Roman" w:hAnsi="Times New Roman" w:cs="Times New Roman"/>
          <w:b/>
          <w:sz w:val="28"/>
          <w:szCs w:val="28"/>
        </w:rPr>
      </w:pPr>
      <w:r w:rsidRPr="000A1C72">
        <w:rPr>
          <w:rFonts w:ascii="Times New Roman" w:hAnsi="Times New Roman" w:cs="Times New Roman"/>
          <w:b/>
          <w:sz w:val="28"/>
          <w:szCs w:val="28"/>
        </w:rPr>
        <w:t>Phụ lục 2.4. Phương pháp quan trắc chất lượng nước biển</w:t>
      </w:r>
    </w:p>
    <w:p w14:paraId="5375CF46" w14:textId="77777777" w:rsidR="000A1C72" w:rsidRPr="000A1C72" w:rsidRDefault="000A1C72" w:rsidP="000A1C72">
      <w:pPr>
        <w:spacing w:after="132" w:line="271" w:lineRule="auto"/>
        <w:ind w:left="90" w:right="-90" w:firstLine="2"/>
        <w:jc w:val="both"/>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1. Lấy mẫu và đo tại hiện trường </w:t>
      </w:r>
    </w:p>
    <w:p w14:paraId="699D8D6A" w14:textId="77777777" w:rsidR="000A1C72" w:rsidRPr="000A1C72" w:rsidRDefault="000A1C72" w:rsidP="000A1C72">
      <w:pPr>
        <w:spacing w:before="6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 xml:space="preserve">a) Việc lấy mẫu nước biển tại hiện trường: lựa chọn phương pháp quy định tại quy chuẩn kỹ thuật quốc gia hiện hành tương ứng hoặc trong </w:t>
      </w:r>
      <w:r w:rsidRPr="000A1C72">
        <w:rPr>
          <w:rFonts w:ascii="Times New Roman" w:hAnsi="Times New Roman" w:cs="Times New Roman"/>
          <w:b/>
          <w:sz w:val="28"/>
          <w:szCs w:val="28"/>
        </w:rPr>
        <w:t>Bảng 2.4.1</w:t>
      </w:r>
      <w:r w:rsidRPr="000A1C72">
        <w:rPr>
          <w:rFonts w:ascii="Times New Roman" w:hAnsi="Times New Roman" w:cs="Times New Roman"/>
          <w:sz w:val="28"/>
          <w:szCs w:val="28"/>
        </w:rPr>
        <w:t xml:space="preserve"> dưới đây:</w:t>
      </w:r>
    </w:p>
    <w:p w14:paraId="5C47054E" w14:textId="77777777" w:rsidR="000A1C72" w:rsidRPr="000A1C72" w:rsidRDefault="000A1C72" w:rsidP="000A1C72">
      <w:pPr>
        <w:spacing w:after="0" w:line="271" w:lineRule="auto"/>
        <w:ind w:right="-90"/>
        <w:jc w:val="center"/>
        <w:rPr>
          <w:rFonts w:ascii="Times New Roman" w:eastAsia="Times New Roman" w:hAnsi="Times New Roman" w:cs="Times New Roman"/>
          <w:color w:val="000000"/>
          <w:sz w:val="28"/>
        </w:rPr>
      </w:pPr>
      <w:r w:rsidRPr="000A1C72">
        <w:rPr>
          <w:rFonts w:ascii="Times New Roman" w:eastAsia="Times New Roman" w:hAnsi="Times New Roman" w:cs="Times New Roman"/>
          <w:b/>
          <w:i/>
          <w:color w:val="000000"/>
          <w:sz w:val="28"/>
        </w:rPr>
        <w:t>Bảng 2.4.1.</w:t>
      </w:r>
      <w:r w:rsidRPr="000A1C72">
        <w:rPr>
          <w:rFonts w:ascii="Times New Roman" w:eastAsia="Times New Roman" w:hAnsi="Times New Roman" w:cs="Times New Roman"/>
          <w:i/>
          <w:color w:val="000000"/>
          <w:sz w:val="28"/>
        </w:rPr>
        <w:t xml:space="preserve"> Các phương pháp lấy mẫu nước biển tại hiện trường</w:t>
      </w:r>
    </w:p>
    <w:p w14:paraId="2BA36D76" w14:textId="77777777" w:rsidR="000A1C72" w:rsidRPr="000A1C72" w:rsidRDefault="000A1C72" w:rsidP="000A1C72">
      <w:pPr>
        <w:spacing w:after="0" w:line="271" w:lineRule="auto"/>
        <w:ind w:right="-90"/>
        <w:jc w:val="both"/>
        <w:rPr>
          <w:rFonts w:ascii="Times New Roman" w:eastAsia="Times New Roman" w:hAnsi="Times New Roman" w:cs="Times New Roman"/>
          <w:color w:val="000000"/>
          <w:sz w:val="28"/>
        </w:rPr>
      </w:pPr>
    </w:p>
    <w:tbl>
      <w:tblPr>
        <w:tblStyle w:val="TableGrid"/>
        <w:tblW w:w="9558" w:type="dxa"/>
        <w:jc w:val="center"/>
        <w:tblLook w:val="04A0" w:firstRow="1" w:lastRow="0" w:firstColumn="1" w:lastColumn="0" w:noHBand="0" w:noVBand="1"/>
      </w:tblPr>
      <w:tblGrid>
        <w:gridCol w:w="746"/>
        <w:gridCol w:w="2683"/>
        <w:gridCol w:w="3699"/>
        <w:gridCol w:w="2430"/>
      </w:tblGrid>
      <w:tr w:rsidR="000A1C72" w:rsidRPr="000A1C72" w14:paraId="219A2ED7" w14:textId="77777777" w:rsidTr="00221E80">
        <w:trPr>
          <w:trHeight w:val="467"/>
          <w:jc w:val="center"/>
        </w:trPr>
        <w:tc>
          <w:tcPr>
            <w:tcW w:w="746" w:type="dxa"/>
            <w:vAlign w:val="center"/>
          </w:tcPr>
          <w:p w14:paraId="37AAFF77"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2683" w:type="dxa"/>
            <w:vAlign w:val="center"/>
          </w:tcPr>
          <w:p w14:paraId="36174987"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3699" w:type="dxa"/>
            <w:vAlign w:val="center"/>
          </w:tcPr>
          <w:p w14:paraId="366C9CF4"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2430" w:type="dxa"/>
            <w:vAlign w:val="center"/>
          </w:tcPr>
          <w:p w14:paraId="7FCE1F78"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1F6D8F16" w14:textId="77777777" w:rsidTr="00221E80">
        <w:trPr>
          <w:trHeight w:val="467"/>
          <w:jc w:val="center"/>
        </w:trPr>
        <w:tc>
          <w:tcPr>
            <w:tcW w:w="746" w:type="dxa"/>
          </w:tcPr>
          <w:p w14:paraId="3303A57B" w14:textId="77777777" w:rsidR="000A1C72" w:rsidRPr="000A1C72" w:rsidRDefault="000A1C72" w:rsidP="000A1C72">
            <w:pPr>
              <w:spacing w:line="259" w:lineRule="auto"/>
              <w:ind w:right="113"/>
              <w:jc w:val="center"/>
              <w:rPr>
                <w:rFonts w:ascii="Times New Roman" w:hAnsi="Times New Roman" w:cs="Times New Roman"/>
                <w:sz w:val="28"/>
                <w:szCs w:val="28"/>
              </w:rPr>
            </w:pPr>
            <w:r w:rsidRPr="000A1C72">
              <w:rPr>
                <w:rFonts w:ascii="Times New Roman" w:hAnsi="Times New Roman" w:cs="Times New Roman"/>
                <w:sz w:val="28"/>
                <w:szCs w:val="28"/>
              </w:rPr>
              <w:t>1.</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tcPr>
          <w:p w14:paraId="2DF01C14" w14:textId="77777777" w:rsidR="000A1C72" w:rsidRPr="000A1C72" w:rsidRDefault="000A1C72" w:rsidP="000A1C72">
            <w:p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Mẫu nước biển  </w:t>
            </w:r>
          </w:p>
        </w:tc>
        <w:tc>
          <w:tcPr>
            <w:tcW w:w="3699" w:type="dxa"/>
            <w:vAlign w:val="center"/>
          </w:tcPr>
          <w:p w14:paraId="6F71EE2D"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ISO 5667-9:2015</w:t>
            </w:r>
          </w:p>
        </w:tc>
        <w:tc>
          <w:tcPr>
            <w:tcW w:w="2430" w:type="dxa"/>
            <w:vMerge w:val="restart"/>
            <w:vAlign w:val="center"/>
          </w:tcPr>
          <w:p w14:paraId="00CB160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0A19EB89" w14:textId="77777777" w:rsidR="000A1C72" w:rsidRPr="000A1C72" w:rsidRDefault="000A1C72" w:rsidP="000A1C72">
            <w:pPr>
              <w:spacing w:before="60" w:after="60" w:line="312" w:lineRule="auto"/>
              <w:rPr>
                <w:rFonts w:ascii="Times New Roman" w:hAnsi="Times New Roman" w:cs="Times New Roman"/>
                <w:b/>
                <w:sz w:val="28"/>
                <w:szCs w:val="28"/>
              </w:rPr>
            </w:pPr>
          </w:p>
        </w:tc>
      </w:tr>
      <w:tr w:rsidR="000A1C72" w:rsidRPr="000A1C72" w14:paraId="67B50276" w14:textId="77777777" w:rsidTr="00221E80">
        <w:trPr>
          <w:trHeight w:val="467"/>
          <w:jc w:val="center"/>
        </w:trPr>
        <w:tc>
          <w:tcPr>
            <w:tcW w:w="746" w:type="dxa"/>
          </w:tcPr>
          <w:p w14:paraId="4916F354" w14:textId="77777777" w:rsidR="000A1C72" w:rsidRPr="000A1C72" w:rsidRDefault="000A1C72" w:rsidP="000A1C72">
            <w:pPr>
              <w:spacing w:line="259" w:lineRule="auto"/>
              <w:ind w:right="113"/>
              <w:jc w:val="center"/>
              <w:rPr>
                <w:rFonts w:ascii="Times New Roman" w:hAnsi="Times New Roman" w:cs="Times New Roman"/>
                <w:sz w:val="28"/>
                <w:szCs w:val="28"/>
              </w:rPr>
            </w:pPr>
            <w:r w:rsidRPr="000A1C72">
              <w:rPr>
                <w:rFonts w:ascii="Times New Roman" w:hAnsi="Times New Roman" w:cs="Times New Roman"/>
                <w:sz w:val="28"/>
                <w:szCs w:val="28"/>
              </w:rPr>
              <w:t>2.</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1081C5C8" w14:textId="77777777" w:rsidR="000A1C72" w:rsidRPr="000A1C72" w:rsidRDefault="000A1C72" w:rsidP="000A1C72">
            <w:p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Mẫu thực vật nổi </w:t>
            </w:r>
          </w:p>
        </w:tc>
        <w:tc>
          <w:tcPr>
            <w:tcW w:w="3699" w:type="dxa"/>
            <w:vAlign w:val="center"/>
          </w:tcPr>
          <w:p w14:paraId="5D8D46CC"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10200.B:2017</w:t>
            </w:r>
          </w:p>
        </w:tc>
        <w:tc>
          <w:tcPr>
            <w:tcW w:w="2430" w:type="dxa"/>
            <w:vMerge/>
            <w:vAlign w:val="center"/>
          </w:tcPr>
          <w:p w14:paraId="0FE1E258"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7249D246" w14:textId="77777777" w:rsidTr="00221E80">
        <w:trPr>
          <w:trHeight w:val="467"/>
          <w:jc w:val="center"/>
        </w:trPr>
        <w:tc>
          <w:tcPr>
            <w:tcW w:w="746" w:type="dxa"/>
          </w:tcPr>
          <w:p w14:paraId="262C676C" w14:textId="77777777" w:rsidR="000A1C72" w:rsidRPr="000A1C72" w:rsidRDefault="000A1C72" w:rsidP="000A1C72">
            <w:pPr>
              <w:spacing w:line="259" w:lineRule="auto"/>
              <w:ind w:right="113"/>
              <w:jc w:val="center"/>
              <w:rPr>
                <w:rFonts w:ascii="Times New Roman" w:hAnsi="Times New Roman" w:cs="Times New Roman"/>
                <w:sz w:val="28"/>
                <w:szCs w:val="28"/>
              </w:rPr>
            </w:pPr>
            <w:r w:rsidRPr="000A1C72">
              <w:rPr>
                <w:rFonts w:ascii="Times New Roman" w:hAnsi="Times New Roman" w:cs="Times New Roman"/>
                <w:sz w:val="28"/>
                <w:szCs w:val="28"/>
              </w:rPr>
              <w:t>3.</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10886C0F" w14:textId="77777777" w:rsidR="000A1C72" w:rsidRPr="000A1C72" w:rsidRDefault="000A1C72" w:rsidP="000A1C72">
            <w:p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Mẫu động vật nổi </w:t>
            </w:r>
          </w:p>
        </w:tc>
        <w:tc>
          <w:tcPr>
            <w:tcW w:w="3699" w:type="dxa"/>
            <w:vAlign w:val="center"/>
          </w:tcPr>
          <w:p w14:paraId="5CA63C69"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10200.B:2017</w:t>
            </w:r>
          </w:p>
        </w:tc>
        <w:tc>
          <w:tcPr>
            <w:tcW w:w="2430" w:type="dxa"/>
            <w:vMerge/>
            <w:vAlign w:val="center"/>
          </w:tcPr>
          <w:p w14:paraId="7068747D"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787FE793" w14:textId="77777777" w:rsidTr="00221E80">
        <w:trPr>
          <w:trHeight w:val="467"/>
          <w:jc w:val="center"/>
        </w:trPr>
        <w:tc>
          <w:tcPr>
            <w:tcW w:w="746" w:type="dxa"/>
          </w:tcPr>
          <w:p w14:paraId="1514B2CE" w14:textId="77777777" w:rsidR="000A1C72" w:rsidRPr="000A1C72" w:rsidRDefault="000A1C72" w:rsidP="000A1C72">
            <w:pPr>
              <w:spacing w:line="259" w:lineRule="auto"/>
              <w:ind w:right="113"/>
              <w:jc w:val="center"/>
              <w:rPr>
                <w:rFonts w:ascii="Times New Roman" w:hAnsi="Times New Roman" w:cs="Times New Roman"/>
                <w:sz w:val="28"/>
                <w:szCs w:val="28"/>
              </w:rPr>
            </w:pPr>
            <w:r w:rsidRPr="000A1C72">
              <w:rPr>
                <w:rFonts w:ascii="Times New Roman" w:hAnsi="Times New Roman" w:cs="Times New Roman"/>
                <w:sz w:val="28"/>
                <w:szCs w:val="28"/>
              </w:rPr>
              <w:lastRenderedPageBreak/>
              <w:t>4.</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561C478D" w14:textId="77777777" w:rsidR="000A1C72" w:rsidRPr="000A1C72" w:rsidRDefault="000A1C72" w:rsidP="000A1C72">
            <w:p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Mẫu động vật đáy </w:t>
            </w:r>
          </w:p>
        </w:tc>
        <w:tc>
          <w:tcPr>
            <w:tcW w:w="3699" w:type="dxa"/>
            <w:vAlign w:val="center"/>
          </w:tcPr>
          <w:p w14:paraId="15F1C757"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10200.B:2017</w:t>
            </w:r>
          </w:p>
        </w:tc>
        <w:tc>
          <w:tcPr>
            <w:tcW w:w="2430" w:type="dxa"/>
            <w:vMerge/>
            <w:vAlign w:val="center"/>
          </w:tcPr>
          <w:p w14:paraId="77790348"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bl>
    <w:p w14:paraId="5DE3ED82" w14:textId="77777777" w:rsidR="000A1C72" w:rsidRPr="000A1C72" w:rsidRDefault="000A1C72" w:rsidP="000A1C72">
      <w:pPr>
        <w:spacing w:after="0" w:line="271" w:lineRule="auto"/>
        <w:ind w:right="-90"/>
        <w:jc w:val="both"/>
        <w:rPr>
          <w:rFonts w:ascii="Times New Roman" w:eastAsia="Times New Roman" w:hAnsi="Times New Roman" w:cs="Times New Roman"/>
          <w:color w:val="000000"/>
          <w:sz w:val="28"/>
        </w:rPr>
      </w:pPr>
    </w:p>
    <w:p w14:paraId="0C1B7EDA" w14:textId="77777777" w:rsidR="000A1C72" w:rsidRPr="000A1C72" w:rsidRDefault="000A1C72" w:rsidP="000A1C72">
      <w:pPr>
        <w:spacing w:before="6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b) Việc đo các thông số trong môi trường nước biển tại hiện trường: lựa chọn phương pháp quy định tại quy chuẩn kỹ thuật quốc gia hiện hành tương ứng hoặc trong Bảng 2.4.2 dưới đây:</w:t>
      </w:r>
    </w:p>
    <w:p w14:paraId="15DE36E2" w14:textId="77777777" w:rsidR="000A1C72" w:rsidRPr="000A1C72" w:rsidRDefault="000A1C72" w:rsidP="000A1C72">
      <w:pPr>
        <w:spacing w:after="0" w:line="271" w:lineRule="auto"/>
        <w:ind w:right="-90"/>
        <w:jc w:val="center"/>
        <w:rPr>
          <w:rFonts w:ascii="Times New Roman" w:eastAsia="Times New Roman" w:hAnsi="Times New Roman" w:cs="Times New Roman"/>
          <w:color w:val="000000"/>
          <w:sz w:val="28"/>
        </w:rPr>
      </w:pPr>
      <w:r w:rsidRPr="000A1C72">
        <w:rPr>
          <w:rFonts w:ascii="Times New Roman" w:hAnsi="Times New Roman" w:cs="Times New Roman"/>
          <w:sz w:val="28"/>
          <w:szCs w:val="28"/>
        </w:rPr>
        <w:t xml:space="preserve"> </w:t>
      </w:r>
      <w:r w:rsidRPr="000A1C72">
        <w:rPr>
          <w:rFonts w:ascii="Times New Roman" w:eastAsia="Times New Roman" w:hAnsi="Times New Roman" w:cs="Times New Roman"/>
          <w:b/>
          <w:i/>
          <w:color w:val="000000"/>
          <w:sz w:val="28"/>
        </w:rPr>
        <w:t>Bảng 2.4.2.</w:t>
      </w:r>
      <w:r w:rsidRPr="000A1C72">
        <w:rPr>
          <w:rFonts w:ascii="Times New Roman" w:eastAsia="Times New Roman" w:hAnsi="Times New Roman" w:cs="Times New Roman"/>
          <w:i/>
          <w:color w:val="000000"/>
          <w:sz w:val="28"/>
        </w:rPr>
        <w:t xml:space="preserve"> Các phương pháp đo mẫu nước biển tại hiện trường</w:t>
      </w:r>
    </w:p>
    <w:tbl>
      <w:tblPr>
        <w:tblStyle w:val="TableGrid"/>
        <w:tblW w:w="9558" w:type="dxa"/>
        <w:jc w:val="center"/>
        <w:tblLook w:val="04A0" w:firstRow="1" w:lastRow="0" w:firstColumn="1" w:lastColumn="0" w:noHBand="0" w:noVBand="1"/>
      </w:tblPr>
      <w:tblGrid>
        <w:gridCol w:w="746"/>
        <w:gridCol w:w="2683"/>
        <w:gridCol w:w="3690"/>
        <w:gridCol w:w="2439"/>
      </w:tblGrid>
      <w:tr w:rsidR="000A1C72" w:rsidRPr="000A1C72" w14:paraId="10EBBA82" w14:textId="77777777" w:rsidTr="00221E80">
        <w:trPr>
          <w:trHeight w:val="467"/>
          <w:jc w:val="center"/>
        </w:trPr>
        <w:tc>
          <w:tcPr>
            <w:tcW w:w="746" w:type="dxa"/>
            <w:vAlign w:val="center"/>
          </w:tcPr>
          <w:p w14:paraId="08EC2CBC"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2683" w:type="dxa"/>
            <w:vAlign w:val="center"/>
          </w:tcPr>
          <w:p w14:paraId="677CD75A"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3690" w:type="dxa"/>
            <w:vAlign w:val="center"/>
          </w:tcPr>
          <w:p w14:paraId="3B5E743B"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2439" w:type="dxa"/>
            <w:vAlign w:val="center"/>
          </w:tcPr>
          <w:p w14:paraId="319DE1C9"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70ED144E" w14:textId="77777777" w:rsidTr="00221E80">
        <w:trPr>
          <w:trHeight w:val="467"/>
          <w:jc w:val="center"/>
        </w:trPr>
        <w:tc>
          <w:tcPr>
            <w:tcW w:w="746" w:type="dxa"/>
          </w:tcPr>
          <w:p w14:paraId="3E5EC293"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1.</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545B67D4"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Nhiệt độ </w:t>
            </w:r>
          </w:p>
        </w:tc>
        <w:tc>
          <w:tcPr>
            <w:tcW w:w="3690" w:type="dxa"/>
            <w:vAlign w:val="center"/>
          </w:tcPr>
          <w:p w14:paraId="51AB1578"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2550.B:2017</w:t>
            </w:r>
          </w:p>
        </w:tc>
        <w:tc>
          <w:tcPr>
            <w:tcW w:w="2439" w:type="dxa"/>
            <w:vMerge w:val="restart"/>
            <w:vAlign w:val="center"/>
          </w:tcPr>
          <w:p w14:paraId="2B637430"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16D15E1"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53E78239" w14:textId="77777777" w:rsidTr="00221E80">
        <w:trPr>
          <w:trHeight w:val="530"/>
          <w:jc w:val="center"/>
        </w:trPr>
        <w:tc>
          <w:tcPr>
            <w:tcW w:w="746" w:type="dxa"/>
          </w:tcPr>
          <w:p w14:paraId="5230DDAF"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2.</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37B56B66"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Độ muối  </w:t>
            </w:r>
          </w:p>
        </w:tc>
        <w:tc>
          <w:tcPr>
            <w:tcW w:w="3690" w:type="dxa"/>
            <w:vAlign w:val="center"/>
          </w:tcPr>
          <w:p w14:paraId="45E60650"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2520.B:2017</w:t>
            </w:r>
          </w:p>
        </w:tc>
        <w:tc>
          <w:tcPr>
            <w:tcW w:w="2439" w:type="dxa"/>
            <w:vMerge/>
            <w:vAlign w:val="center"/>
          </w:tcPr>
          <w:p w14:paraId="248D183C"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7CE9C3EB" w14:textId="77777777" w:rsidTr="00221E80">
        <w:trPr>
          <w:trHeight w:val="467"/>
          <w:jc w:val="center"/>
        </w:trPr>
        <w:tc>
          <w:tcPr>
            <w:tcW w:w="746" w:type="dxa"/>
            <w:vAlign w:val="center"/>
          </w:tcPr>
          <w:p w14:paraId="737BA908"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3.</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6A10A06C"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pH </w:t>
            </w:r>
          </w:p>
        </w:tc>
        <w:tc>
          <w:tcPr>
            <w:tcW w:w="3690" w:type="dxa"/>
            <w:vAlign w:val="center"/>
          </w:tcPr>
          <w:p w14:paraId="1AE74DA4"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TCVN 6492:2011</w:t>
            </w:r>
          </w:p>
          <w:p w14:paraId="369A5077"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US EPA Method 9040</w:t>
            </w:r>
          </w:p>
        </w:tc>
        <w:tc>
          <w:tcPr>
            <w:tcW w:w="2439" w:type="dxa"/>
            <w:vMerge/>
            <w:vAlign w:val="center"/>
          </w:tcPr>
          <w:p w14:paraId="590DAE6F"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40104A53" w14:textId="77777777" w:rsidTr="00221E80">
        <w:trPr>
          <w:trHeight w:val="467"/>
          <w:jc w:val="center"/>
        </w:trPr>
        <w:tc>
          <w:tcPr>
            <w:tcW w:w="746" w:type="dxa"/>
            <w:vAlign w:val="center"/>
          </w:tcPr>
          <w:p w14:paraId="2F0E0848"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4.</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48607A03"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DO </w:t>
            </w:r>
          </w:p>
        </w:tc>
        <w:tc>
          <w:tcPr>
            <w:tcW w:w="3690" w:type="dxa"/>
            <w:vAlign w:val="center"/>
          </w:tcPr>
          <w:p w14:paraId="3835A659"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TCVN 7325:2016</w:t>
            </w:r>
          </w:p>
          <w:p w14:paraId="7D3B7553"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4500 O.G:2017</w:t>
            </w:r>
          </w:p>
        </w:tc>
        <w:tc>
          <w:tcPr>
            <w:tcW w:w="2439" w:type="dxa"/>
            <w:vMerge/>
            <w:vAlign w:val="center"/>
          </w:tcPr>
          <w:p w14:paraId="6D10FEEA"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0B283D76" w14:textId="77777777" w:rsidTr="00221E80">
        <w:trPr>
          <w:trHeight w:val="467"/>
          <w:jc w:val="center"/>
        </w:trPr>
        <w:tc>
          <w:tcPr>
            <w:tcW w:w="746" w:type="dxa"/>
          </w:tcPr>
          <w:p w14:paraId="4C001A9C"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5.</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3B099EF3"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EC </w:t>
            </w:r>
          </w:p>
        </w:tc>
        <w:tc>
          <w:tcPr>
            <w:tcW w:w="3690" w:type="dxa"/>
            <w:vAlign w:val="center"/>
          </w:tcPr>
          <w:p w14:paraId="7B23A6AB"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2510.B:2017</w:t>
            </w:r>
          </w:p>
        </w:tc>
        <w:tc>
          <w:tcPr>
            <w:tcW w:w="2439" w:type="dxa"/>
            <w:vMerge/>
            <w:vAlign w:val="center"/>
          </w:tcPr>
          <w:p w14:paraId="21BDD885"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558B5167" w14:textId="77777777" w:rsidTr="00221E80">
        <w:trPr>
          <w:trHeight w:val="467"/>
          <w:jc w:val="center"/>
        </w:trPr>
        <w:tc>
          <w:tcPr>
            <w:tcW w:w="746" w:type="dxa"/>
          </w:tcPr>
          <w:p w14:paraId="21CA94DC"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6.</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73BD9037"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Độ trong suốt  </w:t>
            </w:r>
          </w:p>
        </w:tc>
        <w:tc>
          <w:tcPr>
            <w:tcW w:w="3690" w:type="dxa"/>
            <w:vAlign w:val="center"/>
          </w:tcPr>
          <w:p w14:paraId="4A527515"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Đo bằng đĩa trắng (secchi)</w:t>
            </w:r>
          </w:p>
        </w:tc>
        <w:tc>
          <w:tcPr>
            <w:tcW w:w="2439" w:type="dxa"/>
            <w:vMerge/>
            <w:vAlign w:val="center"/>
          </w:tcPr>
          <w:p w14:paraId="58627E12"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11B421B7" w14:textId="77777777" w:rsidTr="00221E80">
        <w:trPr>
          <w:trHeight w:val="467"/>
          <w:jc w:val="center"/>
        </w:trPr>
        <w:tc>
          <w:tcPr>
            <w:tcW w:w="746" w:type="dxa"/>
            <w:vAlign w:val="center"/>
          </w:tcPr>
          <w:p w14:paraId="5CBEC697"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7.</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1DD57775"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Độ đục  </w:t>
            </w:r>
          </w:p>
        </w:tc>
        <w:tc>
          <w:tcPr>
            <w:tcW w:w="3690" w:type="dxa"/>
            <w:vAlign w:val="center"/>
          </w:tcPr>
          <w:p w14:paraId="21548CDC"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2130.B:2017</w:t>
            </w:r>
          </w:p>
          <w:p w14:paraId="43ACA718"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EPA 180.1 (tương đương)</w:t>
            </w:r>
          </w:p>
        </w:tc>
        <w:tc>
          <w:tcPr>
            <w:tcW w:w="2439" w:type="dxa"/>
            <w:vMerge/>
            <w:vAlign w:val="center"/>
          </w:tcPr>
          <w:p w14:paraId="51930F05"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34C95D1E" w14:textId="77777777" w:rsidTr="00221E80">
        <w:trPr>
          <w:trHeight w:val="467"/>
          <w:jc w:val="center"/>
        </w:trPr>
        <w:tc>
          <w:tcPr>
            <w:tcW w:w="746" w:type="dxa"/>
          </w:tcPr>
          <w:p w14:paraId="467E165D"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8.</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6E2CC00E"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TDS  </w:t>
            </w:r>
          </w:p>
        </w:tc>
        <w:tc>
          <w:tcPr>
            <w:tcW w:w="3690" w:type="dxa"/>
            <w:vAlign w:val="center"/>
          </w:tcPr>
          <w:p w14:paraId="45D0C3DC"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Sử dụng thiết bị đo trực tiếp</w:t>
            </w:r>
          </w:p>
        </w:tc>
        <w:tc>
          <w:tcPr>
            <w:tcW w:w="2439" w:type="dxa"/>
            <w:vMerge/>
            <w:vAlign w:val="center"/>
          </w:tcPr>
          <w:p w14:paraId="74F6A29D"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25B1722A" w14:textId="77777777" w:rsidTr="00221E80">
        <w:trPr>
          <w:trHeight w:val="467"/>
          <w:jc w:val="center"/>
        </w:trPr>
        <w:tc>
          <w:tcPr>
            <w:tcW w:w="746" w:type="dxa"/>
            <w:vAlign w:val="center"/>
          </w:tcPr>
          <w:p w14:paraId="2C0619F2" w14:textId="77777777" w:rsidR="000A1C72" w:rsidRPr="000A1C72" w:rsidRDefault="000A1C72" w:rsidP="000A1C72">
            <w:pPr>
              <w:ind w:right="230"/>
              <w:jc w:val="right"/>
              <w:rPr>
                <w:rFonts w:ascii="Times New Roman" w:hAnsi="Times New Roman" w:cs="Times New Roman"/>
                <w:sz w:val="28"/>
                <w:szCs w:val="28"/>
              </w:rPr>
            </w:pPr>
            <w:r w:rsidRPr="000A1C72">
              <w:rPr>
                <w:rFonts w:ascii="Times New Roman" w:hAnsi="Times New Roman" w:cs="Times New Roman"/>
                <w:sz w:val="28"/>
                <w:szCs w:val="28"/>
              </w:rPr>
              <w:t>9.</w:t>
            </w:r>
            <w:r w:rsidRPr="000A1C72">
              <w:rPr>
                <w:rFonts w:ascii="Times New Roman" w:eastAsia="Arial" w:hAnsi="Times New Roman" w:cs="Times New Roman"/>
                <w:sz w:val="28"/>
                <w:szCs w:val="28"/>
              </w:rPr>
              <w:t xml:space="preserve"> </w:t>
            </w:r>
            <w:r w:rsidRPr="000A1C72">
              <w:rPr>
                <w:rFonts w:ascii="Times New Roman" w:hAnsi="Times New Roman" w:cs="Times New Roman"/>
                <w:sz w:val="28"/>
                <w:szCs w:val="28"/>
              </w:rPr>
              <w:t xml:space="preserve"> </w:t>
            </w:r>
          </w:p>
        </w:tc>
        <w:tc>
          <w:tcPr>
            <w:tcW w:w="2683" w:type="dxa"/>
            <w:vAlign w:val="center"/>
          </w:tcPr>
          <w:p w14:paraId="011E2EC9" w14:textId="77777777" w:rsidR="000A1C72" w:rsidRPr="000A1C72" w:rsidRDefault="000A1C72" w:rsidP="000A1C72">
            <w:pPr>
              <w:ind w:left="86"/>
              <w:rPr>
                <w:rFonts w:ascii="Times New Roman" w:hAnsi="Times New Roman" w:cs="Times New Roman"/>
                <w:sz w:val="28"/>
                <w:szCs w:val="28"/>
              </w:rPr>
            </w:pPr>
            <w:r w:rsidRPr="000A1C72">
              <w:rPr>
                <w:rFonts w:ascii="Times New Roman" w:hAnsi="Times New Roman" w:cs="Times New Roman"/>
                <w:sz w:val="28"/>
                <w:szCs w:val="28"/>
              </w:rPr>
              <w:t xml:space="preserve">Các thông số khí tượng hải văn </w:t>
            </w:r>
          </w:p>
        </w:tc>
        <w:tc>
          <w:tcPr>
            <w:tcW w:w="3690" w:type="dxa"/>
            <w:vAlign w:val="center"/>
          </w:tcPr>
          <w:p w14:paraId="7DF58EA3"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Sử dụng thiết bị đo trực tiếp</w:t>
            </w:r>
          </w:p>
        </w:tc>
        <w:tc>
          <w:tcPr>
            <w:tcW w:w="2439" w:type="dxa"/>
            <w:vMerge/>
            <w:vAlign w:val="center"/>
          </w:tcPr>
          <w:p w14:paraId="506DF734"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bl>
    <w:p w14:paraId="23757ACB" w14:textId="77777777" w:rsidR="000A1C72" w:rsidRPr="000A1C72" w:rsidRDefault="000A1C72" w:rsidP="000A1C72">
      <w:pPr>
        <w:spacing w:after="13" w:line="259" w:lineRule="auto"/>
        <w:ind w:left="10" w:right="408" w:hanging="10"/>
        <w:jc w:val="right"/>
        <w:rPr>
          <w:rFonts w:ascii="Times New Roman" w:eastAsia="Times New Roman" w:hAnsi="Times New Roman" w:cs="Times New Roman"/>
          <w:color w:val="000000"/>
          <w:sz w:val="28"/>
        </w:rPr>
      </w:pPr>
    </w:p>
    <w:p w14:paraId="6CF486CC" w14:textId="77777777" w:rsidR="000A1C72" w:rsidRPr="000A1C72" w:rsidRDefault="000A1C72" w:rsidP="000A1C72">
      <w:pPr>
        <w:spacing w:before="6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 xml:space="preserve">c) Bảo quản và vận chuyển mẫu:mẫu nước biển sau khi lấy được bảo quản và lưu giữ theo TCVN </w:t>
      </w:r>
      <w:r w:rsidRPr="000A1C72">
        <w:rPr>
          <w:rFonts w:ascii="Times New Roman" w:hAnsi="Times New Roman" w:cs="Times New Roman"/>
          <w:color w:val="FF0000"/>
          <w:sz w:val="28"/>
          <w:szCs w:val="28"/>
        </w:rPr>
        <w:t>6663-3:2016</w:t>
      </w:r>
      <w:r w:rsidRPr="000A1C72">
        <w:rPr>
          <w:rFonts w:ascii="Times New Roman" w:hAnsi="Times New Roman" w:cs="Times New Roman"/>
          <w:sz w:val="28"/>
          <w:szCs w:val="28"/>
        </w:rPr>
        <w:t xml:space="preserve">. </w:t>
      </w:r>
    </w:p>
    <w:p w14:paraId="7BE44421" w14:textId="77777777" w:rsidR="000A1C72" w:rsidRPr="000A1C72" w:rsidRDefault="000A1C72" w:rsidP="000A1C72">
      <w:pPr>
        <w:spacing w:before="60" w:after="60" w:line="295" w:lineRule="auto"/>
        <w:ind w:firstLine="720"/>
        <w:jc w:val="both"/>
        <w:rPr>
          <w:rFonts w:ascii="Times New Roman" w:hAnsi="Times New Roman" w:cs="Times New Roman"/>
          <w:sz w:val="28"/>
          <w:szCs w:val="28"/>
        </w:rPr>
      </w:pPr>
      <w:r w:rsidRPr="000A1C72">
        <w:rPr>
          <w:rFonts w:ascii="Times New Roman" w:hAnsi="Times New Roman" w:cs="Times New Roman"/>
          <w:sz w:val="28"/>
          <w:szCs w:val="28"/>
        </w:rPr>
        <w:t xml:space="preserve">2. Phân tích trong phòng thí nghiệm: lựa chọn phương pháp quy định tại quy chuẩn kỹ thuật quốc gia hiện hành tương ứng hoặc trong Bảng 2.4.3 dưới đây. </w:t>
      </w:r>
    </w:p>
    <w:p w14:paraId="7F16A849" w14:textId="77777777" w:rsidR="000A1C72" w:rsidRPr="000A1C72" w:rsidRDefault="000A1C72" w:rsidP="000A1C72">
      <w:pPr>
        <w:keepNext/>
        <w:keepLines/>
        <w:spacing w:after="12" w:line="253" w:lineRule="auto"/>
        <w:ind w:left="874" w:right="636" w:hanging="10"/>
        <w:jc w:val="center"/>
        <w:outlineLvl w:val="1"/>
        <w:rPr>
          <w:rFonts w:ascii="Times New Roman" w:eastAsia="Times New Roman" w:hAnsi="Times New Roman" w:cs="Times New Roman"/>
          <w:b/>
          <w:color w:val="000000"/>
          <w:sz w:val="28"/>
        </w:rPr>
      </w:pPr>
      <w:r w:rsidRPr="000A1C72">
        <w:rPr>
          <w:rFonts w:ascii="Times New Roman" w:eastAsia="Times New Roman" w:hAnsi="Times New Roman" w:cs="Times New Roman"/>
          <w:b/>
          <w:i/>
          <w:color w:val="000000"/>
          <w:sz w:val="28"/>
        </w:rPr>
        <w:t>Bảng 2.4.3.</w:t>
      </w:r>
      <w:r w:rsidRPr="000A1C72">
        <w:rPr>
          <w:rFonts w:ascii="Times New Roman" w:eastAsia="Times New Roman" w:hAnsi="Times New Roman" w:cs="Times New Roman"/>
          <w:b/>
          <w:color w:val="000000"/>
          <w:sz w:val="28"/>
        </w:rPr>
        <w:t xml:space="preserve">  </w:t>
      </w:r>
      <w:r w:rsidRPr="000A1C72">
        <w:rPr>
          <w:rFonts w:ascii="Times New Roman" w:eastAsia="Times New Roman" w:hAnsi="Times New Roman" w:cs="Times New Roman"/>
          <w:i/>
          <w:color w:val="000000"/>
          <w:sz w:val="28"/>
        </w:rPr>
        <w:t>Các phương pháp phân tích mẫu nước biển trong phòng thí nghiệm</w:t>
      </w:r>
    </w:p>
    <w:p w14:paraId="2342F3EE" w14:textId="77777777" w:rsidR="000A1C72" w:rsidRPr="000A1C72" w:rsidRDefault="000A1C72" w:rsidP="000A1C72">
      <w:pPr>
        <w:spacing w:after="0" w:line="271" w:lineRule="auto"/>
        <w:ind w:right="-90"/>
        <w:jc w:val="both"/>
        <w:rPr>
          <w:rFonts w:ascii="Times New Roman" w:eastAsia="Times New Roman" w:hAnsi="Times New Roman" w:cs="Times New Roman"/>
          <w:color w:val="000000"/>
          <w:sz w:val="28"/>
        </w:rPr>
      </w:pPr>
    </w:p>
    <w:tbl>
      <w:tblPr>
        <w:tblStyle w:val="TableGrid"/>
        <w:tblW w:w="9717" w:type="dxa"/>
        <w:jc w:val="center"/>
        <w:tblLook w:val="04A0" w:firstRow="1" w:lastRow="0" w:firstColumn="1" w:lastColumn="0" w:noHBand="0" w:noVBand="1"/>
      </w:tblPr>
      <w:tblGrid>
        <w:gridCol w:w="813"/>
        <w:gridCol w:w="1691"/>
        <w:gridCol w:w="4124"/>
        <w:gridCol w:w="3089"/>
      </w:tblGrid>
      <w:tr w:rsidR="000A1C72" w:rsidRPr="000A1C72" w14:paraId="24D231A2" w14:textId="77777777" w:rsidTr="00221E80">
        <w:trPr>
          <w:trHeight w:val="467"/>
          <w:jc w:val="center"/>
        </w:trPr>
        <w:tc>
          <w:tcPr>
            <w:tcW w:w="813" w:type="dxa"/>
            <w:vAlign w:val="center"/>
          </w:tcPr>
          <w:p w14:paraId="5A94AB3B"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lastRenderedPageBreak/>
              <w:t>STT</w:t>
            </w:r>
          </w:p>
        </w:tc>
        <w:tc>
          <w:tcPr>
            <w:tcW w:w="1691" w:type="dxa"/>
            <w:vAlign w:val="center"/>
          </w:tcPr>
          <w:p w14:paraId="1479D200"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4124" w:type="dxa"/>
            <w:vAlign w:val="center"/>
          </w:tcPr>
          <w:p w14:paraId="2079FC21"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3089" w:type="dxa"/>
            <w:vAlign w:val="center"/>
          </w:tcPr>
          <w:p w14:paraId="02CA4553" w14:textId="77777777" w:rsidR="000A1C72" w:rsidRPr="000A1C72" w:rsidRDefault="000A1C72" w:rsidP="000A1C72">
            <w:pPr>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6A663C25" w14:textId="77777777" w:rsidTr="00221E80">
        <w:trPr>
          <w:trHeight w:val="467"/>
          <w:jc w:val="center"/>
        </w:trPr>
        <w:tc>
          <w:tcPr>
            <w:tcW w:w="813" w:type="dxa"/>
            <w:vAlign w:val="center"/>
          </w:tcPr>
          <w:p w14:paraId="2EC6DB56"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1DD947AA"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TSS </w:t>
            </w:r>
          </w:p>
        </w:tc>
        <w:tc>
          <w:tcPr>
            <w:tcW w:w="4124" w:type="dxa"/>
            <w:vAlign w:val="center"/>
          </w:tcPr>
          <w:p w14:paraId="339EFAE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6625:2000</w:t>
            </w:r>
          </w:p>
          <w:p w14:paraId="750D62C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2540D:2017</w:t>
            </w:r>
          </w:p>
        </w:tc>
        <w:tc>
          <w:tcPr>
            <w:tcW w:w="3089" w:type="dxa"/>
            <w:vAlign w:val="center"/>
          </w:tcPr>
          <w:p w14:paraId="1D94A40D" w14:textId="77777777" w:rsidR="000A1C72" w:rsidRPr="000A1C72" w:rsidRDefault="000A1C72" w:rsidP="000A1C72">
            <w:pPr>
              <w:rPr>
                <w:rFonts w:ascii="Times New Roman" w:hAnsi="Times New Roman" w:cs="Times New Roman"/>
                <w:b/>
                <w:sz w:val="28"/>
                <w:szCs w:val="28"/>
              </w:rPr>
            </w:pPr>
          </w:p>
        </w:tc>
      </w:tr>
      <w:tr w:rsidR="000A1C72" w:rsidRPr="000A1C72" w14:paraId="3C3491C3" w14:textId="77777777" w:rsidTr="00221E80">
        <w:trPr>
          <w:trHeight w:val="467"/>
          <w:jc w:val="center"/>
        </w:trPr>
        <w:tc>
          <w:tcPr>
            <w:tcW w:w="813" w:type="dxa"/>
            <w:vAlign w:val="center"/>
          </w:tcPr>
          <w:p w14:paraId="6F1E44D6"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743A712" w14:textId="77777777" w:rsidR="000A1C72" w:rsidRPr="000A1C72" w:rsidRDefault="000A1C72" w:rsidP="000A1C72">
            <w:pPr>
              <w:numPr>
                <w:ilvl w:val="0"/>
                <w:numId w:val="137"/>
              </w:numPr>
              <w:ind w:left="20"/>
              <w:rPr>
                <w:rFonts w:ascii="Times New Roman" w:hAnsi="Times New Roman" w:cs="Times New Roman"/>
                <w:sz w:val="28"/>
                <w:szCs w:val="28"/>
              </w:rPr>
            </w:pPr>
            <w:r w:rsidRPr="000A1C72">
              <w:rPr>
                <w:rFonts w:ascii="Times New Roman" w:hAnsi="Times New Roman" w:cs="Times New Roman"/>
                <w:sz w:val="28"/>
                <w:szCs w:val="28"/>
              </w:rPr>
              <w:t>BOD</w:t>
            </w:r>
            <w:r w:rsidRPr="000A1C72">
              <w:rPr>
                <w:rFonts w:ascii="Times New Roman" w:hAnsi="Times New Roman" w:cs="Times New Roman"/>
                <w:sz w:val="28"/>
                <w:szCs w:val="28"/>
                <w:vertAlign w:val="subscript"/>
              </w:rPr>
              <w:t>5</w:t>
            </w:r>
            <w:r w:rsidRPr="000A1C72">
              <w:rPr>
                <w:rFonts w:ascii="Times New Roman" w:hAnsi="Times New Roman" w:cs="Times New Roman"/>
                <w:sz w:val="28"/>
                <w:szCs w:val="28"/>
              </w:rPr>
              <w:t xml:space="preserve"> </w:t>
            </w:r>
          </w:p>
        </w:tc>
        <w:tc>
          <w:tcPr>
            <w:tcW w:w="4124" w:type="dxa"/>
            <w:vAlign w:val="center"/>
          </w:tcPr>
          <w:p w14:paraId="796D5BF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6001-1:2008 </w:t>
            </w:r>
          </w:p>
          <w:p w14:paraId="736D16D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6001-2:2008  </w:t>
            </w:r>
          </w:p>
          <w:p w14:paraId="3B135FA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5210B:2017</w:t>
            </w:r>
          </w:p>
          <w:p w14:paraId="7148454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5210D:2017 </w:t>
            </w:r>
          </w:p>
        </w:tc>
        <w:tc>
          <w:tcPr>
            <w:tcW w:w="3089" w:type="dxa"/>
            <w:vAlign w:val="center"/>
          </w:tcPr>
          <w:p w14:paraId="7C96B1EB" w14:textId="77777777" w:rsidR="000A1C72" w:rsidRPr="000A1C72" w:rsidRDefault="000A1C72" w:rsidP="000A1C72">
            <w:pPr>
              <w:rPr>
                <w:rFonts w:ascii="Times New Roman" w:hAnsi="Times New Roman" w:cs="Times New Roman"/>
                <w:b/>
                <w:sz w:val="28"/>
                <w:szCs w:val="28"/>
              </w:rPr>
            </w:pPr>
          </w:p>
        </w:tc>
      </w:tr>
      <w:tr w:rsidR="000A1C72" w:rsidRPr="000A1C72" w14:paraId="6CD05D49" w14:textId="77777777" w:rsidTr="00221E80">
        <w:trPr>
          <w:trHeight w:val="467"/>
          <w:jc w:val="center"/>
        </w:trPr>
        <w:tc>
          <w:tcPr>
            <w:tcW w:w="813" w:type="dxa"/>
            <w:vAlign w:val="center"/>
          </w:tcPr>
          <w:p w14:paraId="47C8B663"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A09D7EA" w14:textId="77777777" w:rsidR="000A1C72" w:rsidRPr="000A1C72" w:rsidRDefault="000A1C72" w:rsidP="000A1C72">
            <w:pPr>
              <w:numPr>
                <w:ilvl w:val="0"/>
                <w:numId w:val="137"/>
              </w:numPr>
              <w:ind w:left="20"/>
              <w:rPr>
                <w:rFonts w:ascii="Times New Roman" w:hAnsi="Times New Roman" w:cs="Times New Roman"/>
                <w:sz w:val="28"/>
                <w:szCs w:val="28"/>
              </w:rPr>
            </w:pPr>
            <w:r w:rsidRPr="000A1C72">
              <w:rPr>
                <w:rFonts w:ascii="Times New Roman" w:hAnsi="Times New Roman" w:cs="Times New Roman"/>
                <w:sz w:val="28"/>
                <w:szCs w:val="28"/>
              </w:rPr>
              <w:t>NH</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124" w:type="dxa"/>
            <w:vAlign w:val="center"/>
          </w:tcPr>
          <w:p w14:paraId="66AD380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6179-1:1996 </w:t>
            </w:r>
          </w:p>
          <w:p w14:paraId="1E4C10E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.B&amp;F:2017</w:t>
            </w:r>
          </w:p>
          <w:p w14:paraId="67325BD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 xml:space="preserve">.D:2017 </w:t>
            </w:r>
          </w:p>
        </w:tc>
        <w:tc>
          <w:tcPr>
            <w:tcW w:w="3089" w:type="dxa"/>
            <w:vAlign w:val="center"/>
          </w:tcPr>
          <w:p w14:paraId="11FB3296" w14:textId="77777777" w:rsidR="000A1C72" w:rsidRPr="000A1C72" w:rsidRDefault="000A1C72" w:rsidP="000A1C72">
            <w:pPr>
              <w:rPr>
                <w:rFonts w:ascii="Times New Roman" w:hAnsi="Times New Roman" w:cs="Times New Roman"/>
                <w:b/>
                <w:sz w:val="28"/>
                <w:szCs w:val="28"/>
              </w:rPr>
            </w:pPr>
          </w:p>
        </w:tc>
      </w:tr>
      <w:tr w:rsidR="000A1C72" w:rsidRPr="000A1C72" w14:paraId="10FF6F12" w14:textId="77777777" w:rsidTr="00221E80">
        <w:trPr>
          <w:trHeight w:val="467"/>
          <w:jc w:val="center"/>
        </w:trPr>
        <w:tc>
          <w:tcPr>
            <w:tcW w:w="813" w:type="dxa"/>
            <w:vAlign w:val="center"/>
          </w:tcPr>
          <w:p w14:paraId="1097AD96"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25EB14E8"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PO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3-</w:t>
            </w:r>
            <w:r w:rsidRPr="000A1C72">
              <w:rPr>
                <w:rFonts w:ascii="Times New Roman" w:hAnsi="Times New Roman" w:cs="Times New Roman"/>
                <w:sz w:val="28"/>
                <w:szCs w:val="28"/>
              </w:rPr>
              <w:t xml:space="preserve"> </w:t>
            </w:r>
          </w:p>
        </w:tc>
        <w:tc>
          <w:tcPr>
            <w:tcW w:w="4124" w:type="dxa"/>
            <w:vAlign w:val="center"/>
          </w:tcPr>
          <w:p w14:paraId="468DD1B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6202:2008  </w:t>
            </w:r>
          </w:p>
          <w:p w14:paraId="49B30D41" w14:textId="77777777" w:rsidR="000A1C72" w:rsidRPr="000A1C72" w:rsidRDefault="00C52344" w:rsidP="000A1C72">
            <w:pPr>
              <w:numPr>
                <w:ilvl w:val="0"/>
                <w:numId w:val="136"/>
              </w:numPr>
              <w:rPr>
                <w:rFonts w:ascii="Times New Roman" w:hAnsi="Times New Roman" w:cs="Times New Roman"/>
                <w:sz w:val="28"/>
                <w:szCs w:val="28"/>
              </w:rPr>
            </w:pPr>
            <w:hyperlink r:id="rId54">
              <w:r w:rsidR="000A1C72" w:rsidRPr="000A1C72">
                <w:rPr>
                  <w:rFonts w:ascii="Times New Roman" w:hAnsi="Times New Roman" w:cs="Times New Roman"/>
                  <w:sz w:val="28"/>
                  <w:szCs w:val="28"/>
                </w:rPr>
                <w:t>TCVN 6494</w:t>
              </w:r>
            </w:hyperlink>
            <w:hyperlink r:id="rId55">
              <w:r w:rsidR="000A1C72" w:rsidRPr="000A1C72">
                <w:rPr>
                  <w:rFonts w:ascii="Times New Roman" w:hAnsi="Times New Roman" w:cs="Times New Roman"/>
                  <w:sz w:val="28"/>
                  <w:szCs w:val="28"/>
                </w:rPr>
                <w:t>-</w:t>
              </w:r>
            </w:hyperlink>
            <w:hyperlink r:id="rId56">
              <w:r w:rsidR="000A1C72" w:rsidRPr="000A1C72">
                <w:rPr>
                  <w:rFonts w:ascii="Times New Roman" w:hAnsi="Times New Roman" w:cs="Times New Roman"/>
                  <w:sz w:val="28"/>
                  <w:szCs w:val="28"/>
                </w:rPr>
                <w:t>1:2011</w:t>
              </w:r>
            </w:hyperlink>
            <w:r w:rsidR="000A1C72" w:rsidRPr="000A1C72">
              <w:rPr>
                <w:rFonts w:ascii="Times New Roman" w:hAnsi="Times New Roman" w:cs="Times New Roman"/>
                <w:sz w:val="28"/>
                <w:szCs w:val="28"/>
              </w:rPr>
              <w:t xml:space="preserve"> </w:t>
            </w:r>
          </w:p>
          <w:p w14:paraId="7510642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10DF41C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5FEC254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4500-P.D:2017</w:t>
            </w:r>
          </w:p>
          <w:p w14:paraId="015EB31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4500-P.E:2017</w:t>
            </w:r>
          </w:p>
          <w:p w14:paraId="2908555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089" w:type="dxa"/>
            <w:vAlign w:val="center"/>
          </w:tcPr>
          <w:p w14:paraId="3FBEACFE" w14:textId="77777777" w:rsidR="000A1C72" w:rsidRPr="000A1C72" w:rsidRDefault="000A1C72" w:rsidP="000A1C72">
            <w:pPr>
              <w:rPr>
                <w:rFonts w:ascii="Times New Roman" w:hAnsi="Times New Roman" w:cs="Times New Roman"/>
                <w:b/>
                <w:sz w:val="28"/>
                <w:szCs w:val="28"/>
              </w:rPr>
            </w:pPr>
          </w:p>
        </w:tc>
      </w:tr>
      <w:tr w:rsidR="000A1C72" w:rsidRPr="000A1C72" w14:paraId="341926AA" w14:textId="77777777" w:rsidTr="00221E80">
        <w:trPr>
          <w:trHeight w:val="467"/>
          <w:jc w:val="center"/>
        </w:trPr>
        <w:tc>
          <w:tcPr>
            <w:tcW w:w="813" w:type="dxa"/>
            <w:vAlign w:val="center"/>
          </w:tcPr>
          <w:p w14:paraId="3254B8CB"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7420083"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 xml:space="preserve">- </w:t>
            </w:r>
          </w:p>
        </w:tc>
        <w:tc>
          <w:tcPr>
            <w:tcW w:w="4124" w:type="dxa"/>
            <w:vAlign w:val="center"/>
          </w:tcPr>
          <w:p w14:paraId="3A1A875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6178:1996</w:t>
            </w:r>
          </w:p>
          <w:p w14:paraId="26C70839" w14:textId="77777777" w:rsidR="000A1C72" w:rsidRPr="000A1C72" w:rsidRDefault="00C52344" w:rsidP="000A1C72">
            <w:pPr>
              <w:numPr>
                <w:ilvl w:val="0"/>
                <w:numId w:val="136"/>
              </w:numPr>
              <w:rPr>
                <w:rFonts w:ascii="Times New Roman" w:hAnsi="Times New Roman" w:cs="Times New Roman"/>
                <w:sz w:val="28"/>
                <w:szCs w:val="28"/>
              </w:rPr>
            </w:pPr>
            <w:hyperlink r:id="rId57">
              <w:r w:rsidR="000A1C72" w:rsidRPr="000A1C72">
                <w:rPr>
                  <w:rFonts w:ascii="Times New Roman" w:hAnsi="Times New Roman" w:cs="Times New Roman"/>
                  <w:sz w:val="28"/>
                  <w:szCs w:val="28"/>
                </w:rPr>
                <w:t>TCVN 6494</w:t>
              </w:r>
            </w:hyperlink>
            <w:hyperlink r:id="rId58">
              <w:r w:rsidR="000A1C72" w:rsidRPr="000A1C72">
                <w:rPr>
                  <w:rFonts w:ascii="Times New Roman" w:hAnsi="Times New Roman" w:cs="Times New Roman"/>
                  <w:sz w:val="28"/>
                  <w:szCs w:val="28"/>
                </w:rPr>
                <w:t>-</w:t>
              </w:r>
            </w:hyperlink>
            <w:hyperlink r:id="rId59">
              <w:r w:rsidR="000A1C72" w:rsidRPr="000A1C72">
                <w:rPr>
                  <w:rFonts w:ascii="Times New Roman" w:hAnsi="Times New Roman" w:cs="Times New Roman"/>
                  <w:sz w:val="28"/>
                  <w:szCs w:val="28"/>
                </w:rPr>
                <w:t>1:2011</w:t>
              </w:r>
            </w:hyperlink>
          </w:p>
          <w:p w14:paraId="3C93309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.B:2017 </w:t>
            </w:r>
          </w:p>
          <w:p w14:paraId="75BC38C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50DAB99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720E3EB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089" w:type="dxa"/>
            <w:vAlign w:val="center"/>
          </w:tcPr>
          <w:p w14:paraId="2788545C" w14:textId="77777777" w:rsidR="000A1C72" w:rsidRPr="000A1C72" w:rsidRDefault="000A1C72" w:rsidP="000A1C72">
            <w:pPr>
              <w:ind w:left="108"/>
              <w:rPr>
                <w:rFonts w:ascii="Times New Roman" w:hAnsi="Times New Roman" w:cs="Times New Roman"/>
                <w:b/>
                <w:sz w:val="28"/>
                <w:szCs w:val="28"/>
              </w:rPr>
            </w:pPr>
            <w:r w:rsidRPr="000A1C72">
              <w:rPr>
                <w:rFonts w:ascii="Times New Roman" w:hAnsi="Times New Roman" w:cs="Times New Roman"/>
                <w:sz w:val="28"/>
                <w:szCs w:val="28"/>
              </w:rPr>
              <w:t>US EPA method 354.1 đã bị hủy bỏ</w:t>
            </w:r>
          </w:p>
        </w:tc>
      </w:tr>
      <w:tr w:rsidR="000A1C72" w:rsidRPr="000A1C72" w14:paraId="7DB220C5" w14:textId="77777777" w:rsidTr="00221E80">
        <w:trPr>
          <w:trHeight w:val="467"/>
          <w:jc w:val="center"/>
        </w:trPr>
        <w:tc>
          <w:tcPr>
            <w:tcW w:w="813" w:type="dxa"/>
            <w:vAlign w:val="center"/>
          </w:tcPr>
          <w:p w14:paraId="43ED080C"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75A885A"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124" w:type="dxa"/>
            <w:vAlign w:val="center"/>
          </w:tcPr>
          <w:p w14:paraId="672DD649" w14:textId="77777777" w:rsidR="000A1C72" w:rsidRPr="000A1C72" w:rsidRDefault="00C52344" w:rsidP="000A1C72">
            <w:pPr>
              <w:numPr>
                <w:ilvl w:val="0"/>
                <w:numId w:val="136"/>
              </w:numPr>
              <w:rPr>
                <w:rFonts w:ascii="Times New Roman" w:hAnsi="Times New Roman" w:cs="Times New Roman"/>
                <w:sz w:val="28"/>
                <w:szCs w:val="28"/>
              </w:rPr>
            </w:pPr>
            <w:hyperlink r:id="rId60">
              <w:r w:rsidR="000A1C72" w:rsidRPr="000A1C72">
                <w:rPr>
                  <w:rFonts w:ascii="Times New Roman" w:hAnsi="Times New Roman" w:cs="Times New Roman"/>
                  <w:sz w:val="28"/>
                  <w:szCs w:val="28"/>
                </w:rPr>
                <w:t>TCVN 6494</w:t>
              </w:r>
            </w:hyperlink>
            <w:hyperlink r:id="rId61">
              <w:r w:rsidR="000A1C72" w:rsidRPr="000A1C72">
                <w:rPr>
                  <w:rFonts w:ascii="Times New Roman" w:hAnsi="Times New Roman" w:cs="Times New Roman"/>
                  <w:sz w:val="28"/>
                  <w:szCs w:val="28"/>
                </w:rPr>
                <w:t>-</w:t>
              </w:r>
            </w:hyperlink>
            <w:hyperlink r:id="rId62">
              <w:r w:rsidR="000A1C72" w:rsidRPr="000A1C72">
                <w:rPr>
                  <w:rFonts w:ascii="Times New Roman" w:hAnsi="Times New Roman" w:cs="Times New Roman"/>
                  <w:sz w:val="28"/>
                  <w:szCs w:val="28"/>
                </w:rPr>
                <w:t>1:2011</w:t>
              </w:r>
            </w:hyperlink>
          </w:p>
          <w:p w14:paraId="6482967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00D26AC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23574C8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.E:2017 </w:t>
            </w:r>
          </w:p>
          <w:p w14:paraId="6720AB8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352.1 </w:t>
            </w:r>
          </w:p>
        </w:tc>
        <w:tc>
          <w:tcPr>
            <w:tcW w:w="3089" w:type="dxa"/>
            <w:vAlign w:val="center"/>
          </w:tcPr>
          <w:p w14:paraId="6B60DAAD" w14:textId="77777777" w:rsidR="000A1C72" w:rsidRPr="000A1C72" w:rsidRDefault="000A1C72" w:rsidP="000A1C72">
            <w:pPr>
              <w:rPr>
                <w:rFonts w:ascii="Times New Roman" w:hAnsi="Times New Roman" w:cs="Times New Roman"/>
                <w:b/>
                <w:sz w:val="28"/>
                <w:szCs w:val="28"/>
              </w:rPr>
            </w:pPr>
          </w:p>
        </w:tc>
      </w:tr>
      <w:tr w:rsidR="000A1C72" w:rsidRPr="000A1C72" w14:paraId="4FCB0404" w14:textId="77777777" w:rsidTr="00221E80">
        <w:trPr>
          <w:trHeight w:val="467"/>
          <w:jc w:val="center"/>
        </w:trPr>
        <w:tc>
          <w:tcPr>
            <w:tcW w:w="813" w:type="dxa"/>
            <w:vAlign w:val="center"/>
          </w:tcPr>
          <w:p w14:paraId="35A02492"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5BA7CA62"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124" w:type="dxa"/>
            <w:vAlign w:val="center"/>
          </w:tcPr>
          <w:p w14:paraId="4F0BE72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6195-1996</w:t>
            </w:r>
          </w:p>
          <w:p w14:paraId="16B04719" w14:textId="77777777" w:rsidR="000A1C72" w:rsidRPr="000A1C72" w:rsidRDefault="00C52344" w:rsidP="000A1C72">
            <w:pPr>
              <w:numPr>
                <w:ilvl w:val="0"/>
                <w:numId w:val="136"/>
              </w:numPr>
              <w:rPr>
                <w:rFonts w:ascii="Times New Roman" w:hAnsi="Times New Roman" w:cs="Times New Roman"/>
                <w:sz w:val="28"/>
                <w:szCs w:val="28"/>
              </w:rPr>
            </w:pPr>
            <w:hyperlink r:id="rId63">
              <w:r w:rsidR="000A1C72" w:rsidRPr="000A1C72">
                <w:rPr>
                  <w:rFonts w:ascii="Times New Roman" w:hAnsi="Times New Roman" w:cs="Times New Roman"/>
                  <w:sz w:val="28"/>
                  <w:szCs w:val="28"/>
                </w:rPr>
                <w:t>TCVN 6494</w:t>
              </w:r>
            </w:hyperlink>
            <w:hyperlink r:id="rId64">
              <w:r w:rsidR="000A1C72" w:rsidRPr="000A1C72">
                <w:rPr>
                  <w:rFonts w:ascii="Times New Roman" w:hAnsi="Times New Roman" w:cs="Times New Roman"/>
                  <w:sz w:val="28"/>
                  <w:szCs w:val="28"/>
                </w:rPr>
                <w:t>-</w:t>
              </w:r>
            </w:hyperlink>
            <w:hyperlink r:id="rId65">
              <w:r w:rsidR="000A1C72" w:rsidRPr="000A1C72">
                <w:rPr>
                  <w:rFonts w:ascii="Times New Roman" w:hAnsi="Times New Roman" w:cs="Times New Roman"/>
                  <w:sz w:val="28"/>
                  <w:szCs w:val="28"/>
                </w:rPr>
                <w:t>1:2011</w:t>
              </w:r>
            </w:hyperlink>
          </w:p>
          <w:p w14:paraId="03A441D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4F7E414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399A08E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.B&amp;C:2017</w:t>
            </w:r>
          </w:p>
          <w:p w14:paraId="655502F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lastRenderedPageBreak/>
              <w:t>SMEWW 4500-F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.B&amp;D:2017 </w:t>
            </w:r>
          </w:p>
          <w:p w14:paraId="095F0D7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089" w:type="dxa"/>
            <w:vAlign w:val="center"/>
          </w:tcPr>
          <w:p w14:paraId="1E94DC10" w14:textId="77777777" w:rsidR="000A1C72" w:rsidRPr="000A1C72" w:rsidRDefault="000A1C72" w:rsidP="000A1C72">
            <w:pPr>
              <w:rPr>
                <w:rFonts w:ascii="Times New Roman" w:hAnsi="Times New Roman" w:cs="Times New Roman"/>
                <w:b/>
                <w:sz w:val="28"/>
                <w:szCs w:val="28"/>
              </w:rPr>
            </w:pPr>
          </w:p>
        </w:tc>
      </w:tr>
      <w:tr w:rsidR="000A1C72" w:rsidRPr="000A1C72" w14:paraId="127B46FD" w14:textId="77777777" w:rsidTr="00221E80">
        <w:trPr>
          <w:trHeight w:val="467"/>
          <w:jc w:val="center"/>
        </w:trPr>
        <w:tc>
          <w:tcPr>
            <w:tcW w:w="813" w:type="dxa"/>
            <w:vAlign w:val="center"/>
          </w:tcPr>
          <w:p w14:paraId="3A65DBC1"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0AC4DD5"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S</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124" w:type="dxa"/>
            <w:vAlign w:val="center"/>
          </w:tcPr>
          <w:p w14:paraId="1D32D29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6637:2000 </w:t>
            </w:r>
          </w:p>
          <w:p w14:paraId="41C618E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4500-S</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w:t>
            </w:r>
            <w:r w:rsidRPr="000A1C72">
              <w:rPr>
                <w:rFonts w:ascii="Times New Roman" w:hAnsi="Times New Roman" w:cs="Times New Roman"/>
                <w:color w:val="FF0000"/>
                <w:sz w:val="28"/>
                <w:szCs w:val="28"/>
              </w:rPr>
              <w:t>B&amp;C&amp;D:2017</w:t>
            </w:r>
          </w:p>
          <w:p w14:paraId="67B6A0F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4500-S</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.F:2017</w:t>
            </w:r>
          </w:p>
        </w:tc>
        <w:tc>
          <w:tcPr>
            <w:tcW w:w="3089" w:type="dxa"/>
            <w:vAlign w:val="center"/>
          </w:tcPr>
          <w:p w14:paraId="644A53BC" w14:textId="77777777" w:rsidR="000A1C72" w:rsidRPr="000A1C72" w:rsidRDefault="000A1C72" w:rsidP="000A1C72">
            <w:pPr>
              <w:rPr>
                <w:rFonts w:ascii="Times New Roman" w:hAnsi="Times New Roman" w:cs="Times New Roman"/>
                <w:b/>
                <w:sz w:val="28"/>
                <w:szCs w:val="28"/>
              </w:rPr>
            </w:pPr>
          </w:p>
        </w:tc>
      </w:tr>
      <w:tr w:rsidR="000A1C72" w:rsidRPr="000A1C72" w14:paraId="3598B8C0" w14:textId="77777777" w:rsidTr="00221E80">
        <w:trPr>
          <w:trHeight w:val="467"/>
          <w:jc w:val="center"/>
        </w:trPr>
        <w:tc>
          <w:tcPr>
            <w:tcW w:w="813" w:type="dxa"/>
            <w:vAlign w:val="center"/>
          </w:tcPr>
          <w:p w14:paraId="1E5F1CC6"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41DF88A2"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CN</w:t>
            </w:r>
            <w:r w:rsidRPr="000A1C72">
              <w:rPr>
                <w:rFonts w:ascii="Times New Roman" w:hAnsi="Times New Roman" w:cs="Times New Roman"/>
                <w:sz w:val="28"/>
                <w:szCs w:val="28"/>
                <w:vertAlign w:val="superscript"/>
              </w:rPr>
              <w:t xml:space="preserve">- </w:t>
            </w:r>
          </w:p>
        </w:tc>
        <w:tc>
          <w:tcPr>
            <w:tcW w:w="4124" w:type="dxa"/>
            <w:vAlign w:val="center"/>
          </w:tcPr>
          <w:p w14:paraId="37898B3D"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6181:1996 </w:t>
            </w:r>
          </w:p>
          <w:p w14:paraId="32AF7B9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4500-CN</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.C&amp;E:2017</w:t>
            </w:r>
          </w:p>
          <w:p w14:paraId="11249D2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14403-2:2017 </w:t>
            </w:r>
          </w:p>
        </w:tc>
        <w:tc>
          <w:tcPr>
            <w:tcW w:w="3089" w:type="dxa"/>
            <w:vAlign w:val="center"/>
          </w:tcPr>
          <w:p w14:paraId="44ACD5F4" w14:textId="77777777" w:rsidR="000A1C72" w:rsidRPr="000A1C72" w:rsidRDefault="000A1C72" w:rsidP="000A1C72">
            <w:pPr>
              <w:rPr>
                <w:rFonts w:ascii="Times New Roman" w:hAnsi="Times New Roman" w:cs="Times New Roman"/>
                <w:b/>
                <w:sz w:val="28"/>
                <w:szCs w:val="28"/>
              </w:rPr>
            </w:pPr>
          </w:p>
        </w:tc>
      </w:tr>
      <w:tr w:rsidR="000A1C72" w:rsidRPr="000A1C72" w14:paraId="29181EBD" w14:textId="77777777" w:rsidTr="00221E80">
        <w:trPr>
          <w:trHeight w:val="467"/>
          <w:jc w:val="center"/>
        </w:trPr>
        <w:tc>
          <w:tcPr>
            <w:tcW w:w="813" w:type="dxa"/>
            <w:vAlign w:val="center"/>
          </w:tcPr>
          <w:p w14:paraId="3EF45FB0"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4007B6C8"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Pb </w:t>
            </w:r>
          </w:p>
        </w:tc>
        <w:tc>
          <w:tcPr>
            <w:tcW w:w="4124" w:type="dxa"/>
            <w:vAlign w:val="center"/>
          </w:tcPr>
          <w:p w14:paraId="02FBFA5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6193:1996 </w:t>
            </w:r>
          </w:p>
          <w:p w14:paraId="17BE98D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05FB534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15B647A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0CE76D0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254E17C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1640 </w:t>
            </w:r>
          </w:p>
          <w:p w14:paraId="3FF2372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200.10 </w:t>
            </w:r>
          </w:p>
          <w:p w14:paraId="4A39DC0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200.13 </w:t>
            </w:r>
          </w:p>
          <w:p w14:paraId="28BB001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200.17 </w:t>
            </w:r>
          </w:p>
          <w:p w14:paraId="28FF3C6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62BC671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70CD0333"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0400ADCC"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Bổ sung US EPA Method 6020 và US EPA Method 200.7</w:t>
            </w:r>
            <w:r w:rsidRPr="000A1C72">
              <w:rPr>
                <w:rFonts w:ascii="Times New Roman" w:hAnsi="Times New Roman" w:cs="Times New Roman"/>
                <w:b/>
                <w:sz w:val="28"/>
                <w:szCs w:val="28"/>
              </w:rPr>
              <w:t xml:space="preserve"> </w:t>
            </w:r>
          </w:p>
        </w:tc>
      </w:tr>
      <w:tr w:rsidR="000A1C72" w:rsidRPr="000A1C72" w14:paraId="6F19F2B5" w14:textId="77777777" w:rsidTr="00221E80">
        <w:trPr>
          <w:trHeight w:val="467"/>
          <w:jc w:val="center"/>
        </w:trPr>
        <w:tc>
          <w:tcPr>
            <w:tcW w:w="813" w:type="dxa"/>
            <w:vAlign w:val="center"/>
          </w:tcPr>
          <w:p w14:paraId="1D5FF1E8"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04D0226F"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Fe </w:t>
            </w:r>
          </w:p>
        </w:tc>
        <w:tc>
          <w:tcPr>
            <w:tcW w:w="4124" w:type="dxa"/>
            <w:vAlign w:val="center"/>
          </w:tcPr>
          <w:p w14:paraId="3FC5A4F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6177:1996  </w:t>
            </w:r>
          </w:p>
          <w:p w14:paraId="1C554FE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0FE6F3B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3500-Fe.B.2017 </w:t>
            </w:r>
          </w:p>
          <w:p w14:paraId="2A1F653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117A538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3113B:2017</w:t>
            </w:r>
          </w:p>
          <w:p w14:paraId="1CE45C5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7FB7ECD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4E06EA5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A5A23BD"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Bổ sung US EPA Method 6020 và US EPA Method 200.7</w:t>
            </w:r>
          </w:p>
        </w:tc>
      </w:tr>
      <w:tr w:rsidR="000A1C72" w:rsidRPr="000A1C72" w14:paraId="7B7C98F1" w14:textId="77777777" w:rsidTr="00221E80">
        <w:trPr>
          <w:trHeight w:val="467"/>
          <w:jc w:val="center"/>
        </w:trPr>
        <w:tc>
          <w:tcPr>
            <w:tcW w:w="813" w:type="dxa"/>
            <w:vAlign w:val="center"/>
          </w:tcPr>
          <w:p w14:paraId="5180FD11"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5C7963FE"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Zn </w:t>
            </w:r>
          </w:p>
        </w:tc>
        <w:tc>
          <w:tcPr>
            <w:tcW w:w="4124" w:type="dxa"/>
            <w:vAlign w:val="center"/>
          </w:tcPr>
          <w:p w14:paraId="37FDF9E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6193:1996 </w:t>
            </w:r>
          </w:p>
          <w:p w14:paraId="25695C6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560A9F7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3111C:2017 </w:t>
            </w:r>
          </w:p>
          <w:p w14:paraId="7093FC4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7842398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1FA52B0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1E70C70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678FE0F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15B6F90B"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277CD824"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Bổ sung US EPA Method 6020 và US EPA Method 200.7</w:t>
            </w:r>
          </w:p>
        </w:tc>
      </w:tr>
      <w:tr w:rsidR="000A1C72" w:rsidRPr="000A1C72" w14:paraId="3EBDA241" w14:textId="77777777" w:rsidTr="00221E80">
        <w:trPr>
          <w:trHeight w:val="467"/>
          <w:jc w:val="center"/>
        </w:trPr>
        <w:tc>
          <w:tcPr>
            <w:tcW w:w="813" w:type="dxa"/>
            <w:vAlign w:val="center"/>
          </w:tcPr>
          <w:p w14:paraId="76045AC5"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201B3646"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Cu</w:t>
            </w:r>
            <w:r w:rsidRPr="000A1C72">
              <w:rPr>
                <w:rFonts w:ascii="Times New Roman" w:hAnsi="Times New Roman" w:cs="Times New Roman"/>
                <w:color w:val="FF0000"/>
                <w:sz w:val="28"/>
                <w:szCs w:val="28"/>
              </w:rPr>
              <w:t xml:space="preserve"> </w:t>
            </w:r>
          </w:p>
        </w:tc>
        <w:tc>
          <w:tcPr>
            <w:tcW w:w="4124" w:type="dxa"/>
            <w:vAlign w:val="center"/>
          </w:tcPr>
          <w:p w14:paraId="4EFDD4E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6193:1996 </w:t>
            </w:r>
          </w:p>
          <w:p w14:paraId="7ADD619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19F6604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3111C:2017 </w:t>
            </w:r>
          </w:p>
          <w:p w14:paraId="1BD8966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lastRenderedPageBreak/>
              <w:t xml:space="preserve">SMEWW 3113B:2017 </w:t>
            </w:r>
          </w:p>
          <w:p w14:paraId="5F0FBF7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7A32343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7309197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1640 </w:t>
            </w:r>
          </w:p>
          <w:p w14:paraId="3F229FC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200.10 </w:t>
            </w:r>
          </w:p>
          <w:p w14:paraId="2E5976E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200.12 </w:t>
            </w:r>
          </w:p>
          <w:p w14:paraId="393275C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200.13 </w:t>
            </w:r>
          </w:p>
          <w:p w14:paraId="5FDDE7B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5F0EC10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540F0A5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p w14:paraId="600BC627"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lastRenderedPageBreak/>
              <w:t>- Bổ sung US EPA Method 6020 và US EPA Method 200.7</w:t>
            </w:r>
          </w:p>
        </w:tc>
      </w:tr>
      <w:tr w:rsidR="000A1C72" w:rsidRPr="000A1C72" w14:paraId="484512C0" w14:textId="77777777" w:rsidTr="00221E80">
        <w:trPr>
          <w:trHeight w:val="467"/>
          <w:jc w:val="center"/>
        </w:trPr>
        <w:tc>
          <w:tcPr>
            <w:tcW w:w="813" w:type="dxa"/>
            <w:vAlign w:val="center"/>
          </w:tcPr>
          <w:p w14:paraId="0C067A86"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6F971129" w14:textId="77777777" w:rsidR="000A1C72" w:rsidRPr="000A1C72" w:rsidRDefault="000A1C72" w:rsidP="000A1C72">
            <w:pPr>
              <w:ind w:left="108"/>
              <w:rPr>
                <w:rFonts w:ascii="Times New Roman" w:hAnsi="Times New Roman" w:cs="Times New Roman"/>
                <w:sz w:val="28"/>
                <w:szCs w:val="28"/>
              </w:rPr>
            </w:pPr>
            <w:r w:rsidRPr="000A1C72">
              <w:rPr>
                <w:rFonts w:ascii="Times New Roman" w:hAnsi="Times New Roman" w:cs="Times New Roman"/>
                <w:sz w:val="28"/>
                <w:szCs w:val="28"/>
              </w:rPr>
              <w:t xml:space="preserve">Mn </w:t>
            </w:r>
          </w:p>
        </w:tc>
        <w:tc>
          <w:tcPr>
            <w:tcW w:w="4124" w:type="dxa"/>
            <w:vAlign w:val="center"/>
          </w:tcPr>
          <w:p w14:paraId="117A51B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1C9DFB8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73C825C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3125B:2017</w:t>
            </w:r>
          </w:p>
          <w:p w14:paraId="605EA0D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294DCFB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2927923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6E218B9E"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17F6105B"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Bổ sung US EPA Method 6020 và US EPA Method 200.7</w:t>
            </w:r>
          </w:p>
          <w:p w14:paraId="55DE3286"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US EPA method 243.1 đã bị hủy bỏ</w:t>
            </w:r>
          </w:p>
        </w:tc>
      </w:tr>
      <w:tr w:rsidR="000A1C72" w:rsidRPr="000A1C72" w14:paraId="30ED51B8" w14:textId="77777777" w:rsidTr="00221E80">
        <w:trPr>
          <w:trHeight w:val="467"/>
          <w:jc w:val="center"/>
        </w:trPr>
        <w:tc>
          <w:tcPr>
            <w:tcW w:w="813" w:type="dxa"/>
            <w:vAlign w:val="center"/>
          </w:tcPr>
          <w:p w14:paraId="1CED21F3"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503C24B8"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Cd </w:t>
            </w:r>
          </w:p>
        </w:tc>
        <w:tc>
          <w:tcPr>
            <w:tcW w:w="4124" w:type="dxa"/>
            <w:vAlign w:val="center"/>
          </w:tcPr>
          <w:p w14:paraId="2E597E9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6197:2008</w:t>
            </w:r>
          </w:p>
          <w:p w14:paraId="3A5A0ED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2BF9345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1259B15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15F5383D"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7B7B49A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US EPA method 1640</w:t>
            </w:r>
          </w:p>
          <w:p w14:paraId="43C4C50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200.10 </w:t>
            </w:r>
          </w:p>
          <w:p w14:paraId="6EC6D2FD"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200.12 </w:t>
            </w:r>
          </w:p>
          <w:p w14:paraId="5C99180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US EPA method 200.13</w:t>
            </w:r>
          </w:p>
          <w:p w14:paraId="783B1EB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0F15C3A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r w:rsidRPr="000A1C72">
              <w:rPr>
                <w:rFonts w:ascii="Times New Roman" w:hAnsi="Times New Roman" w:cs="Times New Roman"/>
                <w:sz w:val="28"/>
                <w:szCs w:val="28"/>
              </w:rPr>
              <w:t xml:space="preserve"> </w:t>
            </w:r>
          </w:p>
        </w:tc>
        <w:tc>
          <w:tcPr>
            <w:tcW w:w="3089" w:type="dxa"/>
            <w:vAlign w:val="center"/>
          </w:tcPr>
          <w:p w14:paraId="50FF6C47"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1E9C9BD"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Bổ sung US EPA Method 6020 và US EPA Method 200.7</w:t>
            </w:r>
          </w:p>
        </w:tc>
      </w:tr>
      <w:tr w:rsidR="000A1C72" w:rsidRPr="000A1C72" w14:paraId="228CAF97" w14:textId="77777777" w:rsidTr="00221E80">
        <w:trPr>
          <w:trHeight w:val="467"/>
          <w:jc w:val="center"/>
        </w:trPr>
        <w:tc>
          <w:tcPr>
            <w:tcW w:w="813" w:type="dxa"/>
            <w:vAlign w:val="center"/>
          </w:tcPr>
          <w:p w14:paraId="1B64D5A4"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0664A73C"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Hg (chỉ áp dụng cho nước biển ven bờ và gần bờ) </w:t>
            </w:r>
          </w:p>
        </w:tc>
        <w:tc>
          <w:tcPr>
            <w:tcW w:w="4124" w:type="dxa"/>
            <w:vAlign w:val="center"/>
          </w:tcPr>
          <w:p w14:paraId="5E70542E" w14:textId="77777777" w:rsidR="000A1C72" w:rsidRPr="000A1C72" w:rsidRDefault="00C52344" w:rsidP="000A1C72">
            <w:pPr>
              <w:numPr>
                <w:ilvl w:val="0"/>
                <w:numId w:val="136"/>
              </w:numPr>
              <w:rPr>
                <w:rFonts w:ascii="Times New Roman" w:hAnsi="Times New Roman" w:cs="Times New Roman"/>
                <w:sz w:val="28"/>
                <w:szCs w:val="28"/>
              </w:rPr>
            </w:pPr>
            <w:hyperlink r:id="rId66">
              <w:r w:rsidR="000A1C72" w:rsidRPr="000A1C72">
                <w:rPr>
                  <w:rFonts w:ascii="Times New Roman" w:hAnsi="Times New Roman" w:cs="Times New Roman"/>
                  <w:sz w:val="28"/>
                  <w:szCs w:val="28"/>
                </w:rPr>
                <w:t>TCVN 7724:2007</w:t>
              </w:r>
            </w:hyperlink>
            <w:r w:rsidR="000A1C72" w:rsidRPr="000A1C72">
              <w:rPr>
                <w:rFonts w:ascii="Times New Roman" w:hAnsi="Times New Roman" w:cs="Times New Roman"/>
                <w:sz w:val="28"/>
                <w:szCs w:val="28"/>
              </w:rPr>
              <w:t xml:space="preserve"> </w:t>
            </w:r>
          </w:p>
          <w:p w14:paraId="165A491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TCVN 7877:2008</w:t>
            </w:r>
          </w:p>
          <w:p w14:paraId="20B201A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3112B:2017  </w:t>
            </w:r>
          </w:p>
          <w:p w14:paraId="67F5E31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5F14F1F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41948FE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7B61DA6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4046573"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Bổ sung US EPA Method 6020 và US EPA Method 200.7</w:t>
            </w:r>
          </w:p>
          <w:p w14:paraId="67B4EA48"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US EPA method 200.8 vì thường độ nhạy không đáp ứng</w:t>
            </w:r>
          </w:p>
        </w:tc>
      </w:tr>
      <w:tr w:rsidR="000A1C72" w:rsidRPr="000A1C72" w14:paraId="301D5F38" w14:textId="77777777" w:rsidTr="00221E80">
        <w:trPr>
          <w:trHeight w:val="467"/>
          <w:jc w:val="center"/>
        </w:trPr>
        <w:tc>
          <w:tcPr>
            <w:tcW w:w="813" w:type="dxa"/>
            <w:vAlign w:val="center"/>
          </w:tcPr>
          <w:p w14:paraId="0A38E8C2"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44461718"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As </w:t>
            </w:r>
          </w:p>
        </w:tc>
        <w:tc>
          <w:tcPr>
            <w:tcW w:w="4124" w:type="dxa"/>
            <w:vAlign w:val="center"/>
          </w:tcPr>
          <w:p w14:paraId="4FF0CB8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6626:2000 </w:t>
            </w:r>
          </w:p>
          <w:p w14:paraId="63BD1C1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ISO 15586:2003</w:t>
            </w:r>
          </w:p>
          <w:p w14:paraId="68EC5A1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3114B:2017 </w:t>
            </w:r>
          </w:p>
          <w:p w14:paraId="4E4981EB"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7509F27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19A837E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lastRenderedPageBreak/>
              <w:t xml:space="preserve">US EPA method 1640 </w:t>
            </w:r>
          </w:p>
          <w:p w14:paraId="6576071D"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200.8 </w:t>
            </w:r>
          </w:p>
          <w:p w14:paraId="7BFBCE1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US EPA method 200.17</w:t>
            </w:r>
          </w:p>
          <w:p w14:paraId="061DE0B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43425AF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63A7AB90"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p w14:paraId="326D8F40"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Bổ sung US EPA Method 6020 và US EPA Method 200.7</w:t>
            </w:r>
          </w:p>
        </w:tc>
      </w:tr>
      <w:tr w:rsidR="000A1C72" w:rsidRPr="000A1C72" w14:paraId="5569B12F" w14:textId="77777777" w:rsidTr="00221E80">
        <w:trPr>
          <w:trHeight w:val="467"/>
          <w:jc w:val="center"/>
        </w:trPr>
        <w:tc>
          <w:tcPr>
            <w:tcW w:w="813" w:type="dxa"/>
            <w:vAlign w:val="center"/>
          </w:tcPr>
          <w:p w14:paraId="71DAC06E"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0153B09"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crôm (Cr) </w:t>
            </w:r>
          </w:p>
        </w:tc>
        <w:tc>
          <w:tcPr>
            <w:tcW w:w="4124" w:type="dxa"/>
            <w:vAlign w:val="center"/>
          </w:tcPr>
          <w:p w14:paraId="7986CAD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6222:2008 </w:t>
            </w:r>
          </w:p>
          <w:p w14:paraId="4321979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15586:2003 </w:t>
            </w:r>
          </w:p>
          <w:p w14:paraId="7AC0655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3111C:2017</w:t>
            </w:r>
          </w:p>
          <w:p w14:paraId="41FBFE3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3113B:2017 </w:t>
            </w:r>
          </w:p>
          <w:p w14:paraId="7B544E8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3125B:2017 </w:t>
            </w:r>
          </w:p>
          <w:p w14:paraId="6C55AD5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US EPA method 200.8</w:t>
            </w:r>
          </w:p>
          <w:p w14:paraId="2DE7DF3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6020</w:t>
            </w:r>
          </w:p>
          <w:p w14:paraId="336AF72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200.7</w:t>
            </w:r>
          </w:p>
        </w:tc>
        <w:tc>
          <w:tcPr>
            <w:tcW w:w="3089" w:type="dxa"/>
            <w:vAlign w:val="center"/>
          </w:tcPr>
          <w:p w14:paraId="2998798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597AC1CD"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Bổ sung US EPA Method 6020 và US EPA Method 200.7</w:t>
            </w:r>
          </w:p>
        </w:tc>
      </w:tr>
      <w:tr w:rsidR="000A1C72" w:rsidRPr="000A1C72" w14:paraId="77B7669F" w14:textId="77777777" w:rsidTr="00221E80">
        <w:trPr>
          <w:trHeight w:val="467"/>
          <w:jc w:val="center"/>
        </w:trPr>
        <w:tc>
          <w:tcPr>
            <w:tcW w:w="813" w:type="dxa"/>
            <w:vAlign w:val="center"/>
          </w:tcPr>
          <w:p w14:paraId="52BF3E80"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0DCD99F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Cr (VI)  </w:t>
            </w:r>
          </w:p>
        </w:tc>
        <w:tc>
          <w:tcPr>
            <w:tcW w:w="4124" w:type="dxa"/>
            <w:vAlign w:val="center"/>
          </w:tcPr>
          <w:p w14:paraId="2397FD3C"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SMEWW 3500-Cr.B:2017</w:t>
            </w:r>
          </w:p>
          <w:p w14:paraId="18DAA73D"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7196A</w:t>
            </w:r>
          </w:p>
        </w:tc>
        <w:tc>
          <w:tcPr>
            <w:tcW w:w="3089" w:type="dxa"/>
            <w:vAlign w:val="center"/>
          </w:tcPr>
          <w:p w14:paraId="174E8ABB"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3B2CEAEC"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Bổ sung US EPA Method 7196A</w:t>
            </w:r>
          </w:p>
          <w:p w14:paraId="453D220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TCVN 6658:2000 vì có độ nhạy thường không đáp ứng</w:t>
            </w:r>
          </w:p>
          <w:p w14:paraId="554FF6AE" w14:textId="77777777" w:rsidR="000A1C72" w:rsidRPr="000A1C72" w:rsidRDefault="000A1C72" w:rsidP="000A1C72">
            <w:pPr>
              <w:ind w:right="29"/>
              <w:rPr>
                <w:rFonts w:ascii="Times New Roman" w:hAnsi="Times New Roman" w:cs="Times New Roman"/>
                <w:b/>
                <w:sz w:val="28"/>
                <w:szCs w:val="28"/>
              </w:rPr>
            </w:pPr>
            <w:r w:rsidRPr="000A1C72">
              <w:rPr>
                <w:rFonts w:ascii="Times New Roman" w:hAnsi="Times New Roman" w:cs="Times New Roman"/>
                <w:sz w:val="28"/>
                <w:szCs w:val="28"/>
              </w:rPr>
              <w:t>- Bỏ US EPA method 218.4 vì đã bị hủy bỏ</w:t>
            </w:r>
          </w:p>
        </w:tc>
      </w:tr>
      <w:tr w:rsidR="000A1C72" w:rsidRPr="000A1C72" w14:paraId="131E7440" w14:textId="77777777" w:rsidTr="00221E80">
        <w:trPr>
          <w:trHeight w:val="467"/>
          <w:jc w:val="center"/>
        </w:trPr>
        <w:tc>
          <w:tcPr>
            <w:tcW w:w="813" w:type="dxa"/>
            <w:vAlign w:val="center"/>
          </w:tcPr>
          <w:p w14:paraId="51E8D3CD"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6C124AFE"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N  </w:t>
            </w:r>
          </w:p>
        </w:tc>
        <w:tc>
          <w:tcPr>
            <w:tcW w:w="4124" w:type="dxa"/>
            <w:vAlign w:val="center"/>
          </w:tcPr>
          <w:p w14:paraId="14D3E53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6624:1-2000  </w:t>
            </w:r>
          </w:p>
          <w:p w14:paraId="200D3B0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6624:2-2000 </w:t>
            </w:r>
          </w:p>
          <w:p w14:paraId="369E89C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6638:2000 </w:t>
            </w:r>
          </w:p>
          <w:p w14:paraId="7B17A7D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4500-N.C:2017 </w:t>
            </w:r>
          </w:p>
        </w:tc>
        <w:tc>
          <w:tcPr>
            <w:tcW w:w="3089" w:type="dxa"/>
            <w:vAlign w:val="center"/>
          </w:tcPr>
          <w:p w14:paraId="55901264" w14:textId="77777777" w:rsidR="000A1C72" w:rsidRPr="000A1C72" w:rsidRDefault="000A1C72" w:rsidP="000A1C72">
            <w:pPr>
              <w:rPr>
                <w:rFonts w:ascii="Times New Roman" w:hAnsi="Times New Roman" w:cs="Times New Roman"/>
                <w:b/>
                <w:sz w:val="28"/>
                <w:szCs w:val="28"/>
              </w:rPr>
            </w:pPr>
          </w:p>
        </w:tc>
      </w:tr>
      <w:tr w:rsidR="000A1C72" w:rsidRPr="000A1C72" w14:paraId="58045D66" w14:textId="77777777" w:rsidTr="00221E80">
        <w:trPr>
          <w:trHeight w:val="467"/>
          <w:jc w:val="center"/>
        </w:trPr>
        <w:tc>
          <w:tcPr>
            <w:tcW w:w="813" w:type="dxa"/>
            <w:vAlign w:val="center"/>
          </w:tcPr>
          <w:p w14:paraId="125E80A3"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4E79A855"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P </w:t>
            </w:r>
          </w:p>
        </w:tc>
        <w:tc>
          <w:tcPr>
            <w:tcW w:w="4124" w:type="dxa"/>
            <w:vAlign w:val="center"/>
          </w:tcPr>
          <w:p w14:paraId="2C3BAAC8"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6202:2008; </w:t>
            </w:r>
          </w:p>
          <w:p w14:paraId="081395B3" w14:textId="77777777" w:rsidR="000A1C72" w:rsidRPr="000A1C72" w:rsidRDefault="000A1C72" w:rsidP="000A1C72">
            <w:pPr>
              <w:numPr>
                <w:ilvl w:val="0"/>
                <w:numId w:val="136"/>
              </w:numPr>
              <w:ind w:right="-291"/>
              <w:rPr>
                <w:rFonts w:ascii="Times New Roman" w:hAnsi="Times New Roman" w:cs="Times New Roman"/>
                <w:sz w:val="28"/>
                <w:szCs w:val="28"/>
              </w:rPr>
            </w:pPr>
            <w:r w:rsidRPr="000A1C72">
              <w:rPr>
                <w:rFonts w:ascii="Times New Roman" w:hAnsi="Times New Roman" w:cs="Times New Roman"/>
                <w:sz w:val="28"/>
                <w:szCs w:val="28"/>
              </w:rPr>
              <w:t>SMEWW 4500- P.B&amp;D:2017</w:t>
            </w:r>
          </w:p>
          <w:p w14:paraId="72629BBD" w14:textId="77777777" w:rsidR="000A1C72" w:rsidRPr="000A1C72" w:rsidRDefault="000A1C72" w:rsidP="000A1C72">
            <w:pPr>
              <w:numPr>
                <w:ilvl w:val="0"/>
                <w:numId w:val="136"/>
              </w:numPr>
              <w:ind w:right="-291"/>
              <w:rPr>
                <w:rFonts w:ascii="Times New Roman" w:hAnsi="Times New Roman" w:cs="Times New Roman"/>
                <w:sz w:val="28"/>
                <w:szCs w:val="28"/>
              </w:rPr>
            </w:pPr>
            <w:r w:rsidRPr="000A1C72">
              <w:rPr>
                <w:rFonts w:ascii="Times New Roman" w:hAnsi="Times New Roman" w:cs="Times New Roman"/>
                <w:sz w:val="28"/>
                <w:szCs w:val="28"/>
              </w:rPr>
              <w:t xml:space="preserve">SMEWW 4500-P.B&amp;E:2017 </w:t>
            </w:r>
          </w:p>
        </w:tc>
        <w:tc>
          <w:tcPr>
            <w:tcW w:w="3089" w:type="dxa"/>
            <w:vAlign w:val="center"/>
          </w:tcPr>
          <w:p w14:paraId="4BFD85D7" w14:textId="77777777" w:rsidR="000A1C72" w:rsidRPr="000A1C72" w:rsidRDefault="000A1C72" w:rsidP="000A1C72">
            <w:pPr>
              <w:rPr>
                <w:rFonts w:ascii="Times New Roman" w:hAnsi="Times New Roman" w:cs="Times New Roman"/>
                <w:b/>
                <w:sz w:val="28"/>
                <w:szCs w:val="28"/>
              </w:rPr>
            </w:pPr>
          </w:p>
        </w:tc>
      </w:tr>
      <w:tr w:rsidR="000A1C72" w:rsidRPr="000A1C72" w14:paraId="55622003" w14:textId="77777777" w:rsidTr="00221E80">
        <w:trPr>
          <w:trHeight w:val="467"/>
          <w:jc w:val="center"/>
        </w:trPr>
        <w:tc>
          <w:tcPr>
            <w:tcW w:w="813" w:type="dxa"/>
            <w:vAlign w:val="center"/>
          </w:tcPr>
          <w:p w14:paraId="3A7FF928"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5A864AF9"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dầu, mỡ  </w:t>
            </w:r>
          </w:p>
        </w:tc>
        <w:tc>
          <w:tcPr>
            <w:tcW w:w="4124" w:type="dxa"/>
            <w:vAlign w:val="center"/>
          </w:tcPr>
          <w:p w14:paraId="6CF70B5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7875:2008; </w:t>
            </w:r>
          </w:p>
          <w:p w14:paraId="5C7A32F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5520B:2017 </w:t>
            </w:r>
          </w:p>
          <w:p w14:paraId="5701F00A"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5520C:2017 </w:t>
            </w:r>
          </w:p>
          <w:p w14:paraId="0062A65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413.2 </w:t>
            </w:r>
          </w:p>
          <w:p w14:paraId="639366D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color w:val="FF0000"/>
                <w:sz w:val="28"/>
                <w:szCs w:val="28"/>
              </w:rPr>
              <w:t>US EPA method 1664</w:t>
            </w:r>
          </w:p>
        </w:tc>
        <w:tc>
          <w:tcPr>
            <w:tcW w:w="3089" w:type="dxa"/>
            <w:vAlign w:val="center"/>
          </w:tcPr>
          <w:p w14:paraId="28DD11C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44001F6A"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Bổ sung US EPA Method 1664</w:t>
            </w:r>
          </w:p>
          <w:p w14:paraId="53C205B7"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SMEWW 5520B:2012 có MDL không đáp ứng nhưng hiện tại đa số các labs đang dùng phương pháp này</w:t>
            </w:r>
          </w:p>
        </w:tc>
      </w:tr>
      <w:tr w:rsidR="000A1C72" w:rsidRPr="000A1C72" w14:paraId="705B012B" w14:textId="77777777" w:rsidTr="00221E80">
        <w:trPr>
          <w:trHeight w:val="467"/>
          <w:jc w:val="center"/>
        </w:trPr>
        <w:tc>
          <w:tcPr>
            <w:tcW w:w="813" w:type="dxa"/>
            <w:vAlign w:val="center"/>
          </w:tcPr>
          <w:p w14:paraId="3072E776"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43266193"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dầu mỡ khoáng </w:t>
            </w:r>
          </w:p>
        </w:tc>
        <w:tc>
          <w:tcPr>
            <w:tcW w:w="4124" w:type="dxa"/>
            <w:vAlign w:val="center"/>
          </w:tcPr>
          <w:p w14:paraId="327A17B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5520B&amp;F:2017 </w:t>
            </w:r>
          </w:p>
          <w:p w14:paraId="10ECED7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5520C&amp;F:2017 </w:t>
            </w:r>
          </w:p>
        </w:tc>
        <w:tc>
          <w:tcPr>
            <w:tcW w:w="3089" w:type="dxa"/>
            <w:vAlign w:val="center"/>
          </w:tcPr>
          <w:p w14:paraId="6C5E1510" w14:textId="77777777" w:rsidR="000A1C72" w:rsidRPr="000A1C72" w:rsidRDefault="000A1C72" w:rsidP="000A1C72">
            <w:pPr>
              <w:rPr>
                <w:rFonts w:ascii="Times New Roman" w:hAnsi="Times New Roman" w:cs="Times New Roman"/>
                <w:b/>
                <w:sz w:val="28"/>
                <w:szCs w:val="28"/>
              </w:rPr>
            </w:pPr>
            <w:r w:rsidRPr="000A1C72">
              <w:rPr>
                <w:rFonts w:ascii="Times New Roman" w:hAnsi="Times New Roman" w:cs="Times New Roman"/>
                <w:sz w:val="28"/>
                <w:szCs w:val="28"/>
              </w:rPr>
              <w:t xml:space="preserve">SMEWW 5520B&amp;F:2017 không </w:t>
            </w:r>
            <w:r w:rsidRPr="000A1C72">
              <w:rPr>
                <w:rFonts w:ascii="Times New Roman" w:hAnsi="Times New Roman" w:cs="Times New Roman"/>
                <w:sz w:val="28"/>
                <w:szCs w:val="28"/>
              </w:rPr>
              <w:lastRenderedPageBreak/>
              <w:t>đáp ứng giới hạn định lượng</w:t>
            </w:r>
          </w:p>
        </w:tc>
      </w:tr>
      <w:tr w:rsidR="000A1C72" w:rsidRPr="000A1C72" w14:paraId="7A79F0EE" w14:textId="77777777" w:rsidTr="00221E80">
        <w:trPr>
          <w:trHeight w:val="467"/>
          <w:jc w:val="center"/>
        </w:trPr>
        <w:tc>
          <w:tcPr>
            <w:tcW w:w="813" w:type="dxa"/>
            <w:vAlign w:val="center"/>
          </w:tcPr>
          <w:p w14:paraId="6E48C049"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8059F7C"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Tổng phenol </w:t>
            </w:r>
          </w:p>
        </w:tc>
        <w:tc>
          <w:tcPr>
            <w:tcW w:w="4124" w:type="dxa"/>
            <w:vAlign w:val="center"/>
          </w:tcPr>
          <w:p w14:paraId="0AC458B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6216:1996; </w:t>
            </w:r>
          </w:p>
          <w:p w14:paraId="298BA039"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5530B&amp;C:2017 </w:t>
            </w:r>
          </w:p>
          <w:p w14:paraId="6C8E725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5530B&amp;D:2017 </w:t>
            </w:r>
          </w:p>
          <w:p w14:paraId="2FC53FF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ISO 14402:1999 </w:t>
            </w:r>
          </w:p>
        </w:tc>
        <w:tc>
          <w:tcPr>
            <w:tcW w:w="3089" w:type="dxa"/>
            <w:vAlign w:val="center"/>
          </w:tcPr>
          <w:p w14:paraId="3D337771" w14:textId="77777777" w:rsidR="000A1C72" w:rsidRPr="000A1C72" w:rsidRDefault="000A1C72" w:rsidP="000A1C72">
            <w:pPr>
              <w:rPr>
                <w:rFonts w:ascii="Times New Roman" w:hAnsi="Times New Roman" w:cs="Times New Roman"/>
                <w:b/>
                <w:sz w:val="28"/>
                <w:szCs w:val="28"/>
              </w:rPr>
            </w:pPr>
          </w:p>
        </w:tc>
      </w:tr>
      <w:tr w:rsidR="000A1C72" w:rsidRPr="000A1C72" w14:paraId="5A612FF4" w14:textId="77777777" w:rsidTr="00221E80">
        <w:trPr>
          <w:trHeight w:val="467"/>
          <w:jc w:val="center"/>
        </w:trPr>
        <w:tc>
          <w:tcPr>
            <w:tcW w:w="813" w:type="dxa"/>
            <w:vAlign w:val="center"/>
          </w:tcPr>
          <w:p w14:paraId="331CD438"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40648A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Động vật nổi </w:t>
            </w:r>
          </w:p>
        </w:tc>
        <w:tc>
          <w:tcPr>
            <w:tcW w:w="4124" w:type="dxa"/>
            <w:vAlign w:val="center"/>
          </w:tcPr>
          <w:p w14:paraId="301D0BA0"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10200:2017 </w:t>
            </w:r>
          </w:p>
        </w:tc>
        <w:tc>
          <w:tcPr>
            <w:tcW w:w="3089" w:type="dxa"/>
            <w:vAlign w:val="center"/>
          </w:tcPr>
          <w:p w14:paraId="6553C95F" w14:textId="77777777" w:rsidR="000A1C72" w:rsidRPr="000A1C72" w:rsidRDefault="000A1C72" w:rsidP="000A1C72">
            <w:pPr>
              <w:rPr>
                <w:rFonts w:ascii="Times New Roman" w:hAnsi="Times New Roman" w:cs="Times New Roman"/>
                <w:b/>
                <w:sz w:val="28"/>
                <w:szCs w:val="28"/>
              </w:rPr>
            </w:pPr>
          </w:p>
        </w:tc>
      </w:tr>
      <w:tr w:rsidR="000A1C72" w:rsidRPr="000A1C72" w14:paraId="105E3E99" w14:textId="77777777" w:rsidTr="00221E80">
        <w:trPr>
          <w:trHeight w:val="467"/>
          <w:jc w:val="center"/>
        </w:trPr>
        <w:tc>
          <w:tcPr>
            <w:tcW w:w="813" w:type="dxa"/>
            <w:vAlign w:val="center"/>
          </w:tcPr>
          <w:p w14:paraId="5D7999CD"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1D0E3879"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Động vật đáy </w:t>
            </w:r>
          </w:p>
        </w:tc>
        <w:tc>
          <w:tcPr>
            <w:tcW w:w="4124" w:type="dxa"/>
            <w:vAlign w:val="center"/>
          </w:tcPr>
          <w:p w14:paraId="45993C1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10500:2017 </w:t>
            </w:r>
          </w:p>
        </w:tc>
        <w:tc>
          <w:tcPr>
            <w:tcW w:w="3089" w:type="dxa"/>
            <w:vAlign w:val="center"/>
          </w:tcPr>
          <w:p w14:paraId="22A433A6" w14:textId="77777777" w:rsidR="000A1C72" w:rsidRPr="000A1C72" w:rsidRDefault="000A1C72" w:rsidP="000A1C72">
            <w:pPr>
              <w:rPr>
                <w:rFonts w:ascii="Times New Roman" w:hAnsi="Times New Roman" w:cs="Times New Roman"/>
                <w:b/>
                <w:sz w:val="28"/>
                <w:szCs w:val="28"/>
              </w:rPr>
            </w:pPr>
          </w:p>
        </w:tc>
      </w:tr>
      <w:tr w:rsidR="000A1C72" w:rsidRPr="000A1C72" w14:paraId="6D71D01C" w14:textId="77777777" w:rsidTr="00221E80">
        <w:trPr>
          <w:trHeight w:val="467"/>
          <w:jc w:val="center"/>
        </w:trPr>
        <w:tc>
          <w:tcPr>
            <w:tcW w:w="813" w:type="dxa"/>
            <w:vAlign w:val="center"/>
          </w:tcPr>
          <w:p w14:paraId="0A943E84"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742EF3A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Hóa chất bảo vệ thực vật clo hữu cơ  </w:t>
            </w:r>
          </w:p>
        </w:tc>
        <w:tc>
          <w:tcPr>
            <w:tcW w:w="4124" w:type="dxa"/>
            <w:vAlign w:val="center"/>
          </w:tcPr>
          <w:p w14:paraId="4845C26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7876:2008 </w:t>
            </w:r>
          </w:p>
          <w:p w14:paraId="3740C682"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9241:2017  </w:t>
            </w:r>
          </w:p>
          <w:p w14:paraId="4B0C4D2E"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6630B:2017 </w:t>
            </w:r>
          </w:p>
          <w:p w14:paraId="31F9C364"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6630C:2017 </w:t>
            </w:r>
          </w:p>
          <w:p w14:paraId="55C99976"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8081B </w:t>
            </w:r>
          </w:p>
          <w:p w14:paraId="32111E4F"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8270D </w:t>
            </w:r>
          </w:p>
        </w:tc>
        <w:tc>
          <w:tcPr>
            <w:tcW w:w="3089" w:type="dxa"/>
            <w:vAlign w:val="center"/>
          </w:tcPr>
          <w:p w14:paraId="55C47964" w14:textId="77777777" w:rsidR="000A1C72" w:rsidRPr="000A1C72" w:rsidRDefault="000A1C72" w:rsidP="000A1C72">
            <w:pPr>
              <w:rPr>
                <w:rFonts w:ascii="Times New Roman" w:hAnsi="Times New Roman" w:cs="Times New Roman"/>
                <w:b/>
                <w:sz w:val="28"/>
                <w:szCs w:val="28"/>
              </w:rPr>
            </w:pPr>
          </w:p>
        </w:tc>
      </w:tr>
      <w:tr w:rsidR="000A1C72" w:rsidRPr="000A1C72" w14:paraId="5DB359A3" w14:textId="77777777" w:rsidTr="00221E80">
        <w:trPr>
          <w:trHeight w:val="467"/>
          <w:jc w:val="center"/>
        </w:trPr>
        <w:tc>
          <w:tcPr>
            <w:tcW w:w="813" w:type="dxa"/>
            <w:vAlign w:val="center"/>
          </w:tcPr>
          <w:p w14:paraId="4249B9C2"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21681D6C"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Hóa chất bảo vệ thực vật photpho hữu cơ  </w:t>
            </w:r>
          </w:p>
        </w:tc>
        <w:tc>
          <w:tcPr>
            <w:tcW w:w="4124" w:type="dxa"/>
            <w:vAlign w:val="center"/>
          </w:tcPr>
          <w:p w14:paraId="323D78D3"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8141B </w:t>
            </w:r>
          </w:p>
          <w:p w14:paraId="7B510027"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US EPA method 8270D </w:t>
            </w:r>
          </w:p>
        </w:tc>
        <w:tc>
          <w:tcPr>
            <w:tcW w:w="3089" w:type="dxa"/>
            <w:vAlign w:val="center"/>
          </w:tcPr>
          <w:p w14:paraId="6D7FDFA3" w14:textId="77777777" w:rsidR="000A1C72" w:rsidRPr="000A1C72" w:rsidRDefault="000A1C72" w:rsidP="000A1C72">
            <w:pPr>
              <w:rPr>
                <w:rFonts w:ascii="Times New Roman" w:hAnsi="Times New Roman" w:cs="Times New Roman"/>
                <w:b/>
                <w:sz w:val="28"/>
                <w:szCs w:val="28"/>
              </w:rPr>
            </w:pPr>
          </w:p>
        </w:tc>
      </w:tr>
      <w:tr w:rsidR="000A1C72" w:rsidRPr="000A1C72" w14:paraId="29B08A1A" w14:textId="77777777" w:rsidTr="00221E80">
        <w:trPr>
          <w:trHeight w:val="467"/>
          <w:jc w:val="center"/>
        </w:trPr>
        <w:tc>
          <w:tcPr>
            <w:tcW w:w="813" w:type="dxa"/>
            <w:vAlign w:val="center"/>
          </w:tcPr>
          <w:p w14:paraId="4482B1EF" w14:textId="77777777" w:rsidR="000A1C72" w:rsidRPr="000A1C72" w:rsidRDefault="000A1C72" w:rsidP="000A1C72">
            <w:pPr>
              <w:numPr>
                <w:ilvl w:val="0"/>
                <w:numId w:val="138"/>
              </w:numPr>
              <w:ind w:left="525" w:hanging="530"/>
              <w:contextualSpacing/>
              <w:jc w:val="center"/>
              <w:rPr>
                <w:rFonts w:ascii="Times New Roman" w:hAnsi="Times New Roman" w:cs="Times New Roman"/>
                <w:b/>
                <w:sz w:val="28"/>
                <w:szCs w:val="28"/>
              </w:rPr>
            </w:pPr>
          </w:p>
        </w:tc>
        <w:tc>
          <w:tcPr>
            <w:tcW w:w="1691" w:type="dxa"/>
            <w:vAlign w:val="center"/>
          </w:tcPr>
          <w:p w14:paraId="64F0F0FE"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Coliform </w:t>
            </w:r>
          </w:p>
          <w:p w14:paraId="0A5A31F1"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color w:val="FF0000"/>
                <w:sz w:val="28"/>
                <w:szCs w:val="28"/>
              </w:rPr>
              <w:t xml:space="preserve"> </w:t>
            </w:r>
          </w:p>
        </w:tc>
        <w:tc>
          <w:tcPr>
            <w:tcW w:w="4124" w:type="dxa"/>
            <w:vAlign w:val="center"/>
          </w:tcPr>
          <w:p w14:paraId="413AB31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SMEWW  9221B:2017 </w:t>
            </w:r>
          </w:p>
          <w:p w14:paraId="03F4FFE1"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6187-1:2009 </w:t>
            </w:r>
          </w:p>
          <w:p w14:paraId="690906A5" w14:textId="77777777" w:rsidR="000A1C72" w:rsidRPr="000A1C72" w:rsidRDefault="000A1C72" w:rsidP="000A1C72">
            <w:pPr>
              <w:numPr>
                <w:ilvl w:val="0"/>
                <w:numId w:val="136"/>
              </w:numPr>
              <w:rPr>
                <w:rFonts w:ascii="Times New Roman" w:hAnsi="Times New Roman" w:cs="Times New Roman"/>
                <w:sz w:val="28"/>
                <w:szCs w:val="28"/>
              </w:rPr>
            </w:pPr>
            <w:r w:rsidRPr="000A1C72">
              <w:rPr>
                <w:rFonts w:ascii="Times New Roman" w:hAnsi="Times New Roman" w:cs="Times New Roman"/>
                <w:sz w:val="28"/>
                <w:szCs w:val="28"/>
              </w:rPr>
              <w:t xml:space="preserve">TCVN 6187-2:1996 </w:t>
            </w:r>
          </w:p>
        </w:tc>
        <w:tc>
          <w:tcPr>
            <w:tcW w:w="3089" w:type="dxa"/>
            <w:vAlign w:val="center"/>
          </w:tcPr>
          <w:p w14:paraId="1A50D2B8" w14:textId="77777777" w:rsidR="000A1C72" w:rsidRPr="000A1C72" w:rsidRDefault="000A1C72" w:rsidP="000A1C72">
            <w:pPr>
              <w:rPr>
                <w:rFonts w:ascii="Times New Roman" w:hAnsi="Times New Roman" w:cs="Times New Roman"/>
                <w:b/>
                <w:sz w:val="28"/>
                <w:szCs w:val="28"/>
              </w:rPr>
            </w:pPr>
          </w:p>
        </w:tc>
      </w:tr>
    </w:tbl>
    <w:p w14:paraId="74AED631" w14:textId="77777777" w:rsidR="000A1C72" w:rsidRPr="000A1C72" w:rsidRDefault="000A1C72" w:rsidP="000A1C72">
      <w:pPr>
        <w:spacing w:after="0" w:line="271" w:lineRule="auto"/>
        <w:ind w:right="-90"/>
        <w:jc w:val="both"/>
        <w:rPr>
          <w:rFonts w:ascii="Times New Roman" w:eastAsia="Times New Roman" w:hAnsi="Times New Roman" w:cs="Times New Roman"/>
          <w:color w:val="000000"/>
          <w:sz w:val="28"/>
        </w:rPr>
      </w:pPr>
    </w:p>
    <w:p w14:paraId="725C1254" w14:textId="77777777" w:rsidR="000A1C72" w:rsidRPr="000A1C72" w:rsidRDefault="000A1C72" w:rsidP="000A1C72">
      <w:pPr>
        <w:spacing w:after="0" w:line="271" w:lineRule="auto"/>
        <w:ind w:right="-90"/>
        <w:jc w:val="both"/>
        <w:rPr>
          <w:rFonts w:ascii="Times New Roman" w:eastAsia="Times New Roman" w:hAnsi="Times New Roman" w:cs="Times New Roman"/>
          <w:color w:val="000000"/>
          <w:sz w:val="28"/>
        </w:rPr>
      </w:pPr>
    </w:p>
    <w:p w14:paraId="51381C85" w14:textId="77777777" w:rsidR="000A1C72" w:rsidRPr="000A1C72" w:rsidRDefault="000A1C72" w:rsidP="000A1C72">
      <w:pPr>
        <w:spacing w:before="60" w:after="60" w:line="295" w:lineRule="auto"/>
        <w:jc w:val="both"/>
        <w:rPr>
          <w:rFonts w:ascii="Times New Roman" w:hAnsi="Times New Roman" w:cs="Times New Roman"/>
          <w:b/>
          <w:sz w:val="28"/>
          <w:szCs w:val="28"/>
        </w:rPr>
      </w:pPr>
      <w:r w:rsidRPr="000A1C72">
        <w:rPr>
          <w:rFonts w:ascii="Times New Roman" w:hAnsi="Times New Roman" w:cs="Times New Roman"/>
          <w:b/>
          <w:sz w:val="28"/>
          <w:szCs w:val="28"/>
        </w:rPr>
        <w:t>Phụ lục 2.5. Phương pháp quan trắc chất lương nước mưa</w:t>
      </w:r>
    </w:p>
    <w:p w14:paraId="70AB0BD5" w14:textId="77777777" w:rsidR="000A1C72" w:rsidRPr="000A1C72" w:rsidRDefault="000A1C72" w:rsidP="000A1C72">
      <w:pPr>
        <w:tabs>
          <w:tab w:val="center" w:pos="636"/>
          <w:tab w:val="center" w:pos="3287"/>
        </w:tabs>
        <w:spacing w:after="132" w:line="271" w:lineRule="auto"/>
        <w:ind w:firstLine="990"/>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1. Lấy mẫu và đo tại hiện trường </w:t>
      </w:r>
    </w:p>
    <w:p w14:paraId="6CF1CB55" w14:textId="77777777" w:rsidR="000A1C72" w:rsidRPr="000A1C72" w:rsidRDefault="000A1C72" w:rsidP="000A1C72">
      <w:pPr>
        <w:tabs>
          <w:tab w:val="center" w:pos="636"/>
          <w:tab w:val="center" w:pos="3287"/>
        </w:tabs>
        <w:spacing w:after="132" w:line="271" w:lineRule="auto"/>
        <w:ind w:firstLine="990"/>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a) Việc lấy mẫu nước mưa tại hiện trường: tuân theo TCVN 5997:1995 về hướng dẫn lấy mẫu nước mưa; </w:t>
      </w:r>
    </w:p>
    <w:p w14:paraId="13127DE2" w14:textId="77777777" w:rsidR="000A1C72" w:rsidRPr="000A1C72" w:rsidRDefault="000A1C72" w:rsidP="000A1C72">
      <w:pPr>
        <w:tabs>
          <w:tab w:val="center" w:pos="636"/>
          <w:tab w:val="center" w:pos="3287"/>
        </w:tabs>
        <w:spacing w:after="132" w:line="271" w:lineRule="auto"/>
        <w:ind w:firstLine="990"/>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b) Việc đo các thông số trong nước mưa tại hiện trường: lựa chọn phương pháp quy định tại quy chuẩn kỹ thuật quốc gia hiện hành tương ứng hoặc trong </w:t>
      </w:r>
      <w:r w:rsidRPr="000A1C72">
        <w:rPr>
          <w:rFonts w:ascii="Times New Roman" w:eastAsia="Times New Roman" w:hAnsi="Times New Roman" w:cs="Times New Roman"/>
          <w:b/>
          <w:color w:val="000000"/>
          <w:sz w:val="28"/>
        </w:rPr>
        <w:t>Bảng 2.5.1</w:t>
      </w:r>
      <w:r w:rsidRPr="000A1C72">
        <w:rPr>
          <w:rFonts w:ascii="Times New Roman" w:eastAsia="Times New Roman" w:hAnsi="Times New Roman" w:cs="Times New Roman"/>
          <w:color w:val="000000"/>
          <w:sz w:val="28"/>
        </w:rPr>
        <w:t xml:space="preserve"> dưới đây. </w:t>
      </w:r>
    </w:p>
    <w:p w14:paraId="47740046" w14:textId="77777777" w:rsidR="000A1C72" w:rsidRPr="000A1C72" w:rsidRDefault="000A1C72" w:rsidP="000A1C72">
      <w:pPr>
        <w:spacing w:after="0" w:line="271" w:lineRule="auto"/>
        <w:ind w:right="-90"/>
        <w:jc w:val="center"/>
        <w:rPr>
          <w:rFonts w:ascii="Times New Roman" w:eastAsia="Times New Roman" w:hAnsi="Times New Roman" w:cs="Times New Roman"/>
          <w:color w:val="000000"/>
          <w:sz w:val="28"/>
        </w:rPr>
      </w:pPr>
      <w:r w:rsidRPr="000A1C72">
        <w:rPr>
          <w:rFonts w:ascii="Times New Roman" w:eastAsia="Times New Roman" w:hAnsi="Times New Roman" w:cs="Times New Roman"/>
          <w:b/>
          <w:i/>
          <w:color w:val="000000"/>
          <w:sz w:val="28"/>
        </w:rPr>
        <w:t>Bảng 2.5.1.</w:t>
      </w:r>
      <w:r w:rsidRPr="000A1C72">
        <w:rPr>
          <w:rFonts w:ascii="Times New Roman" w:eastAsia="Times New Roman" w:hAnsi="Times New Roman" w:cs="Times New Roman"/>
          <w:i/>
          <w:color w:val="000000"/>
          <w:sz w:val="28"/>
        </w:rPr>
        <w:t xml:space="preserve"> Các phương pháp lấy mẫu nước mưa tại hiện trường</w:t>
      </w:r>
    </w:p>
    <w:tbl>
      <w:tblPr>
        <w:tblStyle w:val="TableGrid"/>
        <w:tblW w:w="9623" w:type="dxa"/>
        <w:jc w:val="center"/>
        <w:tblLook w:val="04A0" w:firstRow="1" w:lastRow="0" w:firstColumn="1" w:lastColumn="0" w:noHBand="0" w:noVBand="1"/>
      </w:tblPr>
      <w:tblGrid>
        <w:gridCol w:w="811"/>
        <w:gridCol w:w="2683"/>
        <w:gridCol w:w="3699"/>
        <w:gridCol w:w="2430"/>
      </w:tblGrid>
      <w:tr w:rsidR="000A1C72" w:rsidRPr="000A1C72" w14:paraId="12B37CEA" w14:textId="77777777" w:rsidTr="00221E80">
        <w:trPr>
          <w:trHeight w:val="467"/>
          <w:jc w:val="center"/>
        </w:trPr>
        <w:tc>
          <w:tcPr>
            <w:tcW w:w="811" w:type="dxa"/>
            <w:vAlign w:val="center"/>
          </w:tcPr>
          <w:p w14:paraId="483B479C"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2683" w:type="dxa"/>
            <w:vAlign w:val="center"/>
          </w:tcPr>
          <w:p w14:paraId="2536FEC5"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3699" w:type="dxa"/>
            <w:vAlign w:val="center"/>
          </w:tcPr>
          <w:p w14:paraId="49D88FE7"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2430" w:type="dxa"/>
            <w:vAlign w:val="center"/>
          </w:tcPr>
          <w:p w14:paraId="14155D93"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73E2AA98" w14:textId="77777777" w:rsidTr="00221E80">
        <w:trPr>
          <w:trHeight w:val="467"/>
          <w:jc w:val="center"/>
        </w:trPr>
        <w:tc>
          <w:tcPr>
            <w:tcW w:w="811" w:type="dxa"/>
          </w:tcPr>
          <w:p w14:paraId="0ACBCC71" w14:textId="77777777" w:rsidR="000A1C72" w:rsidRPr="000A1C72" w:rsidRDefault="000A1C72" w:rsidP="000A1C72">
            <w:pPr>
              <w:numPr>
                <w:ilvl w:val="0"/>
                <w:numId w:val="139"/>
              </w:numPr>
              <w:spacing w:line="259" w:lineRule="auto"/>
              <w:ind w:right="113" w:hanging="647"/>
              <w:contextualSpacing/>
              <w:jc w:val="center"/>
              <w:rPr>
                <w:rFonts w:ascii="Times New Roman" w:hAnsi="Times New Roman" w:cs="Times New Roman"/>
                <w:sz w:val="28"/>
                <w:szCs w:val="28"/>
              </w:rPr>
            </w:pPr>
          </w:p>
        </w:tc>
        <w:tc>
          <w:tcPr>
            <w:tcW w:w="2683" w:type="dxa"/>
            <w:vAlign w:val="center"/>
          </w:tcPr>
          <w:p w14:paraId="476EBDB4"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Nhiệt độ </w:t>
            </w:r>
          </w:p>
        </w:tc>
        <w:tc>
          <w:tcPr>
            <w:tcW w:w="3699" w:type="dxa"/>
            <w:vAlign w:val="center"/>
          </w:tcPr>
          <w:p w14:paraId="7E707422"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2550.B:2017</w:t>
            </w:r>
          </w:p>
        </w:tc>
        <w:tc>
          <w:tcPr>
            <w:tcW w:w="2430" w:type="dxa"/>
            <w:vMerge w:val="restart"/>
            <w:vAlign w:val="center"/>
          </w:tcPr>
          <w:p w14:paraId="3B244313"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792DFA27" w14:textId="77777777" w:rsidR="000A1C72" w:rsidRPr="000A1C72" w:rsidRDefault="000A1C72" w:rsidP="000A1C72">
            <w:pPr>
              <w:spacing w:before="60" w:after="60" w:line="312" w:lineRule="auto"/>
              <w:rPr>
                <w:rFonts w:ascii="Times New Roman" w:hAnsi="Times New Roman" w:cs="Times New Roman"/>
                <w:b/>
                <w:sz w:val="28"/>
                <w:szCs w:val="28"/>
              </w:rPr>
            </w:pPr>
          </w:p>
        </w:tc>
      </w:tr>
      <w:tr w:rsidR="000A1C72" w:rsidRPr="000A1C72" w14:paraId="70A9FA6D" w14:textId="77777777" w:rsidTr="00221E80">
        <w:trPr>
          <w:trHeight w:val="467"/>
          <w:jc w:val="center"/>
        </w:trPr>
        <w:tc>
          <w:tcPr>
            <w:tcW w:w="811" w:type="dxa"/>
          </w:tcPr>
          <w:p w14:paraId="59B76FF2" w14:textId="77777777" w:rsidR="000A1C72" w:rsidRPr="000A1C72" w:rsidRDefault="000A1C72" w:rsidP="000A1C72">
            <w:pPr>
              <w:numPr>
                <w:ilvl w:val="0"/>
                <w:numId w:val="139"/>
              </w:numPr>
              <w:spacing w:line="259" w:lineRule="auto"/>
              <w:ind w:right="113" w:hanging="647"/>
              <w:contextualSpacing/>
              <w:jc w:val="center"/>
              <w:rPr>
                <w:rFonts w:ascii="Times New Roman" w:hAnsi="Times New Roman" w:cs="Times New Roman"/>
                <w:sz w:val="28"/>
                <w:szCs w:val="28"/>
              </w:rPr>
            </w:pPr>
          </w:p>
        </w:tc>
        <w:tc>
          <w:tcPr>
            <w:tcW w:w="2683" w:type="dxa"/>
            <w:vAlign w:val="center"/>
          </w:tcPr>
          <w:p w14:paraId="6D4E71F3"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pH </w:t>
            </w:r>
          </w:p>
        </w:tc>
        <w:tc>
          <w:tcPr>
            <w:tcW w:w="3699" w:type="dxa"/>
            <w:vAlign w:val="center"/>
          </w:tcPr>
          <w:p w14:paraId="75766BB7"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4500 H</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.B:2017</w:t>
            </w:r>
          </w:p>
        </w:tc>
        <w:tc>
          <w:tcPr>
            <w:tcW w:w="2430" w:type="dxa"/>
            <w:vMerge/>
            <w:vAlign w:val="center"/>
          </w:tcPr>
          <w:p w14:paraId="5B0F2FCF"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38924631" w14:textId="77777777" w:rsidTr="00221E80">
        <w:trPr>
          <w:trHeight w:val="467"/>
          <w:jc w:val="center"/>
        </w:trPr>
        <w:tc>
          <w:tcPr>
            <w:tcW w:w="811" w:type="dxa"/>
          </w:tcPr>
          <w:p w14:paraId="43F92CD2" w14:textId="77777777" w:rsidR="000A1C72" w:rsidRPr="000A1C72" w:rsidRDefault="000A1C72" w:rsidP="000A1C72">
            <w:pPr>
              <w:numPr>
                <w:ilvl w:val="0"/>
                <w:numId w:val="139"/>
              </w:numPr>
              <w:spacing w:line="259" w:lineRule="auto"/>
              <w:ind w:right="113" w:hanging="647"/>
              <w:contextualSpacing/>
              <w:jc w:val="center"/>
              <w:rPr>
                <w:rFonts w:ascii="Times New Roman" w:hAnsi="Times New Roman" w:cs="Times New Roman"/>
                <w:sz w:val="28"/>
                <w:szCs w:val="28"/>
              </w:rPr>
            </w:pPr>
          </w:p>
        </w:tc>
        <w:tc>
          <w:tcPr>
            <w:tcW w:w="2683" w:type="dxa"/>
            <w:vAlign w:val="center"/>
          </w:tcPr>
          <w:p w14:paraId="49394CA1"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EC  </w:t>
            </w:r>
          </w:p>
        </w:tc>
        <w:tc>
          <w:tcPr>
            <w:tcW w:w="3699" w:type="dxa"/>
            <w:vAlign w:val="center"/>
          </w:tcPr>
          <w:p w14:paraId="363D9C3F"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2510.B:2017</w:t>
            </w:r>
          </w:p>
        </w:tc>
        <w:tc>
          <w:tcPr>
            <w:tcW w:w="2430" w:type="dxa"/>
            <w:vMerge/>
            <w:vAlign w:val="center"/>
          </w:tcPr>
          <w:p w14:paraId="749FFBF8"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1637CB39" w14:textId="77777777" w:rsidTr="00221E80">
        <w:trPr>
          <w:trHeight w:val="467"/>
          <w:jc w:val="center"/>
        </w:trPr>
        <w:tc>
          <w:tcPr>
            <w:tcW w:w="811" w:type="dxa"/>
          </w:tcPr>
          <w:p w14:paraId="5E9B8B42" w14:textId="77777777" w:rsidR="000A1C72" w:rsidRPr="000A1C72" w:rsidRDefault="000A1C72" w:rsidP="000A1C72">
            <w:pPr>
              <w:numPr>
                <w:ilvl w:val="0"/>
                <w:numId w:val="139"/>
              </w:numPr>
              <w:spacing w:line="259" w:lineRule="auto"/>
              <w:ind w:right="113" w:hanging="647"/>
              <w:contextualSpacing/>
              <w:jc w:val="center"/>
              <w:rPr>
                <w:rFonts w:ascii="Times New Roman" w:hAnsi="Times New Roman" w:cs="Times New Roman"/>
                <w:sz w:val="28"/>
                <w:szCs w:val="28"/>
              </w:rPr>
            </w:pPr>
          </w:p>
        </w:tc>
        <w:tc>
          <w:tcPr>
            <w:tcW w:w="2683" w:type="dxa"/>
            <w:vAlign w:val="center"/>
          </w:tcPr>
          <w:p w14:paraId="103A4B6E"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TDS </w:t>
            </w:r>
          </w:p>
        </w:tc>
        <w:tc>
          <w:tcPr>
            <w:tcW w:w="3699" w:type="dxa"/>
            <w:vAlign w:val="center"/>
          </w:tcPr>
          <w:p w14:paraId="276C7662"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Sử dụng của thiết bị quan trắc hiện trường</w:t>
            </w:r>
          </w:p>
        </w:tc>
        <w:tc>
          <w:tcPr>
            <w:tcW w:w="2430" w:type="dxa"/>
            <w:vMerge/>
            <w:vAlign w:val="center"/>
          </w:tcPr>
          <w:p w14:paraId="070642A8"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r w:rsidR="000A1C72" w:rsidRPr="000A1C72" w14:paraId="36ADD055" w14:textId="77777777" w:rsidTr="00221E80">
        <w:trPr>
          <w:trHeight w:val="467"/>
          <w:jc w:val="center"/>
        </w:trPr>
        <w:tc>
          <w:tcPr>
            <w:tcW w:w="811" w:type="dxa"/>
          </w:tcPr>
          <w:p w14:paraId="757C1947" w14:textId="77777777" w:rsidR="000A1C72" w:rsidRPr="000A1C72" w:rsidRDefault="000A1C72" w:rsidP="000A1C72">
            <w:pPr>
              <w:numPr>
                <w:ilvl w:val="0"/>
                <w:numId w:val="139"/>
              </w:numPr>
              <w:spacing w:line="259" w:lineRule="auto"/>
              <w:ind w:right="113" w:hanging="647"/>
              <w:contextualSpacing/>
              <w:jc w:val="center"/>
              <w:rPr>
                <w:rFonts w:ascii="Times New Roman" w:hAnsi="Times New Roman" w:cs="Times New Roman"/>
                <w:sz w:val="28"/>
                <w:szCs w:val="28"/>
              </w:rPr>
            </w:pPr>
          </w:p>
        </w:tc>
        <w:tc>
          <w:tcPr>
            <w:tcW w:w="2683" w:type="dxa"/>
            <w:vAlign w:val="center"/>
          </w:tcPr>
          <w:p w14:paraId="34E2B540" w14:textId="77777777" w:rsidR="000A1C72" w:rsidRPr="000A1C72" w:rsidRDefault="000A1C72" w:rsidP="000A1C72">
            <w:pPr>
              <w:rPr>
                <w:rFonts w:ascii="Times New Roman" w:hAnsi="Times New Roman" w:cs="Times New Roman"/>
                <w:sz w:val="28"/>
                <w:szCs w:val="28"/>
              </w:rPr>
            </w:pPr>
            <w:r w:rsidRPr="000A1C72">
              <w:rPr>
                <w:rFonts w:ascii="Times New Roman" w:hAnsi="Times New Roman" w:cs="Times New Roman"/>
                <w:sz w:val="28"/>
                <w:szCs w:val="28"/>
              </w:rPr>
              <w:t xml:space="preserve">Các thông số khí tượng </w:t>
            </w:r>
          </w:p>
        </w:tc>
        <w:tc>
          <w:tcPr>
            <w:tcW w:w="3699" w:type="dxa"/>
            <w:vAlign w:val="center"/>
          </w:tcPr>
          <w:p w14:paraId="785026D9" w14:textId="77777777" w:rsidR="000A1C72" w:rsidRPr="000A1C72" w:rsidRDefault="000A1C72" w:rsidP="000A1C72">
            <w:pPr>
              <w:numPr>
                <w:ilvl w:val="0"/>
                <w:numId w:val="136"/>
              </w:numPr>
              <w:spacing w:line="259" w:lineRule="auto"/>
              <w:rPr>
                <w:rFonts w:ascii="Times New Roman" w:hAnsi="Times New Roman" w:cs="Times New Roman"/>
                <w:sz w:val="28"/>
                <w:szCs w:val="28"/>
              </w:rPr>
            </w:pPr>
            <w:r w:rsidRPr="000A1C72">
              <w:rPr>
                <w:rFonts w:ascii="Times New Roman" w:hAnsi="Times New Roman" w:cs="Times New Roman"/>
                <w:sz w:val="28"/>
                <w:szCs w:val="28"/>
              </w:rPr>
              <w:t>QCVN 46:2012/BTNMT</w:t>
            </w:r>
          </w:p>
        </w:tc>
        <w:tc>
          <w:tcPr>
            <w:tcW w:w="2430" w:type="dxa"/>
            <w:vAlign w:val="center"/>
          </w:tcPr>
          <w:p w14:paraId="35EF416D" w14:textId="77777777" w:rsidR="000A1C72" w:rsidRPr="000A1C72" w:rsidRDefault="000A1C72" w:rsidP="000A1C72">
            <w:pPr>
              <w:spacing w:before="60" w:after="60" w:line="312" w:lineRule="auto"/>
              <w:jc w:val="center"/>
              <w:rPr>
                <w:rFonts w:ascii="Times New Roman" w:hAnsi="Times New Roman" w:cs="Times New Roman"/>
                <w:b/>
                <w:sz w:val="28"/>
                <w:szCs w:val="28"/>
              </w:rPr>
            </w:pPr>
          </w:p>
        </w:tc>
      </w:tr>
    </w:tbl>
    <w:p w14:paraId="451E2FA2" w14:textId="77777777" w:rsidR="000A1C72" w:rsidRPr="000A1C72" w:rsidRDefault="000A1C72" w:rsidP="000A1C72">
      <w:pPr>
        <w:spacing w:before="60" w:after="60" w:line="295" w:lineRule="auto"/>
        <w:jc w:val="both"/>
        <w:rPr>
          <w:rFonts w:ascii="Times New Roman" w:hAnsi="Times New Roman" w:cs="Times New Roman"/>
          <w:b/>
          <w:sz w:val="28"/>
          <w:szCs w:val="28"/>
        </w:rPr>
      </w:pPr>
    </w:p>
    <w:p w14:paraId="32164321" w14:textId="77777777" w:rsidR="000A1C72" w:rsidRPr="000A1C72" w:rsidRDefault="000A1C72" w:rsidP="000A1C72">
      <w:pPr>
        <w:tabs>
          <w:tab w:val="center" w:pos="636"/>
          <w:tab w:val="center" w:pos="3287"/>
        </w:tabs>
        <w:spacing w:after="132" w:line="271" w:lineRule="auto"/>
        <w:ind w:firstLine="990"/>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2. Bảo quản và vận chuyển mẫu: mẫu nước mưa sau khi lấy được bảo quản và lưu giữ theo </w:t>
      </w:r>
      <w:r w:rsidRPr="000A1C72">
        <w:rPr>
          <w:rFonts w:ascii="Times New Roman" w:eastAsia="Times New Roman" w:hAnsi="Times New Roman" w:cs="Times New Roman"/>
          <w:color w:val="FF0000"/>
          <w:sz w:val="28"/>
        </w:rPr>
        <w:t xml:space="preserve">TCVN 6663-3:2016. </w:t>
      </w:r>
    </w:p>
    <w:p w14:paraId="1B1A0456" w14:textId="77777777" w:rsidR="000A1C72" w:rsidRPr="000A1C72" w:rsidRDefault="000A1C72" w:rsidP="000A1C72">
      <w:pPr>
        <w:tabs>
          <w:tab w:val="center" w:pos="636"/>
          <w:tab w:val="center" w:pos="3287"/>
        </w:tabs>
        <w:spacing w:after="132" w:line="271" w:lineRule="auto"/>
        <w:ind w:firstLine="990"/>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3. Phân tích trong phòng thí nghiệm </w:t>
      </w:r>
    </w:p>
    <w:p w14:paraId="50250553" w14:textId="77777777" w:rsidR="000A1C72" w:rsidRPr="000A1C72" w:rsidRDefault="000A1C72" w:rsidP="000A1C72">
      <w:pPr>
        <w:tabs>
          <w:tab w:val="center" w:pos="636"/>
          <w:tab w:val="center" w:pos="3287"/>
        </w:tabs>
        <w:spacing w:after="132" w:line="271" w:lineRule="auto"/>
        <w:ind w:firstLine="990"/>
        <w:rPr>
          <w:rFonts w:ascii="Times New Roman" w:eastAsia="Times New Roman" w:hAnsi="Times New Roman" w:cs="Times New Roman"/>
          <w:color w:val="000000"/>
          <w:sz w:val="28"/>
        </w:rPr>
      </w:pPr>
      <w:r w:rsidRPr="000A1C72">
        <w:rPr>
          <w:rFonts w:ascii="Times New Roman" w:eastAsia="Times New Roman" w:hAnsi="Times New Roman" w:cs="Times New Roman"/>
          <w:color w:val="000000"/>
          <w:sz w:val="28"/>
        </w:rPr>
        <w:t xml:space="preserve">a) Việc phân tích các thông số trong nước mưa trong phòng thí nghiệm: lựa chọn phương pháp quy định tại quy chuẩn kỹ thuật quốc gia hiện hành tương ứng hoặc trong </w:t>
      </w:r>
      <w:r w:rsidRPr="000A1C72">
        <w:rPr>
          <w:rFonts w:ascii="Times New Roman" w:eastAsia="Times New Roman" w:hAnsi="Times New Roman" w:cs="Times New Roman"/>
          <w:b/>
          <w:color w:val="000000"/>
          <w:sz w:val="28"/>
        </w:rPr>
        <w:t>Bảng 2.5.2</w:t>
      </w:r>
      <w:r w:rsidRPr="000A1C72">
        <w:rPr>
          <w:rFonts w:ascii="Times New Roman" w:eastAsia="Times New Roman" w:hAnsi="Times New Roman" w:cs="Times New Roman"/>
          <w:color w:val="000000"/>
          <w:sz w:val="28"/>
        </w:rPr>
        <w:t xml:space="preserve"> dưới đây; </w:t>
      </w:r>
    </w:p>
    <w:p w14:paraId="374A0FD4" w14:textId="77777777" w:rsidR="000A1C72" w:rsidRPr="000A1C72" w:rsidRDefault="000A1C72" w:rsidP="000A1C72">
      <w:pPr>
        <w:spacing w:after="0" w:line="271" w:lineRule="auto"/>
        <w:ind w:right="-90"/>
        <w:jc w:val="center"/>
        <w:rPr>
          <w:rFonts w:ascii="Times New Roman" w:eastAsia="Times New Roman" w:hAnsi="Times New Roman" w:cs="Times New Roman"/>
          <w:color w:val="000000"/>
          <w:sz w:val="28"/>
        </w:rPr>
      </w:pPr>
      <w:r w:rsidRPr="000A1C72">
        <w:rPr>
          <w:rFonts w:ascii="Times New Roman" w:eastAsia="Times New Roman" w:hAnsi="Times New Roman" w:cs="Times New Roman"/>
          <w:b/>
          <w:i/>
          <w:color w:val="000000"/>
          <w:sz w:val="28"/>
        </w:rPr>
        <w:t>Bảng 2.5.2.</w:t>
      </w:r>
      <w:r w:rsidRPr="000A1C72">
        <w:rPr>
          <w:rFonts w:ascii="Times New Roman" w:eastAsia="Times New Roman" w:hAnsi="Times New Roman" w:cs="Times New Roman"/>
          <w:i/>
          <w:color w:val="000000"/>
          <w:sz w:val="28"/>
        </w:rPr>
        <w:t xml:space="preserve"> Các phương pháp phân tích nước mưa trong phòng thí nghiệm</w:t>
      </w:r>
    </w:p>
    <w:p w14:paraId="2F4E0737" w14:textId="77777777" w:rsidR="000A1C72" w:rsidRPr="000A1C72" w:rsidRDefault="000A1C72" w:rsidP="000A1C72">
      <w:pPr>
        <w:spacing w:after="0" w:line="271" w:lineRule="auto"/>
        <w:ind w:right="-90"/>
        <w:jc w:val="both"/>
        <w:rPr>
          <w:rFonts w:ascii="Times New Roman" w:eastAsia="Times New Roman" w:hAnsi="Times New Roman" w:cs="Times New Roman"/>
          <w:color w:val="000000"/>
          <w:sz w:val="28"/>
        </w:rPr>
      </w:pPr>
    </w:p>
    <w:tbl>
      <w:tblPr>
        <w:tblStyle w:val="TableGrid"/>
        <w:tblW w:w="9535" w:type="dxa"/>
        <w:jc w:val="center"/>
        <w:tblLook w:val="04A0" w:firstRow="1" w:lastRow="0" w:firstColumn="1" w:lastColumn="0" w:noHBand="0" w:noVBand="1"/>
      </w:tblPr>
      <w:tblGrid>
        <w:gridCol w:w="872"/>
        <w:gridCol w:w="1452"/>
        <w:gridCol w:w="4022"/>
        <w:gridCol w:w="3189"/>
      </w:tblGrid>
      <w:tr w:rsidR="000A1C72" w:rsidRPr="000A1C72" w14:paraId="12E0340A" w14:textId="77777777" w:rsidTr="00221E80">
        <w:trPr>
          <w:trHeight w:val="467"/>
          <w:jc w:val="center"/>
        </w:trPr>
        <w:tc>
          <w:tcPr>
            <w:tcW w:w="872" w:type="dxa"/>
            <w:vAlign w:val="center"/>
          </w:tcPr>
          <w:p w14:paraId="5F77A298"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STT</w:t>
            </w:r>
          </w:p>
        </w:tc>
        <w:tc>
          <w:tcPr>
            <w:tcW w:w="1452" w:type="dxa"/>
            <w:vAlign w:val="center"/>
          </w:tcPr>
          <w:p w14:paraId="0BA5845A"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Loại mẫu</w:t>
            </w:r>
          </w:p>
        </w:tc>
        <w:tc>
          <w:tcPr>
            <w:tcW w:w="4022" w:type="dxa"/>
            <w:vAlign w:val="center"/>
          </w:tcPr>
          <w:p w14:paraId="67D33015"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Số hiệu phương pháp</w:t>
            </w:r>
          </w:p>
        </w:tc>
        <w:tc>
          <w:tcPr>
            <w:tcW w:w="3189" w:type="dxa"/>
            <w:vAlign w:val="center"/>
          </w:tcPr>
          <w:p w14:paraId="2BE88918" w14:textId="77777777" w:rsidR="000A1C72" w:rsidRPr="000A1C72" w:rsidRDefault="000A1C72" w:rsidP="000A1C72">
            <w:pPr>
              <w:spacing w:before="60" w:after="60" w:line="312" w:lineRule="auto"/>
              <w:jc w:val="center"/>
              <w:rPr>
                <w:rFonts w:ascii="Times New Roman" w:hAnsi="Times New Roman" w:cs="Times New Roman"/>
                <w:b/>
                <w:sz w:val="28"/>
                <w:szCs w:val="28"/>
              </w:rPr>
            </w:pPr>
            <w:r w:rsidRPr="000A1C72">
              <w:rPr>
                <w:rFonts w:ascii="Times New Roman" w:hAnsi="Times New Roman" w:cs="Times New Roman"/>
                <w:b/>
                <w:sz w:val="28"/>
                <w:szCs w:val="28"/>
              </w:rPr>
              <w:t>Ghi chú</w:t>
            </w:r>
          </w:p>
        </w:tc>
      </w:tr>
      <w:tr w:rsidR="000A1C72" w:rsidRPr="000A1C72" w14:paraId="72D17A33" w14:textId="77777777" w:rsidTr="00221E80">
        <w:trPr>
          <w:trHeight w:val="467"/>
          <w:jc w:val="center"/>
        </w:trPr>
        <w:tc>
          <w:tcPr>
            <w:tcW w:w="872" w:type="dxa"/>
            <w:vAlign w:val="center"/>
          </w:tcPr>
          <w:p w14:paraId="3E3920B3"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30A84E4B"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Cl</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022" w:type="dxa"/>
            <w:vAlign w:val="center"/>
          </w:tcPr>
          <w:p w14:paraId="43D04FDD" w14:textId="77777777" w:rsidR="000A1C72" w:rsidRPr="000A1C72" w:rsidRDefault="00C52344" w:rsidP="000A1C72">
            <w:pPr>
              <w:numPr>
                <w:ilvl w:val="0"/>
                <w:numId w:val="140"/>
              </w:numPr>
              <w:spacing w:line="259" w:lineRule="auto"/>
              <w:rPr>
                <w:rFonts w:ascii="Times New Roman" w:hAnsi="Times New Roman" w:cs="Times New Roman"/>
                <w:sz w:val="28"/>
                <w:szCs w:val="28"/>
              </w:rPr>
            </w:pPr>
            <w:hyperlink r:id="rId67">
              <w:r w:rsidR="000A1C72" w:rsidRPr="000A1C72">
                <w:rPr>
                  <w:rFonts w:ascii="Times New Roman" w:hAnsi="Times New Roman" w:cs="Times New Roman"/>
                  <w:sz w:val="28"/>
                  <w:szCs w:val="28"/>
                </w:rPr>
                <w:t>TCVN 6494</w:t>
              </w:r>
            </w:hyperlink>
            <w:hyperlink r:id="rId68">
              <w:r w:rsidR="000A1C72" w:rsidRPr="000A1C72">
                <w:rPr>
                  <w:rFonts w:ascii="Times New Roman" w:hAnsi="Times New Roman" w:cs="Times New Roman"/>
                  <w:sz w:val="28"/>
                  <w:szCs w:val="28"/>
                </w:rPr>
                <w:t>-</w:t>
              </w:r>
            </w:hyperlink>
            <w:hyperlink r:id="rId69">
              <w:r w:rsidR="000A1C72" w:rsidRPr="000A1C72">
                <w:rPr>
                  <w:rFonts w:ascii="Times New Roman" w:hAnsi="Times New Roman" w:cs="Times New Roman"/>
                  <w:sz w:val="28"/>
                  <w:szCs w:val="28"/>
                </w:rPr>
                <w:t>1:2011</w:t>
              </w:r>
            </w:hyperlink>
            <w:r w:rsidR="000A1C72" w:rsidRPr="000A1C72">
              <w:rPr>
                <w:rFonts w:ascii="Times New Roman" w:hAnsi="Times New Roman" w:cs="Times New Roman"/>
                <w:b/>
                <w:i/>
                <w:sz w:val="28"/>
                <w:szCs w:val="28"/>
              </w:rPr>
              <w:t xml:space="preserve"> </w:t>
            </w:r>
          </w:p>
          <w:p w14:paraId="2994A91A" w14:textId="77777777" w:rsidR="000A1C72" w:rsidRPr="000A1C72" w:rsidRDefault="000A1C72" w:rsidP="000A1C72">
            <w:pPr>
              <w:numPr>
                <w:ilvl w:val="0"/>
                <w:numId w:val="140"/>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47281FCA" w14:textId="77777777" w:rsidR="000A1C72" w:rsidRPr="000A1C72" w:rsidRDefault="000A1C72" w:rsidP="000A1C72">
            <w:pPr>
              <w:numPr>
                <w:ilvl w:val="0"/>
                <w:numId w:val="140"/>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69585DF3" w14:textId="77777777" w:rsidR="000A1C72" w:rsidRPr="000A1C72" w:rsidRDefault="000A1C72" w:rsidP="000A1C72">
            <w:pPr>
              <w:numPr>
                <w:ilvl w:val="0"/>
                <w:numId w:val="140"/>
              </w:numPr>
              <w:spacing w:after="7" w:line="259" w:lineRule="auto"/>
              <w:rPr>
                <w:rFonts w:ascii="Times New Roman" w:hAnsi="Times New Roman" w:cs="Times New Roman"/>
                <w:sz w:val="28"/>
                <w:szCs w:val="28"/>
              </w:rPr>
            </w:pPr>
            <w:r w:rsidRPr="000A1C72">
              <w:rPr>
                <w:rFonts w:ascii="Times New Roman" w:hAnsi="Times New Roman" w:cs="Times New Roman"/>
                <w:sz w:val="28"/>
                <w:szCs w:val="28"/>
              </w:rPr>
              <w:t>SMEWW 4500.Cl</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:2017 </w:t>
            </w:r>
          </w:p>
          <w:p w14:paraId="7E191DBF" w14:textId="77777777" w:rsidR="000A1C72" w:rsidRPr="000A1C72" w:rsidRDefault="000A1C72" w:rsidP="000A1C72">
            <w:pPr>
              <w:numPr>
                <w:ilvl w:val="0"/>
                <w:numId w:val="140"/>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189" w:type="dxa"/>
            <w:vAlign w:val="center"/>
          </w:tcPr>
          <w:p w14:paraId="24972CDD"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TCVN 6194:1996 vì chỉ nên giữ lại các phương pháp sử dụng IC</w:t>
            </w:r>
          </w:p>
          <w:p w14:paraId="56A0D328"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1271FAAB" w14:textId="77777777" w:rsidTr="00221E80">
        <w:trPr>
          <w:trHeight w:val="467"/>
          <w:jc w:val="center"/>
        </w:trPr>
        <w:tc>
          <w:tcPr>
            <w:tcW w:w="872" w:type="dxa"/>
            <w:vAlign w:val="center"/>
          </w:tcPr>
          <w:p w14:paraId="6949DA1B"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51412715"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022" w:type="dxa"/>
            <w:vAlign w:val="center"/>
          </w:tcPr>
          <w:p w14:paraId="4B853256" w14:textId="77777777" w:rsidR="000A1C72" w:rsidRPr="000A1C72" w:rsidRDefault="00C52344" w:rsidP="000A1C72">
            <w:pPr>
              <w:numPr>
                <w:ilvl w:val="0"/>
                <w:numId w:val="141"/>
              </w:numPr>
              <w:spacing w:line="259" w:lineRule="auto"/>
              <w:rPr>
                <w:rFonts w:ascii="Times New Roman" w:hAnsi="Times New Roman" w:cs="Times New Roman"/>
                <w:sz w:val="28"/>
                <w:szCs w:val="28"/>
              </w:rPr>
            </w:pPr>
            <w:hyperlink r:id="rId70">
              <w:r w:rsidR="000A1C72" w:rsidRPr="000A1C72">
                <w:rPr>
                  <w:rFonts w:ascii="Times New Roman" w:hAnsi="Times New Roman" w:cs="Times New Roman"/>
                  <w:sz w:val="28"/>
                  <w:szCs w:val="28"/>
                </w:rPr>
                <w:t>TCVN 6494</w:t>
              </w:r>
            </w:hyperlink>
            <w:hyperlink r:id="rId71">
              <w:r w:rsidR="000A1C72" w:rsidRPr="000A1C72">
                <w:rPr>
                  <w:rFonts w:ascii="Times New Roman" w:hAnsi="Times New Roman" w:cs="Times New Roman"/>
                  <w:sz w:val="28"/>
                  <w:szCs w:val="28"/>
                </w:rPr>
                <w:t>-</w:t>
              </w:r>
            </w:hyperlink>
            <w:hyperlink r:id="rId72">
              <w:r w:rsidR="000A1C72" w:rsidRPr="000A1C72">
                <w:rPr>
                  <w:rFonts w:ascii="Times New Roman" w:hAnsi="Times New Roman" w:cs="Times New Roman"/>
                  <w:sz w:val="28"/>
                  <w:szCs w:val="28"/>
                </w:rPr>
                <w:t>1:2011</w:t>
              </w:r>
            </w:hyperlink>
            <w:hyperlink r:id="rId73">
              <w:r w:rsidR="000A1C72" w:rsidRPr="000A1C72">
                <w:rPr>
                  <w:rFonts w:ascii="Times New Roman" w:hAnsi="Times New Roman" w:cs="Times New Roman"/>
                  <w:sz w:val="28"/>
                  <w:szCs w:val="28"/>
                </w:rPr>
                <w:t>;</w:t>
              </w:r>
            </w:hyperlink>
            <w:r w:rsidR="000A1C72" w:rsidRPr="000A1C72">
              <w:rPr>
                <w:rFonts w:ascii="Times New Roman" w:hAnsi="Times New Roman" w:cs="Times New Roman"/>
                <w:sz w:val="28"/>
                <w:szCs w:val="28"/>
              </w:rPr>
              <w:t xml:space="preserve"> </w:t>
            </w:r>
          </w:p>
          <w:p w14:paraId="4FE8E1B0" w14:textId="77777777" w:rsidR="000A1C72" w:rsidRPr="000A1C72" w:rsidRDefault="000A1C72" w:rsidP="000A1C72">
            <w:pPr>
              <w:numPr>
                <w:ilvl w:val="0"/>
                <w:numId w:val="141"/>
              </w:numPr>
              <w:spacing w:after="2" w:line="259" w:lineRule="auto"/>
              <w:rPr>
                <w:rFonts w:ascii="Times New Roman" w:hAnsi="Times New Roman" w:cs="Times New Roman"/>
                <w:sz w:val="28"/>
                <w:szCs w:val="28"/>
              </w:rPr>
            </w:pPr>
            <w:r w:rsidRPr="000A1C72">
              <w:rPr>
                <w:rFonts w:ascii="Times New Roman" w:hAnsi="Times New Roman" w:cs="Times New Roman"/>
                <w:sz w:val="28"/>
                <w:szCs w:val="28"/>
              </w:rPr>
              <w:t>SMEWW 4500-F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.B&amp;C:2017 </w:t>
            </w:r>
          </w:p>
          <w:p w14:paraId="3426EB9D" w14:textId="77777777" w:rsidR="000A1C72" w:rsidRPr="000A1C72" w:rsidRDefault="000A1C72" w:rsidP="000A1C72">
            <w:pPr>
              <w:numPr>
                <w:ilvl w:val="0"/>
                <w:numId w:val="141"/>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5429B53C" w14:textId="77777777" w:rsidR="000A1C72" w:rsidRPr="000A1C72" w:rsidRDefault="000A1C72" w:rsidP="000A1C72">
            <w:pPr>
              <w:numPr>
                <w:ilvl w:val="0"/>
                <w:numId w:val="141"/>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5F1A9869" w14:textId="77777777" w:rsidR="000A1C72" w:rsidRPr="000A1C72" w:rsidRDefault="000A1C72" w:rsidP="000A1C72">
            <w:pPr>
              <w:numPr>
                <w:ilvl w:val="0"/>
                <w:numId w:val="141"/>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189" w:type="dxa"/>
            <w:vAlign w:val="center"/>
          </w:tcPr>
          <w:p w14:paraId="1A55D747"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TCVN 6195-1996</w:t>
            </w:r>
          </w:p>
          <w:p w14:paraId="6A307E2E"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SMEWW 4500-F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.B&amp;C:2017; SMEWW 4500-F</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.B&amp;D:2017 vì chỉ nên giữ lại các phương pháp sử dụng IC</w:t>
            </w:r>
          </w:p>
          <w:p w14:paraId="61659E2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4AF41FF7" w14:textId="77777777" w:rsidTr="00221E80">
        <w:trPr>
          <w:trHeight w:val="467"/>
          <w:jc w:val="center"/>
        </w:trPr>
        <w:tc>
          <w:tcPr>
            <w:tcW w:w="872" w:type="dxa"/>
            <w:vAlign w:val="center"/>
          </w:tcPr>
          <w:p w14:paraId="39AA2F30"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50E11FB3"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022" w:type="dxa"/>
            <w:vAlign w:val="center"/>
          </w:tcPr>
          <w:p w14:paraId="6789F901" w14:textId="77777777" w:rsidR="000A1C72" w:rsidRPr="000A1C72" w:rsidRDefault="00C52344" w:rsidP="000A1C72">
            <w:pPr>
              <w:numPr>
                <w:ilvl w:val="0"/>
                <w:numId w:val="142"/>
              </w:numPr>
              <w:spacing w:line="259" w:lineRule="auto"/>
              <w:rPr>
                <w:rFonts w:ascii="Times New Roman" w:hAnsi="Times New Roman" w:cs="Times New Roman"/>
                <w:sz w:val="28"/>
                <w:szCs w:val="28"/>
              </w:rPr>
            </w:pPr>
            <w:hyperlink r:id="rId74">
              <w:r w:rsidR="000A1C72" w:rsidRPr="000A1C72">
                <w:rPr>
                  <w:rFonts w:ascii="Times New Roman" w:hAnsi="Times New Roman" w:cs="Times New Roman"/>
                  <w:sz w:val="28"/>
                  <w:szCs w:val="28"/>
                </w:rPr>
                <w:t>TCVN 6494</w:t>
              </w:r>
            </w:hyperlink>
            <w:hyperlink r:id="rId75">
              <w:r w:rsidR="000A1C72" w:rsidRPr="000A1C72">
                <w:rPr>
                  <w:rFonts w:ascii="Times New Roman" w:hAnsi="Times New Roman" w:cs="Times New Roman"/>
                  <w:sz w:val="28"/>
                  <w:szCs w:val="28"/>
                </w:rPr>
                <w:t>-</w:t>
              </w:r>
            </w:hyperlink>
            <w:hyperlink r:id="rId76">
              <w:r w:rsidR="000A1C72" w:rsidRPr="000A1C72">
                <w:rPr>
                  <w:rFonts w:ascii="Times New Roman" w:hAnsi="Times New Roman" w:cs="Times New Roman"/>
                  <w:sz w:val="28"/>
                  <w:szCs w:val="28"/>
                </w:rPr>
                <w:t>1:2011</w:t>
              </w:r>
            </w:hyperlink>
          </w:p>
          <w:p w14:paraId="3322998B" w14:textId="77777777" w:rsidR="000A1C72" w:rsidRPr="000A1C72" w:rsidRDefault="000A1C72" w:rsidP="000A1C72">
            <w:pPr>
              <w:numPr>
                <w:ilvl w:val="0"/>
                <w:numId w:val="142"/>
              </w:numPr>
              <w:spacing w:after="2" w:line="259" w:lineRule="auto"/>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2</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.B:2017 </w:t>
            </w:r>
          </w:p>
          <w:p w14:paraId="51693ED7" w14:textId="77777777" w:rsidR="000A1C72" w:rsidRPr="000A1C72" w:rsidRDefault="000A1C72" w:rsidP="000A1C72">
            <w:pPr>
              <w:numPr>
                <w:ilvl w:val="0"/>
                <w:numId w:val="142"/>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4D9C93AC" w14:textId="77777777" w:rsidR="000A1C72" w:rsidRPr="000A1C72" w:rsidRDefault="000A1C72" w:rsidP="000A1C72">
            <w:pPr>
              <w:numPr>
                <w:ilvl w:val="0"/>
                <w:numId w:val="142"/>
              </w:numPr>
              <w:spacing w:line="259" w:lineRule="auto"/>
              <w:rPr>
                <w:rFonts w:ascii="Times New Roman" w:hAnsi="Times New Roman" w:cs="Times New Roman"/>
                <w:sz w:val="28"/>
                <w:szCs w:val="28"/>
              </w:rPr>
            </w:pPr>
            <w:r w:rsidRPr="000A1C72">
              <w:rPr>
                <w:rFonts w:ascii="Times New Roman" w:hAnsi="Times New Roman" w:cs="Times New Roman"/>
                <w:sz w:val="28"/>
                <w:szCs w:val="28"/>
              </w:rPr>
              <w:lastRenderedPageBreak/>
              <w:t xml:space="preserve">SMEWW 4110C:2017 </w:t>
            </w:r>
          </w:p>
          <w:p w14:paraId="0ADA17F6" w14:textId="77777777" w:rsidR="000A1C72" w:rsidRPr="000A1C72" w:rsidRDefault="000A1C72" w:rsidP="000A1C72">
            <w:pPr>
              <w:numPr>
                <w:ilvl w:val="0"/>
                <w:numId w:val="142"/>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p w14:paraId="6BD5F01D" w14:textId="77777777" w:rsidR="000A1C72" w:rsidRPr="000A1C72" w:rsidRDefault="000A1C72" w:rsidP="000A1C72">
            <w:pPr>
              <w:numPr>
                <w:ilvl w:val="0"/>
                <w:numId w:val="142"/>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354.1 </w:t>
            </w:r>
          </w:p>
        </w:tc>
        <w:tc>
          <w:tcPr>
            <w:tcW w:w="3189" w:type="dxa"/>
            <w:vAlign w:val="center"/>
          </w:tcPr>
          <w:p w14:paraId="096967C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xml:space="preserve">- Bỏ TCVN 6178:1996 và </w:t>
            </w:r>
          </w:p>
          <w:p w14:paraId="2BBEC550"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US EPA method 354.1 vì chỉ nên giữ lại các phương pháp sử dụng IC</w:t>
            </w:r>
          </w:p>
          <w:p w14:paraId="50A4523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tc>
      </w:tr>
      <w:tr w:rsidR="000A1C72" w:rsidRPr="000A1C72" w14:paraId="0E6D8FB8" w14:textId="77777777" w:rsidTr="00221E80">
        <w:trPr>
          <w:trHeight w:val="467"/>
          <w:jc w:val="center"/>
        </w:trPr>
        <w:tc>
          <w:tcPr>
            <w:tcW w:w="872" w:type="dxa"/>
            <w:vAlign w:val="center"/>
          </w:tcPr>
          <w:p w14:paraId="127B21D9"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18CE3084"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 xml:space="preserve">- </w:t>
            </w:r>
          </w:p>
        </w:tc>
        <w:tc>
          <w:tcPr>
            <w:tcW w:w="4022" w:type="dxa"/>
            <w:vAlign w:val="center"/>
          </w:tcPr>
          <w:p w14:paraId="3927F1A6" w14:textId="77777777" w:rsidR="000A1C72" w:rsidRPr="000A1C72" w:rsidRDefault="00C52344" w:rsidP="000A1C72">
            <w:pPr>
              <w:numPr>
                <w:ilvl w:val="0"/>
                <w:numId w:val="143"/>
              </w:numPr>
              <w:spacing w:line="259" w:lineRule="auto"/>
              <w:ind w:hanging="283"/>
              <w:rPr>
                <w:rFonts w:ascii="Times New Roman" w:hAnsi="Times New Roman" w:cs="Times New Roman"/>
                <w:sz w:val="28"/>
                <w:szCs w:val="28"/>
              </w:rPr>
            </w:pPr>
            <w:hyperlink r:id="rId77">
              <w:r w:rsidR="000A1C72" w:rsidRPr="000A1C72">
                <w:rPr>
                  <w:rFonts w:ascii="Times New Roman" w:hAnsi="Times New Roman" w:cs="Times New Roman"/>
                  <w:sz w:val="28"/>
                  <w:szCs w:val="28"/>
                </w:rPr>
                <w:t>TCVN 6494</w:t>
              </w:r>
            </w:hyperlink>
            <w:hyperlink r:id="rId78">
              <w:r w:rsidR="000A1C72" w:rsidRPr="000A1C72">
                <w:rPr>
                  <w:rFonts w:ascii="Times New Roman" w:hAnsi="Times New Roman" w:cs="Times New Roman"/>
                  <w:sz w:val="28"/>
                  <w:szCs w:val="28"/>
                </w:rPr>
                <w:t>-</w:t>
              </w:r>
            </w:hyperlink>
            <w:hyperlink r:id="rId79">
              <w:r w:rsidR="000A1C72" w:rsidRPr="000A1C72">
                <w:rPr>
                  <w:rFonts w:ascii="Times New Roman" w:hAnsi="Times New Roman" w:cs="Times New Roman"/>
                  <w:sz w:val="28"/>
                  <w:szCs w:val="28"/>
                </w:rPr>
                <w:t>1:2011</w:t>
              </w:r>
            </w:hyperlink>
            <w:r w:rsidR="000A1C72" w:rsidRPr="000A1C72">
              <w:rPr>
                <w:rFonts w:ascii="Times New Roman" w:hAnsi="Times New Roman" w:cs="Times New Roman"/>
                <w:sz w:val="28"/>
                <w:szCs w:val="28"/>
              </w:rPr>
              <w:t xml:space="preserve"> </w:t>
            </w:r>
          </w:p>
          <w:p w14:paraId="4C6E41E6" w14:textId="77777777" w:rsidR="000A1C72" w:rsidRPr="000A1C72" w:rsidRDefault="000A1C72" w:rsidP="000A1C72">
            <w:pPr>
              <w:numPr>
                <w:ilvl w:val="0"/>
                <w:numId w:val="143"/>
              </w:numPr>
              <w:spacing w:line="259" w:lineRule="auto"/>
              <w:ind w:hanging="283"/>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3CE2F12B" w14:textId="77777777" w:rsidR="000A1C72" w:rsidRPr="000A1C72" w:rsidRDefault="000A1C72" w:rsidP="000A1C72">
            <w:pPr>
              <w:numPr>
                <w:ilvl w:val="0"/>
                <w:numId w:val="143"/>
              </w:numPr>
              <w:spacing w:line="259" w:lineRule="auto"/>
              <w:ind w:hanging="283"/>
              <w:rPr>
                <w:rFonts w:ascii="Times New Roman" w:hAnsi="Times New Roman" w:cs="Times New Roman"/>
                <w:sz w:val="28"/>
                <w:szCs w:val="28"/>
              </w:rPr>
            </w:pPr>
            <w:r w:rsidRPr="000A1C72">
              <w:rPr>
                <w:rFonts w:ascii="Times New Roman" w:hAnsi="Times New Roman" w:cs="Times New Roman"/>
                <w:sz w:val="28"/>
                <w:szCs w:val="28"/>
              </w:rPr>
              <w:t>SMEWW 4110C:2017</w:t>
            </w:r>
          </w:p>
          <w:p w14:paraId="694AC593" w14:textId="77777777" w:rsidR="000A1C72" w:rsidRPr="000A1C72" w:rsidRDefault="000A1C72" w:rsidP="000A1C72">
            <w:pPr>
              <w:numPr>
                <w:ilvl w:val="0"/>
                <w:numId w:val="143"/>
              </w:numPr>
              <w:spacing w:after="4" w:line="259" w:lineRule="auto"/>
              <w:ind w:hanging="283"/>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.D:2017 </w:t>
            </w:r>
          </w:p>
          <w:p w14:paraId="748A9920" w14:textId="77777777" w:rsidR="000A1C72" w:rsidRPr="000A1C72" w:rsidRDefault="000A1C72" w:rsidP="000A1C72">
            <w:pPr>
              <w:numPr>
                <w:ilvl w:val="0"/>
                <w:numId w:val="143"/>
              </w:numPr>
              <w:spacing w:after="2" w:line="259" w:lineRule="auto"/>
              <w:ind w:hanging="283"/>
              <w:rPr>
                <w:rFonts w:ascii="Times New Roman" w:hAnsi="Times New Roman" w:cs="Times New Roman"/>
                <w:sz w:val="28"/>
                <w:szCs w:val="28"/>
              </w:rPr>
            </w:pPr>
            <w:r w:rsidRPr="000A1C72">
              <w:rPr>
                <w:rFonts w:ascii="Times New Roman" w:hAnsi="Times New Roman" w:cs="Times New Roman"/>
                <w:sz w:val="28"/>
                <w:szCs w:val="28"/>
              </w:rPr>
              <w:t>SMEWW 4500-NO</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.E:2017 </w:t>
            </w:r>
          </w:p>
          <w:p w14:paraId="04216314" w14:textId="77777777" w:rsidR="000A1C72" w:rsidRPr="000A1C72" w:rsidRDefault="000A1C72" w:rsidP="000A1C72">
            <w:pPr>
              <w:numPr>
                <w:ilvl w:val="0"/>
                <w:numId w:val="143"/>
              </w:numPr>
              <w:spacing w:line="259" w:lineRule="auto"/>
              <w:ind w:hanging="283"/>
              <w:rPr>
                <w:rFonts w:ascii="Times New Roman" w:hAnsi="Times New Roman" w:cs="Times New Roman"/>
                <w:sz w:val="28"/>
                <w:szCs w:val="28"/>
              </w:rPr>
            </w:pPr>
            <w:r w:rsidRPr="000A1C72">
              <w:rPr>
                <w:rFonts w:ascii="Times New Roman" w:hAnsi="Times New Roman" w:cs="Times New Roman"/>
                <w:sz w:val="28"/>
                <w:szCs w:val="28"/>
              </w:rPr>
              <w:t>US EPA method 300.0</w:t>
            </w:r>
          </w:p>
        </w:tc>
        <w:tc>
          <w:tcPr>
            <w:tcW w:w="3189" w:type="dxa"/>
            <w:vAlign w:val="center"/>
          </w:tcPr>
          <w:p w14:paraId="0FE2B2E3"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xml:space="preserve">- Bỏ TCVN 6180:1996; </w:t>
            </w:r>
            <w:hyperlink r:id="rId80">
              <w:r w:rsidRPr="000A1C72">
                <w:rPr>
                  <w:rFonts w:ascii="Times New Roman" w:hAnsi="Times New Roman" w:cs="Times New Roman"/>
                  <w:sz w:val="28"/>
                  <w:szCs w:val="28"/>
                </w:rPr>
                <w:t>TCVN 7323</w:t>
              </w:r>
            </w:hyperlink>
            <w:hyperlink r:id="rId81">
              <w:r w:rsidRPr="000A1C72">
                <w:rPr>
                  <w:rFonts w:ascii="Times New Roman" w:hAnsi="Times New Roman" w:cs="Times New Roman"/>
                  <w:sz w:val="28"/>
                  <w:szCs w:val="28"/>
                </w:rPr>
                <w:t>-</w:t>
              </w:r>
            </w:hyperlink>
            <w:hyperlink r:id="rId82">
              <w:r w:rsidRPr="000A1C72">
                <w:rPr>
                  <w:rFonts w:ascii="Times New Roman" w:hAnsi="Times New Roman" w:cs="Times New Roman"/>
                  <w:sz w:val="28"/>
                  <w:szCs w:val="28"/>
                </w:rPr>
                <w:t>2:2004</w:t>
              </w:r>
            </w:hyperlink>
            <w:r w:rsidRPr="000A1C72">
              <w:rPr>
                <w:rFonts w:ascii="Times New Roman" w:hAnsi="Times New Roman" w:cs="Times New Roman"/>
                <w:sz w:val="28"/>
                <w:szCs w:val="28"/>
              </w:rPr>
              <w:t>; US EPA method 352.1 vì chỉ nên giữ lại các phương pháp sử dụng IC</w:t>
            </w:r>
          </w:p>
          <w:p w14:paraId="06F55FEC"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2F1E4A6B" w14:textId="77777777" w:rsidTr="00221E80">
        <w:trPr>
          <w:trHeight w:val="467"/>
          <w:jc w:val="center"/>
        </w:trPr>
        <w:tc>
          <w:tcPr>
            <w:tcW w:w="872" w:type="dxa"/>
            <w:vAlign w:val="center"/>
          </w:tcPr>
          <w:p w14:paraId="1C2F350D"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5A12F7D5"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PO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 xml:space="preserve">3- </w:t>
            </w:r>
          </w:p>
        </w:tc>
        <w:tc>
          <w:tcPr>
            <w:tcW w:w="4022" w:type="dxa"/>
            <w:vAlign w:val="center"/>
          </w:tcPr>
          <w:p w14:paraId="24BA847E" w14:textId="77777777" w:rsidR="000A1C72" w:rsidRPr="000A1C72" w:rsidRDefault="00C52344" w:rsidP="000A1C72">
            <w:pPr>
              <w:numPr>
                <w:ilvl w:val="0"/>
                <w:numId w:val="144"/>
              </w:numPr>
              <w:spacing w:line="259" w:lineRule="auto"/>
              <w:rPr>
                <w:rFonts w:ascii="Times New Roman" w:hAnsi="Times New Roman" w:cs="Times New Roman"/>
                <w:sz w:val="28"/>
                <w:szCs w:val="28"/>
              </w:rPr>
            </w:pPr>
            <w:hyperlink r:id="rId83">
              <w:r w:rsidR="000A1C72" w:rsidRPr="000A1C72">
                <w:rPr>
                  <w:rFonts w:ascii="Times New Roman" w:hAnsi="Times New Roman" w:cs="Times New Roman"/>
                  <w:sz w:val="28"/>
                  <w:szCs w:val="28"/>
                </w:rPr>
                <w:t>TCVN 6494</w:t>
              </w:r>
            </w:hyperlink>
            <w:hyperlink r:id="rId84">
              <w:r w:rsidR="000A1C72" w:rsidRPr="000A1C72">
                <w:rPr>
                  <w:rFonts w:ascii="Times New Roman" w:hAnsi="Times New Roman" w:cs="Times New Roman"/>
                  <w:sz w:val="28"/>
                  <w:szCs w:val="28"/>
                </w:rPr>
                <w:t>-</w:t>
              </w:r>
            </w:hyperlink>
            <w:hyperlink r:id="rId85">
              <w:r w:rsidR="000A1C72" w:rsidRPr="000A1C72">
                <w:rPr>
                  <w:rFonts w:ascii="Times New Roman" w:hAnsi="Times New Roman" w:cs="Times New Roman"/>
                  <w:sz w:val="28"/>
                  <w:szCs w:val="28"/>
                </w:rPr>
                <w:t>1:2011</w:t>
              </w:r>
            </w:hyperlink>
            <w:r w:rsidR="000A1C72" w:rsidRPr="000A1C72">
              <w:rPr>
                <w:rFonts w:ascii="Times New Roman" w:hAnsi="Times New Roman" w:cs="Times New Roman"/>
                <w:b/>
                <w:i/>
                <w:sz w:val="28"/>
                <w:szCs w:val="28"/>
              </w:rPr>
              <w:t xml:space="preserve"> </w:t>
            </w:r>
          </w:p>
          <w:p w14:paraId="22798EA5" w14:textId="77777777" w:rsidR="000A1C72" w:rsidRPr="000A1C72" w:rsidRDefault="000A1C72" w:rsidP="000A1C72">
            <w:pPr>
              <w:numPr>
                <w:ilvl w:val="0"/>
                <w:numId w:val="144"/>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2C62249D" w14:textId="77777777" w:rsidR="000A1C72" w:rsidRPr="000A1C72" w:rsidRDefault="000A1C72" w:rsidP="000A1C72">
            <w:pPr>
              <w:numPr>
                <w:ilvl w:val="0"/>
                <w:numId w:val="144"/>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4C235840" w14:textId="77777777" w:rsidR="000A1C72" w:rsidRPr="000A1C72" w:rsidRDefault="000A1C72" w:rsidP="000A1C72">
            <w:pPr>
              <w:numPr>
                <w:ilvl w:val="0"/>
                <w:numId w:val="144"/>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189" w:type="dxa"/>
            <w:vAlign w:val="center"/>
          </w:tcPr>
          <w:p w14:paraId="02FD7874"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TCVN 6202:2008</w:t>
            </w:r>
          </w:p>
          <w:p w14:paraId="5102AE84"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xml:space="preserve">SMEWW 4500-P.D:2012; </w:t>
            </w:r>
          </w:p>
          <w:p w14:paraId="6EEDD685"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SMEWW 4500-P.E:2012 vì chỉ nên giữ lại các phương pháp sử dụng IC</w:t>
            </w:r>
          </w:p>
          <w:p w14:paraId="354B919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4E3388AC" w14:textId="77777777" w:rsidTr="00221E80">
        <w:trPr>
          <w:trHeight w:val="467"/>
          <w:jc w:val="center"/>
        </w:trPr>
        <w:tc>
          <w:tcPr>
            <w:tcW w:w="872" w:type="dxa"/>
            <w:vAlign w:val="center"/>
          </w:tcPr>
          <w:p w14:paraId="3819B38D"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4D0A0967"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SO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 xml:space="preserve"> </w:t>
            </w:r>
          </w:p>
        </w:tc>
        <w:tc>
          <w:tcPr>
            <w:tcW w:w="4022" w:type="dxa"/>
            <w:vAlign w:val="center"/>
          </w:tcPr>
          <w:p w14:paraId="1517A4D0" w14:textId="77777777" w:rsidR="000A1C72" w:rsidRPr="000A1C72" w:rsidRDefault="00C52344" w:rsidP="000A1C72">
            <w:pPr>
              <w:numPr>
                <w:ilvl w:val="0"/>
                <w:numId w:val="145"/>
              </w:numPr>
              <w:spacing w:line="259" w:lineRule="auto"/>
              <w:rPr>
                <w:rFonts w:ascii="Times New Roman" w:hAnsi="Times New Roman" w:cs="Times New Roman"/>
                <w:sz w:val="28"/>
                <w:szCs w:val="28"/>
              </w:rPr>
            </w:pPr>
            <w:hyperlink r:id="rId86">
              <w:r w:rsidR="000A1C72" w:rsidRPr="000A1C72">
                <w:rPr>
                  <w:rFonts w:ascii="Times New Roman" w:hAnsi="Times New Roman" w:cs="Times New Roman"/>
                  <w:sz w:val="28"/>
                  <w:szCs w:val="28"/>
                </w:rPr>
                <w:t>TCVN 6494</w:t>
              </w:r>
            </w:hyperlink>
            <w:hyperlink r:id="rId87">
              <w:r w:rsidR="000A1C72" w:rsidRPr="000A1C72">
                <w:rPr>
                  <w:rFonts w:ascii="Times New Roman" w:hAnsi="Times New Roman" w:cs="Times New Roman"/>
                  <w:sz w:val="28"/>
                  <w:szCs w:val="28"/>
                </w:rPr>
                <w:t>-</w:t>
              </w:r>
            </w:hyperlink>
            <w:hyperlink r:id="rId88">
              <w:r w:rsidR="000A1C72" w:rsidRPr="000A1C72">
                <w:rPr>
                  <w:rFonts w:ascii="Times New Roman" w:hAnsi="Times New Roman" w:cs="Times New Roman"/>
                  <w:sz w:val="28"/>
                  <w:szCs w:val="28"/>
                </w:rPr>
                <w:t>1:2011</w:t>
              </w:r>
            </w:hyperlink>
            <w:r w:rsidR="000A1C72" w:rsidRPr="000A1C72">
              <w:rPr>
                <w:rFonts w:ascii="Times New Roman" w:hAnsi="Times New Roman" w:cs="Times New Roman"/>
                <w:b/>
                <w:i/>
                <w:sz w:val="28"/>
                <w:szCs w:val="28"/>
              </w:rPr>
              <w:t xml:space="preserve"> </w:t>
            </w:r>
          </w:p>
          <w:p w14:paraId="471A84B9" w14:textId="77777777" w:rsidR="000A1C72" w:rsidRPr="000A1C72" w:rsidRDefault="000A1C72" w:rsidP="000A1C72">
            <w:pPr>
              <w:numPr>
                <w:ilvl w:val="0"/>
                <w:numId w:val="145"/>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4110B:2017 </w:t>
            </w:r>
          </w:p>
          <w:p w14:paraId="5F6279C8" w14:textId="77777777" w:rsidR="000A1C72" w:rsidRPr="000A1C72" w:rsidRDefault="000A1C72" w:rsidP="000A1C72">
            <w:pPr>
              <w:numPr>
                <w:ilvl w:val="0"/>
                <w:numId w:val="145"/>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4110C:2017 </w:t>
            </w:r>
          </w:p>
          <w:p w14:paraId="5FE6DFEC" w14:textId="77777777" w:rsidR="000A1C72" w:rsidRPr="000A1C72" w:rsidRDefault="000A1C72" w:rsidP="000A1C72">
            <w:pPr>
              <w:numPr>
                <w:ilvl w:val="0"/>
                <w:numId w:val="145"/>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300.0  </w:t>
            </w:r>
          </w:p>
        </w:tc>
        <w:tc>
          <w:tcPr>
            <w:tcW w:w="3189" w:type="dxa"/>
            <w:vAlign w:val="center"/>
          </w:tcPr>
          <w:p w14:paraId="37293AA6"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TCVN 6200:1996</w:t>
            </w:r>
          </w:p>
          <w:p w14:paraId="43BBCAF2" w14:textId="77777777" w:rsidR="000A1C72" w:rsidRPr="000A1C72" w:rsidRDefault="000A1C72" w:rsidP="000A1C72">
            <w:pPr>
              <w:numPr>
                <w:ilvl w:val="0"/>
                <w:numId w:val="145"/>
              </w:numPr>
              <w:ind w:left="0" w:right="29"/>
              <w:rPr>
                <w:rFonts w:ascii="Times New Roman" w:hAnsi="Times New Roman" w:cs="Times New Roman"/>
                <w:sz w:val="28"/>
                <w:szCs w:val="28"/>
              </w:rPr>
            </w:pPr>
            <w:r w:rsidRPr="000A1C72">
              <w:rPr>
                <w:rFonts w:ascii="Times New Roman" w:hAnsi="Times New Roman" w:cs="Times New Roman"/>
                <w:sz w:val="28"/>
                <w:szCs w:val="28"/>
              </w:rPr>
              <w:t>SMEWW 4500-SO</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.E:2012; US EPA method 375.3; US EPA method 375.4 vì chỉ nên giữ lại các phương pháp sử dụng IC</w:t>
            </w:r>
          </w:p>
          <w:p w14:paraId="16657B2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r w:rsidR="000A1C72" w:rsidRPr="000A1C72" w14:paraId="5EE4AE9F" w14:textId="77777777" w:rsidTr="00221E80">
        <w:trPr>
          <w:trHeight w:val="467"/>
          <w:jc w:val="center"/>
        </w:trPr>
        <w:tc>
          <w:tcPr>
            <w:tcW w:w="872" w:type="dxa"/>
            <w:vAlign w:val="center"/>
          </w:tcPr>
          <w:p w14:paraId="2A0F1D15"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20DB6601"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NH</w:t>
            </w:r>
            <w:r w:rsidRPr="000A1C72">
              <w:rPr>
                <w:rFonts w:ascii="Times New Roman" w:hAnsi="Times New Roman" w:cs="Times New Roman"/>
                <w:sz w:val="28"/>
                <w:szCs w:val="28"/>
                <w:vertAlign w:val="subscript"/>
              </w:rPr>
              <w:t>4</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022" w:type="dxa"/>
            <w:vAlign w:val="center"/>
          </w:tcPr>
          <w:p w14:paraId="1BE4F0C2" w14:textId="77777777" w:rsidR="000A1C72" w:rsidRPr="000A1C72" w:rsidRDefault="00C52344" w:rsidP="000A1C72">
            <w:pPr>
              <w:numPr>
                <w:ilvl w:val="0"/>
                <w:numId w:val="146"/>
              </w:numPr>
              <w:spacing w:line="259" w:lineRule="auto"/>
              <w:rPr>
                <w:rFonts w:ascii="Times New Roman" w:hAnsi="Times New Roman" w:cs="Times New Roman"/>
                <w:sz w:val="28"/>
                <w:szCs w:val="28"/>
              </w:rPr>
            </w:pPr>
            <w:hyperlink r:id="rId89">
              <w:r w:rsidR="000A1C72" w:rsidRPr="000A1C72">
                <w:rPr>
                  <w:rFonts w:ascii="Times New Roman" w:hAnsi="Times New Roman" w:cs="Times New Roman"/>
                  <w:sz w:val="28"/>
                  <w:szCs w:val="28"/>
                </w:rPr>
                <w:t>TCVN 6660:2000</w:t>
              </w:r>
            </w:hyperlink>
            <w:r w:rsidR="000A1C72" w:rsidRPr="000A1C72">
              <w:rPr>
                <w:rFonts w:ascii="Times New Roman" w:hAnsi="Times New Roman" w:cs="Times New Roman"/>
                <w:sz w:val="28"/>
                <w:szCs w:val="28"/>
              </w:rPr>
              <w:t xml:space="preserve"> </w:t>
            </w:r>
          </w:p>
        </w:tc>
        <w:tc>
          <w:tcPr>
            <w:tcW w:w="3189" w:type="dxa"/>
            <w:vAlign w:val="center"/>
          </w:tcPr>
          <w:p w14:paraId="38F50563"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Bỏ TCVN 6179-1:1996</w:t>
            </w:r>
          </w:p>
          <w:p w14:paraId="2ADC88AC" w14:textId="77777777" w:rsidR="000A1C72" w:rsidRPr="000A1C72" w:rsidRDefault="000A1C72" w:rsidP="000A1C72">
            <w:pPr>
              <w:numPr>
                <w:ilvl w:val="0"/>
                <w:numId w:val="146"/>
              </w:numPr>
              <w:ind w:left="0" w:right="29"/>
              <w:rPr>
                <w:rFonts w:ascii="Times New Roman" w:hAnsi="Times New Roman" w:cs="Times New Roman"/>
                <w:sz w:val="28"/>
                <w:szCs w:val="28"/>
              </w:rPr>
            </w:pPr>
            <w:r w:rsidRPr="000A1C72">
              <w:rPr>
                <w:rFonts w:ascii="Times New Roman" w:hAnsi="Times New Roman" w:cs="Times New Roman"/>
                <w:sz w:val="28"/>
                <w:szCs w:val="28"/>
              </w:rPr>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 xml:space="preserve">.D:2012; </w:t>
            </w:r>
          </w:p>
          <w:p w14:paraId="697402ED" w14:textId="77777777" w:rsidR="000A1C72" w:rsidRPr="000A1C72" w:rsidRDefault="000A1C72" w:rsidP="000A1C72">
            <w:pPr>
              <w:numPr>
                <w:ilvl w:val="0"/>
                <w:numId w:val="146"/>
              </w:numPr>
              <w:ind w:left="0" w:right="29"/>
              <w:rPr>
                <w:rFonts w:ascii="Times New Roman" w:hAnsi="Times New Roman" w:cs="Times New Roman"/>
                <w:sz w:val="28"/>
                <w:szCs w:val="28"/>
              </w:rPr>
            </w:pPr>
            <w:r w:rsidRPr="000A1C72">
              <w:rPr>
                <w:rFonts w:ascii="Times New Roman" w:hAnsi="Times New Roman" w:cs="Times New Roman"/>
                <w:sz w:val="28"/>
                <w:szCs w:val="28"/>
              </w:rPr>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 xml:space="preserve">.F:2012; </w:t>
            </w:r>
          </w:p>
          <w:p w14:paraId="22A13323" w14:textId="77777777" w:rsidR="000A1C72" w:rsidRPr="000A1C72" w:rsidRDefault="000A1C72" w:rsidP="000A1C72">
            <w:pPr>
              <w:numPr>
                <w:ilvl w:val="0"/>
                <w:numId w:val="146"/>
              </w:numPr>
              <w:ind w:left="0" w:right="29"/>
              <w:rPr>
                <w:rFonts w:ascii="Times New Roman" w:hAnsi="Times New Roman" w:cs="Times New Roman"/>
                <w:sz w:val="28"/>
                <w:szCs w:val="28"/>
              </w:rPr>
            </w:pPr>
            <w:r w:rsidRPr="000A1C72">
              <w:rPr>
                <w:rFonts w:ascii="Times New Roman" w:hAnsi="Times New Roman" w:cs="Times New Roman"/>
                <w:sz w:val="28"/>
                <w:szCs w:val="28"/>
              </w:rPr>
              <w:t>SMEWW 4500-NH</w:t>
            </w:r>
            <w:r w:rsidRPr="000A1C72">
              <w:rPr>
                <w:rFonts w:ascii="Times New Roman" w:hAnsi="Times New Roman" w:cs="Times New Roman"/>
                <w:sz w:val="28"/>
                <w:szCs w:val="28"/>
                <w:vertAlign w:val="subscript"/>
              </w:rPr>
              <w:t>3</w:t>
            </w:r>
            <w:r w:rsidRPr="000A1C72">
              <w:rPr>
                <w:rFonts w:ascii="Times New Roman" w:hAnsi="Times New Roman" w:cs="Times New Roman"/>
                <w:sz w:val="28"/>
                <w:szCs w:val="28"/>
              </w:rPr>
              <w:t xml:space="preserve">.H:2012; </w:t>
            </w:r>
          </w:p>
          <w:p w14:paraId="1D3394EB"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USEPA method 350.2 vì chỉ nên giữ lại các phương pháp sử dụng IC</w:t>
            </w:r>
          </w:p>
        </w:tc>
      </w:tr>
      <w:tr w:rsidR="000A1C72" w:rsidRPr="000A1C72" w14:paraId="100EDD8A" w14:textId="77777777" w:rsidTr="00221E80">
        <w:trPr>
          <w:trHeight w:val="467"/>
          <w:jc w:val="center"/>
        </w:trPr>
        <w:tc>
          <w:tcPr>
            <w:tcW w:w="872" w:type="dxa"/>
            <w:vAlign w:val="center"/>
          </w:tcPr>
          <w:p w14:paraId="060BECE5"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128BCC95"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Na</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022" w:type="dxa"/>
            <w:vAlign w:val="center"/>
          </w:tcPr>
          <w:p w14:paraId="18343D3C" w14:textId="77777777" w:rsidR="000A1C72" w:rsidRPr="000A1C72" w:rsidRDefault="000A1C72" w:rsidP="000A1C72">
            <w:pPr>
              <w:numPr>
                <w:ilvl w:val="0"/>
                <w:numId w:val="147"/>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6196-1:1996 </w:t>
            </w:r>
          </w:p>
          <w:p w14:paraId="271DD6C1" w14:textId="77777777" w:rsidR="000A1C72" w:rsidRPr="000A1C72" w:rsidRDefault="000A1C72" w:rsidP="000A1C72">
            <w:pPr>
              <w:numPr>
                <w:ilvl w:val="0"/>
                <w:numId w:val="147"/>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6196-2:1996 </w:t>
            </w:r>
          </w:p>
          <w:p w14:paraId="3EC4672E" w14:textId="77777777" w:rsidR="000A1C72" w:rsidRPr="000A1C72" w:rsidRDefault="000A1C72" w:rsidP="000A1C72">
            <w:pPr>
              <w:numPr>
                <w:ilvl w:val="0"/>
                <w:numId w:val="147"/>
              </w:numPr>
              <w:spacing w:line="259" w:lineRule="auto"/>
              <w:rPr>
                <w:rFonts w:ascii="Times New Roman" w:hAnsi="Times New Roman" w:cs="Times New Roman"/>
                <w:sz w:val="28"/>
                <w:szCs w:val="28"/>
              </w:rPr>
            </w:pPr>
            <w:r w:rsidRPr="000A1C72">
              <w:rPr>
                <w:rFonts w:ascii="Times New Roman" w:hAnsi="Times New Roman" w:cs="Times New Roman"/>
                <w:sz w:val="28"/>
                <w:szCs w:val="28"/>
              </w:rPr>
              <w:lastRenderedPageBreak/>
              <w:t xml:space="preserve">TCVN 6196-3:1996 </w:t>
            </w:r>
          </w:p>
          <w:p w14:paraId="0FB72AFA" w14:textId="77777777" w:rsidR="000A1C72" w:rsidRPr="000A1C72" w:rsidRDefault="00C52344" w:rsidP="000A1C72">
            <w:pPr>
              <w:numPr>
                <w:ilvl w:val="0"/>
                <w:numId w:val="147"/>
              </w:numPr>
              <w:spacing w:line="259" w:lineRule="auto"/>
              <w:rPr>
                <w:rFonts w:ascii="Times New Roman" w:hAnsi="Times New Roman" w:cs="Times New Roman"/>
                <w:sz w:val="28"/>
                <w:szCs w:val="28"/>
              </w:rPr>
            </w:pPr>
            <w:hyperlink r:id="rId90">
              <w:r w:rsidR="000A1C72" w:rsidRPr="000A1C72">
                <w:rPr>
                  <w:rFonts w:ascii="Times New Roman" w:hAnsi="Times New Roman" w:cs="Times New Roman"/>
                  <w:sz w:val="28"/>
                  <w:szCs w:val="28"/>
                </w:rPr>
                <w:t>TCVN 6660:2000</w:t>
              </w:r>
            </w:hyperlink>
            <w:r w:rsidR="000A1C72" w:rsidRPr="000A1C72">
              <w:rPr>
                <w:rFonts w:ascii="Times New Roman" w:hAnsi="Times New Roman" w:cs="Times New Roman"/>
                <w:sz w:val="28"/>
                <w:szCs w:val="28"/>
              </w:rPr>
              <w:t xml:space="preserve"> </w:t>
            </w:r>
          </w:p>
          <w:p w14:paraId="00F87571" w14:textId="77777777" w:rsidR="000A1C72" w:rsidRPr="000A1C72" w:rsidRDefault="000A1C72" w:rsidP="000A1C72">
            <w:pPr>
              <w:numPr>
                <w:ilvl w:val="0"/>
                <w:numId w:val="147"/>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56BE2181" w14:textId="77777777" w:rsidR="000A1C72" w:rsidRPr="000A1C72" w:rsidRDefault="000A1C72" w:rsidP="000A1C72">
            <w:pPr>
              <w:numPr>
                <w:ilvl w:val="0"/>
                <w:numId w:val="147"/>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57182735" w14:textId="77777777" w:rsidR="000A1C72" w:rsidRPr="000A1C72" w:rsidRDefault="000A1C72" w:rsidP="000A1C72">
            <w:pPr>
              <w:numPr>
                <w:ilvl w:val="0"/>
                <w:numId w:val="147"/>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54A4FD49" w14:textId="77777777" w:rsidR="000A1C72" w:rsidRPr="000A1C72" w:rsidRDefault="000A1C72" w:rsidP="000A1C72">
            <w:pPr>
              <w:numPr>
                <w:ilvl w:val="0"/>
                <w:numId w:val="147"/>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tc>
        <w:tc>
          <w:tcPr>
            <w:tcW w:w="3189" w:type="dxa"/>
            <w:vAlign w:val="center"/>
          </w:tcPr>
          <w:p w14:paraId="5895BBF9"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lastRenderedPageBreak/>
              <w:t>- Cập nhật phiên bản năm 2017</w:t>
            </w:r>
          </w:p>
          <w:p w14:paraId="0359333A" w14:textId="77777777" w:rsidR="000A1C72" w:rsidRPr="000A1C72" w:rsidRDefault="000A1C72" w:rsidP="000A1C72">
            <w:pPr>
              <w:spacing w:line="259" w:lineRule="auto"/>
              <w:ind w:left="391"/>
              <w:rPr>
                <w:rFonts w:ascii="Times New Roman" w:hAnsi="Times New Roman" w:cs="Times New Roman"/>
                <w:sz w:val="28"/>
                <w:szCs w:val="28"/>
              </w:rPr>
            </w:pPr>
          </w:p>
        </w:tc>
      </w:tr>
      <w:tr w:rsidR="000A1C72" w:rsidRPr="000A1C72" w14:paraId="662C50EC" w14:textId="77777777" w:rsidTr="00221E80">
        <w:trPr>
          <w:trHeight w:val="467"/>
          <w:jc w:val="center"/>
        </w:trPr>
        <w:tc>
          <w:tcPr>
            <w:tcW w:w="872" w:type="dxa"/>
            <w:vAlign w:val="center"/>
          </w:tcPr>
          <w:p w14:paraId="2555A3B8"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6176803D"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K</w:t>
            </w:r>
            <w:r w:rsidRPr="000A1C72">
              <w:rPr>
                <w:rFonts w:ascii="Times New Roman" w:hAnsi="Times New Roman" w:cs="Times New Roman"/>
                <w:sz w:val="28"/>
                <w:szCs w:val="28"/>
                <w:vertAlign w:val="superscript"/>
              </w:rPr>
              <w:t>+</w:t>
            </w:r>
            <w:r w:rsidRPr="000A1C72">
              <w:rPr>
                <w:rFonts w:ascii="Times New Roman" w:hAnsi="Times New Roman" w:cs="Times New Roman"/>
                <w:sz w:val="28"/>
                <w:szCs w:val="28"/>
              </w:rPr>
              <w:t xml:space="preserve"> </w:t>
            </w:r>
          </w:p>
        </w:tc>
        <w:tc>
          <w:tcPr>
            <w:tcW w:w="4022" w:type="dxa"/>
            <w:vAlign w:val="center"/>
          </w:tcPr>
          <w:p w14:paraId="1A229F6B" w14:textId="77777777" w:rsidR="000A1C72" w:rsidRPr="000A1C72" w:rsidRDefault="000A1C72" w:rsidP="000A1C72">
            <w:pPr>
              <w:numPr>
                <w:ilvl w:val="0"/>
                <w:numId w:val="148"/>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6196-1:1996  </w:t>
            </w:r>
          </w:p>
          <w:p w14:paraId="3D4A9DFE" w14:textId="77777777" w:rsidR="000A1C72" w:rsidRPr="000A1C72" w:rsidRDefault="000A1C72" w:rsidP="000A1C72">
            <w:pPr>
              <w:numPr>
                <w:ilvl w:val="0"/>
                <w:numId w:val="148"/>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6196-2:1996  </w:t>
            </w:r>
          </w:p>
          <w:p w14:paraId="729BF61B" w14:textId="77777777" w:rsidR="000A1C72" w:rsidRPr="000A1C72" w:rsidRDefault="000A1C72" w:rsidP="000A1C72">
            <w:pPr>
              <w:numPr>
                <w:ilvl w:val="0"/>
                <w:numId w:val="148"/>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6196-3:1996  </w:t>
            </w:r>
          </w:p>
          <w:p w14:paraId="643D6C08" w14:textId="77777777" w:rsidR="000A1C72" w:rsidRPr="000A1C72" w:rsidRDefault="00C52344" w:rsidP="000A1C72">
            <w:pPr>
              <w:numPr>
                <w:ilvl w:val="0"/>
                <w:numId w:val="148"/>
              </w:numPr>
              <w:spacing w:line="259" w:lineRule="auto"/>
              <w:rPr>
                <w:rFonts w:ascii="Times New Roman" w:hAnsi="Times New Roman" w:cs="Times New Roman"/>
                <w:sz w:val="28"/>
                <w:szCs w:val="28"/>
              </w:rPr>
            </w:pPr>
            <w:hyperlink r:id="rId91">
              <w:r w:rsidR="000A1C72" w:rsidRPr="000A1C72">
                <w:rPr>
                  <w:rFonts w:ascii="Times New Roman" w:hAnsi="Times New Roman" w:cs="Times New Roman"/>
                  <w:sz w:val="28"/>
                  <w:szCs w:val="28"/>
                </w:rPr>
                <w:t>TCVN 6660:2000</w:t>
              </w:r>
            </w:hyperlink>
            <w:r w:rsidR="000A1C72" w:rsidRPr="000A1C72">
              <w:rPr>
                <w:rFonts w:ascii="Times New Roman" w:hAnsi="Times New Roman" w:cs="Times New Roman"/>
                <w:sz w:val="28"/>
                <w:szCs w:val="28"/>
              </w:rPr>
              <w:t xml:space="preserve"> </w:t>
            </w:r>
          </w:p>
          <w:p w14:paraId="2366636C" w14:textId="77777777" w:rsidR="000A1C72" w:rsidRPr="000A1C72" w:rsidRDefault="000A1C72" w:rsidP="000A1C72">
            <w:pPr>
              <w:numPr>
                <w:ilvl w:val="0"/>
                <w:numId w:val="148"/>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6665:2011 </w:t>
            </w:r>
          </w:p>
          <w:p w14:paraId="2A00EB05" w14:textId="77777777" w:rsidR="000A1C72" w:rsidRPr="000A1C72" w:rsidRDefault="000A1C72" w:rsidP="000A1C72">
            <w:pPr>
              <w:numPr>
                <w:ilvl w:val="0"/>
                <w:numId w:val="148"/>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0044EEEB" w14:textId="77777777" w:rsidR="000A1C72" w:rsidRPr="000A1C72" w:rsidRDefault="000A1C72" w:rsidP="000A1C72">
            <w:pPr>
              <w:numPr>
                <w:ilvl w:val="0"/>
                <w:numId w:val="148"/>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6F8E6783" w14:textId="77777777" w:rsidR="000A1C72" w:rsidRPr="000A1C72" w:rsidRDefault="000A1C72" w:rsidP="000A1C72">
            <w:pPr>
              <w:numPr>
                <w:ilvl w:val="0"/>
                <w:numId w:val="148"/>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tc>
        <w:tc>
          <w:tcPr>
            <w:tcW w:w="3189" w:type="dxa"/>
            <w:vAlign w:val="center"/>
          </w:tcPr>
          <w:p w14:paraId="45260AFF"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5F80AAFB" w14:textId="77777777" w:rsidR="000A1C72" w:rsidRPr="000A1C72" w:rsidRDefault="000A1C72" w:rsidP="000A1C72">
            <w:pPr>
              <w:spacing w:line="259" w:lineRule="auto"/>
              <w:ind w:left="391"/>
              <w:rPr>
                <w:rFonts w:ascii="Times New Roman" w:hAnsi="Times New Roman" w:cs="Times New Roman"/>
                <w:sz w:val="28"/>
                <w:szCs w:val="28"/>
              </w:rPr>
            </w:pPr>
          </w:p>
        </w:tc>
      </w:tr>
      <w:tr w:rsidR="000A1C72" w:rsidRPr="000A1C72" w14:paraId="24313142" w14:textId="77777777" w:rsidTr="00221E80">
        <w:trPr>
          <w:trHeight w:val="467"/>
          <w:jc w:val="center"/>
        </w:trPr>
        <w:tc>
          <w:tcPr>
            <w:tcW w:w="872" w:type="dxa"/>
            <w:vAlign w:val="center"/>
          </w:tcPr>
          <w:p w14:paraId="4D296399"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47DEB3B5"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Ca</w:t>
            </w:r>
            <w:r w:rsidRPr="000A1C72">
              <w:rPr>
                <w:rFonts w:ascii="Times New Roman" w:hAnsi="Times New Roman" w:cs="Times New Roman"/>
                <w:sz w:val="28"/>
                <w:szCs w:val="28"/>
                <w:vertAlign w:val="superscript"/>
              </w:rPr>
              <w:t xml:space="preserve">2+ </w:t>
            </w:r>
          </w:p>
        </w:tc>
        <w:tc>
          <w:tcPr>
            <w:tcW w:w="4022" w:type="dxa"/>
            <w:vAlign w:val="center"/>
          </w:tcPr>
          <w:p w14:paraId="45A0F966" w14:textId="77777777" w:rsidR="000A1C72" w:rsidRPr="000A1C72" w:rsidRDefault="000A1C72" w:rsidP="000A1C72">
            <w:pPr>
              <w:numPr>
                <w:ilvl w:val="0"/>
                <w:numId w:val="149"/>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6201:1995 </w:t>
            </w:r>
          </w:p>
          <w:p w14:paraId="4B8CA54E" w14:textId="77777777" w:rsidR="000A1C72" w:rsidRPr="000A1C72" w:rsidRDefault="000A1C72" w:rsidP="000A1C72">
            <w:pPr>
              <w:numPr>
                <w:ilvl w:val="0"/>
                <w:numId w:val="149"/>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6198:1996  </w:t>
            </w:r>
          </w:p>
          <w:p w14:paraId="6DAE86B6" w14:textId="77777777" w:rsidR="000A1C72" w:rsidRPr="000A1C72" w:rsidRDefault="00C52344" w:rsidP="000A1C72">
            <w:pPr>
              <w:numPr>
                <w:ilvl w:val="0"/>
                <w:numId w:val="149"/>
              </w:numPr>
              <w:spacing w:line="259" w:lineRule="auto"/>
              <w:rPr>
                <w:rFonts w:ascii="Times New Roman" w:hAnsi="Times New Roman" w:cs="Times New Roman"/>
                <w:sz w:val="28"/>
                <w:szCs w:val="28"/>
              </w:rPr>
            </w:pPr>
            <w:hyperlink r:id="rId92">
              <w:r w:rsidR="000A1C72" w:rsidRPr="000A1C72">
                <w:rPr>
                  <w:rFonts w:ascii="Times New Roman" w:hAnsi="Times New Roman" w:cs="Times New Roman"/>
                  <w:sz w:val="28"/>
                  <w:szCs w:val="28"/>
                </w:rPr>
                <w:t>TCVN 6660:2000</w:t>
              </w:r>
            </w:hyperlink>
            <w:r w:rsidR="000A1C72" w:rsidRPr="000A1C72">
              <w:rPr>
                <w:rFonts w:ascii="Times New Roman" w:hAnsi="Times New Roman" w:cs="Times New Roman"/>
                <w:sz w:val="28"/>
                <w:szCs w:val="28"/>
              </w:rPr>
              <w:t xml:space="preserve"> </w:t>
            </w:r>
          </w:p>
          <w:p w14:paraId="5B72EB1A" w14:textId="77777777" w:rsidR="000A1C72" w:rsidRPr="000A1C72" w:rsidRDefault="000A1C72" w:rsidP="000A1C72">
            <w:pPr>
              <w:numPr>
                <w:ilvl w:val="0"/>
                <w:numId w:val="149"/>
              </w:numPr>
              <w:spacing w:line="259" w:lineRule="auto"/>
              <w:rPr>
                <w:rFonts w:ascii="Times New Roman" w:hAnsi="Times New Roman" w:cs="Times New Roman"/>
                <w:sz w:val="28"/>
                <w:szCs w:val="28"/>
              </w:rPr>
            </w:pPr>
            <w:r w:rsidRPr="000A1C72">
              <w:rPr>
                <w:rFonts w:ascii="Times New Roman" w:hAnsi="Times New Roman" w:cs="Times New Roman"/>
                <w:sz w:val="28"/>
                <w:szCs w:val="28"/>
              </w:rPr>
              <w:t>TCVN 6665:2011</w:t>
            </w:r>
          </w:p>
          <w:p w14:paraId="62B22F5E" w14:textId="77777777" w:rsidR="000A1C72" w:rsidRPr="000A1C72" w:rsidRDefault="000A1C72" w:rsidP="000A1C72">
            <w:pPr>
              <w:numPr>
                <w:ilvl w:val="0"/>
                <w:numId w:val="149"/>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68D00AB4" w14:textId="77777777" w:rsidR="000A1C72" w:rsidRPr="000A1C72" w:rsidRDefault="000A1C72" w:rsidP="000A1C72">
            <w:pPr>
              <w:numPr>
                <w:ilvl w:val="0"/>
                <w:numId w:val="149"/>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3120B:2017 </w:t>
            </w:r>
          </w:p>
          <w:p w14:paraId="10378844" w14:textId="77777777" w:rsidR="000A1C72" w:rsidRPr="000A1C72" w:rsidRDefault="000A1C72" w:rsidP="000A1C72">
            <w:pPr>
              <w:numPr>
                <w:ilvl w:val="0"/>
                <w:numId w:val="149"/>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tc>
        <w:tc>
          <w:tcPr>
            <w:tcW w:w="3189" w:type="dxa"/>
            <w:vAlign w:val="center"/>
          </w:tcPr>
          <w:p w14:paraId="3D734942"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p w14:paraId="0ACE376E" w14:textId="77777777" w:rsidR="000A1C72" w:rsidRPr="000A1C72" w:rsidRDefault="000A1C72" w:rsidP="000A1C72">
            <w:pPr>
              <w:spacing w:line="259" w:lineRule="auto"/>
              <w:ind w:left="391"/>
              <w:rPr>
                <w:rFonts w:ascii="Times New Roman" w:hAnsi="Times New Roman" w:cs="Times New Roman"/>
                <w:sz w:val="28"/>
                <w:szCs w:val="28"/>
              </w:rPr>
            </w:pPr>
          </w:p>
        </w:tc>
      </w:tr>
      <w:tr w:rsidR="000A1C72" w:rsidRPr="000A1C72" w14:paraId="11D6A656" w14:textId="77777777" w:rsidTr="00221E80">
        <w:trPr>
          <w:trHeight w:val="467"/>
          <w:jc w:val="center"/>
        </w:trPr>
        <w:tc>
          <w:tcPr>
            <w:tcW w:w="872" w:type="dxa"/>
            <w:vAlign w:val="center"/>
          </w:tcPr>
          <w:p w14:paraId="0E3B7098" w14:textId="77777777" w:rsidR="000A1C72" w:rsidRPr="000A1C72" w:rsidRDefault="000A1C72" w:rsidP="000A1C72">
            <w:pPr>
              <w:numPr>
                <w:ilvl w:val="0"/>
                <w:numId w:val="151"/>
              </w:numPr>
              <w:spacing w:before="60" w:after="60" w:line="312" w:lineRule="auto"/>
              <w:ind w:left="554" w:hanging="588"/>
              <w:contextualSpacing/>
              <w:jc w:val="center"/>
              <w:rPr>
                <w:rFonts w:ascii="Times New Roman" w:hAnsi="Times New Roman" w:cs="Times New Roman"/>
                <w:b/>
                <w:sz w:val="28"/>
                <w:szCs w:val="28"/>
              </w:rPr>
            </w:pPr>
          </w:p>
        </w:tc>
        <w:tc>
          <w:tcPr>
            <w:tcW w:w="1452" w:type="dxa"/>
            <w:vAlign w:val="center"/>
          </w:tcPr>
          <w:p w14:paraId="195B32DD" w14:textId="77777777" w:rsidR="000A1C72" w:rsidRPr="000A1C72" w:rsidRDefault="000A1C72" w:rsidP="000A1C72">
            <w:pPr>
              <w:spacing w:line="259" w:lineRule="auto"/>
              <w:ind w:left="108"/>
              <w:rPr>
                <w:rFonts w:ascii="Times New Roman" w:hAnsi="Times New Roman" w:cs="Times New Roman"/>
                <w:sz w:val="28"/>
                <w:szCs w:val="28"/>
              </w:rPr>
            </w:pPr>
            <w:r w:rsidRPr="000A1C72">
              <w:rPr>
                <w:rFonts w:ascii="Times New Roman" w:hAnsi="Times New Roman" w:cs="Times New Roman"/>
                <w:sz w:val="28"/>
                <w:szCs w:val="28"/>
              </w:rPr>
              <w:t>Mg</w:t>
            </w:r>
            <w:r w:rsidRPr="000A1C72">
              <w:rPr>
                <w:rFonts w:ascii="Times New Roman" w:hAnsi="Times New Roman" w:cs="Times New Roman"/>
                <w:sz w:val="28"/>
                <w:szCs w:val="28"/>
                <w:vertAlign w:val="superscript"/>
              </w:rPr>
              <w:t>2+</w:t>
            </w:r>
            <w:r w:rsidRPr="000A1C72">
              <w:rPr>
                <w:rFonts w:ascii="Times New Roman" w:hAnsi="Times New Roman" w:cs="Times New Roman"/>
                <w:sz w:val="28"/>
                <w:szCs w:val="28"/>
              </w:rPr>
              <w:t xml:space="preserve"> </w:t>
            </w:r>
          </w:p>
        </w:tc>
        <w:tc>
          <w:tcPr>
            <w:tcW w:w="4022" w:type="dxa"/>
            <w:vAlign w:val="center"/>
          </w:tcPr>
          <w:p w14:paraId="5ABB123D" w14:textId="77777777" w:rsidR="000A1C72" w:rsidRPr="000A1C72" w:rsidRDefault="000A1C72" w:rsidP="000A1C72">
            <w:pPr>
              <w:numPr>
                <w:ilvl w:val="0"/>
                <w:numId w:val="150"/>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TCVN 6201:1995 </w:t>
            </w:r>
          </w:p>
          <w:p w14:paraId="55B792B7" w14:textId="77777777" w:rsidR="000A1C72" w:rsidRPr="000A1C72" w:rsidRDefault="00C52344" w:rsidP="000A1C72">
            <w:pPr>
              <w:numPr>
                <w:ilvl w:val="0"/>
                <w:numId w:val="150"/>
              </w:numPr>
              <w:spacing w:line="259" w:lineRule="auto"/>
              <w:rPr>
                <w:rFonts w:ascii="Times New Roman" w:hAnsi="Times New Roman" w:cs="Times New Roman"/>
                <w:sz w:val="28"/>
                <w:szCs w:val="28"/>
              </w:rPr>
            </w:pPr>
            <w:hyperlink r:id="rId93">
              <w:r w:rsidR="000A1C72" w:rsidRPr="000A1C72">
                <w:rPr>
                  <w:rFonts w:ascii="Times New Roman" w:hAnsi="Times New Roman" w:cs="Times New Roman"/>
                  <w:sz w:val="28"/>
                  <w:szCs w:val="28"/>
                </w:rPr>
                <w:t>TCVN 6660:2000</w:t>
              </w:r>
            </w:hyperlink>
            <w:r w:rsidR="000A1C72" w:rsidRPr="000A1C72">
              <w:rPr>
                <w:rFonts w:ascii="Times New Roman" w:hAnsi="Times New Roman" w:cs="Times New Roman"/>
                <w:sz w:val="28"/>
                <w:szCs w:val="28"/>
              </w:rPr>
              <w:t xml:space="preserve"> </w:t>
            </w:r>
          </w:p>
          <w:p w14:paraId="7E84472D" w14:textId="77777777" w:rsidR="000A1C72" w:rsidRPr="000A1C72" w:rsidRDefault="000A1C72" w:rsidP="000A1C72">
            <w:pPr>
              <w:numPr>
                <w:ilvl w:val="0"/>
                <w:numId w:val="150"/>
              </w:numPr>
              <w:spacing w:line="259" w:lineRule="auto"/>
              <w:rPr>
                <w:rFonts w:ascii="Times New Roman" w:hAnsi="Times New Roman" w:cs="Times New Roman"/>
                <w:sz w:val="28"/>
                <w:szCs w:val="28"/>
              </w:rPr>
            </w:pPr>
            <w:r w:rsidRPr="000A1C72">
              <w:rPr>
                <w:rFonts w:ascii="Times New Roman" w:hAnsi="Times New Roman" w:cs="Times New Roman"/>
                <w:sz w:val="28"/>
                <w:szCs w:val="28"/>
              </w:rPr>
              <w:t>TCVN 6665:2011</w:t>
            </w:r>
          </w:p>
          <w:p w14:paraId="33AB7B3D" w14:textId="77777777" w:rsidR="000A1C72" w:rsidRPr="000A1C72" w:rsidRDefault="000A1C72" w:rsidP="000A1C72">
            <w:pPr>
              <w:numPr>
                <w:ilvl w:val="0"/>
                <w:numId w:val="150"/>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SMEWW 3111B:2017 </w:t>
            </w:r>
          </w:p>
          <w:p w14:paraId="54A3B098" w14:textId="77777777" w:rsidR="000A1C72" w:rsidRPr="000A1C72" w:rsidRDefault="000A1C72" w:rsidP="000A1C72">
            <w:pPr>
              <w:numPr>
                <w:ilvl w:val="0"/>
                <w:numId w:val="150"/>
              </w:numPr>
              <w:spacing w:line="259" w:lineRule="auto"/>
              <w:rPr>
                <w:rFonts w:ascii="Times New Roman" w:hAnsi="Times New Roman" w:cs="Times New Roman"/>
                <w:sz w:val="28"/>
                <w:szCs w:val="28"/>
              </w:rPr>
            </w:pPr>
            <w:r w:rsidRPr="000A1C72">
              <w:rPr>
                <w:rFonts w:ascii="Times New Roman" w:hAnsi="Times New Roman" w:cs="Times New Roman"/>
                <w:sz w:val="28"/>
                <w:szCs w:val="28"/>
              </w:rPr>
              <w:t>SMEWW 3120B:2017</w:t>
            </w:r>
          </w:p>
          <w:p w14:paraId="26BAA477" w14:textId="77777777" w:rsidR="000A1C72" w:rsidRPr="000A1C72" w:rsidRDefault="000A1C72" w:rsidP="000A1C72">
            <w:pPr>
              <w:numPr>
                <w:ilvl w:val="0"/>
                <w:numId w:val="150"/>
              </w:numPr>
              <w:spacing w:line="259" w:lineRule="auto"/>
              <w:rPr>
                <w:rFonts w:ascii="Times New Roman" w:hAnsi="Times New Roman" w:cs="Times New Roman"/>
                <w:sz w:val="28"/>
                <w:szCs w:val="28"/>
              </w:rPr>
            </w:pPr>
            <w:r w:rsidRPr="000A1C72">
              <w:rPr>
                <w:rFonts w:ascii="Times New Roman" w:hAnsi="Times New Roman" w:cs="Times New Roman"/>
                <w:sz w:val="28"/>
                <w:szCs w:val="28"/>
              </w:rPr>
              <w:t xml:space="preserve">US EPA method 200.7 </w:t>
            </w:r>
          </w:p>
        </w:tc>
        <w:tc>
          <w:tcPr>
            <w:tcW w:w="3189" w:type="dxa"/>
            <w:vAlign w:val="center"/>
          </w:tcPr>
          <w:p w14:paraId="61443CA0" w14:textId="77777777" w:rsidR="000A1C72" w:rsidRPr="000A1C72" w:rsidRDefault="000A1C72" w:rsidP="000A1C72">
            <w:pPr>
              <w:ind w:right="29"/>
              <w:rPr>
                <w:rFonts w:ascii="Times New Roman" w:hAnsi="Times New Roman" w:cs="Times New Roman"/>
                <w:sz w:val="28"/>
                <w:szCs w:val="28"/>
              </w:rPr>
            </w:pPr>
            <w:r w:rsidRPr="000A1C72">
              <w:rPr>
                <w:rFonts w:ascii="Times New Roman" w:hAnsi="Times New Roman" w:cs="Times New Roman"/>
                <w:sz w:val="28"/>
                <w:szCs w:val="28"/>
              </w:rPr>
              <w:t>- Cập nhật phiên bản năm 2017</w:t>
            </w:r>
          </w:p>
        </w:tc>
      </w:tr>
    </w:tbl>
    <w:p w14:paraId="72B7ED68" w14:textId="77777777" w:rsidR="0084134F" w:rsidRDefault="0084134F">
      <w:pPr>
        <w:rPr>
          <w:rFonts w:ascii="Times New Roman" w:hAnsi="Times New Roman" w:cs="Times New Roman"/>
          <w:sz w:val="28"/>
          <w:szCs w:val="28"/>
        </w:rPr>
      </w:pPr>
    </w:p>
    <w:p w14:paraId="151BA984" w14:textId="77777777" w:rsidR="0084134F" w:rsidRPr="00DC6F2A" w:rsidRDefault="00600FE5" w:rsidP="000756B5">
      <w:pPr>
        <w:spacing w:before="60" w:after="60" w:line="295" w:lineRule="auto"/>
        <w:jc w:val="both"/>
        <w:rPr>
          <w:rFonts w:ascii="Times New Roman" w:hAnsi="Times New Roman" w:cs="Times New Roman"/>
          <w:b/>
          <w:color w:val="FF0000"/>
          <w:sz w:val="28"/>
          <w:szCs w:val="28"/>
        </w:rPr>
      </w:pPr>
      <w:r w:rsidRPr="00DC6F2A">
        <w:rPr>
          <w:rFonts w:ascii="Times New Roman" w:hAnsi="Times New Roman" w:cs="Times New Roman"/>
          <w:b/>
          <w:sz w:val="28"/>
          <w:szCs w:val="28"/>
        </w:rPr>
        <w:t xml:space="preserve">Phụ lục 2,6. </w:t>
      </w:r>
      <w:r w:rsidRPr="00DC6F2A">
        <w:rPr>
          <w:rFonts w:ascii="Times New Roman" w:hAnsi="Times New Roman" w:cs="Times New Roman"/>
          <w:b/>
          <w:color w:val="FF0000"/>
          <w:sz w:val="28"/>
          <w:szCs w:val="28"/>
        </w:rPr>
        <w:t>Phương pháp quan trắc chất lượng đất</w:t>
      </w:r>
    </w:p>
    <w:p w14:paraId="6142F4CF" w14:textId="77777777" w:rsidR="0084134F" w:rsidRPr="0084134F" w:rsidRDefault="0084134F" w:rsidP="0084134F">
      <w:pPr>
        <w:spacing w:after="3" w:line="266" w:lineRule="auto"/>
        <w:ind w:right="405" w:firstLine="621"/>
        <w:rPr>
          <w:rFonts w:ascii="Times New Roman" w:hAnsi="Times New Roman" w:cs="Times New Roman"/>
          <w:sz w:val="28"/>
          <w:szCs w:val="28"/>
        </w:rPr>
      </w:pPr>
      <w:r w:rsidRPr="0084134F">
        <w:rPr>
          <w:rFonts w:ascii="Times New Roman" w:hAnsi="Times New Roman" w:cs="Times New Roman"/>
          <w:sz w:val="28"/>
          <w:szCs w:val="28"/>
        </w:rPr>
        <w:t xml:space="preserve">1. Lấy mẫu tại hiện trường: lựa chọn phương pháp quy định tại quy chuẩn kỹ thuật quốc gia hiện hành tương ứng hoặc trong </w:t>
      </w:r>
      <w:r>
        <w:rPr>
          <w:rFonts w:ascii="Times New Roman" w:hAnsi="Times New Roman" w:cs="Times New Roman"/>
          <w:sz w:val="28"/>
          <w:szCs w:val="28"/>
        </w:rPr>
        <w:t>b</w:t>
      </w:r>
      <w:r w:rsidRPr="0084134F">
        <w:rPr>
          <w:rFonts w:ascii="Times New Roman" w:hAnsi="Times New Roman" w:cs="Times New Roman"/>
          <w:sz w:val="28"/>
          <w:szCs w:val="28"/>
        </w:rPr>
        <w:t>ảng dưới đây.</w:t>
      </w:r>
    </w:p>
    <w:p w14:paraId="60B68A74" w14:textId="77777777" w:rsidR="0084134F" w:rsidRPr="0084134F" w:rsidRDefault="0084134F" w:rsidP="0084134F">
      <w:pPr>
        <w:spacing w:after="3" w:line="266" w:lineRule="auto"/>
        <w:ind w:right="405" w:firstLine="621"/>
        <w:jc w:val="center"/>
        <w:rPr>
          <w:rFonts w:ascii="Times New Roman" w:hAnsi="Times New Roman" w:cs="Times New Roman"/>
          <w:sz w:val="26"/>
          <w:szCs w:val="26"/>
        </w:rPr>
      </w:pPr>
      <w:r w:rsidRPr="0084134F">
        <w:rPr>
          <w:rFonts w:ascii="Times New Roman" w:hAnsi="Times New Roman" w:cs="Times New Roman"/>
          <w:b/>
          <w:sz w:val="26"/>
          <w:szCs w:val="26"/>
        </w:rPr>
        <w:t>Bảng 2.6.1</w:t>
      </w:r>
    </w:p>
    <w:tbl>
      <w:tblPr>
        <w:tblW w:w="7193" w:type="dxa"/>
        <w:jc w:val="center"/>
        <w:tblCellMar>
          <w:top w:w="91" w:type="dxa"/>
          <w:left w:w="110" w:type="dxa"/>
          <w:right w:w="95" w:type="dxa"/>
        </w:tblCellMar>
        <w:tblLook w:val="04A0" w:firstRow="1" w:lastRow="0" w:firstColumn="1" w:lastColumn="0" w:noHBand="0" w:noVBand="1"/>
      </w:tblPr>
      <w:tblGrid>
        <w:gridCol w:w="852"/>
        <w:gridCol w:w="2978"/>
        <w:gridCol w:w="3363"/>
      </w:tblGrid>
      <w:tr w:rsidR="0084134F" w:rsidRPr="0084134F" w14:paraId="6A819964" w14:textId="77777777" w:rsidTr="0084134F">
        <w:trPr>
          <w:trHeight w:val="572"/>
          <w:jc w:val="center"/>
        </w:trPr>
        <w:tc>
          <w:tcPr>
            <w:tcW w:w="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EA7B80" w14:textId="77777777" w:rsidR="0084134F" w:rsidRPr="0084134F" w:rsidRDefault="0084134F" w:rsidP="00D1685C">
            <w:pPr>
              <w:spacing w:after="0" w:line="259" w:lineRule="auto"/>
              <w:ind w:left="53"/>
              <w:rPr>
                <w:rFonts w:ascii="Times New Roman" w:hAnsi="Times New Roman" w:cs="Times New Roman"/>
                <w:sz w:val="26"/>
                <w:szCs w:val="26"/>
              </w:rPr>
            </w:pPr>
            <w:r w:rsidRPr="0084134F">
              <w:rPr>
                <w:rFonts w:ascii="Times New Roman" w:hAnsi="Times New Roman" w:cs="Times New Roman"/>
                <w:b/>
                <w:sz w:val="26"/>
                <w:szCs w:val="26"/>
              </w:rPr>
              <w:t xml:space="preserve">STT </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90C4E7" w14:textId="77777777" w:rsidR="0084134F" w:rsidRPr="0084134F" w:rsidRDefault="0084134F" w:rsidP="00D1685C">
            <w:pPr>
              <w:spacing w:after="0" w:line="259" w:lineRule="auto"/>
              <w:ind w:right="8"/>
              <w:jc w:val="center"/>
              <w:rPr>
                <w:rFonts w:ascii="Times New Roman" w:hAnsi="Times New Roman" w:cs="Times New Roman"/>
                <w:sz w:val="26"/>
                <w:szCs w:val="26"/>
              </w:rPr>
            </w:pPr>
            <w:r w:rsidRPr="0084134F">
              <w:rPr>
                <w:rFonts w:ascii="Times New Roman" w:hAnsi="Times New Roman" w:cs="Times New Roman"/>
                <w:b/>
                <w:sz w:val="26"/>
                <w:szCs w:val="26"/>
              </w:rPr>
              <w:t>Tên</w:t>
            </w:r>
            <w:r>
              <w:rPr>
                <w:rFonts w:ascii="Times New Roman" w:hAnsi="Times New Roman" w:cs="Times New Roman"/>
                <w:b/>
                <w:sz w:val="26"/>
                <w:szCs w:val="26"/>
              </w:rPr>
              <w:t xml:space="preserve"> </w:t>
            </w:r>
            <w:r w:rsidRPr="0084134F">
              <w:rPr>
                <w:rFonts w:ascii="Times New Roman" w:hAnsi="Times New Roman" w:cs="Times New Roman"/>
                <w:b/>
                <w:sz w:val="26"/>
                <w:szCs w:val="26"/>
              </w:rPr>
              <w:t>phương</w:t>
            </w:r>
            <w:r>
              <w:rPr>
                <w:rFonts w:ascii="Times New Roman" w:hAnsi="Times New Roman" w:cs="Times New Roman"/>
                <w:b/>
                <w:sz w:val="26"/>
                <w:szCs w:val="26"/>
              </w:rPr>
              <w:t xml:space="preserve"> </w:t>
            </w:r>
            <w:r w:rsidRPr="0084134F">
              <w:rPr>
                <w:rFonts w:ascii="Times New Roman" w:hAnsi="Times New Roman" w:cs="Times New Roman"/>
                <w:b/>
                <w:sz w:val="26"/>
                <w:szCs w:val="26"/>
              </w:rPr>
              <w:t>pháp</w:t>
            </w:r>
          </w:p>
        </w:tc>
        <w:tc>
          <w:tcPr>
            <w:tcW w:w="336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DE9EDF" w14:textId="77777777" w:rsidR="0084134F" w:rsidRPr="0084134F" w:rsidRDefault="0084134F" w:rsidP="00D1685C">
            <w:pPr>
              <w:spacing w:after="0" w:line="259" w:lineRule="auto"/>
              <w:ind w:left="115"/>
              <w:rPr>
                <w:rFonts w:ascii="Times New Roman" w:hAnsi="Times New Roman" w:cs="Times New Roman"/>
                <w:sz w:val="26"/>
                <w:szCs w:val="26"/>
              </w:rPr>
            </w:pPr>
            <w:r w:rsidRPr="0084134F">
              <w:rPr>
                <w:rFonts w:ascii="Times New Roman" w:hAnsi="Times New Roman" w:cs="Times New Roman"/>
                <w:b/>
                <w:sz w:val="26"/>
                <w:szCs w:val="26"/>
              </w:rPr>
              <w:t>Sốhiệuphươngpháp</w:t>
            </w:r>
          </w:p>
        </w:tc>
      </w:tr>
      <w:tr w:rsidR="0084134F" w:rsidRPr="0084134F" w14:paraId="6FCA7BB2" w14:textId="77777777" w:rsidTr="0084134F">
        <w:trPr>
          <w:trHeight w:val="775"/>
          <w:jc w:val="center"/>
        </w:trPr>
        <w:tc>
          <w:tcPr>
            <w:tcW w:w="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8E67D01" w14:textId="77777777" w:rsidR="0084134F" w:rsidRPr="0084134F" w:rsidRDefault="0084134F" w:rsidP="00D1685C">
            <w:pPr>
              <w:spacing w:after="0" w:line="259" w:lineRule="auto"/>
              <w:ind w:right="14"/>
              <w:jc w:val="center"/>
              <w:rPr>
                <w:rFonts w:ascii="Times New Roman" w:hAnsi="Times New Roman" w:cs="Times New Roman"/>
                <w:sz w:val="26"/>
                <w:szCs w:val="26"/>
              </w:rPr>
            </w:pPr>
            <w:r w:rsidRPr="0084134F">
              <w:rPr>
                <w:rFonts w:ascii="Times New Roman" w:hAnsi="Times New Roman" w:cs="Times New Roman"/>
                <w:sz w:val="26"/>
                <w:szCs w:val="26"/>
              </w:rPr>
              <w:lastRenderedPageBreak/>
              <w:t xml:space="preserve">1 </w:t>
            </w:r>
          </w:p>
        </w:tc>
        <w:tc>
          <w:tcPr>
            <w:tcW w:w="2978" w:type="dxa"/>
            <w:tcBorders>
              <w:top w:val="single" w:sz="4" w:space="0" w:color="000000"/>
              <w:left w:val="single" w:sz="4" w:space="0" w:color="000000"/>
              <w:bottom w:val="single" w:sz="4" w:space="0" w:color="000000"/>
              <w:right w:val="single" w:sz="4" w:space="0" w:color="000000"/>
            </w:tcBorders>
            <w:shd w:val="clear" w:color="auto" w:fill="auto"/>
          </w:tcPr>
          <w:p w14:paraId="0D564384" w14:textId="77777777" w:rsidR="0084134F" w:rsidRPr="0084134F" w:rsidRDefault="0084134F" w:rsidP="00D1685C">
            <w:pPr>
              <w:spacing w:after="0" w:line="259" w:lineRule="auto"/>
              <w:ind w:right="9"/>
              <w:rPr>
                <w:rFonts w:ascii="Times New Roman" w:hAnsi="Times New Roman" w:cs="Times New Roman"/>
                <w:sz w:val="26"/>
                <w:szCs w:val="26"/>
              </w:rPr>
            </w:pPr>
            <w:r w:rsidRPr="0084134F">
              <w:rPr>
                <w:rFonts w:ascii="Times New Roman" w:hAnsi="Times New Roman" w:cs="Times New Roman"/>
                <w:sz w:val="26"/>
                <w:szCs w:val="26"/>
              </w:rPr>
              <w:t>Chất lượng đất - Phương pháp đơn giản để mô tả đất</w:t>
            </w:r>
          </w:p>
        </w:tc>
        <w:tc>
          <w:tcPr>
            <w:tcW w:w="3363" w:type="dxa"/>
            <w:tcBorders>
              <w:top w:val="single" w:sz="4" w:space="0" w:color="000000"/>
              <w:left w:val="single" w:sz="4" w:space="0" w:color="000000"/>
              <w:bottom w:val="single" w:sz="4" w:space="0" w:color="000000"/>
              <w:right w:val="single" w:sz="4" w:space="0" w:color="000000"/>
            </w:tcBorders>
            <w:shd w:val="clear" w:color="auto" w:fill="auto"/>
          </w:tcPr>
          <w:p w14:paraId="4168E29D" w14:textId="77777777" w:rsidR="0084134F" w:rsidRPr="0084134F" w:rsidRDefault="0084134F" w:rsidP="003450F4">
            <w:pPr>
              <w:numPr>
                <w:ilvl w:val="0"/>
                <w:numId w:val="77"/>
              </w:numPr>
              <w:spacing w:after="5" w:line="259" w:lineRule="auto"/>
              <w:ind w:hanging="252"/>
              <w:rPr>
                <w:rFonts w:ascii="Times New Roman" w:hAnsi="Times New Roman" w:cs="Times New Roman"/>
                <w:sz w:val="26"/>
                <w:szCs w:val="26"/>
              </w:rPr>
            </w:pPr>
            <w:r w:rsidRPr="0084134F">
              <w:rPr>
                <w:rFonts w:ascii="Times New Roman" w:hAnsi="Times New Roman" w:cs="Times New Roman"/>
                <w:sz w:val="26"/>
                <w:szCs w:val="26"/>
              </w:rPr>
              <w:t xml:space="preserve">TCVN 6857:2001 </w:t>
            </w:r>
          </w:p>
        </w:tc>
      </w:tr>
      <w:tr w:rsidR="0084134F" w:rsidRPr="0084134F" w14:paraId="2212CA35" w14:textId="77777777" w:rsidTr="0084134F">
        <w:trPr>
          <w:trHeight w:val="2081"/>
          <w:jc w:val="center"/>
        </w:trPr>
        <w:tc>
          <w:tcPr>
            <w:tcW w:w="85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F853A0" w14:textId="77777777" w:rsidR="0084134F" w:rsidRPr="0084134F" w:rsidRDefault="0084134F" w:rsidP="00D1685C">
            <w:pPr>
              <w:spacing w:after="0" w:line="259" w:lineRule="auto"/>
              <w:ind w:left="125"/>
              <w:jc w:val="center"/>
              <w:rPr>
                <w:rFonts w:ascii="Times New Roman" w:hAnsi="Times New Roman" w:cs="Times New Roman"/>
                <w:sz w:val="26"/>
                <w:szCs w:val="26"/>
              </w:rPr>
            </w:pPr>
            <w:r w:rsidRPr="0084134F">
              <w:rPr>
                <w:rFonts w:ascii="Times New Roman" w:hAnsi="Times New Roman" w:cs="Times New Roman"/>
                <w:sz w:val="26"/>
                <w:szCs w:val="26"/>
              </w:rPr>
              <w:t xml:space="preserve">2 </w:t>
            </w:r>
          </w:p>
        </w:tc>
        <w:tc>
          <w:tcPr>
            <w:tcW w:w="297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2ACF39F" w14:textId="77777777" w:rsidR="0084134F" w:rsidRPr="0084134F" w:rsidRDefault="0084134F" w:rsidP="00D1685C">
            <w:pPr>
              <w:spacing w:after="0" w:line="259" w:lineRule="auto"/>
              <w:rPr>
                <w:rFonts w:ascii="Times New Roman" w:hAnsi="Times New Roman" w:cs="Times New Roman"/>
                <w:sz w:val="26"/>
                <w:szCs w:val="26"/>
              </w:rPr>
            </w:pPr>
            <w:r w:rsidRPr="0084134F">
              <w:rPr>
                <w:rFonts w:ascii="Times New Roman" w:hAnsi="Times New Roman" w:cs="Times New Roman"/>
                <w:sz w:val="26"/>
                <w:szCs w:val="26"/>
              </w:rPr>
              <w:t>Lấy mẫu đất</w:t>
            </w:r>
          </w:p>
        </w:tc>
        <w:tc>
          <w:tcPr>
            <w:tcW w:w="3363" w:type="dxa"/>
            <w:tcBorders>
              <w:top w:val="single" w:sz="4" w:space="0" w:color="000000"/>
              <w:left w:val="single" w:sz="4" w:space="0" w:color="000000"/>
              <w:bottom w:val="single" w:sz="4" w:space="0" w:color="000000"/>
              <w:right w:val="single" w:sz="4" w:space="0" w:color="000000"/>
            </w:tcBorders>
            <w:shd w:val="clear" w:color="auto" w:fill="auto"/>
          </w:tcPr>
          <w:p w14:paraId="200AF414" w14:textId="77777777" w:rsidR="0084134F" w:rsidRPr="0084134F" w:rsidRDefault="0084134F" w:rsidP="003450F4">
            <w:pPr>
              <w:numPr>
                <w:ilvl w:val="0"/>
                <w:numId w:val="77"/>
              </w:numPr>
              <w:spacing w:after="5" w:line="259" w:lineRule="auto"/>
              <w:ind w:hanging="252"/>
              <w:rPr>
                <w:rFonts w:ascii="Times New Roman" w:hAnsi="Times New Roman" w:cs="Times New Roman"/>
                <w:color w:val="FF0000"/>
                <w:sz w:val="26"/>
                <w:szCs w:val="26"/>
              </w:rPr>
            </w:pPr>
            <w:r w:rsidRPr="0084134F">
              <w:rPr>
                <w:rFonts w:ascii="Times New Roman" w:hAnsi="Times New Roman" w:cs="Times New Roman"/>
                <w:color w:val="FF0000"/>
                <w:sz w:val="26"/>
                <w:szCs w:val="26"/>
              </w:rPr>
              <w:t>TCVN 5297:1995</w:t>
            </w:r>
          </w:p>
          <w:p w14:paraId="5F426A85" w14:textId="77777777" w:rsidR="0084134F" w:rsidRPr="0084134F" w:rsidRDefault="0084134F" w:rsidP="003450F4">
            <w:pPr>
              <w:numPr>
                <w:ilvl w:val="0"/>
                <w:numId w:val="77"/>
              </w:numPr>
              <w:spacing w:after="5" w:line="259" w:lineRule="auto"/>
              <w:ind w:hanging="252"/>
              <w:rPr>
                <w:rFonts w:ascii="Times New Roman" w:hAnsi="Times New Roman" w:cs="Times New Roman"/>
                <w:strike/>
                <w:sz w:val="26"/>
                <w:szCs w:val="26"/>
              </w:rPr>
            </w:pPr>
            <w:r w:rsidRPr="0084134F">
              <w:rPr>
                <w:rFonts w:ascii="Times New Roman" w:hAnsi="Times New Roman" w:cs="Times New Roman"/>
                <w:strike/>
                <w:sz w:val="26"/>
                <w:szCs w:val="26"/>
              </w:rPr>
              <w:t xml:space="preserve">TCVN 4046:1985 </w:t>
            </w:r>
            <w:r w:rsidRPr="0084134F">
              <w:rPr>
                <w:rFonts w:ascii="Times New Roman" w:hAnsi="Times New Roman" w:cs="Times New Roman"/>
                <w:i/>
                <w:color w:val="FF0000"/>
                <w:sz w:val="26"/>
                <w:szCs w:val="26"/>
              </w:rPr>
              <w:t>đã quá cũ, nội dung sơ sài (thiếu nhiều thông tin quan trọng như thiết bị lấy mẫu, điều kiện bảo quản,…)</w:t>
            </w:r>
            <w:r w:rsidRPr="0084134F">
              <w:rPr>
                <w:rFonts w:ascii="Times New Roman" w:hAnsi="Times New Roman" w:cs="Times New Roman"/>
                <w:i/>
                <w:strike/>
                <w:color w:val="FF0000"/>
                <w:sz w:val="26"/>
                <w:szCs w:val="26"/>
              </w:rPr>
              <w:t>;</w:t>
            </w:r>
            <w:r w:rsidRPr="0084134F">
              <w:rPr>
                <w:rFonts w:ascii="Times New Roman" w:hAnsi="Times New Roman" w:cs="Times New Roman"/>
                <w:strike/>
                <w:sz w:val="26"/>
                <w:szCs w:val="26"/>
              </w:rPr>
              <w:t xml:space="preserve"> </w:t>
            </w:r>
          </w:p>
          <w:p w14:paraId="11FD668E" w14:textId="77777777" w:rsidR="0084134F" w:rsidRPr="0084134F" w:rsidRDefault="0084134F" w:rsidP="003450F4">
            <w:pPr>
              <w:numPr>
                <w:ilvl w:val="0"/>
                <w:numId w:val="77"/>
              </w:numPr>
              <w:spacing w:after="7" w:line="259" w:lineRule="auto"/>
              <w:ind w:hanging="252"/>
              <w:rPr>
                <w:rFonts w:ascii="Times New Roman" w:hAnsi="Times New Roman" w:cs="Times New Roman"/>
                <w:sz w:val="26"/>
                <w:szCs w:val="26"/>
              </w:rPr>
            </w:pPr>
            <w:r w:rsidRPr="0084134F">
              <w:rPr>
                <w:rFonts w:ascii="Times New Roman" w:hAnsi="Times New Roman" w:cs="Times New Roman"/>
                <w:sz w:val="26"/>
                <w:szCs w:val="26"/>
              </w:rPr>
              <w:t xml:space="preserve">TCVN 7538-2:2005; </w:t>
            </w:r>
          </w:p>
          <w:p w14:paraId="41542130" w14:textId="77777777" w:rsidR="0084134F" w:rsidRPr="0084134F" w:rsidRDefault="0084134F" w:rsidP="003450F4">
            <w:pPr>
              <w:numPr>
                <w:ilvl w:val="0"/>
                <w:numId w:val="77"/>
              </w:numPr>
              <w:spacing w:after="7" w:line="259" w:lineRule="auto"/>
              <w:ind w:hanging="252"/>
              <w:rPr>
                <w:rFonts w:ascii="Times New Roman" w:hAnsi="Times New Roman" w:cs="Times New Roman"/>
                <w:sz w:val="26"/>
                <w:szCs w:val="26"/>
              </w:rPr>
            </w:pPr>
            <w:r w:rsidRPr="0084134F">
              <w:rPr>
                <w:rFonts w:ascii="Times New Roman" w:hAnsi="Times New Roman" w:cs="Times New Roman"/>
                <w:sz w:val="26"/>
                <w:szCs w:val="26"/>
              </w:rPr>
              <w:t xml:space="preserve">TCVN 7538-1:2006; </w:t>
            </w:r>
          </w:p>
          <w:p w14:paraId="538A12D7" w14:textId="77777777" w:rsidR="0084134F" w:rsidRPr="0084134F" w:rsidRDefault="0084134F" w:rsidP="003450F4">
            <w:pPr>
              <w:numPr>
                <w:ilvl w:val="0"/>
                <w:numId w:val="77"/>
              </w:numPr>
              <w:spacing w:after="5" w:line="259" w:lineRule="auto"/>
              <w:ind w:hanging="252"/>
              <w:rPr>
                <w:rFonts w:ascii="Times New Roman" w:hAnsi="Times New Roman" w:cs="Times New Roman"/>
                <w:sz w:val="26"/>
                <w:szCs w:val="26"/>
              </w:rPr>
            </w:pPr>
            <w:r w:rsidRPr="0084134F">
              <w:rPr>
                <w:rFonts w:ascii="Times New Roman" w:hAnsi="Times New Roman" w:cs="Times New Roman"/>
                <w:sz w:val="26"/>
                <w:szCs w:val="26"/>
              </w:rPr>
              <w:t xml:space="preserve">TCVN 7538-4:2007; </w:t>
            </w:r>
          </w:p>
          <w:p w14:paraId="7301AB3A" w14:textId="77777777" w:rsidR="0084134F" w:rsidRPr="0084134F" w:rsidRDefault="0084134F" w:rsidP="003450F4">
            <w:pPr>
              <w:numPr>
                <w:ilvl w:val="0"/>
                <w:numId w:val="77"/>
              </w:numPr>
              <w:spacing w:after="0" w:line="259" w:lineRule="auto"/>
              <w:ind w:hanging="252"/>
              <w:rPr>
                <w:rFonts w:ascii="Times New Roman" w:hAnsi="Times New Roman" w:cs="Times New Roman"/>
                <w:sz w:val="26"/>
                <w:szCs w:val="26"/>
              </w:rPr>
            </w:pPr>
            <w:r w:rsidRPr="0084134F">
              <w:rPr>
                <w:rFonts w:ascii="Times New Roman" w:hAnsi="Times New Roman" w:cs="Times New Roman"/>
                <w:sz w:val="26"/>
                <w:szCs w:val="26"/>
              </w:rPr>
              <w:t xml:space="preserve">TCVN 7538-5:2007 </w:t>
            </w:r>
          </w:p>
        </w:tc>
      </w:tr>
    </w:tbl>
    <w:p w14:paraId="45E409BA" w14:textId="77777777" w:rsidR="0084134F" w:rsidRDefault="0084134F">
      <w:pPr>
        <w:rPr>
          <w:rFonts w:ascii="Times New Roman" w:hAnsi="Times New Roman" w:cs="Times New Roman"/>
          <w:color w:val="FF0000"/>
          <w:sz w:val="28"/>
          <w:szCs w:val="28"/>
        </w:rPr>
      </w:pPr>
    </w:p>
    <w:p w14:paraId="5856006E" w14:textId="77777777" w:rsidR="0084134F" w:rsidRPr="0084134F" w:rsidRDefault="0084134F" w:rsidP="0084134F">
      <w:pPr>
        <w:spacing w:after="3" w:line="266" w:lineRule="auto"/>
        <w:ind w:right="405" w:firstLine="621"/>
        <w:rPr>
          <w:rFonts w:ascii="Times New Roman" w:hAnsi="Times New Roman" w:cs="Times New Roman"/>
          <w:sz w:val="28"/>
          <w:szCs w:val="28"/>
        </w:rPr>
      </w:pPr>
      <w:r w:rsidRPr="0084134F">
        <w:rPr>
          <w:rFonts w:ascii="Times New Roman" w:hAnsi="Times New Roman" w:cs="Times New Roman"/>
          <w:sz w:val="28"/>
          <w:szCs w:val="28"/>
        </w:rPr>
        <w:t xml:space="preserve">2. Phân tích trong phòng thí nghiệm: lựa chọn phương pháp quy định tại quy chuẩn kỹ thuật quốc gia hiện hành tương ứng hoặc trong </w:t>
      </w:r>
      <w:r>
        <w:rPr>
          <w:rFonts w:ascii="Times New Roman" w:hAnsi="Times New Roman" w:cs="Times New Roman"/>
          <w:sz w:val="28"/>
          <w:szCs w:val="28"/>
        </w:rPr>
        <w:t>b</w:t>
      </w:r>
      <w:r w:rsidRPr="0084134F">
        <w:rPr>
          <w:rFonts w:ascii="Times New Roman" w:hAnsi="Times New Roman" w:cs="Times New Roman"/>
          <w:sz w:val="28"/>
          <w:szCs w:val="28"/>
        </w:rPr>
        <w:t xml:space="preserve">ảng dưới đây. </w:t>
      </w:r>
    </w:p>
    <w:p w14:paraId="765B7052" w14:textId="77777777" w:rsidR="0084134F" w:rsidRDefault="0084134F" w:rsidP="0084134F">
      <w:pPr>
        <w:spacing w:after="3" w:line="266" w:lineRule="auto"/>
        <w:ind w:right="405" w:firstLine="621"/>
        <w:jc w:val="center"/>
        <w:rPr>
          <w:rFonts w:ascii="Times New Roman" w:hAnsi="Times New Roman" w:cs="Times New Roman"/>
          <w:b/>
          <w:sz w:val="26"/>
          <w:szCs w:val="26"/>
        </w:rPr>
      </w:pPr>
      <w:r w:rsidRPr="0084134F">
        <w:rPr>
          <w:rFonts w:ascii="Times New Roman" w:hAnsi="Times New Roman" w:cs="Times New Roman"/>
          <w:b/>
          <w:sz w:val="26"/>
          <w:szCs w:val="26"/>
        </w:rPr>
        <w:t>Bảng 2.6.</w:t>
      </w:r>
      <w:r>
        <w:rPr>
          <w:rFonts w:ascii="Times New Roman" w:hAnsi="Times New Roman" w:cs="Times New Roman"/>
          <w:b/>
          <w:sz w:val="26"/>
          <w:szCs w:val="26"/>
        </w:rPr>
        <w:t>2</w:t>
      </w:r>
    </w:p>
    <w:p w14:paraId="2CF0FD5D" w14:textId="77777777" w:rsidR="0084134F" w:rsidRPr="0084134F" w:rsidRDefault="0084134F" w:rsidP="0084134F">
      <w:pPr>
        <w:spacing w:after="3" w:line="266" w:lineRule="auto"/>
        <w:ind w:right="405" w:firstLine="621"/>
        <w:jc w:val="center"/>
        <w:rPr>
          <w:rFonts w:ascii="Times New Roman" w:hAnsi="Times New Roman" w:cs="Times New Roman"/>
          <w:sz w:val="26"/>
          <w:szCs w:val="26"/>
        </w:rPr>
      </w:pPr>
    </w:p>
    <w:tbl>
      <w:tblPr>
        <w:tblW w:w="8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33" w:type="dxa"/>
          <w:right w:w="74" w:type="dxa"/>
        </w:tblCellMar>
        <w:tblLook w:val="04A0" w:firstRow="1" w:lastRow="0" w:firstColumn="1" w:lastColumn="0" w:noHBand="0" w:noVBand="1"/>
      </w:tblPr>
      <w:tblGrid>
        <w:gridCol w:w="673"/>
        <w:gridCol w:w="2547"/>
        <w:gridCol w:w="4819"/>
      </w:tblGrid>
      <w:tr w:rsidR="00A52C31" w:rsidRPr="00A52C31" w14:paraId="7EAB74AB" w14:textId="77777777" w:rsidTr="00A52C31">
        <w:trPr>
          <w:trHeight w:val="328"/>
          <w:jc w:val="center"/>
        </w:trPr>
        <w:tc>
          <w:tcPr>
            <w:tcW w:w="673" w:type="dxa"/>
            <w:shd w:val="clear" w:color="auto" w:fill="auto"/>
          </w:tcPr>
          <w:p w14:paraId="3434B120" w14:textId="77777777" w:rsidR="00A52C31" w:rsidRPr="00A52C31" w:rsidRDefault="0084134F" w:rsidP="00D1685C">
            <w:pPr>
              <w:spacing w:after="0" w:line="259" w:lineRule="auto"/>
              <w:ind w:left="9"/>
              <w:rPr>
                <w:rFonts w:ascii="Times New Roman" w:hAnsi="Times New Roman" w:cs="Times New Roman"/>
                <w:sz w:val="26"/>
                <w:szCs w:val="26"/>
              </w:rPr>
            </w:pPr>
            <w:r>
              <w:rPr>
                <w:rFonts w:ascii="Times New Roman" w:hAnsi="Times New Roman" w:cs="Times New Roman"/>
                <w:color w:val="FF0000"/>
                <w:sz w:val="28"/>
                <w:szCs w:val="28"/>
              </w:rPr>
              <w:br w:type="page"/>
            </w:r>
            <w:r w:rsidR="00A52C31" w:rsidRPr="00A52C31">
              <w:rPr>
                <w:rFonts w:ascii="Times New Roman" w:hAnsi="Times New Roman" w:cs="Times New Roman"/>
                <w:b/>
                <w:sz w:val="26"/>
                <w:szCs w:val="26"/>
              </w:rPr>
              <w:t xml:space="preserve">STT </w:t>
            </w:r>
          </w:p>
        </w:tc>
        <w:tc>
          <w:tcPr>
            <w:tcW w:w="2547" w:type="dxa"/>
            <w:shd w:val="clear" w:color="auto" w:fill="auto"/>
          </w:tcPr>
          <w:p w14:paraId="647BF862" w14:textId="77777777" w:rsidR="00A52C31" w:rsidRPr="00A52C31" w:rsidRDefault="00A52C31" w:rsidP="00D1685C">
            <w:pPr>
              <w:spacing w:after="0" w:line="259" w:lineRule="auto"/>
              <w:ind w:right="62"/>
              <w:jc w:val="center"/>
              <w:rPr>
                <w:rFonts w:ascii="Times New Roman" w:hAnsi="Times New Roman" w:cs="Times New Roman"/>
                <w:sz w:val="26"/>
                <w:szCs w:val="26"/>
              </w:rPr>
            </w:pPr>
            <w:r w:rsidRPr="00A52C31">
              <w:rPr>
                <w:rFonts w:ascii="Times New Roman" w:hAnsi="Times New Roman" w:cs="Times New Roman"/>
                <w:b/>
                <w:sz w:val="26"/>
                <w:szCs w:val="26"/>
              </w:rPr>
              <w:t>Thôngsố</w:t>
            </w:r>
          </w:p>
        </w:tc>
        <w:tc>
          <w:tcPr>
            <w:tcW w:w="4819" w:type="dxa"/>
            <w:shd w:val="clear" w:color="auto" w:fill="auto"/>
          </w:tcPr>
          <w:p w14:paraId="02F4A6B1" w14:textId="77777777" w:rsidR="00A52C31" w:rsidRPr="00A52C31" w:rsidRDefault="00A52C31" w:rsidP="00D1685C">
            <w:pPr>
              <w:spacing w:after="0" w:line="259" w:lineRule="auto"/>
              <w:ind w:right="64"/>
              <w:jc w:val="center"/>
              <w:rPr>
                <w:rFonts w:ascii="Times New Roman" w:hAnsi="Times New Roman" w:cs="Times New Roman"/>
                <w:sz w:val="26"/>
                <w:szCs w:val="26"/>
              </w:rPr>
            </w:pPr>
            <w:r w:rsidRPr="00A52C31">
              <w:rPr>
                <w:rFonts w:ascii="Times New Roman" w:hAnsi="Times New Roman" w:cs="Times New Roman"/>
                <w:b/>
                <w:sz w:val="26"/>
                <w:szCs w:val="26"/>
              </w:rPr>
              <w:t>Số hiệu phương pháp</w:t>
            </w:r>
          </w:p>
        </w:tc>
      </w:tr>
      <w:tr w:rsidR="00A52C31" w:rsidRPr="00A52C31" w14:paraId="40C85558" w14:textId="77777777" w:rsidTr="00A52C31">
        <w:trPr>
          <w:trHeight w:val="431"/>
          <w:jc w:val="center"/>
        </w:trPr>
        <w:tc>
          <w:tcPr>
            <w:tcW w:w="673" w:type="dxa"/>
            <w:shd w:val="clear" w:color="auto" w:fill="auto"/>
          </w:tcPr>
          <w:p w14:paraId="12A7AFF3"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1.</w:t>
            </w:r>
          </w:p>
        </w:tc>
        <w:tc>
          <w:tcPr>
            <w:tcW w:w="2547" w:type="dxa"/>
            <w:shd w:val="clear" w:color="auto" w:fill="auto"/>
          </w:tcPr>
          <w:p w14:paraId="4615B001" w14:textId="77777777" w:rsidR="00A52C31" w:rsidRPr="00A52C31" w:rsidRDefault="00A52C31" w:rsidP="00D1685C">
            <w:pPr>
              <w:spacing w:after="0" w:line="259" w:lineRule="auto"/>
              <w:ind w:left="32"/>
              <w:rPr>
                <w:rFonts w:ascii="Times New Roman" w:hAnsi="Times New Roman" w:cs="Times New Roman"/>
                <w:sz w:val="26"/>
                <w:szCs w:val="26"/>
              </w:rPr>
            </w:pPr>
            <w:r w:rsidRPr="00A52C31">
              <w:rPr>
                <w:rFonts w:ascii="Times New Roman" w:hAnsi="Times New Roman" w:cs="Times New Roman"/>
                <w:sz w:val="26"/>
                <w:szCs w:val="26"/>
              </w:rPr>
              <w:t>Độ ẩm</w:t>
            </w:r>
          </w:p>
        </w:tc>
        <w:tc>
          <w:tcPr>
            <w:tcW w:w="4819" w:type="dxa"/>
            <w:shd w:val="clear" w:color="auto" w:fill="auto"/>
          </w:tcPr>
          <w:p w14:paraId="490DEF14" w14:textId="77777777" w:rsidR="00A52C31" w:rsidRPr="00A52C31" w:rsidRDefault="00A52C31" w:rsidP="003450F4">
            <w:pPr>
              <w:numPr>
                <w:ilvl w:val="0"/>
                <w:numId w:val="78"/>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TCVN 4048:2011</w:t>
            </w:r>
          </w:p>
          <w:p w14:paraId="3699AE81" w14:textId="77777777" w:rsidR="00A52C31" w:rsidRPr="00A52C31" w:rsidRDefault="00A52C31" w:rsidP="003450F4">
            <w:pPr>
              <w:numPr>
                <w:ilvl w:val="0"/>
                <w:numId w:val="78"/>
              </w:numPr>
              <w:spacing w:after="0" w:line="259" w:lineRule="auto"/>
              <w:ind w:hanging="247"/>
              <w:rPr>
                <w:rFonts w:ascii="Times New Roman" w:hAnsi="Times New Roman" w:cs="Times New Roman"/>
                <w:strike/>
                <w:sz w:val="26"/>
                <w:szCs w:val="26"/>
              </w:rPr>
            </w:pPr>
            <w:r w:rsidRPr="00A52C31">
              <w:rPr>
                <w:rFonts w:ascii="Times New Roman" w:hAnsi="Times New Roman" w:cs="Times New Roman"/>
                <w:strike/>
                <w:sz w:val="26"/>
                <w:szCs w:val="26"/>
              </w:rPr>
              <w:t xml:space="preserve">TCVN 6648:2000 </w:t>
            </w:r>
            <w:r w:rsidRPr="00A52C31">
              <w:rPr>
                <w:rFonts w:ascii="Times New Roman" w:hAnsi="Times New Roman" w:cs="Times New Roman"/>
                <w:i/>
                <w:strike/>
                <w:sz w:val="26"/>
                <w:szCs w:val="26"/>
              </w:rPr>
              <w:t>(</w:t>
            </w:r>
            <w:r w:rsidRPr="00A52C31">
              <w:rPr>
                <w:rFonts w:ascii="Times New Roman" w:hAnsi="Times New Roman" w:cs="Times New Roman"/>
                <w:i/>
                <w:sz w:val="26"/>
                <w:szCs w:val="26"/>
              </w:rPr>
              <w:t>không hướng dẫn xác định độ ẩm mà là xác định hàm lượng nước theo khối lượng đất khô)</w:t>
            </w:r>
          </w:p>
        </w:tc>
      </w:tr>
      <w:tr w:rsidR="00A52C31" w:rsidRPr="00A52C31" w14:paraId="26267B15" w14:textId="77777777" w:rsidTr="00A52C31">
        <w:trPr>
          <w:trHeight w:val="427"/>
          <w:jc w:val="center"/>
        </w:trPr>
        <w:tc>
          <w:tcPr>
            <w:tcW w:w="673" w:type="dxa"/>
            <w:shd w:val="clear" w:color="auto" w:fill="auto"/>
          </w:tcPr>
          <w:p w14:paraId="607ED993"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2.</w:t>
            </w:r>
          </w:p>
        </w:tc>
        <w:tc>
          <w:tcPr>
            <w:tcW w:w="2547" w:type="dxa"/>
            <w:shd w:val="clear" w:color="auto" w:fill="auto"/>
          </w:tcPr>
          <w:p w14:paraId="7D6DB69D" w14:textId="77777777" w:rsidR="00A52C31" w:rsidRPr="00A52C31" w:rsidRDefault="00A52C31" w:rsidP="00D1685C">
            <w:pPr>
              <w:spacing w:after="0" w:line="259" w:lineRule="auto"/>
              <w:ind w:left="32"/>
              <w:rPr>
                <w:rFonts w:ascii="Times New Roman" w:hAnsi="Times New Roman" w:cs="Times New Roman"/>
                <w:sz w:val="26"/>
                <w:szCs w:val="26"/>
              </w:rPr>
            </w:pPr>
            <w:r w:rsidRPr="00A52C31">
              <w:rPr>
                <w:rFonts w:ascii="Times New Roman" w:hAnsi="Times New Roman" w:cs="Times New Roman"/>
                <w:sz w:val="26"/>
                <w:szCs w:val="26"/>
              </w:rPr>
              <w:t>Thành phần cấp hạt</w:t>
            </w:r>
          </w:p>
        </w:tc>
        <w:tc>
          <w:tcPr>
            <w:tcW w:w="4819" w:type="dxa"/>
            <w:shd w:val="clear" w:color="auto" w:fill="auto"/>
          </w:tcPr>
          <w:p w14:paraId="7503998C" w14:textId="77777777" w:rsidR="00A52C31" w:rsidRPr="00A52C31" w:rsidRDefault="00A52C31" w:rsidP="003450F4">
            <w:pPr>
              <w:numPr>
                <w:ilvl w:val="0"/>
                <w:numId w:val="78"/>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8567:2010 </w:t>
            </w:r>
          </w:p>
        </w:tc>
      </w:tr>
      <w:tr w:rsidR="00A52C31" w:rsidRPr="00A52C31" w14:paraId="5ECADC9B" w14:textId="77777777" w:rsidTr="00A52C31">
        <w:trPr>
          <w:trHeight w:val="1143"/>
          <w:jc w:val="center"/>
        </w:trPr>
        <w:tc>
          <w:tcPr>
            <w:tcW w:w="673" w:type="dxa"/>
            <w:shd w:val="clear" w:color="auto" w:fill="auto"/>
            <w:vAlign w:val="center"/>
          </w:tcPr>
          <w:p w14:paraId="2D4CABC6"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3.</w:t>
            </w:r>
          </w:p>
        </w:tc>
        <w:tc>
          <w:tcPr>
            <w:tcW w:w="2547" w:type="dxa"/>
            <w:shd w:val="clear" w:color="auto" w:fill="auto"/>
            <w:vAlign w:val="center"/>
          </w:tcPr>
          <w:p w14:paraId="716687EB" w14:textId="77777777" w:rsidR="00A52C31" w:rsidRPr="00A52C31" w:rsidRDefault="00A52C31" w:rsidP="00D1685C">
            <w:pPr>
              <w:spacing w:after="0" w:line="259" w:lineRule="auto"/>
              <w:ind w:left="32"/>
              <w:rPr>
                <w:rFonts w:ascii="Times New Roman" w:hAnsi="Times New Roman" w:cs="Times New Roman"/>
                <w:sz w:val="26"/>
                <w:szCs w:val="26"/>
              </w:rPr>
            </w:pPr>
            <w:r w:rsidRPr="00A52C31">
              <w:rPr>
                <w:rFonts w:ascii="Times New Roman" w:hAnsi="Times New Roman" w:cs="Times New Roman"/>
                <w:sz w:val="26"/>
                <w:szCs w:val="26"/>
              </w:rPr>
              <w:t xml:space="preserve">pH </w:t>
            </w:r>
          </w:p>
        </w:tc>
        <w:tc>
          <w:tcPr>
            <w:tcW w:w="4819" w:type="dxa"/>
            <w:shd w:val="clear" w:color="auto" w:fill="auto"/>
          </w:tcPr>
          <w:p w14:paraId="05793D08" w14:textId="77777777" w:rsidR="00A52C31" w:rsidRPr="00A52C31" w:rsidRDefault="00A52C31" w:rsidP="003450F4">
            <w:pPr>
              <w:numPr>
                <w:ilvl w:val="0"/>
                <w:numId w:val="78"/>
              </w:numPr>
              <w:spacing w:after="0" w:line="259" w:lineRule="auto"/>
              <w:ind w:hanging="247"/>
              <w:rPr>
                <w:rFonts w:ascii="Times New Roman" w:hAnsi="Times New Roman" w:cs="Times New Roman"/>
                <w:strike/>
                <w:color w:val="FF0000"/>
                <w:sz w:val="26"/>
                <w:szCs w:val="26"/>
              </w:rPr>
            </w:pPr>
            <w:r w:rsidRPr="00A52C31">
              <w:rPr>
                <w:rFonts w:ascii="Times New Roman" w:hAnsi="Times New Roman" w:cs="Times New Roman"/>
                <w:strike/>
                <w:color w:val="FF0000"/>
                <w:sz w:val="26"/>
                <w:szCs w:val="26"/>
              </w:rPr>
              <w:t xml:space="preserve">TCVN 4402:1987; </w:t>
            </w:r>
          </w:p>
          <w:p w14:paraId="17271CB9" w14:textId="77777777" w:rsidR="00A52C31" w:rsidRPr="00A52C31" w:rsidRDefault="00A52C31" w:rsidP="003450F4">
            <w:pPr>
              <w:numPr>
                <w:ilvl w:val="0"/>
                <w:numId w:val="78"/>
              </w:numPr>
              <w:spacing w:after="0" w:line="259" w:lineRule="auto"/>
              <w:ind w:hanging="247"/>
              <w:rPr>
                <w:rFonts w:ascii="Times New Roman" w:hAnsi="Times New Roman" w:cs="Times New Roman"/>
                <w:strike/>
                <w:color w:val="FF0000"/>
                <w:sz w:val="26"/>
                <w:szCs w:val="26"/>
              </w:rPr>
            </w:pPr>
            <w:r w:rsidRPr="00A52C31">
              <w:rPr>
                <w:rFonts w:ascii="Times New Roman" w:hAnsi="Times New Roman" w:cs="Times New Roman"/>
                <w:strike/>
                <w:color w:val="FF0000"/>
                <w:sz w:val="26"/>
                <w:szCs w:val="26"/>
              </w:rPr>
              <w:t xml:space="preserve">TCVN 4401:1987; </w:t>
            </w:r>
          </w:p>
          <w:p w14:paraId="52859D41" w14:textId="77777777" w:rsidR="00A52C31" w:rsidRPr="00A52C31" w:rsidRDefault="00A52C31" w:rsidP="00D1685C">
            <w:pPr>
              <w:spacing w:after="0" w:line="259" w:lineRule="auto"/>
              <w:rPr>
                <w:rFonts w:ascii="Times New Roman" w:hAnsi="Times New Roman" w:cs="Times New Roman"/>
                <w:i/>
                <w:strike/>
                <w:color w:val="FF0000"/>
                <w:sz w:val="26"/>
                <w:szCs w:val="26"/>
              </w:rPr>
            </w:pPr>
            <w:r w:rsidRPr="00A52C31">
              <w:rPr>
                <w:rFonts w:ascii="Times New Roman" w:hAnsi="Times New Roman" w:cs="Times New Roman"/>
                <w:i/>
                <w:color w:val="FF0000"/>
                <w:sz w:val="26"/>
                <w:szCs w:val="26"/>
              </w:rPr>
              <w:t>(Phạm vi áp dụng chỉ cho đất trồng trọt; 2 TCVN đã quá cũ (quy định pH 4.01; 6.86 và 9,18), không cần thiết đưa vào)</w:t>
            </w:r>
          </w:p>
          <w:p w14:paraId="6AEE9B5B" w14:textId="77777777" w:rsidR="00A52C31" w:rsidRPr="00A52C31" w:rsidRDefault="00A52C31" w:rsidP="003450F4">
            <w:pPr>
              <w:numPr>
                <w:ilvl w:val="0"/>
                <w:numId w:val="78"/>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5979:2007 </w:t>
            </w:r>
          </w:p>
        </w:tc>
      </w:tr>
      <w:tr w:rsidR="00A52C31" w:rsidRPr="00A52C31" w14:paraId="68628B29" w14:textId="77777777" w:rsidTr="00A52C31">
        <w:trPr>
          <w:trHeight w:val="427"/>
          <w:jc w:val="center"/>
        </w:trPr>
        <w:tc>
          <w:tcPr>
            <w:tcW w:w="673" w:type="dxa"/>
            <w:shd w:val="clear" w:color="auto" w:fill="auto"/>
          </w:tcPr>
          <w:p w14:paraId="277E0B8A"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4.</w:t>
            </w:r>
          </w:p>
        </w:tc>
        <w:tc>
          <w:tcPr>
            <w:tcW w:w="2547" w:type="dxa"/>
            <w:shd w:val="clear" w:color="auto" w:fill="auto"/>
          </w:tcPr>
          <w:p w14:paraId="298D6FD2" w14:textId="77777777" w:rsidR="00A52C31" w:rsidRPr="00A52C31" w:rsidRDefault="00A52C31" w:rsidP="00D1685C">
            <w:pPr>
              <w:spacing w:after="0" w:line="259" w:lineRule="auto"/>
              <w:ind w:left="32"/>
              <w:rPr>
                <w:rFonts w:ascii="Times New Roman" w:hAnsi="Times New Roman" w:cs="Times New Roman"/>
                <w:sz w:val="26"/>
                <w:szCs w:val="26"/>
              </w:rPr>
            </w:pPr>
            <w:r w:rsidRPr="00A52C31">
              <w:rPr>
                <w:rFonts w:ascii="Times New Roman" w:hAnsi="Times New Roman" w:cs="Times New Roman"/>
                <w:sz w:val="26"/>
                <w:szCs w:val="26"/>
              </w:rPr>
              <w:t xml:space="preserve">EC </w:t>
            </w:r>
          </w:p>
        </w:tc>
        <w:tc>
          <w:tcPr>
            <w:tcW w:w="4819" w:type="dxa"/>
            <w:shd w:val="clear" w:color="auto" w:fill="auto"/>
          </w:tcPr>
          <w:p w14:paraId="32079817" w14:textId="77777777" w:rsidR="00A52C31" w:rsidRPr="00A52C31" w:rsidRDefault="00A52C31" w:rsidP="003450F4">
            <w:pPr>
              <w:numPr>
                <w:ilvl w:val="0"/>
                <w:numId w:val="78"/>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6650:2000 </w:t>
            </w:r>
          </w:p>
        </w:tc>
      </w:tr>
      <w:tr w:rsidR="00A52C31" w:rsidRPr="00A52C31" w14:paraId="33A096D6" w14:textId="77777777" w:rsidTr="00A52C31">
        <w:trPr>
          <w:trHeight w:val="418"/>
          <w:jc w:val="center"/>
        </w:trPr>
        <w:tc>
          <w:tcPr>
            <w:tcW w:w="673" w:type="dxa"/>
            <w:shd w:val="clear" w:color="auto" w:fill="auto"/>
          </w:tcPr>
          <w:p w14:paraId="278197CF"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5.</w:t>
            </w:r>
          </w:p>
        </w:tc>
        <w:tc>
          <w:tcPr>
            <w:tcW w:w="2547" w:type="dxa"/>
            <w:shd w:val="clear" w:color="auto" w:fill="auto"/>
          </w:tcPr>
          <w:p w14:paraId="31A9B9F7" w14:textId="77777777" w:rsidR="00A52C31" w:rsidRPr="00A52C31" w:rsidRDefault="00A52C31" w:rsidP="00D1685C">
            <w:pPr>
              <w:spacing w:after="0" w:line="259" w:lineRule="auto"/>
              <w:ind w:left="32"/>
              <w:rPr>
                <w:rFonts w:ascii="Times New Roman" w:hAnsi="Times New Roman" w:cs="Times New Roman"/>
                <w:sz w:val="26"/>
                <w:szCs w:val="26"/>
              </w:rPr>
            </w:pPr>
            <w:r w:rsidRPr="00A52C31">
              <w:rPr>
                <w:rFonts w:ascii="Times New Roman" w:hAnsi="Times New Roman" w:cs="Times New Roman"/>
                <w:sz w:val="26"/>
                <w:szCs w:val="26"/>
              </w:rPr>
              <w:t xml:space="preserve">Cl- </w:t>
            </w:r>
          </w:p>
        </w:tc>
        <w:tc>
          <w:tcPr>
            <w:tcW w:w="4819" w:type="dxa"/>
            <w:shd w:val="clear" w:color="auto" w:fill="auto"/>
          </w:tcPr>
          <w:p w14:paraId="5750036F" w14:textId="77777777" w:rsidR="00A52C31" w:rsidRPr="00A52C31" w:rsidRDefault="00A52C31" w:rsidP="003450F4">
            <w:pPr>
              <w:numPr>
                <w:ilvl w:val="0"/>
                <w:numId w:val="78"/>
              </w:numPr>
              <w:spacing w:after="0" w:line="259" w:lineRule="auto"/>
              <w:ind w:hanging="247"/>
              <w:rPr>
                <w:rFonts w:ascii="Times New Roman" w:hAnsi="Times New Roman" w:cs="Times New Roman"/>
                <w:sz w:val="26"/>
                <w:szCs w:val="26"/>
              </w:rPr>
            </w:pPr>
            <w:r w:rsidRPr="00A52C31">
              <w:rPr>
                <w:rFonts w:ascii="Times New Roman" w:hAnsi="Times New Roman" w:cs="Times New Roman"/>
                <w:color w:val="FF0000"/>
                <w:sz w:val="26"/>
                <w:szCs w:val="26"/>
              </w:rPr>
              <w:t>US EPA method 300.0</w:t>
            </w:r>
            <w:r w:rsidRPr="00A52C31">
              <w:rPr>
                <w:rFonts w:ascii="Times New Roman" w:hAnsi="Times New Roman" w:cs="Times New Roman"/>
                <w:sz w:val="26"/>
                <w:szCs w:val="26"/>
              </w:rPr>
              <w:t xml:space="preserve"> </w:t>
            </w:r>
          </w:p>
        </w:tc>
      </w:tr>
      <w:tr w:rsidR="00A52C31" w:rsidRPr="00A52C31" w14:paraId="2135D94E" w14:textId="77777777" w:rsidTr="00A52C31">
        <w:trPr>
          <w:trHeight w:val="418"/>
          <w:jc w:val="center"/>
        </w:trPr>
        <w:tc>
          <w:tcPr>
            <w:tcW w:w="673" w:type="dxa"/>
            <w:shd w:val="clear" w:color="auto" w:fill="auto"/>
            <w:vAlign w:val="center"/>
          </w:tcPr>
          <w:p w14:paraId="32C75D98"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6.</w:t>
            </w:r>
          </w:p>
        </w:tc>
        <w:tc>
          <w:tcPr>
            <w:tcW w:w="2547" w:type="dxa"/>
            <w:shd w:val="clear" w:color="auto" w:fill="auto"/>
            <w:vAlign w:val="center"/>
          </w:tcPr>
          <w:p w14:paraId="255E5F7F" w14:textId="77777777" w:rsidR="00A52C31" w:rsidRPr="00A52C31" w:rsidRDefault="00A52C31" w:rsidP="00D1685C">
            <w:pPr>
              <w:spacing w:after="0" w:line="259" w:lineRule="auto"/>
              <w:ind w:left="146"/>
              <w:rPr>
                <w:rFonts w:ascii="Times New Roman" w:hAnsi="Times New Roman" w:cs="Times New Roman"/>
                <w:sz w:val="26"/>
                <w:szCs w:val="26"/>
              </w:rPr>
            </w:pPr>
            <w:r w:rsidRPr="00A52C31">
              <w:rPr>
                <w:rFonts w:ascii="Times New Roman" w:hAnsi="Times New Roman" w:cs="Times New Roman"/>
                <w:sz w:val="26"/>
                <w:szCs w:val="26"/>
              </w:rPr>
              <w:t>SO42-</w:t>
            </w:r>
          </w:p>
        </w:tc>
        <w:tc>
          <w:tcPr>
            <w:tcW w:w="4819" w:type="dxa"/>
            <w:shd w:val="clear" w:color="auto" w:fill="auto"/>
          </w:tcPr>
          <w:p w14:paraId="3082455B" w14:textId="77777777" w:rsidR="00A52C31" w:rsidRPr="00A52C31" w:rsidRDefault="00A52C31" w:rsidP="003450F4">
            <w:pPr>
              <w:numPr>
                <w:ilvl w:val="0"/>
                <w:numId w:val="79"/>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6656:2000; </w:t>
            </w:r>
          </w:p>
          <w:p w14:paraId="10AB9312" w14:textId="77777777" w:rsidR="00A52C31" w:rsidRPr="00A52C31" w:rsidRDefault="00A52C31" w:rsidP="003450F4">
            <w:pPr>
              <w:numPr>
                <w:ilvl w:val="0"/>
                <w:numId w:val="79"/>
              </w:numPr>
              <w:spacing w:after="0" w:line="259" w:lineRule="auto"/>
              <w:ind w:hanging="247"/>
              <w:rPr>
                <w:rFonts w:ascii="Times New Roman" w:hAnsi="Times New Roman" w:cs="Times New Roman"/>
                <w:color w:val="FF0000"/>
                <w:sz w:val="26"/>
                <w:szCs w:val="26"/>
              </w:rPr>
            </w:pPr>
            <w:r w:rsidRPr="00A52C31">
              <w:rPr>
                <w:rFonts w:ascii="Times New Roman" w:hAnsi="Times New Roman" w:cs="Times New Roman"/>
                <w:color w:val="FF0000"/>
                <w:sz w:val="26"/>
                <w:szCs w:val="26"/>
              </w:rPr>
              <w:t xml:space="preserve">US EPA method 300.0 </w:t>
            </w:r>
          </w:p>
        </w:tc>
      </w:tr>
      <w:tr w:rsidR="00A52C31" w:rsidRPr="00A52C31" w14:paraId="2447437B" w14:textId="77777777" w:rsidTr="00A52C31">
        <w:trPr>
          <w:trHeight w:val="418"/>
          <w:jc w:val="center"/>
        </w:trPr>
        <w:tc>
          <w:tcPr>
            <w:tcW w:w="673" w:type="dxa"/>
            <w:shd w:val="clear" w:color="auto" w:fill="auto"/>
          </w:tcPr>
          <w:p w14:paraId="29DE4EEB"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lastRenderedPageBreak/>
              <w:t>7.</w:t>
            </w:r>
          </w:p>
        </w:tc>
        <w:tc>
          <w:tcPr>
            <w:tcW w:w="2547" w:type="dxa"/>
            <w:shd w:val="clear" w:color="auto" w:fill="auto"/>
          </w:tcPr>
          <w:p w14:paraId="50864F15" w14:textId="77777777" w:rsidR="00A52C31" w:rsidRPr="00A52C31" w:rsidRDefault="00A52C31" w:rsidP="00D1685C">
            <w:pPr>
              <w:spacing w:after="0" w:line="259" w:lineRule="auto"/>
              <w:ind w:left="146"/>
              <w:rPr>
                <w:rFonts w:ascii="Times New Roman" w:hAnsi="Times New Roman" w:cs="Times New Roman"/>
                <w:sz w:val="26"/>
                <w:szCs w:val="26"/>
              </w:rPr>
            </w:pPr>
            <w:r w:rsidRPr="00A52C31">
              <w:rPr>
                <w:rFonts w:ascii="Times New Roman" w:hAnsi="Times New Roman" w:cs="Times New Roman"/>
                <w:sz w:val="26"/>
                <w:szCs w:val="26"/>
              </w:rPr>
              <w:t>PO</w:t>
            </w:r>
            <w:r w:rsidRPr="00A52C31">
              <w:rPr>
                <w:rFonts w:ascii="Times New Roman" w:hAnsi="Times New Roman" w:cs="Times New Roman"/>
                <w:sz w:val="26"/>
                <w:szCs w:val="26"/>
                <w:vertAlign w:val="subscript"/>
              </w:rPr>
              <w:t>4</w:t>
            </w:r>
            <w:r w:rsidRPr="00A52C31">
              <w:rPr>
                <w:rFonts w:ascii="Times New Roman" w:hAnsi="Times New Roman" w:cs="Times New Roman"/>
                <w:sz w:val="26"/>
                <w:szCs w:val="26"/>
              </w:rPr>
              <w:t xml:space="preserve">3- </w:t>
            </w:r>
          </w:p>
        </w:tc>
        <w:tc>
          <w:tcPr>
            <w:tcW w:w="4819" w:type="dxa"/>
            <w:shd w:val="clear" w:color="auto" w:fill="auto"/>
          </w:tcPr>
          <w:p w14:paraId="4B94BDEE" w14:textId="77777777" w:rsidR="00A52C31" w:rsidRPr="00A52C31" w:rsidRDefault="00A52C31" w:rsidP="003450F4">
            <w:pPr>
              <w:numPr>
                <w:ilvl w:val="0"/>
                <w:numId w:val="78"/>
              </w:numPr>
              <w:spacing w:after="0" w:line="259" w:lineRule="auto"/>
              <w:ind w:hanging="247"/>
              <w:rPr>
                <w:rFonts w:ascii="Times New Roman" w:hAnsi="Times New Roman" w:cs="Times New Roman"/>
                <w:sz w:val="26"/>
                <w:szCs w:val="26"/>
              </w:rPr>
            </w:pPr>
            <w:r w:rsidRPr="00A52C31">
              <w:rPr>
                <w:rFonts w:ascii="Times New Roman" w:hAnsi="Times New Roman" w:cs="Times New Roman"/>
                <w:color w:val="FF0000"/>
                <w:sz w:val="26"/>
                <w:szCs w:val="26"/>
              </w:rPr>
              <w:t>US EPA method 300.0</w:t>
            </w:r>
            <w:r w:rsidRPr="00A52C31">
              <w:rPr>
                <w:rFonts w:ascii="Times New Roman" w:hAnsi="Times New Roman" w:cs="Times New Roman"/>
                <w:sz w:val="26"/>
                <w:szCs w:val="26"/>
              </w:rPr>
              <w:t xml:space="preserve"> </w:t>
            </w:r>
          </w:p>
        </w:tc>
      </w:tr>
      <w:tr w:rsidR="00A52C31" w:rsidRPr="00A52C31" w14:paraId="4618CD99" w14:textId="77777777" w:rsidTr="00A52C31">
        <w:trPr>
          <w:trHeight w:val="418"/>
          <w:jc w:val="center"/>
        </w:trPr>
        <w:tc>
          <w:tcPr>
            <w:tcW w:w="673" w:type="dxa"/>
            <w:shd w:val="clear" w:color="auto" w:fill="auto"/>
            <w:vAlign w:val="center"/>
          </w:tcPr>
          <w:p w14:paraId="5CF48E5D"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8.</w:t>
            </w:r>
          </w:p>
        </w:tc>
        <w:tc>
          <w:tcPr>
            <w:tcW w:w="2547" w:type="dxa"/>
            <w:shd w:val="clear" w:color="auto" w:fill="auto"/>
            <w:vAlign w:val="center"/>
          </w:tcPr>
          <w:p w14:paraId="2D0666F8" w14:textId="77777777" w:rsidR="00A52C31" w:rsidRPr="00A52C31" w:rsidRDefault="00A52C31" w:rsidP="00D1685C">
            <w:pPr>
              <w:spacing w:after="0" w:line="259" w:lineRule="auto"/>
              <w:ind w:left="146"/>
              <w:rPr>
                <w:rFonts w:ascii="Times New Roman" w:hAnsi="Times New Roman" w:cs="Times New Roman"/>
                <w:sz w:val="26"/>
                <w:szCs w:val="26"/>
              </w:rPr>
            </w:pPr>
            <w:r w:rsidRPr="00A52C31">
              <w:rPr>
                <w:rFonts w:ascii="Times New Roman" w:hAnsi="Times New Roman" w:cs="Times New Roman"/>
                <w:sz w:val="26"/>
                <w:szCs w:val="26"/>
              </w:rPr>
              <w:t>NO3-</w:t>
            </w:r>
          </w:p>
        </w:tc>
        <w:tc>
          <w:tcPr>
            <w:tcW w:w="4819" w:type="dxa"/>
            <w:shd w:val="clear" w:color="auto" w:fill="auto"/>
          </w:tcPr>
          <w:p w14:paraId="69A9021F" w14:textId="77777777" w:rsidR="00A52C31" w:rsidRPr="00A52C31" w:rsidRDefault="00A52C31" w:rsidP="003450F4">
            <w:pPr>
              <w:numPr>
                <w:ilvl w:val="0"/>
                <w:numId w:val="80"/>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6643:2000; </w:t>
            </w:r>
          </w:p>
          <w:p w14:paraId="13C34AC9" w14:textId="77777777" w:rsidR="00A52C31" w:rsidRPr="00A52C31" w:rsidRDefault="00A52C31" w:rsidP="003450F4">
            <w:pPr>
              <w:numPr>
                <w:ilvl w:val="0"/>
                <w:numId w:val="80"/>
              </w:numPr>
              <w:spacing w:after="0" w:line="259" w:lineRule="auto"/>
              <w:ind w:hanging="247"/>
              <w:rPr>
                <w:rFonts w:ascii="Times New Roman" w:hAnsi="Times New Roman" w:cs="Times New Roman"/>
                <w:color w:val="FF0000"/>
                <w:sz w:val="26"/>
                <w:szCs w:val="26"/>
              </w:rPr>
            </w:pPr>
            <w:r w:rsidRPr="00A52C31">
              <w:rPr>
                <w:rFonts w:ascii="Times New Roman" w:hAnsi="Times New Roman" w:cs="Times New Roman"/>
                <w:color w:val="FF0000"/>
                <w:sz w:val="26"/>
                <w:szCs w:val="26"/>
              </w:rPr>
              <w:t xml:space="preserve">US EPA method 300.0 </w:t>
            </w:r>
          </w:p>
        </w:tc>
      </w:tr>
      <w:tr w:rsidR="00A52C31" w:rsidRPr="00A52C31" w14:paraId="2EF897FF" w14:textId="77777777" w:rsidTr="00A52C31">
        <w:trPr>
          <w:trHeight w:val="418"/>
          <w:jc w:val="center"/>
        </w:trPr>
        <w:tc>
          <w:tcPr>
            <w:tcW w:w="673" w:type="dxa"/>
            <w:shd w:val="clear" w:color="auto" w:fill="auto"/>
          </w:tcPr>
          <w:p w14:paraId="4094327C" w14:textId="77777777" w:rsidR="00A52C31" w:rsidRPr="00A52C31" w:rsidRDefault="00A52C31" w:rsidP="00D1685C">
            <w:pPr>
              <w:spacing w:after="0" w:line="259" w:lineRule="auto"/>
              <w:ind w:right="230"/>
              <w:jc w:val="right"/>
              <w:rPr>
                <w:rFonts w:ascii="Times New Roman" w:hAnsi="Times New Roman" w:cs="Times New Roman"/>
                <w:sz w:val="26"/>
                <w:szCs w:val="26"/>
              </w:rPr>
            </w:pPr>
            <w:r w:rsidRPr="00A52C31">
              <w:rPr>
                <w:rFonts w:ascii="Times New Roman" w:hAnsi="Times New Roman" w:cs="Times New Roman"/>
                <w:sz w:val="26"/>
                <w:szCs w:val="26"/>
              </w:rPr>
              <w:t>9.</w:t>
            </w:r>
          </w:p>
        </w:tc>
        <w:tc>
          <w:tcPr>
            <w:tcW w:w="2547" w:type="dxa"/>
            <w:shd w:val="clear" w:color="auto" w:fill="auto"/>
          </w:tcPr>
          <w:p w14:paraId="106198F7" w14:textId="77777777" w:rsidR="00A52C31" w:rsidRPr="00A52C31" w:rsidRDefault="00A52C31" w:rsidP="00D1685C">
            <w:p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 xml:space="preserve">  NH</w:t>
            </w:r>
            <w:r w:rsidRPr="00A52C31">
              <w:rPr>
                <w:rFonts w:ascii="Times New Roman" w:hAnsi="Times New Roman" w:cs="Times New Roman"/>
                <w:sz w:val="26"/>
                <w:szCs w:val="26"/>
                <w:vertAlign w:val="subscript"/>
              </w:rPr>
              <w:t>4</w:t>
            </w:r>
            <w:r w:rsidRPr="00A52C31">
              <w:rPr>
                <w:rFonts w:ascii="Times New Roman" w:hAnsi="Times New Roman" w:cs="Times New Roman"/>
                <w:sz w:val="26"/>
                <w:szCs w:val="26"/>
                <w:vertAlign w:val="superscript"/>
              </w:rPr>
              <w:t>+</w:t>
            </w:r>
          </w:p>
        </w:tc>
        <w:tc>
          <w:tcPr>
            <w:tcW w:w="4819" w:type="dxa"/>
            <w:shd w:val="clear" w:color="auto" w:fill="auto"/>
          </w:tcPr>
          <w:p w14:paraId="0B35EE03" w14:textId="77777777" w:rsidR="00A52C31" w:rsidRPr="00A52C31" w:rsidRDefault="00A52C31" w:rsidP="003450F4">
            <w:pPr>
              <w:numPr>
                <w:ilvl w:val="0"/>
                <w:numId w:val="80"/>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6643:2000 </w:t>
            </w:r>
          </w:p>
        </w:tc>
      </w:tr>
      <w:tr w:rsidR="00A52C31" w:rsidRPr="00A52C31" w14:paraId="50B358FC" w14:textId="77777777" w:rsidTr="00A52C31">
        <w:trPr>
          <w:trHeight w:val="418"/>
          <w:jc w:val="center"/>
        </w:trPr>
        <w:tc>
          <w:tcPr>
            <w:tcW w:w="673" w:type="dxa"/>
            <w:shd w:val="clear" w:color="auto" w:fill="auto"/>
            <w:vAlign w:val="center"/>
          </w:tcPr>
          <w:p w14:paraId="11EBE03D" w14:textId="77777777" w:rsidR="00A52C31" w:rsidRPr="00A52C31" w:rsidRDefault="00A52C31" w:rsidP="00D1685C">
            <w:pPr>
              <w:spacing w:after="0" w:line="259" w:lineRule="auto"/>
              <w:ind w:right="101"/>
              <w:jc w:val="right"/>
              <w:rPr>
                <w:rFonts w:ascii="Times New Roman" w:hAnsi="Times New Roman" w:cs="Times New Roman"/>
                <w:sz w:val="26"/>
                <w:szCs w:val="26"/>
              </w:rPr>
            </w:pPr>
            <w:r w:rsidRPr="00A52C31">
              <w:rPr>
                <w:rFonts w:ascii="Times New Roman" w:hAnsi="Times New Roman" w:cs="Times New Roman"/>
                <w:sz w:val="26"/>
                <w:szCs w:val="26"/>
              </w:rPr>
              <w:t>10.</w:t>
            </w:r>
          </w:p>
        </w:tc>
        <w:tc>
          <w:tcPr>
            <w:tcW w:w="2547" w:type="dxa"/>
            <w:shd w:val="clear" w:color="auto" w:fill="auto"/>
            <w:vAlign w:val="center"/>
          </w:tcPr>
          <w:p w14:paraId="21064C65" w14:textId="77777777" w:rsidR="00A52C31" w:rsidRPr="00A52C31" w:rsidRDefault="00A52C31" w:rsidP="00D1685C">
            <w:pPr>
              <w:spacing w:after="0" w:line="259" w:lineRule="auto"/>
              <w:ind w:left="146"/>
              <w:rPr>
                <w:rFonts w:ascii="Times New Roman" w:hAnsi="Times New Roman" w:cs="Times New Roman"/>
                <w:sz w:val="26"/>
                <w:szCs w:val="26"/>
              </w:rPr>
            </w:pPr>
            <w:r w:rsidRPr="00A52C31">
              <w:rPr>
                <w:rFonts w:ascii="Times New Roman" w:hAnsi="Times New Roman" w:cs="Times New Roman"/>
                <w:sz w:val="26"/>
                <w:szCs w:val="26"/>
              </w:rPr>
              <w:t xml:space="preserve">Tổng N </w:t>
            </w:r>
          </w:p>
        </w:tc>
        <w:tc>
          <w:tcPr>
            <w:tcW w:w="4819" w:type="dxa"/>
            <w:shd w:val="clear" w:color="auto" w:fill="auto"/>
          </w:tcPr>
          <w:p w14:paraId="09AD7611" w14:textId="77777777" w:rsidR="00A52C31" w:rsidRPr="00A52C31" w:rsidRDefault="00A52C31" w:rsidP="003450F4">
            <w:pPr>
              <w:numPr>
                <w:ilvl w:val="0"/>
                <w:numId w:val="81"/>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6645:2000; </w:t>
            </w:r>
          </w:p>
          <w:p w14:paraId="5E972691" w14:textId="77777777" w:rsidR="00A52C31" w:rsidRPr="00A52C31" w:rsidRDefault="00A52C31" w:rsidP="003450F4">
            <w:pPr>
              <w:numPr>
                <w:ilvl w:val="0"/>
                <w:numId w:val="81"/>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6643:2000; </w:t>
            </w:r>
          </w:p>
          <w:p w14:paraId="67AF71F3" w14:textId="77777777" w:rsidR="00A52C31" w:rsidRPr="00A52C31" w:rsidRDefault="00A52C31" w:rsidP="003450F4">
            <w:pPr>
              <w:numPr>
                <w:ilvl w:val="0"/>
                <w:numId w:val="81"/>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6498:1999 </w:t>
            </w:r>
          </w:p>
        </w:tc>
      </w:tr>
      <w:tr w:rsidR="00A52C31" w:rsidRPr="00A52C31" w14:paraId="359D8E49" w14:textId="77777777" w:rsidTr="00A52C31">
        <w:trPr>
          <w:trHeight w:val="418"/>
          <w:jc w:val="center"/>
        </w:trPr>
        <w:tc>
          <w:tcPr>
            <w:tcW w:w="673" w:type="dxa"/>
            <w:shd w:val="clear" w:color="auto" w:fill="auto"/>
            <w:vAlign w:val="center"/>
          </w:tcPr>
          <w:p w14:paraId="0B698FFF" w14:textId="77777777" w:rsidR="00A52C31" w:rsidRPr="00A52C31" w:rsidRDefault="00A52C31" w:rsidP="00D1685C">
            <w:pPr>
              <w:spacing w:after="0" w:line="259" w:lineRule="auto"/>
              <w:ind w:right="101"/>
              <w:jc w:val="right"/>
              <w:rPr>
                <w:rFonts w:ascii="Times New Roman" w:hAnsi="Times New Roman" w:cs="Times New Roman"/>
                <w:sz w:val="26"/>
                <w:szCs w:val="26"/>
              </w:rPr>
            </w:pPr>
            <w:r w:rsidRPr="00A52C31">
              <w:rPr>
                <w:rFonts w:ascii="Times New Roman" w:hAnsi="Times New Roman" w:cs="Times New Roman"/>
                <w:sz w:val="26"/>
                <w:szCs w:val="26"/>
              </w:rPr>
              <w:t>11.</w:t>
            </w:r>
          </w:p>
        </w:tc>
        <w:tc>
          <w:tcPr>
            <w:tcW w:w="2547" w:type="dxa"/>
            <w:shd w:val="clear" w:color="auto" w:fill="auto"/>
            <w:vAlign w:val="center"/>
          </w:tcPr>
          <w:p w14:paraId="6BC5D1F2" w14:textId="77777777" w:rsidR="00A52C31" w:rsidRPr="00A52C31" w:rsidRDefault="00A52C31" w:rsidP="00D1685C">
            <w:pPr>
              <w:spacing w:after="0" w:line="259" w:lineRule="auto"/>
              <w:ind w:left="146"/>
              <w:rPr>
                <w:rFonts w:ascii="Times New Roman" w:hAnsi="Times New Roman" w:cs="Times New Roman"/>
                <w:sz w:val="26"/>
                <w:szCs w:val="26"/>
              </w:rPr>
            </w:pPr>
            <w:r w:rsidRPr="00A52C31">
              <w:rPr>
                <w:rFonts w:ascii="Times New Roman" w:hAnsi="Times New Roman" w:cs="Times New Roman"/>
                <w:sz w:val="26"/>
                <w:szCs w:val="26"/>
              </w:rPr>
              <w:t xml:space="preserve">Tổng P </w:t>
            </w:r>
          </w:p>
        </w:tc>
        <w:tc>
          <w:tcPr>
            <w:tcW w:w="4819" w:type="dxa"/>
            <w:shd w:val="clear" w:color="auto" w:fill="auto"/>
          </w:tcPr>
          <w:p w14:paraId="1F14267B" w14:textId="77777777" w:rsidR="00A52C31" w:rsidRPr="00A52C31" w:rsidRDefault="00A52C31" w:rsidP="003450F4">
            <w:pPr>
              <w:numPr>
                <w:ilvl w:val="0"/>
                <w:numId w:val="82"/>
              </w:numPr>
              <w:spacing w:after="0" w:line="259" w:lineRule="auto"/>
              <w:ind w:hanging="247"/>
              <w:rPr>
                <w:rFonts w:ascii="Times New Roman" w:hAnsi="Times New Roman" w:cs="Times New Roman"/>
                <w:strike/>
                <w:color w:val="FF0000"/>
                <w:sz w:val="26"/>
                <w:szCs w:val="26"/>
              </w:rPr>
            </w:pPr>
            <w:r w:rsidRPr="00A52C31">
              <w:rPr>
                <w:rFonts w:ascii="Times New Roman" w:hAnsi="Times New Roman" w:cs="Times New Roman"/>
                <w:strike/>
                <w:color w:val="FF0000"/>
                <w:sz w:val="26"/>
                <w:szCs w:val="26"/>
              </w:rPr>
              <w:t xml:space="preserve">TCVN 8563:2010; </w:t>
            </w:r>
          </w:p>
          <w:p w14:paraId="6314F002" w14:textId="77777777" w:rsidR="00A52C31" w:rsidRPr="00A52C31" w:rsidRDefault="00A52C31" w:rsidP="003450F4">
            <w:pPr>
              <w:numPr>
                <w:ilvl w:val="0"/>
                <w:numId w:val="82"/>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6499:1999; </w:t>
            </w:r>
          </w:p>
          <w:p w14:paraId="354866D3" w14:textId="77777777" w:rsidR="00A52C31" w:rsidRPr="00A52C31" w:rsidRDefault="00A52C31" w:rsidP="003450F4">
            <w:pPr>
              <w:numPr>
                <w:ilvl w:val="0"/>
                <w:numId w:val="82"/>
              </w:numPr>
              <w:spacing w:after="0" w:line="259" w:lineRule="auto"/>
              <w:ind w:hanging="247"/>
              <w:rPr>
                <w:rFonts w:ascii="Times New Roman" w:hAnsi="Times New Roman" w:cs="Times New Roman"/>
                <w:strike/>
                <w:sz w:val="26"/>
                <w:szCs w:val="26"/>
              </w:rPr>
            </w:pPr>
            <w:r w:rsidRPr="00A52C31">
              <w:rPr>
                <w:rFonts w:ascii="Times New Roman" w:hAnsi="Times New Roman" w:cs="Times New Roman"/>
                <w:strike/>
                <w:sz w:val="26"/>
                <w:szCs w:val="26"/>
              </w:rPr>
              <w:t xml:space="preserve">TCVN 8940:2011 </w:t>
            </w:r>
          </w:p>
        </w:tc>
      </w:tr>
      <w:tr w:rsidR="00A52C31" w:rsidRPr="00A52C31" w14:paraId="57262BCF" w14:textId="77777777" w:rsidTr="00A52C31">
        <w:trPr>
          <w:trHeight w:val="418"/>
          <w:jc w:val="center"/>
        </w:trPr>
        <w:tc>
          <w:tcPr>
            <w:tcW w:w="673" w:type="dxa"/>
            <w:shd w:val="clear" w:color="auto" w:fill="auto"/>
          </w:tcPr>
          <w:p w14:paraId="786853FE" w14:textId="77777777" w:rsidR="00A52C31" w:rsidRPr="00A52C31" w:rsidRDefault="00A52C31" w:rsidP="00D1685C">
            <w:pPr>
              <w:spacing w:after="0" w:line="259" w:lineRule="auto"/>
              <w:ind w:right="101"/>
              <w:jc w:val="right"/>
              <w:rPr>
                <w:rFonts w:ascii="Times New Roman" w:hAnsi="Times New Roman" w:cs="Times New Roman"/>
                <w:sz w:val="26"/>
                <w:szCs w:val="26"/>
              </w:rPr>
            </w:pPr>
            <w:r w:rsidRPr="00A52C31">
              <w:rPr>
                <w:rFonts w:ascii="Times New Roman" w:hAnsi="Times New Roman" w:cs="Times New Roman"/>
                <w:sz w:val="26"/>
                <w:szCs w:val="26"/>
              </w:rPr>
              <w:t>12.</w:t>
            </w:r>
          </w:p>
        </w:tc>
        <w:tc>
          <w:tcPr>
            <w:tcW w:w="2547" w:type="dxa"/>
            <w:shd w:val="clear" w:color="auto" w:fill="auto"/>
          </w:tcPr>
          <w:p w14:paraId="556B306E" w14:textId="77777777" w:rsidR="00A52C31" w:rsidRPr="00A52C31" w:rsidRDefault="00A52C31" w:rsidP="00D1685C">
            <w:pPr>
              <w:spacing w:after="0" w:line="259" w:lineRule="auto"/>
              <w:ind w:left="146"/>
              <w:rPr>
                <w:rFonts w:ascii="Times New Roman" w:hAnsi="Times New Roman" w:cs="Times New Roman"/>
                <w:sz w:val="26"/>
                <w:szCs w:val="26"/>
              </w:rPr>
            </w:pPr>
            <w:r w:rsidRPr="00A52C31">
              <w:rPr>
                <w:rFonts w:ascii="Times New Roman" w:hAnsi="Times New Roman" w:cs="Times New Roman"/>
                <w:sz w:val="26"/>
                <w:szCs w:val="26"/>
              </w:rPr>
              <w:t xml:space="preserve">Tổng K </w:t>
            </w:r>
          </w:p>
        </w:tc>
        <w:tc>
          <w:tcPr>
            <w:tcW w:w="4819" w:type="dxa"/>
            <w:shd w:val="clear" w:color="auto" w:fill="auto"/>
          </w:tcPr>
          <w:p w14:paraId="0C2DE13A" w14:textId="77777777" w:rsidR="00A52C31" w:rsidRPr="00A52C31" w:rsidRDefault="00A52C31" w:rsidP="003450F4">
            <w:pPr>
              <w:numPr>
                <w:ilvl w:val="0"/>
                <w:numId w:val="8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8660:2011 </w:t>
            </w:r>
          </w:p>
        </w:tc>
      </w:tr>
      <w:tr w:rsidR="00A52C31" w:rsidRPr="00A52C31" w14:paraId="0C3D847D" w14:textId="77777777" w:rsidTr="00A52C31">
        <w:trPr>
          <w:trHeight w:val="418"/>
          <w:jc w:val="center"/>
        </w:trPr>
        <w:tc>
          <w:tcPr>
            <w:tcW w:w="673" w:type="dxa"/>
            <w:shd w:val="clear" w:color="auto" w:fill="auto"/>
            <w:vAlign w:val="center"/>
          </w:tcPr>
          <w:p w14:paraId="6E6B97D0" w14:textId="77777777" w:rsidR="00A52C31" w:rsidRPr="00A52C31" w:rsidRDefault="00A52C31" w:rsidP="00D1685C">
            <w:pPr>
              <w:spacing w:after="0" w:line="259" w:lineRule="auto"/>
              <w:ind w:right="101"/>
              <w:jc w:val="right"/>
              <w:rPr>
                <w:rFonts w:ascii="Times New Roman" w:hAnsi="Times New Roman" w:cs="Times New Roman"/>
                <w:sz w:val="26"/>
                <w:szCs w:val="26"/>
              </w:rPr>
            </w:pPr>
            <w:r w:rsidRPr="00A52C31">
              <w:rPr>
                <w:rFonts w:ascii="Times New Roman" w:hAnsi="Times New Roman" w:cs="Times New Roman"/>
                <w:sz w:val="26"/>
                <w:szCs w:val="26"/>
              </w:rPr>
              <w:t>13.</w:t>
            </w:r>
          </w:p>
        </w:tc>
        <w:tc>
          <w:tcPr>
            <w:tcW w:w="2547" w:type="dxa"/>
            <w:shd w:val="clear" w:color="auto" w:fill="auto"/>
            <w:vAlign w:val="center"/>
          </w:tcPr>
          <w:p w14:paraId="30ABEAD1" w14:textId="77777777" w:rsidR="00A52C31" w:rsidRPr="00A52C31" w:rsidRDefault="00A52C31" w:rsidP="00D1685C">
            <w:pPr>
              <w:spacing w:after="0" w:line="259" w:lineRule="auto"/>
              <w:ind w:left="146"/>
              <w:rPr>
                <w:rFonts w:ascii="Times New Roman" w:hAnsi="Times New Roman" w:cs="Times New Roman"/>
                <w:sz w:val="26"/>
                <w:szCs w:val="26"/>
              </w:rPr>
            </w:pPr>
            <w:r w:rsidRPr="00A52C31">
              <w:rPr>
                <w:rFonts w:ascii="Times New Roman" w:hAnsi="Times New Roman" w:cs="Times New Roman"/>
                <w:sz w:val="26"/>
                <w:szCs w:val="26"/>
                <w:highlight w:val="yellow"/>
              </w:rPr>
              <w:t>Cacbon hữu cơ</w:t>
            </w:r>
          </w:p>
        </w:tc>
        <w:tc>
          <w:tcPr>
            <w:tcW w:w="4819" w:type="dxa"/>
            <w:shd w:val="clear" w:color="auto" w:fill="auto"/>
          </w:tcPr>
          <w:p w14:paraId="4E5C2F43" w14:textId="77777777" w:rsidR="00A52C31" w:rsidRPr="00A52C31" w:rsidRDefault="00A52C31" w:rsidP="003450F4">
            <w:pPr>
              <w:numPr>
                <w:ilvl w:val="0"/>
                <w:numId w:val="8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6642:2000; </w:t>
            </w:r>
          </w:p>
          <w:p w14:paraId="418E074A" w14:textId="77777777" w:rsidR="00A52C31" w:rsidRPr="00A52C31" w:rsidRDefault="00A52C31" w:rsidP="003450F4">
            <w:pPr>
              <w:numPr>
                <w:ilvl w:val="0"/>
                <w:numId w:val="8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6644:2000; </w:t>
            </w:r>
          </w:p>
          <w:p w14:paraId="00BA7595" w14:textId="77777777" w:rsidR="00A52C31" w:rsidRPr="00A52C31" w:rsidRDefault="00A52C31" w:rsidP="003450F4">
            <w:pPr>
              <w:numPr>
                <w:ilvl w:val="0"/>
                <w:numId w:val="8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8941:2011 </w:t>
            </w:r>
          </w:p>
        </w:tc>
      </w:tr>
      <w:tr w:rsidR="00A52C31" w:rsidRPr="00A52C31" w14:paraId="305BAD5A" w14:textId="77777777" w:rsidTr="00A52C31">
        <w:trPr>
          <w:trHeight w:val="418"/>
          <w:jc w:val="center"/>
        </w:trPr>
        <w:tc>
          <w:tcPr>
            <w:tcW w:w="673" w:type="dxa"/>
            <w:shd w:val="clear" w:color="auto" w:fill="auto"/>
            <w:vAlign w:val="center"/>
          </w:tcPr>
          <w:p w14:paraId="2F105B19" w14:textId="77777777" w:rsidR="00A52C31" w:rsidRPr="00A52C31" w:rsidRDefault="00A52C31" w:rsidP="00D1685C">
            <w:pPr>
              <w:spacing w:after="0" w:line="259" w:lineRule="auto"/>
              <w:ind w:right="101"/>
              <w:jc w:val="right"/>
              <w:rPr>
                <w:rFonts w:ascii="Times New Roman" w:hAnsi="Times New Roman" w:cs="Times New Roman"/>
                <w:sz w:val="26"/>
                <w:szCs w:val="26"/>
              </w:rPr>
            </w:pPr>
            <w:r w:rsidRPr="00A52C31">
              <w:rPr>
                <w:rFonts w:ascii="Times New Roman" w:hAnsi="Times New Roman" w:cs="Times New Roman"/>
                <w:sz w:val="26"/>
                <w:szCs w:val="26"/>
              </w:rPr>
              <w:t>14.</w:t>
            </w:r>
          </w:p>
        </w:tc>
        <w:tc>
          <w:tcPr>
            <w:tcW w:w="2547" w:type="dxa"/>
            <w:shd w:val="clear" w:color="auto" w:fill="auto"/>
            <w:vAlign w:val="center"/>
          </w:tcPr>
          <w:p w14:paraId="21838917" w14:textId="77777777" w:rsidR="00A52C31" w:rsidRPr="00A52C31" w:rsidRDefault="00A52C31" w:rsidP="00D1685C">
            <w:pPr>
              <w:spacing w:after="0" w:line="259" w:lineRule="auto"/>
              <w:ind w:left="67"/>
              <w:rPr>
                <w:rFonts w:ascii="Times New Roman" w:hAnsi="Times New Roman" w:cs="Times New Roman"/>
                <w:sz w:val="26"/>
                <w:szCs w:val="26"/>
              </w:rPr>
            </w:pPr>
            <w:r w:rsidRPr="00A52C31">
              <w:rPr>
                <w:rFonts w:ascii="Times New Roman" w:hAnsi="Times New Roman" w:cs="Times New Roman"/>
                <w:sz w:val="26"/>
                <w:szCs w:val="26"/>
              </w:rPr>
              <w:t xml:space="preserve">As </w:t>
            </w:r>
          </w:p>
        </w:tc>
        <w:tc>
          <w:tcPr>
            <w:tcW w:w="4819" w:type="dxa"/>
            <w:shd w:val="clear" w:color="auto" w:fill="auto"/>
            <w:vAlign w:val="center"/>
          </w:tcPr>
          <w:p w14:paraId="4E2EFFA0" w14:textId="77777777" w:rsidR="00A52C31" w:rsidRPr="00A52C31" w:rsidRDefault="00A52C31" w:rsidP="003450F4">
            <w:pPr>
              <w:numPr>
                <w:ilvl w:val="0"/>
                <w:numId w:val="84"/>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TCVN 8467: 2010;</w:t>
            </w:r>
          </w:p>
          <w:p w14:paraId="7C116B29" w14:textId="77777777" w:rsidR="00A52C31" w:rsidRPr="00A52C31" w:rsidRDefault="00A52C31" w:rsidP="003450F4">
            <w:pPr>
              <w:numPr>
                <w:ilvl w:val="0"/>
                <w:numId w:val="84"/>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US EPA method 200.7;</w:t>
            </w:r>
          </w:p>
          <w:p w14:paraId="4348F7BC" w14:textId="77777777" w:rsidR="00A52C31" w:rsidRPr="00A52C31" w:rsidRDefault="00A52C31" w:rsidP="003450F4">
            <w:pPr>
              <w:numPr>
                <w:ilvl w:val="0"/>
                <w:numId w:val="84"/>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US EPA method 200.8;</w:t>
            </w:r>
          </w:p>
          <w:p w14:paraId="6154BA3E" w14:textId="77777777" w:rsidR="00A52C31" w:rsidRPr="00A52C31" w:rsidRDefault="00A52C31" w:rsidP="003450F4">
            <w:pPr>
              <w:numPr>
                <w:ilvl w:val="0"/>
                <w:numId w:val="84"/>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7010</w:t>
            </w:r>
          </w:p>
          <w:p w14:paraId="0A79B94A" w14:textId="77777777" w:rsidR="00A52C31" w:rsidRPr="00A52C31" w:rsidRDefault="00A52C31" w:rsidP="003450F4">
            <w:pPr>
              <w:numPr>
                <w:ilvl w:val="0"/>
                <w:numId w:val="84"/>
              </w:numPr>
              <w:spacing w:after="0" w:line="259" w:lineRule="auto"/>
              <w:rPr>
                <w:rFonts w:ascii="Times New Roman" w:hAnsi="Times New Roman" w:cs="Times New Roman"/>
                <w:sz w:val="26"/>
                <w:szCs w:val="26"/>
              </w:rPr>
            </w:pPr>
            <w:r w:rsidRPr="00A52C31">
              <w:rPr>
                <w:rFonts w:ascii="Times New Roman" w:hAnsi="Times New Roman" w:cs="Times New Roman"/>
                <w:color w:val="0070C0"/>
                <w:sz w:val="26"/>
                <w:szCs w:val="26"/>
              </w:rPr>
              <w:t xml:space="preserve">US EPA method 7062  </w:t>
            </w:r>
          </w:p>
          <w:p w14:paraId="7AC5FA69" w14:textId="77777777" w:rsidR="00A52C31" w:rsidRPr="00A52C31" w:rsidRDefault="00A52C31" w:rsidP="003450F4">
            <w:pPr>
              <w:numPr>
                <w:ilvl w:val="0"/>
                <w:numId w:val="84"/>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6020A</w:t>
            </w:r>
          </w:p>
          <w:p w14:paraId="182486A2" w14:textId="77777777" w:rsidR="00A52C31" w:rsidRPr="00A52C31" w:rsidRDefault="00A52C31" w:rsidP="003450F4">
            <w:pPr>
              <w:numPr>
                <w:ilvl w:val="0"/>
                <w:numId w:val="84"/>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TCVN 6649:2000</w:t>
            </w:r>
          </w:p>
          <w:p w14:paraId="4C4DAB53" w14:textId="77777777" w:rsidR="00A52C31" w:rsidRPr="00A52C31" w:rsidRDefault="00A52C31" w:rsidP="003450F4">
            <w:pPr>
              <w:numPr>
                <w:ilvl w:val="0"/>
                <w:numId w:val="84"/>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EPA 3050 B</w:t>
            </w:r>
          </w:p>
          <w:p w14:paraId="5AB26B03" w14:textId="77777777" w:rsidR="00A52C31" w:rsidRPr="00A52C31" w:rsidRDefault="00A52C31" w:rsidP="003450F4">
            <w:pPr>
              <w:numPr>
                <w:ilvl w:val="0"/>
                <w:numId w:val="84"/>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EPA 3051</w:t>
            </w:r>
          </w:p>
          <w:p w14:paraId="09C04675" w14:textId="77777777" w:rsidR="00A52C31" w:rsidRPr="00A52C31" w:rsidRDefault="00A52C31" w:rsidP="00D1685C">
            <w:pPr>
              <w:spacing w:after="0" w:line="259" w:lineRule="auto"/>
              <w:ind w:left="114"/>
              <w:rPr>
                <w:rFonts w:ascii="Times New Roman" w:hAnsi="Times New Roman" w:cs="Times New Roman"/>
                <w:color w:val="FF0000"/>
                <w:sz w:val="26"/>
                <w:szCs w:val="26"/>
              </w:rPr>
            </w:pPr>
          </w:p>
        </w:tc>
      </w:tr>
      <w:tr w:rsidR="00A52C31" w:rsidRPr="00A52C31" w14:paraId="3748AC26" w14:textId="77777777" w:rsidTr="00A52C31">
        <w:trPr>
          <w:trHeight w:val="418"/>
          <w:jc w:val="center"/>
        </w:trPr>
        <w:tc>
          <w:tcPr>
            <w:tcW w:w="673" w:type="dxa"/>
            <w:shd w:val="clear" w:color="auto" w:fill="auto"/>
            <w:vAlign w:val="center"/>
          </w:tcPr>
          <w:p w14:paraId="48162E09" w14:textId="77777777" w:rsidR="00A52C31" w:rsidRPr="00A52C31" w:rsidRDefault="00A52C31" w:rsidP="00D1685C">
            <w:pPr>
              <w:spacing w:after="0" w:line="259" w:lineRule="auto"/>
              <w:ind w:right="101"/>
              <w:jc w:val="right"/>
              <w:rPr>
                <w:rFonts w:ascii="Times New Roman" w:hAnsi="Times New Roman" w:cs="Times New Roman"/>
                <w:sz w:val="26"/>
                <w:szCs w:val="26"/>
              </w:rPr>
            </w:pPr>
            <w:r w:rsidRPr="00A52C31">
              <w:rPr>
                <w:rFonts w:ascii="Times New Roman" w:hAnsi="Times New Roman" w:cs="Times New Roman"/>
                <w:sz w:val="26"/>
                <w:szCs w:val="26"/>
              </w:rPr>
              <w:t>15.</w:t>
            </w:r>
          </w:p>
        </w:tc>
        <w:tc>
          <w:tcPr>
            <w:tcW w:w="2547" w:type="dxa"/>
            <w:shd w:val="clear" w:color="auto" w:fill="auto"/>
            <w:vAlign w:val="center"/>
          </w:tcPr>
          <w:p w14:paraId="15F0EF08" w14:textId="77777777" w:rsidR="00A52C31" w:rsidRPr="00A52C31" w:rsidRDefault="00A52C31" w:rsidP="00D1685C">
            <w:pPr>
              <w:spacing w:after="0" w:line="259" w:lineRule="auto"/>
              <w:ind w:left="67"/>
              <w:rPr>
                <w:rFonts w:ascii="Times New Roman" w:hAnsi="Times New Roman" w:cs="Times New Roman"/>
                <w:sz w:val="26"/>
                <w:szCs w:val="26"/>
              </w:rPr>
            </w:pPr>
            <w:r w:rsidRPr="00A52C31">
              <w:rPr>
                <w:rFonts w:ascii="Times New Roman" w:hAnsi="Times New Roman" w:cs="Times New Roman"/>
                <w:sz w:val="26"/>
                <w:szCs w:val="26"/>
              </w:rPr>
              <w:t xml:space="preserve">Cd </w:t>
            </w:r>
          </w:p>
        </w:tc>
        <w:tc>
          <w:tcPr>
            <w:tcW w:w="4819" w:type="dxa"/>
            <w:shd w:val="clear" w:color="auto" w:fill="auto"/>
            <w:vAlign w:val="center"/>
          </w:tcPr>
          <w:p w14:paraId="570EBEA0" w14:textId="77777777" w:rsidR="00A52C31" w:rsidRPr="00A52C31" w:rsidRDefault="00A52C31" w:rsidP="003450F4">
            <w:pPr>
              <w:numPr>
                <w:ilvl w:val="0"/>
                <w:numId w:val="85"/>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 xml:space="preserve">TCVN 6496:2009; </w:t>
            </w:r>
          </w:p>
          <w:p w14:paraId="6BB3ED38" w14:textId="77777777" w:rsidR="00A52C31" w:rsidRPr="00A52C31" w:rsidRDefault="00A52C31" w:rsidP="003450F4">
            <w:pPr>
              <w:numPr>
                <w:ilvl w:val="0"/>
                <w:numId w:val="85"/>
              </w:numPr>
              <w:spacing w:after="0" w:line="259" w:lineRule="auto"/>
              <w:rPr>
                <w:rFonts w:ascii="Times New Roman" w:hAnsi="Times New Roman" w:cs="Times New Roman"/>
                <w:strike/>
                <w:sz w:val="26"/>
                <w:szCs w:val="26"/>
              </w:rPr>
            </w:pPr>
            <w:r w:rsidRPr="00A52C31">
              <w:rPr>
                <w:rFonts w:ascii="Times New Roman" w:hAnsi="Times New Roman" w:cs="Times New Roman"/>
                <w:strike/>
                <w:sz w:val="26"/>
                <w:szCs w:val="26"/>
              </w:rPr>
              <w:t>TCVN 8246:2009;</w:t>
            </w:r>
          </w:p>
          <w:p w14:paraId="70A0692A" w14:textId="77777777" w:rsidR="00A52C31" w:rsidRPr="00A52C31" w:rsidRDefault="00A52C31" w:rsidP="003450F4">
            <w:pPr>
              <w:numPr>
                <w:ilvl w:val="0"/>
                <w:numId w:val="85"/>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US EPA method 200.7;</w:t>
            </w:r>
          </w:p>
          <w:p w14:paraId="54EF58C8" w14:textId="77777777" w:rsidR="00A52C31" w:rsidRPr="00A52C31" w:rsidRDefault="00A52C31" w:rsidP="003450F4">
            <w:pPr>
              <w:numPr>
                <w:ilvl w:val="0"/>
                <w:numId w:val="85"/>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US EPA method 200.8;</w:t>
            </w:r>
          </w:p>
          <w:p w14:paraId="7D2DD97A" w14:textId="77777777" w:rsidR="00A52C31" w:rsidRPr="00A52C31" w:rsidRDefault="00A52C31" w:rsidP="003450F4">
            <w:pPr>
              <w:numPr>
                <w:ilvl w:val="0"/>
                <w:numId w:val="85"/>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7000B;</w:t>
            </w:r>
          </w:p>
          <w:p w14:paraId="62FD21F1" w14:textId="77777777" w:rsidR="00A52C31" w:rsidRPr="00A52C31" w:rsidRDefault="00A52C31" w:rsidP="003450F4">
            <w:pPr>
              <w:numPr>
                <w:ilvl w:val="0"/>
                <w:numId w:val="85"/>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7010;</w:t>
            </w:r>
          </w:p>
          <w:p w14:paraId="240C07E0" w14:textId="77777777" w:rsidR="00A52C31" w:rsidRPr="00A52C31" w:rsidRDefault="00A52C31" w:rsidP="003450F4">
            <w:pPr>
              <w:numPr>
                <w:ilvl w:val="0"/>
                <w:numId w:val="85"/>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6020A</w:t>
            </w:r>
          </w:p>
          <w:p w14:paraId="7C96D05F" w14:textId="77777777" w:rsidR="00A52C31" w:rsidRPr="00A52C31" w:rsidRDefault="00A52C31" w:rsidP="003450F4">
            <w:pPr>
              <w:numPr>
                <w:ilvl w:val="0"/>
                <w:numId w:val="85"/>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3050 B</w:t>
            </w:r>
          </w:p>
          <w:p w14:paraId="40C4CEF6" w14:textId="77777777" w:rsidR="00A52C31" w:rsidRPr="00A52C31" w:rsidRDefault="00A52C31" w:rsidP="003450F4">
            <w:pPr>
              <w:numPr>
                <w:ilvl w:val="0"/>
                <w:numId w:val="85"/>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3051</w:t>
            </w:r>
          </w:p>
          <w:p w14:paraId="59449659" w14:textId="77777777" w:rsidR="00A52C31" w:rsidRPr="00A52C31" w:rsidRDefault="00A52C31" w:rsidP="003450F4">
            <w:pPr>
              <w:numPr>
                <w:ilvl w:val="0"/>
                <w:numId w:val="85"/>
              </w:numPr>
              <w:spacing w:after="0" w:line="259" w:lineRule="auto"/>
              <w:rPr>
                <w:rFonts w:ascii="Times New Roman" w:hAnsi="Times New Roman" w:cs="Times New Roman"/>
                <w:color w:val="FF0000"/>
                <w:sz w:val="26"/>
                <w:szCs w:val="26"/>
              </w:rPr>
            </w:pPr>
          </w:p>
        </w:tc>
      </w:tr>
      <w:tr w:rsidR="00A52C31" w:rsidRPr="00A52C31" w14:paraId="3BA40AB9" w14:textId="77777777" w:rsidTr="00A52C31">
        <w:trPr>
          <w:trHeight w:val="418"/>
          <w:jc w:val="center"/>
        </w:trPr>
        <w:tc>
          <w:tcPr>
            <w:tcW w:w="673" w:type="dxa"/>
            <w:shd w:val="clear" w:color="auto" w:fill="auto"/>
            <w:vAlign w:val="center"/>
          </w:tcPr>
          <w:p w14:paraId="7A010325" w14:textId="77777777" w:rsidR="00A52C31" w:rsidRPr="00A52C31" w:rsidRDefault="00A52C31" w:rsidP="00D1685C">
            <w:pPr>
              <w:spacing w:after="0" w:line="259" w:lineRule="auto"/>
              <w:ind w:right="101"/>
              <w:jc w:val="right"/>
              <w:rPr>
                <w:rFonts w:ascii="Times New Roman" w:hAnsi="Times New Roman" w:cs="Times New Roman"/>
                <w:sz w:val="26"/>
                <w:szCs w:val="26"/>
              </w:rPr>
            </w:pPr>
            <w:r w:rsidRPr="00A52C31">
              <w:rPr>
                <w:rFonts w:ascii="Times New Roman" w:hAnsi="Times New Roman" w:cs="Times New Roman"/>
                <w:sz w:val="26"/>
                <w:szCs w:val="26"/>
              </w:rPr>
              <w:t>16.</w:t>
            </w:r>
          </w:p>
        </w:tc>
        <w:tc>
          <w:tcPr>
            <w:tcW w:w="2547" w:type="dxa"/>
            <w:shd w:val="clear" w:color="auto" w:fill="auto"/>
            <w:vAlign w:val="center"/>
          </w:tcPr>
          <w:p w14:paraId="13E29E60" w14:textId="77777777" w:rsidR="00A52C31" w:rsidRPr="00A52C31" w:rsidRDefault="00A52C31" w:rsidP="00D1685C">
            <w:pPr>
              <w:spacing w:after="0" w:line="259" w:lineRule="auto"/>
              <w:ind w:left="67"/>
              <w:rPr>
                <w:rFonts w:ascii="Times New Roman" w:hAnsi="Times New Roman" w:cs="Times New Roman"/>
                <w:sz w:val="26"/>
                <w:szCs w:val="26"/>
              </w:rPr>
            </w:pPr>
            <w:r w:rsidRPr="00A52C31">
              <w:rPr>
                <w:rFonts w:ascii="Times New Roman" w:hAnsi="Times New Roman" w:cs="Times New Roman"/>
                <w:sz w:val="26"/>
                <w:szCs w:val="26"/>
              </w:rPr>
              <w:t>Pb</w:t>
            </w:r>
          </w:p>
        </w:tc>
        <w:tc>
          <w:tcPr>
            <w:tcW w:w="4819" w:type="dxa"/>
            <w:shd w:val="clear" w:color="auto" w:fill="auto"/>
          </w:tcPr>
          <w:p w14:paraId="77E28D22" w14:textId="77777777" w:rsidR="00A52C31" w:rsidRPr="00A52C31" w:rsidRDefault="00A52C31" w:rsidP="003450F4">
            <w:pPr>
              <w:numPr>
                <w:ilvl w:val="0"/>
                <w:numId w:val="86"/>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 xml:space="preserve">TCVN 6496:2009; </w:t>
            </w:r>
          </w:p>
          <w:p w14:paraId="494D3D66" w14:textId="77777777" w:rsidR="00A52C31" w:rsidRPr="00A52C31" w:rsidRDefault="00A52C31" w:rsidP="003450F4">
            <w:pPr>
              <w:numPr>
                <w:ilvl w:val="0"/>
                <w:numId w:val="86"/>
              </w:numPr>
              <w:spacing w:after="0" w:line="259" w:lineRule="auto"/>
              <w:rPr>
                <w:rFonts w:ascii="Times New Roman" w:hAnsi="Times New Roman" w:cs="Times New Roman"/>
                <w:sz w:val="26"/>
                <w:szCs w:val="26"/>
              </w:rPr>
            </w:pPr>
            <w:r w:rsidRPr="00A52C31">
              <w:rPr>
                <w:rFonts w:ascii="Times New Roman" w:hAnsi="Times New Roman" w:cs="Times New Roman"/>
                <w:strike/>
                <w:sz w:val="26"/>
                <w:szCs w:val="26"/>
              </w:rPr>
              <w:t>TCVN 8246:2009</w:t>
            </w:r>
            <w:r w:rsidRPr="00A52C31">
              <w:rPr>
                <w:rFonts w:ascii="Times New Roman" w:hAnsi="Times New Roman" w:cs="Times New Roman"/>
                <w:sz w:val="26"/>
                <w:szCs w:val="26"/>
              </w:rPr>
              <w:t>;</w:t>
            </w:r>
          </w:p>
          <w:p w14:paraId="33394933" w14:textId="77777777" w:rsidR="00A52C31" w:rsidRPr="00A52C31" w:rsidRDefault="00A52C31" w:rsidP="003450F4">
            <w:pPr>
              <w:numPr>
                <w:ilvl w:val="0"/>
                <w:numId w:val="86"/>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US EPA method 200.7;</w:t>
            </w:r>
            <w:r w:rsidRPr="00A52C31">
              <w:rPr>
                <w:rFonts w:ascii="Times New Roman" w:eastAsia="Segoe UI Symbol" w:hAnsi="Times New Roman" w:cs="Times New Roman"/>
                <w:sz w:val="26"/>
                <w:szCs w:val="26"/>
              </w:rPr>
              <w:t></w:t>
            </w:r>
            <w:r w:rsidRPr="00A52C31">
              <w:rPr>
                <w:rFonts w:ascii="Times New Roman" w:hAnsi="Times New Roman" w:cs="Times New Roman"/>
                <w:sz w:val="26"/>
                <w:szCs w:val="26"/>
              </w:rPr>
              <w:t>US EPA method 200.8;</w:t>
            </w:r>
          </w:p>
          <w:p w14:paraId="37B9E685" w14:textId="77777777" w:rsidR="00A52C31" w:rsidRPr="00A52C31" w:rsidRDefault="00A52C31" w:rsidP="003450F4">
            <w:pPr>
              <w:numPr>
                <w:ilvl w:val="0"/>
                <w:numId w:val="86"/>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lastRenderedPageBreak/>
              <w:t>US EPA method 7000B;</w:t>
            </w:r>
          </w:p>
          <w:p w14:paraId="71CD509C" w14:textId="77777777" w:rsidR="00A52C31" w:rsidRPr="00A52C31" w:rsidRDefault="00A52C31" w:rsidP="003450F4">
            <w:pPr>
              <w:numPr>
                <w:ilvl w:val="0"/>
                <w:numId w:val="86"/>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7010</w:t>
            </w:r>
          </w:p>
          <w:p w14:paraId="6C9A57C5" w14:textId="77777777" w:rsidR="00A52C31" w:rsidRPr="00A52C31" w:rsidRDefault="00A52C31" w:rsidP="003450F4">
            <w:pPr>
              <w:numPr>
                <w:ilvl w:val="0"/>
                <w:numId w:val="86"/>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6020A</w:t>
            </w:r>
          </w:p>
          <w:p w14:paraId="78261E5E" w14:textId="77777777" w:rsidR="00A52C31" w:rsidRPr="00A52C31" w:rsidRDefault="00A52C31" w:rsidP="003450F4">
            <w:pPr>
              <w:numPr>
                <w:ilvl w:val="0"/>
                <w:numId w:val="86"/>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3050 B</w:t>
            </w:r>
          </w:p>
          <w:p w14:paraId="6967FB73" w14:textId="77777777" w:rsidR="00A52C31" w:rsidRPr="00A52C31" w:rsidRDefault="00A52C31" w:rsidP="003450F4">
            <w:pPr>
              <w:numPr>
                <w:ilvl w:val="0"/>
                <w:numId w:val="86"/>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3051</w:t>
            </w:r>
          </w:p>
          <w:p w14:paraId="55265BFE" w14:textId="77777777" w:rsidR="00A52C31" w:rsidRPr="00A52C31" w:rsidRDefault="00A52C31" w:rsidP="00D1685C">
            <w:pPr>
              <w:spacing w:after="0" w:line="259" w:lineRule="auto"/>
              <w:ind w:left="1356" w:firstLine="2"/>
              <w:rPr>
                <w:rFonts w:ascii="Times New Roman" w:hAnsi="Times New Roman" w:cs="Times New Roman"/>
                <w:sz w:val="26"/>
                <w:szCs w:val="26"/>
              </w:rPr>
            </w:pPr>
          </w:p>
        </w:tc>
      </w:tr>
      <w:tr w:rsidR="00A52C31" w:rsidRPr="00A52C31" w14:paraId="770EFED3" w14:textId="77777777" w:rsidTr="00A52C31">
        <w:trPr>
          <w:trHeight w:val="418"/>
          <w:jc w:val="center"/>
        </w:trPr>
        <w:tc>
          <w:tcPr>
            <w:tcW w:w="673" w:type="dxa"/>
            <w:shd w:val="clear" w:color="auto" w:fill="auto"/>
            <w:vAlign w:val="center"/>
          </w:tcPr>
          <w:p w14:paraId="1F3C20D1"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lastRenderedPageBreak/>
              <w:t>17.</w:t>
            </w:r>
          </w:p>
        </w:tc>
        <w:tc>
          <w:tcPr>
            <w:tcW w:w="2547" w:type="dxa"/>
            <w:shd w:val="clear" w:color="auto" w:fill="auto"/>
            <w:vAlign w:val="center"/>
          </w:tcPr>
          <w:p w14:paraId="60C3C1F3" w14:textId="77777777" w:rsidR="00A52C31" w:rsidRPr="00A52C31" w:rsidRDefault="00A52C31" w:rsidP="00D1685C">
            <w:pPr>
              <w:spacing w:after="0" w:line="259" w:lineRule="auto"/>
              <w:ind w:left="86"/>
              <w:rPr>
                <w:rFonts w:ascii="Times New Roman" w:hAnsi="Times New Roman" w:cs="Times New Roman"/>
                <w:sz w:val="26"/>
                <w:szCs w:val="26"/>
              </w:rPr>
            </w:pPr>
            <w:r w:rsidRPr="00A52C31">
              <w:rPr>
                <w:rFonts w:ascii="Times New Roman" w:hAnsi="Times New Roman" w:cs="Times New Roman"/>
                <w:sz w:val="26"/>
                <w:szCs w:val="26"/>
              </w:rPr>
              <w:t xml:space="preserve">Zn </w:t>
            </w:r>
          </w:p>
        </w:tc>
        <w:tc>
          <w:tcPr>
            <w:tcW w:w="4819" w:type="dxa"/>
            <w:shd w:val="clear" w:color="auto" w:fill="auto"/>
          </w:tcPr>
          <w:p w14:paraId="50F460D1" w14:textId="77777777" w:rsidR="00A52C31" w:rsidRPr="00A52C31" w:rsidRDefault="00A52C31" w:rsidP="003450F4">
            <w:pPr>
              <w:numPr>
                <w:ilvl w:val="0"/>
                <w:numId w:val="87"/>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 xml:space="preserve">TCVN 6496:2009; </w:t>
            </w:r>
          </w:p>
          <w:p w14:paraId="4A330E16" w14:textId="77777777" w:rsidR="00A52C31" w:rsidRPr="00A52C31" w:rsidRDefault="00A52C31" w:rsidP="003450F4">
            <w:pPr>
              <w:numPr>
                <w:ilvl w:val="0"/>
                <w:numId w:val="87"/>
              </w:numPr>
              <w:spacing w:after="0" w:line="259" w:lineRule="auto"/>
              <w:rPr>
                <w:rFonts w:ascii="Times New Roman" w:hAnsi="Times New Roman" w:cs="Times New Roman"/>
                <w:sz w:val="26"/>
                <w:szCs w:val="26"/>
              </w:rPr>
            </w:pPr>
            <w:r w:rsidRPr="00A52C31">
              <w:rPr>
                <w:rFonts w:ascii="Times New Roman" w:hAnsi="Times New Roman" w:cs="Times New Roman"/>
                <w:strike/>
                <w:sz w:val="26"/>
                <w:szCs w:val="26"/>
              </w:rPr>
              <w:t>TCVN 8246:2009</w:t>
            </w:r>
            <w:r w:rsidRPr="00A52C31">
              <w:rPr>
                <w:rFonts w:ascii="Times New Roman" w:hAnsi="Times New Roman" w:cs="Times New Roman"/>
                <w:sz w:val="26"/>
                <w:szCs w:val="26"/>
              </w:rPr>
              <w:t>;</w:t>
            </w:r>
          </w:p>
          <w:p w14:paraId="23B04BDE" w14:textId="77777777" w:rsidR="00A52C31" w:rsidRPr="00A52C31" w:rsidRDefault="00A52C31" w:rsidP="003450F4">
            <w:pPr>
              <w:numPr>
                <w:ilvl w:val="0"/>
                <w:numId w:val="87"/>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US EPA method 200.7;</w:t>
            </w:r>
            <w:r w:rsidRPr="00A52C31">
              <w:rPr>
                <w:rFonts w:ascii="Times New Roman" w:eastAsia="Segoe UI Symbol" w:hAnsi="Times New Roman" w:cs="Times New Roman"/>
                <w:sz w:val="26"/>
                <w:szCs w:val="26"/>
              </w:rPr>
              <w:t></w:t>
            </w:r>
            <w:r w:rsidRPr="00A52C31">
              <w:rPr>
                <w:rFonts w:ascii="Times New Roman" w:hAnsi="Times New Roman" w:cs="Times New Roman"/>
                <w:sz w:val="26"/>
                <w:szCs w:val="26"/>
              </w:rPr>
              <w:t>US EPA method 200.8;</w:t>
            </w:r>
          </w:p>
          <w:p w14:paraId="3D5B5060" w14:textId="77777777" w:rsidR="00A52C31" w:rsidRPr="00A52C31" w:rsidRDefault="00A52C31" w:rsidP="003450F4">
            <w:pPr>
              <w:numPr>
                <w:ilvl w:val="0"/>
                <w:numId w:val="87"/>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7000B;</w:t>
            </w:r>
          </w:p>
          <w:p w14:paraId="73274CB6" w14:textId="77777777" w:rsidR="00A52C31" w:rsidRPr="00A52C31" w:rsidRDefault="00A52C31" w:rsidP="003450F4">
            <w:pPr>
              <w:numPr>
                <w:ilvl w:val="0"/>
                <w:numId w:val="87"/>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7010</w:t>
            </w:r>
          </w:p>
          <w:p w14:paraId="45B6DA27" w14:textId="77777777" w:rsidR="00A52C31" w:rsidRPr="00A52C31" w:rsidRDefault="00A52C31" w:rsidP="003450F4">
            <w:pPr>
              <w:numPr>
                <w:ilvl w:val="0"/>
                <w:numId w:val="87"/>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6020A</w:t>
            </w:r>
          </w:p>
          <w:p w14:paraId="12DBE3B6" w14:textId="77777777" w:rsidR="00A52C31" w:rsidRPr="00A52C31" w:rsidRDefault="00A52C31" w:rsidP="003450F4">
            <w:pPr>
              <w:numPr>
                <w:ilvl w:val="0"/>
                <w:numId w:val="87"/>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3050 B</w:t>
            </w:r>
          </w:p>
          <w:p w14:paraId="18BB72EB" w14:textId="77777777" w:rsidR="00A52C31" w:rsidRPr="00A52C31" w:rsidRDefault="00A52C31" w:rsidP="003450F4">
            <w:pPr>
              <w:numPr>
                <w:ilvl w:val="0"/>
                <w:numId w:val="87"/>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3051</w:t>
            </w:r>
          </w:p>
          <w:p w14:paraId="6A3464E1" w14:textId="77777777" w:rsidR="00A52C31" w:rsidRPr="00A52C31" w:rsidRDefault="00A52C31" w:rsidP="00D1685C">
            <w:pPr>
              <w:spacing w:after="0" w:line="259" w:lineRule="auto"/>
              <w:ind w:left="133"/>
              <w:rPr>
                <w:rFonts w:ascii="Times New Roman" w:hAnsi="Times New Roman" w:cs="Times New Roman"/>
                <w:sz w:val="26"/>
                <w:szCs w:val="26"/>
              </w:rPr>
            </w:pPr>
          </w:p>
        </w:tc>
      </w:tr>
      <w:tr w:rsidR="00A52C31" w:rsidRPr="00A52C31" w14:paraId="29F42866" w14:textId="77777777" w:rsidTr="00A52C31">
        <w:trPr>
          <w:trHeight w:val="418"/>
          <w:jc w:val="center"/>
        </w:trPr>
        <w:tc>
          <w:tcPr>
            <w:tcW w:w="673" w:type="dxa"/>
            <w:shd w:val="clear" w:color="auto" w:fill="auto"/>
            <w:vAlign w:val="center"/>
          </w:tcPr>
          <w:p w14:paraId="1552E4DC"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t>18.</w:t>
            </w:r>
          </w:p>
        </w:tc>
        <w:tc>
          <w:tcPr>
            <w:tcW w:w="2547" w:type="dxa"/>
            <w:shd w:val="clear" w:color="auto" w:fill="auto"/>
            <w:vAlign w:val="center"/>
          </w:tcPr>
          <w:p w14:paraId="2822774F" w14:textId="77777777" w:rsidR="00A52C31" w:rsidRPr="00A52C31" w:rsidRDefault="00A52C31" w:rsidP="00D1685C">
            <w:pPr>
              <w:spacing w:after="0" w:line="259" w:lineRule="auto"/>
              <w:ind w:left="86"/>
              <w:rPr>
                <w:rFonts w:ascii="Times New Roman" w:hAnsi="Times New Roman" w:cs="Times New Roman"/>
                <w:sz w:val="26"/>
                <w:szCs w:val="26"/>
              </w:rPr>
            </w:pPr>
            <w:r w:rsidRPr="00A52C31">
              <w:rPr>
                <w:rFonts w:ascii="Times New Roman" w:hAnsi="Times New Roman" w:cs="Times New Roman"/>
                <w:sz w:val="26"/>
                <w:szCs w:val="26"/>
              </w:rPr>
              <w:t xml:space="preserve">Hg </w:t>
            </w:r>
          </w:p>
        </w:tc>
        <w:tc>
          <w:tcPr>
            <w:tcW w:w="4819" w:type="dxa"/>
            <w:shd w:val="clear" w:color="auto" w:fill="auto"/>
          </w:tcPr>
          <w:p w14:paraId="4D47CBB1" w14:textId="77777777" w:rsidR="00A52C31" w:rsidRPr="00A52C31" w:rsidRDefault="00A52C31" w:rsidP="003450F4">
            <w:pPr>
              <w:numPr>
                <w:ilvl w:val="0"/>
                <w:numId w:val="88"/>
              </w:numPr>
              <w:spacing w:after="0" w:line="259" w:lineRule="auto"/>
              <w:ind w:left="151"/>
              <w:rPr>
                <w:rFonts w:ascii="Times New Roman" w:hAnsi="Times New Roman" w:cs="Times New Roman"/>
                <w:color w:val="FF0000"/>
                <w:sz w:val="26"/>
                <w:szCs w:val="26"/>
              </w:rPr>
            </w:pPr>
            <w:r w:rsidRPr="00A52C31">
              <w:rPr>
                <w:rFonts w:ascii="Times New Roman" w:hAnsi="Times New Roman" w:cs="Times New Roman"/>
                <w:sz w:val="26"/>
                <w:szCs w:val="26"/>
              </w:rPr>
              <w:t xml:space="preserve">TCVN 8882:2011 + </w:t>
            </w:r>
            <w:r w:rsidRPr="00A52C31">
              <w:rPr>
                <w:rFonts w:ascii="Times New Roman" w:hAnsi="Times New Roman" w:cs="Times New Roman"/>
                <w:color w:val="0070C0"/>
                <w:sz w:val="26"/>
                <w:szCs w:val="26"/>
              </w:rPr>
              <w:t>TCVN 6649 : 2000</w:t>
            </w:r>
            <w:r w:rsidRPr="00A52C31">
              <w:rPr>
                <w:rFonts w:ascii="Times New Roman" w:hAnsi="Times New Roman" w:cs="Times New Roman"/>
                <w:sz w:val="26"/>
                <w:szCs w:val="26"/>
              </w:rPr>
              <w:t>;</w:t>
            </w:r>
          </w:p>
          <w:p w14:paraId="565E35C4" w14:textId="77777777" w:rsidR="00A52C31" w:rsidRPr="00A52C31" w:rsidRDefault="00A52C31" w:rsidP="003450F4">
            <w:pPr>
              <w:numPr>
                <w:ilvl w:val="0"/>
                <w:numId w:val="88"/>
              </w:numPr>
              <w:spacing w:after="0" w:line="259" w:lineRule="auto"/>
              <w:ind w:left="151"/>
              <w:rPr>
                <w:rFonts w:ascii="Times New Roman" w:hAnsi="Times New Roman" w:cs="Times New Roman"/>
                <w:color w:val="FF0000"/>
                <w:sz w:val="26"/>
                <w:szCs w:val="26"/>
              </w:rPr>
            </w:pPr>
            <w:r w:rsidRPr="00A52C31">
              <w:rPr>
                <w:rFonts w:ascii="Times New Roman" w:hAnsi="Times New Roman" w:cs="Times New Roman"/>
                <w:sz w:val="26"/>
                <w:szCs w:val="26"/>
              </w:rPr>
              <w:t xml:space="preserve">US EPA method 200.8+  US </w:t>
            </w:r>
            <w:r w:rsidRPr="00A52C31">
              <w:rPr>
                <w:rFonts w:ascii="Times New Roman" w:hAnsi="Times New Roman" w:cs="Times New Roman"/>
                <w:color w:val="FF0000"/>
                <w:sz w:val="26"/>
                <w:szCs w:val="26"/>
              </w:rPr>
              <w:t>EPA method 3051</w:t>
            </w:r>
          </w:p>
          <w:p w14:paraId="774192B1" w14:textId="77777777" w:rsidR="00A52C31" w:rsidRPr="00A52C31" w:rsidRDefault="00A52C31" w:rsidP="003450F4">
            <w:pPr>
              <w:numPr>
                <w:ilvl w:val="0"/>
                <w:numId w:val="88"/>
              </w:numPr>
              <w:spacing w:after="0" w:line="259" w:lineRule="auto"/>
              <w:ind w:left="151"/>
              <w:rPr>
                <w:rFonts w:ascii="Times New Roman" w:hAnsi="Times New Roman" w:cs="Times New Roman"/>
                <w:color w:val="00B050"/>
                <w:sz w:val="26"/>
                <w:szCs w:val="26"/>
              </w:rPr>
            </w:pPr>
            <w:r w:rsidRPr="00A52C31">
              <w:rPr>
                <w:rFonts w:ascii="Times New Roman" w:hAnsi="Times New Roman" w:cs="Times New Roman"/>
                <w:sz w:val="26"/>
                <w:szCs w:val="26"/>
              </w:rPr>
              <w:t>US EPA method 7471B</w:t>
            </w:r>
          </w:p>
          <w:p w14:paraId="29A57F1F" w14:textId="77777777" w:rsidR="00A52C31" w:rsidRPr="00A52C31" w:rsidRDefault="00A52C31" w:rsidP="003450F4">
            <w:pPr>
              <w:numPr>
                <w:ilvl w:val="0"/>
                <w:numId w:val="88"/>
              </w:numPr>
              <w:spacing w:after="0" w:line="259" w:lineRule="auto"/>
              <w:ind w:left="151"/>
              <w:rPr>
                <w:rFonts w:ascii="Times New Roman" w:hAnsi="Times New Roman" w:cs="Times New Roman"/>
                <w:color w:val="00B050"/>
                <w:sz w:val="26"/>
                <w:szCs w:val="26"/>
              </w:rPr>
            </w:pPr>
            <w:r w:rsidRPr="00A52C31">
              <w:rPr>
                <w:rFonts w:ascii="Times New Roman" w:hAnsi="Times New Roman" w:cs="Times New Roman"/>
                <w:color w:val="00B050"/>
                <w:sz w:val="26"/>
                <w:szCs w:val="26"/>
              </w:rPr>
              <w:t xml:space="preserve">US EPA method 200.7 </w:t>
            </w:r>
          </w:p>
          <w:p w14:paraId="4D0A949D" w14:textId="77777777" w:rsidR="00A52C31" w:rsidRPr="00A52C31" w:rsidRDefault="00A52C31" w:rsidP="003450F4">
            <w:pPr>
              <w:numPr>
                <w:ilvl w:val="0"/>
                <w:numId w:val="88"/>
              </w:numPr>
              <w:spacing w:after="0" w:line="259" w:lineRule="auto"/>
              <w:ind w:left="151" w:firstLine="2"/>
              <w:rPr>
                <w:rFonts w:ascii="Times New Roman" w:hAnsi="Times New Roman" w:cs="Times New Roman"/>
                <w:sz w:val="26"/>
                <w:szCs w:val="26"/>
              </w:rPr>
            </w:pPr>
            <w:r w:rsidRPr="00A52C31">
              <w:rPr>
                <w:rFonts w:ascii="Times New Roman" w:hAnsi="Times New Roman" w:cs="Times New Roman"/>
                <w:color w:val="00B050"/>
                <w:sz w:val="26"/>
                <w:szCs w:val="26"/>
              </w:rPr>
              <w:t xml:space="preserve">US EPA Method 6020A </w:t>
            </w:r>
          </w:p>
        </w:tc>
      </w:tr>
      <w:tr w:rsidR="00A52C31" w:rsidRPr="00A52C31" w14:paraId="12CDCDAD" w14:textId="77777777" w:rsidTr="00A52C31">
        <w:trPr>
          <w:trHeight w:val="418"/>
          <w:jc w:val="center"/>
        </w:trPr>
        <w:tc>
          <w:tcPr>
            <w:tcW w:w="673" w:type="dxa"/>
            <w:shd w:val="clear" w:color="auto" w:fill="auto"/>
            <w:vAlign w:val="center"/>
          </w:tcPr>
          <w:p w14:paraId="16BE90F9"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t>19.</w:t>
            </w:r>
          </w:p>
        </w:tc>
        <w:tc>
          <w:tcPr>
            <w:tcW w:w="2547" w:type="dxa"/>
            <w:shd w:val="clear" w:color="auto" w:fill="auto"/>
            <w:vAlign w:val="center"/>
          </w:tcPr>
          <w:p w14:paraId="27CC519D" w14:textId="77777777" w:rsidR="00A52C31" w:rsidRPr="00A52C31" w:rsidRDefault="00A52C31" w:rsidP="00D1685C">
            <w:pPr>
              <w:spacing w:after="0" w:line="259" w:lineRule="auto"/>
              <w:ind w:left="86"/>
              <w:rPr>
                <w:rFonts w:ascii="Times New Roman" w:hAnsi="Times New Roman" w:cs="Times New Roman"/>
                <w:sz w:val="26"/>
                <w:szCs w:val="26"/>
              </w:rPr>
            </w:pPr>
            <w:r w:rsidRPr="00A52C31">
              <w:rPr>
                <w:rFonts w:ascii="Times New Roman" w:hAnsi="Times New Roman" w:cs="Times New Roman"/>
                <w:sz w:val="26"/>
                <w:szCs w:val="26"/>
              </w:rPr>
              <w:t>Tổngcrôm (Cr)</w:t>
            </w:r>
          </w:p>
        </w:tc>
        <w:tc>
          <w:tcPr>
            <w:tcW w:w="4819" w:type="dxa"/>
            <w:shd w:val="clear" w:color="auto" w:fill="auto"/>
          </w:tcPr>
          <w:p w14:paraId="6463AD81" w14:textId="77777777" w:rsidR="00A52C31" w:rsidRPr="00A52C31" w:rsidRDefault="00A52C31" w:rsidP="003450F4">
            <w:pPr>
              <w:numPr>
                <w:ilvl w:val="0"/>
                <w:numId w:val="89"/>
              </w:numPr>
              <w:spacing w:after="0" w:line="259" w:lineRule="auto"/>
              <w:rPr>
                <w:rFonts w:ascii="Times New Roman" w:hAnsi="Times New Roman" w:cs="Times New Roman"/>
                <w:strike/>
                <w:sz w:val="26"/>
                <w:szCs w:val="26"/>
              </w:rPr>
            </w:pPr>
            <w:r w:rsidRPr="00A52C31">
              <w:rPr>
                <w:rFonts w:ascii="Times New Roman" w:hAnsi="Times New Roman" w:cs="Times New Roman"/>
                <w:strike/>
                <w:sz w:val="26"/>
                <w:szCs w:val="26"/>
              </w:rPr>
              <w:t>TCVN 8246:2009;</w:t>
            </w:r>
          </w:p>
          <w:p w14:paraId="5F0413EA" w14:textId="77777777" w:rsidR="00A52C31" w:rsidRPr="00A52C31" w:rsidRDefault="00A52C31" w:rsidP="003450F4">
            <w:pPr>
              <w:numPr>
                <w:ilvl w:val="0"/>
                <w:numId w:val="89"/>
              </w:numPr>
              <w:spacing w:after="0" w:line="254" w:lineRule="auto"/>
              <w:rPr>
                <w:rFonts w:ascii="Times New Roman" w:eastAsia="Times New Roman" w:hAnsi="Times New Roman" w:cs="Times New Roman"/>
                <w:sz w:val="26"/>
                <w:szCs w:val="26"/>
              </w:rPr>
            </w:pPr>
            <w:r w:rsidRPr="00A52C31">
              <w:rPr>
                <w:rFonts w:ascii="Times New Roman" w:hAnsi="Times New Roman" w:cs="Times New Roman"/>
                <w:sz w:val="26"/>
                <w:szCs w:val="26"/>
              </w:rPr>
              <w:t>US EPA method 200.7;</w:t>
            </w:r>
          </w:p>
          <w:p w14:paraId="3A7CE0FC" w14:textId="77777777" w:rsidR="00A52C31" w:rsidRPr="00A52C31" w:rsidRDefault="00A52C31" w:rsidP="003450F4">
            <w:pPr>
              <w:numPr>
                <w:ilvl w:val="0"/>
                <w:numId w:val="89"/>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US EPA method 200.8</w:t>
            </w:r>
          </w:p>
          <w:p w14:paraId="63CFE961" w14:textId="77777777" w:rsidR="00A52C31" w:rsidRPr="00A52C31" w:rsidRDefault="00A52C31" w:rsidP="003450F4">
            <w:pPr>
              <w:numPr>
                <w:ilvl w:val="0"/>
                <w:numId w:val="89"/>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 xml:space="preserve">US </w:t>
            </w:r>
            <w:r w:rsidRPr="00A52C31">
              <w:rPr>
                <w:rFonts w:ascii="Times New Roman" w:hAnsi="Times New Roman" w:cs="Times New Roman"/>
                <w:color w:val="FF0000"/>
                <w:sz w:val="26"/>
                <w:szCs w:val="26"/>
              </w:rPr>
              <w:t>EPA method 3051</w:t>
            </w:r>
            <w:r w:rsidRPr="00A52C31">
              <w:rPr>
                <w:rFonts w:ascii="Times New Roman" w:hAnsi="Times New Roman" w:cs="Times New Roman"/>
                <w:sz w:val="26"/>
                <w:szCs w:val="26"/>
              </w:rPr>
              <w:t>;</w:t>
            </w:r>
          </w:p>
          <w:p w14:paraId="3A39132B" w14:textId="77777777" w:rsidR="00A52C31" w:rsidRPr="00A52C31" w:rsidRDefault="00A52C31" w:rsidP="003450F4">
            <w:pPr>
              <w:numPr>
                <w:ilvl w:val="0"/>
                <w:numId w:val="89"/>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 xml:space="preserve">US </w:t>
            </w:r>
            <w:r w:rsidRPr="00A52C31">
              <w:rPr>
                <w:rFonts w:ascii="Times New Roman" w:hAnsi="Times New Roman" w:cs="Times New Roman"/>
                <w:color w:val="FF0000"/>
                <w:sz w:val="26"/>
                <w:szCs w:val="26"/>
              </w:rPr>
              <w:t>EPA method 3050</w:t>
            </w:r>
          </w:p>
          <w:p w14:paraId="3AA125CC" w14:textId="77777777" w:rsidR="00A52C31" w:rsidRPr="00A52C31" w:rsidRDefault="00A52C31" w:rsidP="003450F4">
            <w:pPr>
              <w:numPr>
                <w:ilvl w:val="0"/>
                <w:numId w:val="89"/>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7000B;</w:t>
            </w:r>
          </w:p>
          <w:p w14:paraId="5333E065" w14:textId="77777777" w:rsidR="00A52C31" w:rsidRPr="00A52C31" w:rsidRDefault="00A52C31" w:rsidP="003450F4">
            <w:pPr>
              <w:numPr>
                <w:ilvl w:val="0"/>
                <w:numId w:val="89"/>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7010</w:t>
            </w:r>
          </w:p>
          <w:p w14:paraId="08346201" w14:textId="77777777" w:rsidR="00A52C31" w:rsidRPr="00A52C31" w:rsidRDefault="00A52C31" w:rsidP="003450F4">
            <w:pPr>
              <w:numPr>
                <w:ilvl w:val="0"/>
                <w:numId w:val="89"/>
              </w:numPr>
              <w:spacing w:after="0" w:line="259" w:lineRule="auto"/>
              <w:rPr>
                <w:rFonts w:ascii="Times New Roman" w:hAnsi="Times New Roman" w:cs="Times New Roman"/>
                <w:color w:val="FF0000"/>
                <w:sz w:val="26"/>
                <w:szCs w:val="26"/>
              </w:rPr>
            </w:pPr>
            <w:r w:rsidRPr="00A52C31">
              <w:rPr>
                <w:rFonts w:ascii="Times New Roman" w:hAnsi="Times New Roman" w:cs="Times New Roman"/>
                <w:color w:val="FF0000"/>
                <w:sz w:val="26"/>
                <w:szCs w:val="26"/>
              </w:rPr>
              <w:t xml:space="preserve">US EPA Method 6020A </w:t>
            </w:r>
          </w:p>
          <w:p w14:paraId="5CA075A3" w14:textId="77777777" w:rsidR="00A52C31" w:rsidRPr="00A52C31" w:rsidRDefault="00A52C31" w:rsidP="00A52C31">
            <w:pPr>
              <w:spacing w:after="0" w:line="259" w:lineRule="auto"/>
              <w:ind w:left="135"/>
              <w:rPr>
                <w:rFonts w:ascii="Times New Roman" w:hAnsi="Times New Roman" w:cs="Times New Roman"/>
                <w:i/>
                <w:color w:val="FF0000"/>
                <w:sz w:val="26"/>
                <w:szCs w:val="26"/>
              </w:rPr>
            </w:pPr>
            <w:r w:rsidRPr="00A52C31">
              <w:rPr>
                <w:rFonts w:ascii="Times New Roman" w:hAnsi="Times New Roman" w:cs="Times New Roman"/>
                <w:i/>
                <w:color w:val="FF0000"/>
                <w:sz w:val="26"/>
                <w:szCs w:val="26"/>
              </w:rPr>
              <w:t>(TCVN 8246:2009 được dịch từ US EPA method 7000B nhưng không đủ nội dung đặc biệt là phần phá mẫu cho đất khi viện dẫn chương 3 nhưng k biết chương 3 nào và ở đâu? DQOs là cái gì? Vẫn viện dẫn đến các EPA 3000, Method SW-846,.. nên chỉ cần giữ phương pháp gốc US EPA method 7000B là đủ.)</w:t>
            </w:r>
          </w:p>
        </w:tc>
      </w:tr>
      <w:tr w:rsidR="00A52C31" w:rsidRPr="00A52C31" w14:paraId="721903D1" w14:textId="77777777" w:rsidTr="00A52C31">
        <w:trPr>
          <w:trHeight w:val="418"/>
          <w:jc w:val="center"/>
        </w:trPr>
        <w:tc>
          <w:tcPr>
            <w:tcW w:w="673" w:type="dxa"/>
            <w:shd w:val="clear" w:color="auto" w:fill="auto"/>
            <w:vAlign w:val="center"/>
          </w:tcPr>
          <w:p w14:paraId="7C58290E"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lastRenderedPageBreak/>
              <w:t>20.</w:t>
            </w:r>
          </w:p>
        </w:tc>
        <w:tc>
          <w:tcPr>
            <w:tcW w:w="2547" w:type="dxa"/>
            <w:shd w:val="clear" w:color="auto" w:fill="auto"/>
            <w:vAlign w:val="center"/>
          </w:tcPr>
          <w:p w14:paraId="5D2BFBAA" w14:textId="77777777" w:rsidR="00A52C31" w:rsidRPr="00A52C31" w:rsidRDefault="00A52C31" w:rsidP="00D1685C">
            <w:pPr>
              <w:spacing w:after="0" w:line="259" w:lineRule="auto"/>
              <w:ind w:left="86"/>
              <w:rPr>
                <w:rFonts w:ascii="Times New Roman" w:hAnsi="Times New Roman" w:cs="Times New Roman"/>
                <w:sz w:val="26"/>
                <w:szCs w:val="26"/>
              </w:rPr>
            </w:pPr>
            <w:r w:rsidRPr="00A52C31">
              <w:rPr>
                <w:rFonts w:ascii="Times New Roman" w:hAnsi="Times New Roman" w:cs="Times New Roman"/>
                <w:sz w:val="26"/>
                <w:szCs w:val="26"/>
              </w:rPr>
              <w:t xml:space="preserve">Cu </w:t>
            </w:r>
          </w:p>
        </w:tc>
        <w:tc>
          <w:tcPr>
            <w:tcW w:w="4819" w:type="dxa"/>
            <w:shd w:val="clear" w:color="auto" w:fill="auto"/>
          </w:tcPr>
          <w:p w14:paraId="7B629314" w14:textId="77777777" w:rsidR="00A52C31" w:rsidRPr="00A52C31" w:rsidRDefault="00A52C31" w:rsidP="003450F4">
            <w:pPr>
              <w:numPr>
                <w:ilvl w:val="0"/>
                <w:numId w:val="90"/>
              </w:numPr>
              <w:spacing w:after="0" w:line="259" w:lineRule="auto"/>
              <w:rPr>
                <w:rFonts w:ascii="Times New Roman" w:hAnsi="Times New Roman" w:cs="Times New Roman"/>
                <w:sz w:val="26"/>
                <w:szCs w:val="26"/>
              </w:rPr>
            </w:pPr>
            <w:r w:rsidRPr="00A52C31">
              <w:rPr>
                <w:rFonts w:ascii="Times New Roman" w:hAnsi="Times New Roman" w:cs="Times New Roman"/>
                <w:strike/>
                <w:sz w:val="26"/>
                <w:szCs w:val="26"/>
              </w:rPr>
              <w:t>TCVN 6496:2009</w:t>
            </w:r>
            <w:r w:rsidRPr="00A52C31">
              <w:rPr>
                <w:rFonts w:ascii="Times New Roman" w:hAnsi="Times New Roman" w:cs="Times New Roman"/>
                <w:sz w:val="26"/>
                <w:szCs w:val="26"/>
              </w:rPr>
              <w:t xml:space="preserve">; </w:t>
            </w:r>
          </w:p>
          <w:p w14:paraId="0FB15CCE" w14:textId="77777777" w:rsidR="00A52C31" w:rsidRPr="00A52C31" w:rsidRDefault="00A52C31" w:rsidP="003450F4">
            <w:pPr>
              <w:numPr>
                <w:ilvl w:val="0"/>
                <w:numId w:val="90"/>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TCVN 8246:2009;</w:t>
            </w:r>
          </w:p>
          <w:p w14:paraId="22420C1A" w14:textId="77777777" w:rsidR="00A52C31" w:rsidRPr="00A52C31" w:rsidRDefault="00A52C31" w:rsidP="003450F4">
            <w:pPr>
              <w:numPr>
                <w:ilvl w:val="0"/>
                <w:numId w:val="90"/>
              </w:numPr>
              <w:spacing w:after="2" w:line="254" w:lineRule="auto"/>
              <w:rPr>
                <w:rFonts w:ascii="Times New Roman" w:eastAsia="Times New Roman" w:hAnsi="Times New Roman" w:cs="Times New Roman"/>
                <w:sz w:val="26"/>
                <w:szCs w:val="26"/>
              </w:rPr>
            </w:pPr>
            <w:r w:rsidRPr="00A52C31">
              <w:rPr>
                <w:rFonts w:ascii="Times New Roman" w:hAnsi="Times New Roman" w:cs="Times New Roman"/>
                <w:sz w:val="26"/>
                <w:szCs w:val="26"/>
              </w:rPr>
              <w:t>US EPA method 200.7;</w:t>
            </w:r>
          </w:p>
          <w:p w14:paraId="5AD6FCF0" w14:textId="77777777" w:rsidR="00A52C31" w:rsidRPr="00A52C31" w:rsidRDefault="00A52C31" w:rsidP="003450F4">
            <w:pPr>
              <w:numPr>
                <w:ilvl w:val="0"/>
                <w:numId w:val="90"/>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200.8;</w:t>
            </w:r>
          </w:p>
          <w:p w14:paraId="04B26593" w14:textId="77777777" w:rsidR="00A52C31" w:rsidRPr="00A52C31" w:rsidRDefault="00A52C31" w:rsidP="003450F4">
            <w:pPr>
              <w:numPr>
                <w:ilvl w:val="0"/>
                <w:numId w:val="90"/>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 xml:space="preserve">US </w:t>
            </w:r>
            <w:r w:rsidRPr="00A52C31">
              <w:rPr>
                <w:rFonts w:ascii="Times New Roman" w:hAnsi="Times New Roman" w:cs="Times New Roman"/>
                <w:color w:val="FF0000"/>
                <w:sz w:val="26"/>
                <w:szCs w:val="26"/>
              </w:rPr>
              <w:t>EPA method 3051</w:t>
            </w:r>
            <w:r w:rsidRPr="00A52C31">
              <w:rPr>
                <w:rFonts w:ascii="Times New Roman" w:hAnsi="Times New Roman" w:cs="Times New Roman"/>
                <w:sz w:val="26"/>
                <w:szCs w:val="26"/>
              </w:rPr>
              <w:t>;</w:t>
            </w:r>
          </w:p>
          <w:p w14:paraId="4AEF5879" w14:textId="77777777" w:rsidR="00A52C31" w:rsidRPr="00A52C31" w:rsidRDefault="00A52C31" w:rsidP="003450F4">
            <w:pPr>
              <w:numPr>
                <w:ilvl w:val="0"/>
                <w:numId w:val="90"/>
              </w:numPr>
              <w:spacing w:after="0" w:line="254" w:lineRule="auto"/>
              <w:rPr>
                <w:rFonts w:ascii="Times New Roman" w:hAnsi="Times New Roman" w:cs="Times New Roman"/>
                <w:sz w:val="26"/>
                <w:szCs w:val="26"/>
              </w:rPr>
            </w:pPr>
            <w:r w:rsidRPr="00A52C31">
              <w:rPr>
                <w:rFonts w:ascii="Times New Roman" w:hAnsi="Times New Roman" w:cs="Times New Roman"/>
                <w:sz w:val="26"/>
                <w:szCs w:val="26"/>
              </w:rPr>
              <w:t xml:space="preserve">US </w:t>
            </w:r>
            <w:r w:rsidRPr="00A52C31">
              <w:rPr>
                <w:rFonts w:ascii="Times New Roman" w:hAnsi="Times New Roman" w:cs="Times New Roman"/>
                <w:color w:val="FF0000"/>
                <w:sz w:val="26"/>
                <w:szCs w:val="26"/>
              </w:rPr>
              <w:t>EPA method 3050</w:t>
            </w:r>
          </w:p>
          <w:p w14:paraId="5B21E9E7" w14:textId="77777777" w:rsidR="00A52C31" w:rsidRPr="00A52C31" w:rsidRDefault="00A52C31" w:rsidP="003450F4">
            <w:pPr>
              <w:numPr>
                <w:ilvl w:val="0"/>
                <w:numId w:val="90"/>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7000B;</w:t>
            </w:r>
          </w:p>
          <w:p w14:paraId="3F173BDA" w14:textId="77777777" w:rsidR="00A52C31" w:rsidRPr="00A52C31" w:rsidRDefault="00A52C31" w:rsidP="003450F4">
            <w:pPr>
              <w:numPr>
                <w:ilvl w:val="0"/>
                <w:numId w:val="90"/>
              </w:numPr>
              <w:spacing w:after="0" w:line="259" w:lineRule="auto"/>
              <w:rPr>
                <w:rFonts w:ascii="Times New Roman" w:hAnsi="Times New Roman" w:cs="Times New Roman"/>
                <w:sz w:val="26"/>
                <w:szCs w:val="26"/>
              </w:rPr>
            </w:pPr>
            <w:r w:rsidRPr="00A52C31">
              <w:rPr>
                <w:rFonts w:ascii="Times New Roman" w:hAnsi="Times New Roman" w:cs="Times New Roman"/>
                <w:sz w:val="26"/>
                <w:szCs w:val="26"/>
              </w:rPr>
              <w:t>US EPA method 7010</w:t>
            </w:r>
          </w:p>
          <w:p w14:paraId="795FFA7A" w14:textId="77777777" w:rsidR="00A52C31" w:rsidRPr="00A52C31" w:rsidRDefault="00A52C31" w:rsidP="003450F4">
            <w:pPr>
              <w:numPr>
                <w:ilvl w:val="0"/>
                <w:numId w:val="90"/>
              </w:numPr>
              <w:spacing w:after="0" w:line="259" w:lineRule="auto"/>
              <w:rPr>
                <w:rFonts w:ascii="Times New Roman" w:hAnsi="Times New Roman" w:cs="Times New Roman"/>
                <w:sz w:val="26"/>
                <w:szCs w:val="26"/>
              </w:rPr>
            </w:pPr>
            <w:r w:rsidRPr="00A52C31">
              <w:rPr>
                <w:rFonts w:ascii="Times New Roman" w:hAnsi="Times New Roman" w:cs="Times New Roman"/>
                <w:color w:val="FF0000"/>
                <w:sz w:val="26"/>
                <w:szCs w:val="26"/>
              </w:rPr>
              <w:t xml:space="preserve">US EPA Method 6020A </w:t>
            </w:r>
          </w:p>
        </w:tc>
      </w:tr>
      <w:tr w:rsidR="00A52C31" w:rsidRPr="00A52C31" w14:paraId="75EC461B" w14:textId="77777777" w:rsidTr="00A52C31">
        <w:trPr>
          <w:trHeight w:val="418"/>
          <w:jc w:val="center"/>
        </w:trPr>
        <w:tc>
          <w:tcPr>
            <w:tcW w:w="673" w:type="dxa"/>
            <w:shd w:val="clear" w:color="auto" w:fill="auto"/>
            <w:vAlign w:val="center"/>
          </w:tcPr>
          <w:p w14:paraId="44B45F8A"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t>21.</w:t>
            </w:r>
          </w:p>
        </w:tc>
        <w:tc>
          <w:tcPr>
            <w:tcW w:w="2547" w:type="dxa"/>
            <w:shd w:val="clear" w:color="auto" w:fill="auto"/>
            <w:vAlign w:val="center"/>
          </w:tcPr>
          <w:p w14:paraId="56C1F94A" w14:textId="77777777" w:rsidR="00A52C31" w:rsidRPr="00A52C31" w:rsidRDefault="00A52C31" w:rsidP="00D1685C">
            <w:pPr>
              <w:spacing w:after="0" w:line="259" w:lineRule="auto"/>
              <w:ind w:left="166"/>
              <w:rPr>
                <w:rFonts w:ascii="Times New Roman" w:hAnsi="Times New Roman" w:cs="Times New Roman"/>
                <w:sz w:val="26"/>
                <w:szCs w:val="26"/>
              </w:rPr>
            </w:pPr>
            <w:r w:rsidRPr="00A52C31">
              <w:rPr>
                <w:rFonts w:ascii="Times New Roman" w:hAnsi="Times New Roman" w:cs="Times New Roman"/>
                <w:sz w:val="26"/>
                <w:szCs w:val="26"/>
              </w:rPr>
              <w:t>Hóa chất bảo vệ thực vật clo hữu cơ</w:t>
            </w:r>
          </w:p>
        </w:tc>
        <w:tc>
          <w:tcPr>
            <w:tcW w:w="4819" w:type="dxa"/>
            <w:shd w:val="clear" w:color="auto" w:fill="auto"/>
          </w:tcPr>
          <w:p w14:paraId="6A8562A6" w14:textId="77777777" w:rsidR="00A52C31" w:rsidRPr="00A52C31" w:rsidRDefault="00A52C31" w:rsidP="003450F4">
            <w:pPr>
              <w:numPr>
                <w:ilvl w:val="0"/>
                <w:numId w:val="91"/>
              </w:numPr>
              <w:spacing w:after="0" w:line="259" w:lineRule="auto"/>
              <w:ind w:left="380" w:hanging="247"/>
              <w:rPr>
                <w:rFonts w:ascii="Times New Roman" w:hAnsi="Times New Roman" w:cs="Times New Roman"/>
                <w:sz w:val="26"/>
                <w:szCs w:val="26"/>
              </w:rPr>
            </w:pPr>
            <w:r w:rsidRPr="00A52C31">
              <w:rPr>
                <w:rFonts w:ascii="Times New Roman" w:hAnsi="Times New Roman" w:cs="Times New Roman"/>
                <w:sz w:val="26"/>
                <w:szCs w:val="26"/>
              </w:rPr>
              <w:t xml:space="preserve">TCVN 8061:2009; </w:t>
            </w:r>
          </w:p>
          <w:p w14:paraId="1A26612F" w14:textId="77777777" w:rsidR="00A52C31" w:rsidRPr="00A52C31" w:rsidRDefault="00A52C31" w:rsidP="003450F4">
            <w:pPr>
              <w:numPr>
                <w:ilvl w:val="0"/>
                <w:numId w:val="91"/>
              </w:numPr>
              <w:spacing w:after="0" w:line="259" w:lineRule="auto"/>
              <w:ind w:left="380" w:hanging="247"/>
              <w:rPr>
                <w:rFonts w:ascii="Times New Roman" w:hAnsi="Times New Roman" w:cs="Times New Roman"/>
                <w:sz w:val="26"/>
                <w:szCs w:val="26"/>
              </w:rPr>
            </w:pPr>
            <w:r w:rsidRPr="00A52C31">
              <w:rPr>
                <w:rFonts w:ascii="Times New Roman" w:hAnsi="Times New Roman" w:cs="Times New Roman"/>
                <w:sz w:val="26"/>
                <w:szCs w:val="26"/>
              </w:rPr>
              <w:t xml:space="preserve">US EPA method 8081B; </w:t>
            </w:r>
          </w:p>
          <w:p w14:paraId="4D6B0A9C" w14:textId="77777777" w:rsidR="00A52C31" w:rsidRPr="00A52C31" w:rsidRDefault="00A52C31" w:rsidP="003450F4">
            <w:pPr>
              <w:numPr>
                <w:ilvl w:val="0"/>
                <w:numId w:val="91"/>
              </w:numPr>
              <w:spacing w:after="0" w:line="259" w:lineRule="auto"/>
              <w:ind w:left="380" w:hanging="247"/>
              <w:rPr>
                <w:rFonts w:ascii="Times New Roman" w:hAnsi="Times New Roman" w:cs="Times New Roman"/>
                <w:sz w:val="26"/>
                <w:szCs w:val="26"/>
              </w:rPr>
            </w:pPr>
            <w:r w:rsidRPr="00A52C31">
              <w:rPr>
                <w:rFonts w:ascii="Times New Roman" w:hAnsi="Times New Roman" w:cs="Times New Roman"/>
                <w:sz w:val="26"/>
                <w:szCs w:val="26"/>
              </w:rPr>
              <w:t xml:space="preserve">US EPA method 8270D </w:t>
            </w:r>
          </w:p>
          <w:p w14:paraId="1E82E7E7" w14:textId="77777777" w:rsidR="00A52C31" w:rsidRPr="00A52C31" w:rsidRDefault="00A52C31" w:rsidP="003450F4">
            <w:pPr>
              <w:numPr>
                <w:ilvl w:val="0"/>
                <w:numId w:val="91"/>
              </w:numPr>
              <w:spacing w:after="0" w:line="259" w:lineRule="auto"/>
              <w:ind w:left="380" w:hanging="247"/>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3540;</w:t>
            </w:r>
          </w:p>
          <w:p w14:paraId="1F074B9B" w14:textId="77777777" w:rsidR="00A52C31" w:rsidRPr="00A52C31" w:rsidRDefault="00A52C31" w:rsidP="003450F4">
            <w:pPr>
              <w:numPr>
                <w:ilvl w:val="0"/>
                <w:numId w:val="91"/>
              </w:numPr>
              <w:spacing w:after="0" w:line="259" w:lineRule="auto"/>
              <w:ind w:left="380" w:hanging="247"/>
              <w:rPr>
                <w:rFonts w:ascii="Times New Roman" w:hAnsi="Times New Roman" w:cs="Times New Roman"/>
                <w:sz w:val="26"/>
                <w:szCs w:val="26"/>
              </w:rPr>
            </w:pPr>
            <w:r w:rsidRPr="00A52C31">
              <w:rPr>
                <w:rFonts w:ascii="Times New Roman" w:hAnsi="Times New Roman" w:cs="Times New Roman"/>
                <w:color w:val="FF0000"/>
                <w:sz w:val="26"/>
                <w:szCs w:val="26"/>
              </w:rPr>
              <w:t xml:space="preserve">US EPA Method 3600 </w:t>
            </w:r>
          </w:p>
        </w:tc>
      </w:tr>
      <w:tr w:rsidR="00A52C31" w:rsidRPr="00A52C31" w14:paraId="185447E6" w14:textId="77777777" w:rsidTr="00A52C31">
        <w:trPr>
          <w:trHeight w:val="418"/>
          <w:jc w:val="center"/>
        </w:trPr>
        <w:tc>
          <w:tcPr>
            <w:tcW w:w="673" w:type="dxa"/>
            <w:shd w:val="clear" w:color="auto" w:fill="auto"/>
            <w:vAlign w:val="center"/>
          </w:tcPr>
          <w:p w14:paraId="044A80FC"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t>22.</w:t>
            </w:r>
          </w:p>
        </w:tc>
        <w:tc>
          <w:tcPr>
            <w:tcW w:w="2547" w:type="dxa"/>
            <w:shd w:val="clear" w:color="auto" w:fill="auto"/>
          </w:tcPr>
          <w:p w14:paraId="3942EABC" w14:textId="77777777" w:rsidR="00A52C31" w:rsidRPr="00A52C31" w:rsidRDefault="00A52C31" w:rsidP="00D1685C">
            <w:pPr>
              <w:spacing w:after="0" w:line="259" w:lineRule="auto"/>
              <w:ind w:left="166"/>
              <w:rPr>
                <w:rFonts w:ascii="Times New Roman" w:hAnsi="Times New Roman" w:cs="Times New Roman"/>
                <w:sz w:val="26"/>
                <w:szCs w:val="26"/>
              </w:rPr>
            </w:pPr>
            <w:r w:rsidRPr="00A52C31">
              <w:rPr>
                <w:rFonts w:ascii="Times New Roman" w:hAnsi="Times New Roman" w:cs="Times New Roman"/>
                <w:sz w:val="26"/>
                <w:szCs w:val="26"/>
              </w:rPr>
              <w:t>Hóa chất bảo vệ thực vật phot pho hữu cơ</w:t>
            </w:r>
          </w:p>
        </w:tc>
        <w:tc>
          <w:tcPr>
            <w:tcW w:w="4819" w:type="dxa"/>
            <w:shd w:val="clear" w:color="auto" w:fill="auto"/>
          </w:tcPr>
          <w:p w14:paraId="5734080F" w14:textId="77777777" w:rsidR="00A52C31" w:rsidRPr="00A52C31" w:rsidRDefault="00A52C31" w:rsidP="003450F4">
            <w:pPr>
              <w:numPr>
                <w:ilvl w:val="0"/>
                <w:numId w:val="92"/>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US EPA method 8141B; </w:t>
            </w:r>
          </w:p>
          <w:p w14:paraId="02261885" w14:textId="77777777" w:rsidR="00A52C31" w:rsidRPr="00A52C31" w:rsidRDefault="00A52C31" w:rsidP="003450F4">
            <w:pPr>
              <w:numPr>
                <w:ilvl w:val="0"/>
                <w:numId w:val="92"/>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US EPA method 8270D;</w:t>
            </w:r>
          </w:p>
          <w:p w14:paraId="0A875D78" w14:textId="77777777" w:rsidR="00A52C31" w:rsidRPr="00A52C31" w:rsidRDefault="00A52C31" w:rsidP="003450F4">
            <w:pPr>
              <w:numPr>
                <w:ilvl w:val="0"/>
                <w:numId w:val="92"/>
              </w:numPr>
              <w:spacing w:after="0" w:line="259" w:lineRule="auto"/>
              <w:ind w:hanging="247"/>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3540;</w:t>
            </w:r>
          </w:p>
          <w:p w14:paraId="06196C16" w14:textId="77777777" w:rsidR="00A52C31" w:rsidRPr="00A52C31" w:rsidRDefault="00A52C31" w:rsidP="003450F4">
            <w:pPr>
              <w:numPr>
                <w:ilvl w:val="0"/>
                <w:numId w:val="92"/>
              </w:numPr>
              <w:spacing w:after="0" w:line="259" w:lineRule="auto"/>
              <w:ind w:hanging="247"/>
              <w:rPr>
                <w:rFonts w:ascii="Times New Roman" w:hAnsi="Times New Roman" w:cs="Times New Roman"/>
                <w:sz w:val="26"/>
                <w:szCs w:val="26"/>
              </w:rPr>
            </w:pPr>
            <w:r w:rsidRPr="00A52C31">
              <w:rPr>
                <w:rFonts w:ascii="Times New Roman" w:hAnsi="Times New Roman" w:cs="Times New Roman"/>
                <w:color w:val="FF0000"/>
                <w:sz w:val="26"/>
                <w:szCs w:val="26"/>
              </w:rPr>
              <w:t xml:space="preserve">US EPA Method 3600 </w:t>
            </w:r>
          </w:p>
        </w:tc>
      </w:tr>
      <w:tr w:rsidR="00A52C31" w:rsidRPr="00A52C31" w14:paraId="2E4D318E" w14:textId="77777777" w:rsidTr="00A52C31">
        <w:trPr>
          <w:trHeight w:val="418"/>
          <w:jc w:val="center"/>
        </w:trPr>
        <w:tc>
          <w:tcPr>
            <w:tcW w:w="673" w:type="dxa"/>
            <w:shd w:val="clear" w:color="auto" w:fill="auto"/>
            <w:vAlign w:val="center"/>
          </w:tcPr>
          <w:p w14:paraId="74570AD0"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t>23.</w:t>
            </w:r>
          </w:p>
        </w:tc>
        <w:tc>
          <w:tcPr>
            <w:tcW w:w="2547" w:type="dxa"/>
            <w:shd w:val="clear" w:color="auto" w:fill="auto"/>
            <w:vAlign w:val="center"/>
          </w:tcPr>
          <w:p w14:paraId="4A46B2B7" w14:textId="77777777" w:rsidR="00A52C31" w:rsidRPr="00A52C31" w:rsidRDefault="00A52C31" w:rsidP="00D1685C">
            <w:pPr>
              <w:spacing w:after="0" w:line="259" w:lineRule="auto"/>
              <w:ind w:left="166"/>
              <w:rPr>
                <w:rFonts w:ascii="Times New Roman" w:hAnsi="Times New Roman" w:cs="Times New Roman"/>
                <w:sz w:val="26"/>
                <w:szCs w:val="26"/>
              </w:rPr>
            </w:pPr>
            <w:r w:rsidRPr="00A52C31">
              <w:rPr>
                <w:rFonts w:ascii="Times New Roman" w:hAnsi="Times New Roman" w:cs="Times New Roman"/>
                <w:sz w:val="26"/>
                <w:szCs w:val="26"/>
              </w:rPr>
              <w:t xml:space="preserve">Tổng polyclobiphenyl (PCB) </w:t>
            </w:r>
          </w:p>
        </w:tc>
        <w:tc>
          <w:tcPr>
            <w:tcW w:w="4819" w:type="dxa"/>
            <w:shd w:val="clear" w:color="auto" w:fill="auto"/>
          </w:tcPr>
          <w:p w14:paraId="1542F8B7" w14:textId="77777777" w:rsidR="00A52C31" w:rsidRPr="00A52C31" w:rsidRDefault="00A52C31" w:rsidP="003450F4">
            <w:pPr>
              <w:numPr>
                <w:ilvl w:val="0"/>
                <w:numId w:val="9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TCVN 8061:2009; </w:t>
            </w:r>
          </w:p>
          <w:p w14:paraId="454C3CFA" w14:textId="77777777" w:rsidR="00A52C31" w:rsidRPr="00A52C31" w:rsidRDefault="00A52C31" w:rsidP="003450F4">
            <w:pPr>
              <w:numPr>
                <w:ilvl w:val="0"/>
                <w:numId w:val="9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US EPA method 1668B; </w:t>
            </w:r>
          </w:p>
          <w:p w14:paraId="18CC1B03" w14:textId="77777777" w:rsidR="00A52C31" w:rsidRPr="00A52C31" w:rsidRDefault="00A52C31" w:rsidP="003450F4">
            <w:pPr>
              <w:numPr>
                <w:ilvl w:val="0"/>
                <w:numId w:val="9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 xml:space="preserve">US EPA method 8082A;  </w:t>
            </w:r>
          </w:p>
          <w:p w14:paraId="693513E9" w14:textId="77777777" w:rsidR="00A52C31" w:rsidRPr="00A52C31" w:rsidRDefault="00A52C31" w:rsidP="003450F4">
            <w:pPr>
              <w:numPr>
                <w:ilvl w:val="0"/>
                <w:numId w:val="93"/>
              </w:numPr>
              <w:spacing w:after="0" w:line="259" w:lineRule="auto"/>
              <w:ind w:hanging="247"/>
              <w:rPr>
                <w:rFonts w:ascii="Times New Roman" w:hAnsi="Times New Roman" w:cs="Times New Roman"/>
                <w:sz w:val="26"/>
                <w:szCs w:val="26"/>
              </w:rPr>
            </w:pPr>
            <w:r w:rsidRPr="00A52C31">
              <w:rPr>
                <w:rFonts w:ascii="Times New Roman" w:hAnsi="Times New Roman" w:cs="Times New Roman"/>
                <w:sz w:val="26"/>
                <w:szCs w:val="26"/>
              </w:rPr>
              <w:t>US EPA method 8270D ;</w:t>
            </w:r>
          </w:p>
          <w:p w14:paraId="3449B8F9" w14:textId="77777777" w:rsidR="00A52C31" w:rsidRPr="00A52C31" w:rsidRDefault="00A52C31" w:rsidP="003450F4">
            <w:pPr>
              <w:numPr>
                <w:ilvl w:val="0"/>
                <w:numId w:val="93"/>
              </w:numPr>
              <w:spacing w:after="0" w:line="259" w:lineRule="auto"/>
              <w:ind w:hanging="247"/>
              <w:rPr>
                <w:rFonts w:ascii="Times New Roman" w:hAnsi="Times New Roman" w:cs="Times New Roman"/>
                <w:color w:val="FF0000"/>
                <w:sz w:val="26"/>
                <w:szCs w:val="26"/>
              </w:rPr>
            </w:pPr>
            <w:r w:rsidRPr="00A52C31">
              <w:rPr>
                <w:rFonts w:ascii="Times New Roman" w:hAnsi="Times New Roman" w:cs="Times New Roman"/>
                <w:color w:val="FF0000"/>
                <w:sz w:val="26"/>
                <w:szCs w:val="26"/>
              </w:rPr>
              <w:t>US EPA Method 3540;</w:t>
            </w:r>
          </w:p>
          <w:p w14:paraId="0B49EE72" w14:textId="77777777" w:rsidR="00A52C31" w:rsidRPr="00A52C31" w:rsidRDefault="00A52C31" w:rsidP="003450F4">
            <w:pPr>
              <w:numPr>
                <w:ilvl w:val="0"/>
                <w:numId w:val="93"/>
              </w:numPr>
              <w:spacing w:after="0" w:line="259" w:lineRule="auto"/>
              <w:ind w:hanging="247"/>
              <w:rPr>
                <w:rFonts w:ascii="Times New Roman" w:hAnsi="Times New Roman" w:cs="Times New Roman"/>
                <w:color w:val="FF0000"/>
                <w:sz w:val="26"/>
                <w:szCs w:val="26"/>
              </w:rPr>
            </w:pPr>
            <w:r w:rsidRPr="00A52C31">
              <w:rPr>
                <w:rFonts w:ascii="Times New Roman" w:hAnsi="Times New Roman" w:cs="Times New Roman"/>
                <w:color w:val="FF0000"/>
                <w:sz w:val="26"/>
                <w:szCs w:val="26"/>
              </w:rPr>
              <w:t xml:space="preserve">US EPA Method 3600 </w:t>
            </w:r>
          </w:p>
        </w:tc>
      </w:tr>
      <w:tr w:rsidR="00A52C31" w:rsidRPr="00A52C31" w14:paraId="40F1D87A" w14:textId="77777777" w:rsidTr="00A52C31">
        <w:trPr>
          <w:trHeight w:val="418"/>
          <w:jc w:val="center"/>
        </w:trPr>
        <w:tc>
          <w:tcPr>
            <w:tcW w:w="673" w:type="dxa"/>
            <w:shd w:val="clear" w:color="auto" w:fill="auto"/>
            <w:vAlign w:val="center"/>
          </w:tcPr>
          <w:p w14:paraId="6272D985"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t>24.</w:t>
            </w:r>
          </w:p>
        </w:tc>
        <w:tc>
          <w:tcPr>
            <w:tcW w:w="2547" w:type="dxa"/>
            <w:shd w:val="clear" w:color="auto" w:fill="auto"/>
          </w:tcPr>
          <w:p w14:paraId="6B0FA159" w14:textId="77777777" w:rsidR="00A52C31" w:rsidRPr="00652822" w:rsidRDefault="00A52C31" w:rsidP="00D1685C">
            <w:pPr>
              <w:spacing w:after="0" w:line="259" w:lineRule="auto"/>
              <w:ind w:left="166"/>
              <w:rPr>
                <w:rFonts w:ascii="Times New Roman" w:hAnsi="Times New Roman" w:cs="Times New Roman"/>
                <w:sz w:val="26"/>
                <w:szCs w:val="26"/>
                <w:lang w:val="nl-NL"/>
              </w:rPr>
            </w:pPr>
            <w:r w:rsidRPr="00652822">
              <w:rPr>
                <w:rFonts w:ascii="Times New Roman" w:hAnsi="Times New Roman" w:cs="Times New Roman"/>
                <w:sz w:val="26"/>
                <w:szCs w:val="26"/>
                <w:lang w:val="nl-NL"/>
              </w:rPr>
              <w:t xml:space="preserve">Tổng Dioxin/Furan, PCDD/PCDF </w:t>
            </w:r>
          </w:p>
        </w:tc>
        <w:tc>
          <w:tcPr>
            <w:tcW w:w="4819" w:type="dxa"/>
            <w:shd w:val="clear" w:color="auto" w:fill="auto"/>
          </w:tcPr>
          <w:p w14:paraId="51ADD1F6" w14:textId="77777777" w:rsidR="00A52C31" w:rsidRPr="00A52C31" w:rsidRDefault="00A52C31" w:rsidP="003450F4">
            <w:pPr>
              <w:numPr>
                <w:ilvl w:val="0"/>
                <w:numId w:val="94"/>
              </w:numPr>
              <w:spacing w:after="0" w:line="259" w:lineRule="auto"/>
              <w:ind w:left="380" w:hanging="247"/>
              <w:rPr>
                <w:rFonts w:ascii="Times New Roman" w:hAnsi="Times New Roman" w:cs="Times New Roman"/>
                <w:sz w:val="26"/>
                <w:szCs w:val="26"/>
              </w:rPr>
            </w:pPr>
            <w:r w:rsidRPr="00A52C31">
              <w:rPr>
                <w:rFonts w:ascii="Times New Roman" w:hAnsi="Times New Roman" w:cs="Times New Roman"/>
                <w:sz w:val="26"/>
                <w:szCs w:val="26"/>
              </w:rPr>
              <w:t xml:space="preserve">TCVN 10883:2016; </w:t>
            </w:r>
          </w:p>
          <w:p w14:paraId="145CA34F" w14:textId="77777777" w:rsidR="00A52C31" w:rsidRPr="00A52C31" w:rsidRDefault="00A52C31" w:rsidP="003450F4">
            <w:pPr>
              <w:numPr>
                <w:ilvl w:val="0"/>
                <w:numId w:val="94"/>
              </w:numPr>
              <w:spacing w:after="0" w:line="259" w:lineRule="auto"/>
              <w:ind w:left="380" w:hanging="247"/>
              <w:rPr>
                <w:rFonts w:ascii="Times New Roman" w:hAnsi="Times New Roman" w:cs="Times New Roman"/>
                <w:sz w:val="26"/>
                <w:szCs w:val="26"/>
              </w:rPr>
            </w:pPr>
            <w:r w:rsidRPr="00A52C31">
              <w:rPr>
                <w:rFonts w:ascii="Times New Roman" w:hAnsi="Times New Roman" w:cs="Times New Roman"/>
                <w:sz w:val="26"/>
                <w:szCs w:val="26"/>
              </w:rPr>
              <w:t xml:space="preserve">US EPA method 1613B </w:t>
            </w:r>
          </w:p>
        </w:tc>
      </w:tr>
      <w:tr w:rsidR="00A52C31" w:rsidRPr="00A52C31" w14:paraId="2EF9E5C1" w14:textId="77777777" w:rsidTr="00A52C31">
        <w:trPr>
          <w:trHeight w:val="418"/>
          <w:jc w:val="center"/>
        </w:trPr>
        <w:tc>
          <w:tcPr>
            <w:tcW w:w="673" w:type="dxa"/>
            <w:shd w:val="clear" w:color="auto" w:fill="auto"/>
            <w:vAlign w:val="center"/>
          </w:tcPr>
          <w:p w14:paraId="190AA4CD" w14:textId="77777777" w:rsidR="00A52C31" w:rsidRPr="00A52C31" w:rsidRDefault="00A52C31" w:rsidP="00D1685C">
            <w:pPr>
              <w:spacing w:after="0" w:line="259" w:lineRule="auto"/>
              <w:ind w:right="154"/>
              <w:jc w:val="right"/>
              <w:rPr>
                <w:rFonts w:ascii="Times New Roman" w:hAnsi="Times New Roman" w:cs="Times New Roman"/>
                <w:sz w:val="26"/>
                <w:szCs w:val="26"/>
              </w:rPr>
            </w:pPr>
            <w:r w:rsidRPr="00A52C31">
              <w:rPr>
                <w:rFonts w:ascii="Times New Roman" w:hAnsi="Times New Roman" w:cs="Times New Roman"/>
                <w:sz w:val="26"/>
                <w:szCs w:val="26"/>
              </w:rPr>
              <w:t>25.</w:t>
            </w:r>
          </w:p>
        </w:tc>
        <w:tc>
          <w:tcPr>
            <w:tcW w:w="2547" w:type="dxa"/>
            <w:shd w:val="clear" w:color="auto" w:fill="auto"/>
          </w:tcPr>
          <w:p w14:paraId="48611634" w14:textId="77777777" w:rsidR="00A52C31" w:rsidRPr="00A52C31" w:rsidRDefault="00A52C31" w:rsidP="00D1685C">
            <w:pPr>
              <w:spacing w:after="0" w:line="259" w:lineRule="auto"/>
              <w:ind w:left="166"/>
              <w:rPr>
                <w:rFonts w:ascii="Times New Roman" w:hAnsi="Times New Roman" w:cs="Times New Roman"/>
                <w:sz w:val="26"/>
                <w:szCs w:val="26"/>
              </w:rPr>
            </w:pPr>
            <w:r w:rsidRPr="00A52C31">
              <w:rPr>
                <w:rFonts w:ascii="Times New Roman" w:hAnsi="Times New Roman" w:cs="Times New Roman"/>
                <w:sz w:val="26"/>
                <w:szCs w:val="26"/>
              </w:rPr>
              <w:t xml:space="preserve">Cáchợpchấtpolyclobiphenyltươngtự dioxin (dl-PCB) </w:t>
            </w:r>
          </w:p>
        </w:tc>
        <w:tc>
          <w:tcPr>
            <w:tcW w:w="4819" w:type="dxa"/>
            <w:shd w:val="clear" w:color="auto" w:fill="auto"/>
          </w:tcPr>
          <w:p w14:paraId="4F9D988A" w14:textId="77777777" w:rsidR="00A52C31" w:rsidRPr="00A52C31" w:rsidRDefault="00A52C31" w:rsidP="003450F4">
            <w:pPr>
              <w:numPr>
                <w:ilvl w:val="0"/>
                <w:numId w:val="94"/>
              </w:numPr>
              <w:spacing w:after="0" w:line="259" w:lineRule="auto"/>
              <w:ind w:left="380"/>
              <w:rPr>
                <w:rFonts w:ascii="Times New Roman" w:hAnsi="Times New Roman" w:cs="Times New Roman"/>
                <w:sz w:val="26"/>
                <w:szCs w:val="26"/>
              </w:rPr>
            </w:pPr>
            <w:r w:rsidRPr="00A52C31">
              <w:rPr>
                <w:rFonts w:ascii="Times New Roman" w:hAnsi="Times New Roman" w:cs="Times New Roman"/>
                <w:sz w:val="26"/>
                <w:szCs w:val="26"/>
              </w:rPr>
              <w:t xml:space="preserve">US EPA method 1668B </w:t>
            </w:r>
          </w:p>
          <w:p w14:paraId="6BF1C331" w14:textId="77777777" w:rsidR="00A52C31" w:rsidRPr="00A52C31" w:rsidRDefault="00A52C31" w:rsidP="003450F4">
            <w:pPr>
              <w:numPr>
                <w:ilvl w:val="0"/>
                <w:numId w:val="94"/>
              </w:numPr>
              <w:spacing w:after="0" w:line="259" w:lineRule="auto"/>
              <w:ind w:left="380"/>
              <w:rPr>
                <w:rFonts w:ascii="Times New Roman" w:eastAsia="Times New Roman" w:hAnsi="Times New Roman" w:cs="Times New Roman"/>
                <w:sz w:val="26"/>
                <w:szCs w:val="26"/>
              </w:rPr>
            </w:pPr>
            <w:r w:rsidRPr="00A52C31">
              <w:rPr>
                <w:rFonts w:ascii="Times New Roman" w:eastAsia="Times New Roman" w:hAnsi="Times New Roman" w:cs="Times New Roman"/>
                <w:sz w:val="26"/>
                <w:szCs w:val="26"/>
              </w:rPr>
              <w:t>EPA method 8082</w:t>
            </w:r>
          </w:p>
          <w:p w14:paraId="34DA1F92" w14:textId="77777777" w:rsidR="00A52C31" w:rsidRPr="00A52C31" w:rsidRDefault="00A52C31" w:rsidP="00D1685C">
            <w:pPr>
              <w:spacing w:after="0" w:line="259" w:lineRule="auto"/>
              <w:ind w:left="133"/>
              <w:rPr>
                <w:rFonts w:ascii="Times New Roman" w:hAnsi="Times New Roman" w:cs="Times New Roman"/>
                <w:sz w:val="26"/>
                <w:szCs w:val="26"/>
              </w:rPr>
            </w:pPr>
          </w:p>
        </w:tc>
      </w:tr>
    </w:tbl>
    <w:p w14:paraId="43EFDC0E" w14:textId="77777777" w:rsidR="0084134F" w:rsidRDefault="0084134F">
      <w:pPr>
        <w:rPr>
          <w:rFonts w:ascii="Times New Roman" w:hAnsi="Times New Roman" w:cs="Times New Roman"/>
          <w:color w:val="FF0000"/>
          <w:sz w:val="28"/>
          <w:szCs w:val="28"/>
        </w:rPr>
      </w:pPr>
    </w:p>
    <w:p w14:paraId="63D9CEBD" w14:textId="77777777" w:rsidR="00600FE5" w:rsidRDefault="00600FE5" w:rsidP="000756B5">
      <w:pPr>
        <w:spacing w:before="60" w:after="60" w:line="295" w:lineRule="auto"/>
        <w:jc w:val="both"/>
        <w:rPr>
          <w:rFonts w:ascii="Times New Roman" w:hAnsi="Times New Roman" w:cs="Times New Roman"/>
          <w:color w:val="FF0000"/>
          <w:sz w:val="28"/>
          <w:szCs w:val="28"/>
        </w:rPr>
      </w:pPr>
      <w:r w:rsidRPr="002F30DB">
        <w:rPr>
          <w:rFonts w:ascii="Times New Roman" w:hAnsi="Times New Roman" w:cs="Times New Roman"/>
          <w:color w:val="FF0000"/>
          <w:sz w:val="28"/>
          <w:szCs w:val="28"/>
        </w:rPr>
        <w:t>Phụ lục 2.7. Phương pháp quan trắc chất lượng trầm tích</w:t>
      </w:r>
    </w:p>
    <w:p w14:paraId="35DD17B4" w14:textId="77777777" w:rsidR="00FB61EC" w:rsidRPr="00FB61EC" w:rsidRDefault="00FB61EC" w:rsidP="00FB61EC">
      <w:pPr>
        <w:spacing w:after="0"/>
        <w:ind w:right="400" w:firstLine="621"/>
        <w:rPr>
          <w:rFonts w:ascii="Times New Roman" w:hAnsi="Times New Roman" w:cs="Times New Roman"/>
          <w:sz w:val="28"/>
          <w:szCs w:val="28"/>
        </w:rPr>
      </w:pPr>
      <w:r w:rsidRPr="00FB61EC">
        <w:rPr>
          <w:rFonts w:ascii="Times New Roman" w:hAnsi="Times New Roman" w:cs="Times New Roman"/>
          <w:sz w:val="28"/>
          <w:szCs w:val="28"/>
        </w:rPr>
        <w:t>1. Lấy mẫu tại hiện trường: lựa chọn phương pháp quy định tại quy chuẩn kỹ thuật quốc gia hiện hành tương ứng hoặ</w:t>
      </w:r>
      <w:r>
        <w:rPr>
          <w:rFonts w:ascii="Times New Roman" w:hAnsi="Times New Roman" w:cs="Times New Roman"/>
          <w:sz w:val="28"/>
          <w:szCs w:val="28"/>
        </w:rPr>
        <w:t>c trong bảng</w:t>
      </w:r>
      <w:r w:rsidRPr="00FB61EC">
        <w:rPr>
          <w:rFonts w:ascii="Times New Roman" w:hAnsi="Times New Roman" w:cs="Times New Roman"/>
          <w:sz w:val="28"/>
          <w:szCs w:val="28"/>
        </w:rPr>
        <w:t xml:space="preserve"> dưới đây.</w:t>
      </w:r>
    </w:p>
    <w:p w14:paraId="7DE33592" w14:textId="77777777" w:rsidR="00FB61EC" w:rsidRPr="00FB61EC" w:rsidRDefault="00FB61EC" w:rsidP="00FB61EC">
      <w:pPr>
        <w:spacing w:after="0"/>
        <w:ind w:right="400" w:firstLine="621"/>
        <w:jc w:val="center"/>
        <w:rPr>
          <w:rFonts w:ascii="Times New Roman" w:hAnsi="Times New Roman" w:cs="Times New Roman"/>
          <w:b/>
          <w:sz w:val="26"/>
          <w:szCs w:val="26"/>
        </w:rPr>
      </w:pPr>
      <w:r w:rsidRPr="00FB61EC">
        <w:rPr>
          <w:rFonts w:ascii="Times New Roman" w:hAnsi="Times New Roman" w:cs="Times New Roman"/>
          <w:b/>
          <w:sz w:val="26"/>
          <w:szCs w:val="26"/>
        </w:rPr>
        <w:t>Bảng 2.7.1</w:t>
      </w:r>
    </w:p>
    <w:p w14:paraId="108B126F" w14:textId="77777777" w:rsidR="00FB61EC" w:rsidRPr="0045404B" w:rsidRDefault="00FB61EC" w:rsidP="00FB61EC">
      <w:pPr>
        <w:spacing w:after="0"/>
        <w:ind w:right="400" w:firstLine="621"/>
        <w:rPr>
          <w:sz w:val="26"/>
          <w:szCs w:val="26"/>
        </w:rPr>
      </w:pPr>
    </w:p>
    <w:tbl>
      <w:tblPr>
        <w:tblW w:w="7620" w:type="dxa"/>
        <w:jc w:val="center"/>
        <w:tblCellMar>
          <w:top w:w="70" w:type="dxa"/>
          <w:right w:w="67" w:type="dxa"/>
        </w:tblCellMar>
        <w:tblLook w:val="04A0" w:firstRow="1" w:lastRow="0" w:firstColumn="1" w:lastColumn="0" w:noHBand="0" w:noVBand="1"/>
      </w:tblPr>
      <w:tblGrid>
        <w:gridCol w:w="704"/>
        <w:gridCol w:w="2665"/>
        <w:gridCol w:w="4251"/>
      </w:tblGrid>
      <w:tr w:rsidR="00FB61EC" w:rsidRPr="00FB61EC" w14:paraId="5CE0B275" w14:textId="77777777" w:rsidTr="007A1B69">
        <w:trPr>
          <w:trHeight w:val="509"/>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tcPr>
          <w:p w14:paraId="424EF17C" w14:textId="77777777" w:rsidR="00FB61EC" w:rsidRPr="00FB61EC" w:rsidRDefault="00FB61EC" w:rsidP="00D1685C">
            <w:pPr>
              <w:spacing w:after="0" w:line="259" w:lineRule="auto"/>
              <w:ind w:left="36"/>
              <w:rPr>
                <w:rFonts w:ascii="Times New Roman" w:hAnsi="Times New Roman" w:cs="Times New Roman"/>
                <w:sz w:val="26"/>
                <w:szCs w:val="26"/>
              </w:rPr>
            </w:pPr>
            <w:r w:rsidRPr="00FB61EC">
              <w:rPr>
                <w:rFonts w:ascii="Times New Roman" w:hAnsi="Times New Roman" w:cs="Times New Roman"/>
                <w:b/>
                <w:sz w:val="26"/>
                <w:szCs w:val="26"/>
              </w:rPr>
              <w:t xml:space="preserve">STT </w:t>
            </w:r>
          </w:p>
        </w:tc>
        <w:tc>
          <w:tcPr>
            <w:tcW w:w="26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992EE9F" w14:textId="77777777" w:rsidR="00FB61EC" w:rsidRPr="00FB61EC" w:rsidRDefault="00FB61EC" w:rsidP="00D1685C">
            <w:pPr>
              <w:spacing w:after="0" w:line="259" w:lineRule="auto"/>
              <w:ind w:right="44"/>
              <w:jc w:val="center"/>
              <w:rPr>
                <w:rFonts w:ascii="Times New Roman" w:hAnsi="Times New Roman" w:cs="Times New Roman"/>
                <w:sz w:val="26"/>
                <w:szCs w:val="26"/>
              </w:rPr>
            </w:pPr>
            <w:r w:rsidRPr="00FB61EC">
              <w:rPr>
                <w:rFonts w:ascii="Times New Roman" w:hAnsi="Times New Roman" w:cs="Times New Roman"/>
                <w:b/>
                <w:sz w:val="26"/>
                <w:szCs w:val="26"/>
              </w:rPr>
              <w:t xml:space="preserve">Tên phương pháp  </w:t>
            </w:r>
          </w:p>
        </w:tc>
        <w:tc>
          <w:tcPr>
            <w:tcW w:w="42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D93C07" w14:textId="77777777" w:rsidR="00FB61EC" w:rsidRPr="00FB61EC" w:rsidRDefault="00FB61EC" w:rsidP="00D1685C">
            <w:pPr>
              <w:spacing w:after="0" w:line="259" w:lineRule="auto"/>
              <w:ind w:right="46"/>
              <w:jc w:val="center"/>
              <w:rPr>
                <w:rFonts w:ascii="Times New Roman" w:hAnsi="Times New Roman" w:cs="Times New Roman"/>
                <w:sz w:val="26"/>
                <w:szCs w:val="26"/>
              </w:rPr>
            </w:pPr>
            <w:r w:rsidRPr="00FB61EC">
              <w:rPr>
                <w:rFonts w:ascii="Times New Roman" w:hAnsi="Times New Roman" w:cs="Times New Roman"/>
                <w:b/>
                <w:sz w:val="26"/>
                <w:szCs w:val="26"/>
              </w:rPr>
              <w:t xml:space="preserve">Số hiệu phương pháp </w:t>
            </w:r>
          </w:p>
        </w:tc>
      </w:tr>
      <w:tr w:rsidR="00FB61EC" w:rsidRPr="00FB61EC" w14:paraId="0EB2D3F9" w14:textId="77777777" w:rsidTr="007A1B69">
        <w:trPr>
          <w:trHeight w:val="826"/>
          <w:jc w:val="center"/>
        </w:trPr>
        <w:tc>
          <w:tcPr>
            <w:tcW w:w="704" w:type="dxa"/>
            <w:tcBorders>
              <w:top w:val="single" w:sz="4" w:space="0" w:color="000000"/>
              <w:left w:val="single" w:sz="4" w:space="0" w:color="000000"/>
              <w:bottom w:val="single" w:sz="4" w:space="0" w:color="000000"/>
              <w:right w:val="single" w:sz="4" w:space="0" w:color="000000"/>
            </w:tcBorders>
            <w:shd w:val="clear" w:color="auto" w:fill="auto"/>
          </w:tcPr>
          <w:p w14:paraId="332B0B25" w14:textId="77777777" w:rsidR="00FB61EC" w:rsidRPr="00FB61EC" w:rsidRDefault="00FB61EC" w:rsidP="00D1685C">
            <w:pPr>
              <w:spacing w:after="0" w:line="259" w:lineRule="auto"/>
              <w:ind w:right="295"/>
              <w:jc w:val="right"/>
              <w:rPr>
                <w:rFonts w:ascii="Times New Roman" w:hAnsi="Times New Roman" w:cs="Times New Roman"/>
                <w:sz w:val="26"/>
                <w:szCs w:val="26"/>
              </w:rPr>
            </w:pPr>
            <w:r w:rsidRPr="00FB61EC">
              <w:rPr>
                <w:rFonts w:ascii="Times New Roman" w:hAnsi="Times New Roman" w:cs="Times New Roman"/>
                <w:sz w:val="26"/>
                <w:szCs w:val="26"/>
              </w:rPr>
              <w:lastRenderedPageBreak/>
              <w:t>1</w:t>
            </w:r>
          </w:p>
        </w:tc>
        <w:tc>
          <w:tcPr>
            <w:tcW w:w="2665" w:type="dxa"/>
            <w:tcBorders>
              <w:top w:val="single" w:sz="4" w:space="0" w:color="000000"/>
              <w:left w:val="single" w:sz="4" w:space="0" w:color="000000"/>
              <w:bottom w:val="single" w:sz="4" w:space="0" w:color="000000"/>
              <w:right w:val="single" w:sz="4" w:space="0" w:color="000000"/>
            </w:tcBorders>
            <w:shd w:val="clear" w:color="auto" w:fill="auto"/>
          </w:tcPr>
          <w:p w14:paraId="15575FB6" w14:textId="77777777" w:rsidR="00FB61EC" w:rsidRPr="00FB61EC" w:rsidRDefault="00FB61EC" w:rsidP="00D1685C">
            <w:pPr>
              <w:spacing w:after="0" w:line="259" w:lineRule="auto"/>
              <w:rPr>
                <w:rFonts w:ascii="Times New Roman" w:hAnsi="Times New Roman" w:cs="Times New Roman"/>
                <w:sz w:val="26"/>
                <w:szCs w:val="26"/>
              </w:rPr>
            </w:pPr>
            <w:r w:rsidRPr="00FB61EC">
              <w:rPr>
                <w:rFonts w:ascii="Times New Roman" w:hAnsi="Times New Roman" w:cs="Times New Roman"/>
                <w:sz w:val="26"/>
                <w:szCs w:val="26"/>
              </w:rPr>
              <w:t>Lấy mẫu trầm tích</w:t>
            </w:r>
          </w:p>
        </w:tc>
        <w:tc>
          <w:tcPr>
            <w:tcW w:w="4251" w:type="dxa"/>
            <w:tcBorders>
              <w:top w:val="single" w:sz="4" w:space="0" w:color="000000"/>
              <w:left w:val="single" w:sz="4" w:space="0" w:color="000000"/>
              <w:bottom w:val="single" w:sz="4" w:space="0" w:color="000000"/>
              <w:right w:val="single" w:sz="4" w:space="0" w:color="000000"/>
            </w:tcBorders>
            <w:shd w:val="clear" w:color="auto" w:fill="auto"/>
          </w:tcPr>
          <w:p w14:paraId="53FF97B7" w14:textId="77777777" w:rsidR="00FB61EC" w:rsidRDefault="00FB61EC" w:rsidP="00D1685C">
            <w:pPr>
              <w:spacing w:after="11" w:line="259" w:lineRule="auto"/>
              <w:ind w:left="252"/>
              <w:rPr>
                <w:rFonts w:ascii="Times New Roman" w:hAnsi="Times New Roman" w:cs="Times New Roman"/>
                <w:i/>
                <w:sz w:val="26"/>
                <w:szCs w:val="26"/>
              </w:rPr>
            </w:pPr>
            <w:r w:rsidRPr="00FB61EC">
              <w:rPr>
                <w:rFonts w:ascii="Times New Roman" w:hAnsi="Times New Roman" w:cs="Times New Roman"/>
                <w:strike/>
                <w:color w:val="FF0000"/>
                <w:sz w:val="26"/>
                <w:szCs w:val="26"/>
              </w:rPr>
              <w:t xml:space="preserve">TCVN </w:t>
            </w:r>
            <w:r w:rsidRPr="007A1B69">
              <w:rPr>
                <w:rFonts w:ascii="Times New Roman" w:hAnsi="Times New Roman" w:cs="Times New Roman"/>
                <w:strike/>
                <w:color w:val="FF0000"/>
                <w:sz w:val="26"/>
                <w:szCs w:val="26"/>
              </w:rPr>
              <w:t xml:space="preserve">6663-13:2015; </w:t>
            </w:r>
            <w:r w:rsidR="007A1B69" w:rsidRPr="007A1B69">
              <w:rPr>
                <w:rFonts w:ascii="Times New Roman" w:hAnsi="Times New Roman" w:cs="Times New Roman"/>
                <w:i/>
                <w:color w:val="FF0000"/>
                <w:sz w:val="26"/>
                <w:szCs w:val="26"/>
              </w:rPr>
              <w:t>P</w:t>
            </w:r>
            <w:r w:rsidRPr="007A1B69">
              <w:rPr>
                <w:rFonts w:ascii="Times New Roman" w:hAnsi="Times New Roman" w:cs="Times New Roman"/>
                <w:i/>
                <w:color w:val="FF0000"/>
                <w:sz w:val="26"/>
                <w:szCs w:val="26"/>
              </w:rPr>
              <w:t>hạm vi áp dụng không cho Trầm tích mà cho Bùn thải</w:t>
            </w:r>
          </w:p>
          <w:p w14:paraId="0F6C3614" w14:textId="77777777" w:rsidR="00FB61EC" w:rsidRPr="00FB61EC" w:rsidRDefault="00FB61EC" w:rsidP="003450F4">
            <w:pPr>
              <w:numPr>
                <w:ilvl w:val="0"/>
                <w:numId w:val="95"/>
              </w:numPr>
              <w:spacing w:after="11" w:line="259" w:lineRule="auto"/>
              <w:ind w:hanging="252"/>
              <w:rPr>
                <w:rFonts w:ascii="Times New Roman" w:hAnsi="Times New Roman" w:cs="Times New Roman"/>
                <w:sz w:val="26"/>
                <w:szCs w:val="26"/>
                <w:highlight w:val="yellow"/>
              </w:rPr>
            </w:pPr>
            <w:r w:rsidRPr="00FB61EC">
              <w:rPr>
                <w:rFonts w:ascii="Times New Roman" w:hAnsi="Times New Roman" w:cs="Times New Roman"/>
                <w:sz w:val="26"/>
                <w:szCs w:val="26"/>
                <w:highlight w:val="yellow"/>
              </w:rPr>
              <w:t>TCVN 6663-13:2000</w:t>
            </w:r>
          </w:p>
          <w:p w14:paraId="456354A3" w14:textId="77777777" w:rsidR="00FB61EC" w:rsidRPr="00FB61EC" w:rsidRDefault="00FB61EC" w:rsidP="003450F4">
            <w:pPr>
              <w:numPr>
                <w:ilvl w:val="0"/>
                <w:numId w:val="95"/>
              </w:numPr>
              <w:spacing w:after="0" w:line="259" w:lineRule="auto"/>
              <w:ind w:hanging="252"/>
              <w:rPr>
                <w:rFonts w:ascii="Times New Roman" w:hAnsi="Times New Roman" w:cs="Times New Roman"/>
                <w:sz w:val="26"/>
                <w:szCs w:val="26"/>
              </w:rPr>
            </w:pPr>
            <w:r w:rsidRPr="00FB61EC">
              <w:rPr>
                <w:rFonts w:ascii="Times New Roman" w:hAnsi="Times New Roman" w:cs="Times New Roman"/>
                <w:sz w:val="26"/>
                <w:szCs w:val="26"/>
              </w:rPr>
              <w:t xml:space="preserve">TCVN 6663-19:2015 </w:t>
            </w:r>
          </w:p>
        </w:tc>
      </w:tr>
    </w:tbl>
    <w:p w14:paraId="7D7ABA5D" w14:textId="77777777" w:rsidR="00FB61EC" w:rsidRDefault="00FB61EC" w:rsidP="000756B5">
      <w:pPr>
        <w:spacing w:before="60" w:after="60" w:line="295" w:lineRule="auto"/>
        <w:jc w:val="both"/>
        <w:rPr>
          <w:rFonts w:ascii="Times New Roman" w:hAnsi="Times New Roman" w:cs="Times New Roman"/>
          <w:color w:val="FF0000"/>
          <w:sz w:val="28"/>
          <w:szCs w:val="28"/>
        </w:rPr>
      </w:pPr>
    </w:p>
    <w:p w14:paraId="684C89DA" w14:textId="77777777" w:rsidR="007117D3" w:rsidRPr="007117D3" w:rsidRDefault="007117D3" w:rsidP="007117D3">
      <w:pPr>
        <w:spacing w:after="0"/>
        <w:ind w:right="400" w:firstLine="621"/>
        <w:rPr>
          <w:rFonts w:ascii="Times New Roman" w:hAnsi="Times New Roman" w:cs="Times New Roman"/>
          <w:sz w:val="28"/>
          <w:szCs w:val="28"/>
        </w:rPr>
      </w:pPr>
      <w:r>
        <w:rPr>
          <w:rFonts w:ascii="Times New Roman" w:hAnsi="Times New Roman" w:cs="Times New Roman"/>
          <w:sz w:val="28"/>
          <w:szCs w:val="28"/>
        </w:rPr>
        <w:t xml:space="preserve">2. </w:t>
      </w:r>
      <w:r w:rsidRPr="007117D3">
        <w:rPr>
          <w:rFonts w:ascii="Times New Roman" w:hAnsi="Times New Roman" w:cs="Times New Roman"/>
          <w:sz w:val="28"/>
          <w:szCs w:val="28"/>
        </w:rPr>
        <w:t>Phân tích trong phòng thí nghiệm: lựa chọn phương pháp quy định tại quy chuẩn kỹ thuật quốc gia hiện hành tương ứng hoặ</w:t>
      </w:r>
      <w:r>
        <w:rPr>
          <w:rFonts w:ascii="Times New Roman" w:hAnsi="Times New Roman" w:cs="Times New Roman"/>
          <w:sz w:val="28"/>
          <w:szCs w:val="28"/>
        </w:rPr>
        <w:t>c trong bảng</w:t>
      </w:r>
      <w:r w:rsidRPr="007117D3">
        <w:rPr>
          <w:rFonts w:ascii="Times New Roman" w:hAnsi="Times New Roman" w:cs="Times New Roman"/>
          <w:sz w:val="28"/>
          <w:szCs w:val="28"/>
        </w:rPr>
        <w:t xml:space="preserve"> dưới đây</w:t>
      </w:r>
    </w:p>
    <w:p w14:paraId="5B516B00" w14:textId="77777777" w:rsidR="007117D3" w:rsidRPr="00FB61EC" w:rsidRDefault="007117D3" w:rsidP="007117D3">
      <w:pPr>
        <w:spacing w:after="0"/>
        <w:ind w:right="400" w:firstLine="621"/>
        <w:jc w:val="center"/>
        <w:rPr>
          <w:rFonts w:ascii="Times New Roman" w:hAnsi="Times New Roman" w:cs="Times New Roman"/>
          <w:b/>
          <w:sz w:val="26"/>
          <w:szCs w:val="26"/>
        </w:rPr>
      </w:pPr>
      <w:r w:rsidRPr="00FB61EC">
        <w:rPr>
          <w:rFonts w:ascii="Times New Roman" w:hAnsi="Times New Roman" w:cs="Times New Roman"/>
          <w:b/>
          <w:sz w:val="26"/>
          <w:szCs w:val="26"/>
        </w:rPr>
        <w:t>Bảng 2.7.</w:t>
      </w:r>
      <w:r>
        <w:rPr>
          <w:rFonts w:ascii="Times New Roman" w:hAnsi="Times New Roman" w:cs="Times New Roman"/>
          <w:b/>
          <w:sz w:val="26"/>
          <w:szCs w:val="26"/>
        </w:rPr>
        <w:t>2</w:t>
      </w:r>
    </w:p>
    <w:p w14:paraId="5D82D409" w14:textId="77777777" w:rsidR="007117D3" w:rsidRPr="002F30DB" w:rsidRDefault="007117D3" w:rsidP="000756B5">
      <w:pPr>
        <w:spacing w:before="60" w:after="60" w:line="295" w:lineRule="auto"/>
        <w:jc w:val="both"/>
        <w:rPr>
          <w:rFonts w:ascii="Times New Roman" w:hAnsi="Times New Roman" w:cs="Times New Roman"/>
          <w:color w:val="FF0000"/>
          <w:sz w:val="28"/>
          <w:szCs w:val="28"/>
        </w:rPr>
      </w:pPr>
    </w:p>
    <w:tbl>
      <w:tblPr>
        <w:tblW w:w="8716" w:type="dxa"/>
        <w:tblInd w:w="584" w:type="dxa"/>
        <w:tblLayout w:type="fixed"/>
        <w:tblCellMar>
          <w:top w:w="35" w:type="dxa"/>
          <w:left w:w="86" w:type="dxa"/>
          <w:right w:w="13" w:type="dxa"/>
        </w:tblCellMar>
        <w:tblLook w:val="04A0" w:firstRow="1" w:lastRow="0" w:firstColumn="1" w:lastColumn="0" w:noHBand="0" w:noVBand="1"/>
      </w:tblPr>
      <w:tblGrid>
        <w:gridCol w:w="905"/>
        <w:gridCol w:w="1716"/>
        <w:gridCol w:w="6095"/>
      </w:tblGrid>
      <w:tr w:rsidR="007117D3" w:rsidRPr="007117D3" w14:paraId="24DD1A2C" w14:textId="77777777" w:rsidTr="00CB2B53">
        <w:trPr>
          <w:trHeight w:val="569"/>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7F0D52D4" w14:textId="77777777" w:rsidR="007117D3" w:rsidRPr="007117D3" w:rsidRDefault="007117D3" w:rsidP="00D1685C">
            <w:pPr>
              <w:spacing w:after="0" w:line="259" w:lineRule="auto"/>
              <w:ind w:left="98"/>
              <w:rPr>
                <w:rFonts w:ascii="Times New Roman" w:hAnsi="Times New Roman" w:cs="Times New Roman"/>
                <w:sz w:val="26"/>
                <w:szCs w:val="26"/>
              </w:rPr>
            </w:pPr>
            <w:r w:rsidRPr="007117D3">
              <w:rPr>
                <w:rFonts w:ascii="Times New Roman" w:hAnsi="Times New Roman" w:cs="Times New Roman"/>
                <w:sz w:val="26"/>
                <w:szCs w:val="26"/>
              </w:rPr>
              <w:br w:type="page"/>
            </w:r>
            <w:r w:rsidRPr="007117D3">
              <w:rPr>
                <w:rFonts w:ascii="Times New Roman" w:hAnsi="Times New Roman" w:cs="Times New Roman"/>
                <w:b/>
                <w:sz w:val="26"/>
                <w:szCs w:val="26"/>
              </w:rPr>
              <w:t xml:space="preserve">STT </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3D2F8EFE" w14:textId="77777777" w:rsidR="007117D3" w:rsidRPr="007117D3" w:rsidRDefault="007117D3" w:rsidP="00D1685C">
            <w:pPr>
              <w:spacing w:after="0" w:line="259" w:lineRule="auto"/>
              <w:ind w:right="59"/>
              <w:jc w:val="center"/>
              <w:rPr>
                <w:rFonts w:ascii="Times New Roman" w:hAnsi="Times New Roman" w:cs="Times New Roman"/>
                <w:sz w:val="26"/>
                <w:szCs w:val="26"/>
              </w:rPr>
            </w:pPr>
            <w:r w:rsidRPr="007117D3">
              <w:rPr>
                <w:rFonts w:ascii="Times New Roman" w:hAnsi="Times New Roman" w:cs="Times New Roman"/>
                <w:b/>
                <w:sz w:val="26"/>
                <w:szCs w:val="26"/>
              </w:rPr>
              <w:t xml:space="preserve">Thông số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648D8967" w14:textId="77777777" w:rsidR="007117D3" w:rsidRPr="007117D3" w:rsidRDefault="007117D3" w:rsidP="00D1685C">
            <w:pPr>
              <w:spacing w:after="0" w:line="259" w:lineRule="auto"/>
              <w:ind w:right="63"/>
              <w:jc w:val="center"/>
              <w:rPr>
                <w:rFonts w:ascii="Times New Roman" w:hAnsi="Times New Roman" w:cs="Times New Roman"/>
                <w:sz w:val="26"/>
                <w:szCs w:val="26"/>
              </w:rPr>
            </w:pPr>
            <w:r w:rsidRPr="007117D3">
              <w:rPr>
                <w:rFonts w:ascii="Times New Roman" w:hAnsi="Times New Roman" w:cs="Times New Roman"/>
                <w:b/>
                <w:sz w:val="26"/>
                <w:szCs w:val="26"/>
              </w:rPr>
              <w:t xml:space="preserve">Số hiệu phương pháp </w:t>
            </w:r>
          </w:p>
        </w:tc>
      </w:tr>
      <w:tr w:rsidR="007117D3" w:rsidRPr="007117D3" w14:paraId="533FB9E9" w14:textId="77777777" w:rsidTr="00CB2B53">
        <w:trPr>
          <w:trHeight w:val="569"/>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5141D716" w14:textId="77777777" w:rsidR="007117D3" w:rsidRPr="007117D3" w:rsidRDefault="007117D3" w:rsidP="00D1685C">
            <w:pPr>
              <w:spacing w:after="0" w:line="259" w:lineRule="auto"/>
              <w:ind w:left="254"/>
              <w:rPr>
                <w:rFonts w:ascii="Times New Roman" w:hAnsi="Times New Roman" w:cs="Times New Roman"/>
                <w:sz w:val="26"/>
                <w:szCs w:val="26"/>
              </w:rPr>
            </w:pPr>
            <w:r w:rsidRPr="007117D3">
              <w:rPr>
                <w:rFonts w:ascii="Times New Roman" w:hAnsi="Times New Roman" w:cs="Times New Roman"/>
                <w:sz w:val="26"/>
                <w:szCs w:val="26"/>
              </w:rPr>
              <w:t>1.</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65E53D4F"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As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266DE322" w14:textId="77777777" w:rsidR="007117D3" w:rsidRPr="007117D3" w:rsidRDefault="007117D3" w:rsidP="003450F4">
            <w:pPr>
              <w:numPr>
                <w:ilvl w:val="0"/>
                <w:numId w:val="96"/>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t>TCVN 6649:2000</w:t>
            </w:r>
          </w:p>
          <w:p w14:paraId="60AF4440" w14:textId="77777777" w:rsidR="007117D3" w:rsidRPr="007117D3" w:rsidRDefault="007117D3" w:rsidP="003450F4">
            <w:pPr>
              <w:numPr>
                <w:ilvl w:val="0"/>
                <w:numId w:val="96"/>
              </w:num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TCVN 8467:2010;</w:t>
            </w:r>
          </w:p>
          <w:p w14:paraId="3EDA2E3B" w14:textId="77777777" w:rsidR="007117D3" w:rsidRPr="007117D3" w:rsidRDefault="007117D3" w:rsidP="003450F4">
            <w:pPr>
              <w:numPr>
                <w:ilvl w:val="0"/>
                <w:numId w:val="96"/>
              </w:numPr>
              <w:spacing w:after="0" w:line="240" w:lineRule="auto"/>
              <w:rPr>
                <w:rFonts w:ascii="Times New Roman" w:hAnsi="Times New Roman" w:cs="Times New Roman"/>
                <w:sz w:val="26"/>
                <w:szCs w:val="26"/>
              </w:rPr>
            </w:pPr>
            <w:r w:rsidRPr="007117D3">
              <w:rPr>
                <w:rFonts w:ascii="Times New Roman" w:hAnsi="Times New Roman" w:cs="Times New Roman"/>
                <w:sz w:val="26"/>
                <w:szCs w:val="26"/>
              </w:rPr>
              <w:t>US EPA method 200.7;</w:t>
            </w:r>
          </w:p>
          <w:p w14:paraId="532C6540" w14:textId="77777777" w:rsidR="007117D3" w:rsidRPr="007117D3" w:rsidRDefault="007117D3" w:rsidP="003450F4">
            <w:pPr>
              <w:numPr>
                <w:ilvl w:val="0"/>
                <w:numId w:val="96"/>
              </w:numPr>
              <w:spacing w:after="0" w:line="240" w:lineRule="auto"/>
              <w:rPr>
                <w:rFonts w:ascii="Times New Roman" w:hAnsi="Times New Roman" w:cs="Times New Roman"/>
                <w:b/>
                <w:sz w:val="26"/>
                <w:szCs w:val="26"/>
              </w:rPr>
            </w:pPr>
            <w:r w:rsidRPr="007117D3">
              <w:rPr>
                <w:rFonts w:ascii="Times New Roman" w:hAnsi="Times New Roman" w:cs="Times New Roman"/>
                <w:sz w:val="26"/>
                <w:szCs w:val="26"/>
              </w:rPr>
              <w:t>US EPA method 200.8;</w:t>
            </w:r>
          </w:p>
          <w:p w14:paraId="69351D97" w14:textId="77777777" w:rsidR="007117D3" w:rsidRPr="007117D3" w:rsidRDefault="007117D3" w:rsidP="003450F4">
            <w:pPr>
              <w:numPr>
                <w:ilvl w:val="0"/>
                <w:numId w:val="96"/>
              </w:numPr>
              <w:spacing w:after="0" w:line="240" w:lineRule="auto"/>
              <w:rPr>
                <w:rFonts w:ascii="Times New Roman" w:hAnsi="Times New Roman" w:cs="Times New Roman"/>
                <w:b/>
                <w:color w:val="000000"/>
                <w:sz w:val="26"/>
                <w:szCs w:val="26"/>
              </w:rPr>
            </w:pPr>
            <w:r w:rsidRPr="007117D3">
              <w:rPr>
                <w:rFonts w:ascii="Times New Roman" w:hAnsi="Times New Roman" w:cs="Times New Roman"/>
                <w:sz w:val="26"/>
                <w:szCs w:val="26"/>
              </w:rPr>
              <w:t>US EPA method 7010</w:t>
            </w:r>
            <w:r w:rsidRPr="007117D3">
              <w:rPr>
                <w:rFonts w:ascii="Times New Roman" w:hAnsi="Times New Roman" w:cs="Times New Roman"/>
                <w:color w:val="0070C0"/>
                <w:sz w:val="26"/>
                <w:szCs w:val="26"/>
              </w:rPr>
              <w:t xml:space="preserve">+ EPA 7062  </w:t>
            </w:r>
          </w:p>
          <w:p w14:paraId="35BD25CA" w14:textId="77777777" w:rsidR="007117D3" w:rsidRPr="007117D3" w:rsidRDefault="007117D3" w:rsidP="003450F4">
            <w:pPr>
              <w:numPr>
                <w:ilvl w:val="0"/>
                <w:numId w:val="96"/>
              </w:numPr>
              <w:spacing w:after="0" w:line="240" w:lineRule="auto"/>
              <w:rPr>
                <w:rFonts w:ascii="Times New Roman" w:hAnsi="Times New Roman" w:cs="Times New Roman"/>
                <w:b/>
                <w:color w:val="000000"/>
                <w:sz w:val="26"/>
                <w:szCs w:val="26"/>
              </w:rPr>
            </w:pPr>
            <w:r w:rsidRPr="007117D3">
              <w:rPr>
                <w:rFonts w:ascii="Times New Roman" w:hAnsi="Times New Roman" w:cs="Times New Roman"/>
                <w:color w:val="FF0000"/>
                <w:sz w:val="26"/>
                <w:szCs w:val="26"/>
              </w:rPr>
              <w:t>US EPA method 3050 B</w:t>
            </w:r>
            <w:r w:rsidRPr="007117D3">
              <w:rPr>
                <w:rFonts w:ascii="Times New Roman" w:hAnsi="Times New Roman" w:cs="Times New Roman"/>
                <w:color w:val="0070C0"/>
                <w:sz w:val="26"/>
                <w:szCs w:val="26"/>
              </w:rPr>
              <w:t xml:space="preserve">+ EPA 7062  </w:t>
            </w:r>
          </w:p>
          <w:p w14:paraId="345F7A7E" w14:textId="77777777" w:rsidR="007117D3" w:rsidRPr="007117D3" w:rsidRDefault="007117D3" w:rsidP="003450F4">
            <w:pPr>
              <w:numPr>
                <w:ilvl w:val="0"/>
                <w:numId w:val="96"/>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t>US EPA method 3051</w:t>
            </w:r>
          </w:p>
          <w:p w14:paraId="4DEB11E2" w14:textId="77777777" w:rsidR="007117D3" w:rsidRPr="007117D3" w:rsidRDefault="007117D3" w:rsidP="003450F4">
            <w:pPr>
              <w:numPr>
                <w:ilvl w:val="0"/>
                <w:numId w:val="96"/>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t>US EPA Method 6020A</w:t>
            </w:r>
          </w:p>
          <w:p w14:paraId="4E19EA56" w14:textId="77777777" w:rsidR="007117D3" w:rsidRPr="007117D3" w:rsidRDefault="007117D3" w:rsidP="00D1685C">
            <w:pPr>
              <w:spacing w:after="0" w:line="240" w:lineRule="auto"/>
              <w:ind w:left="46"/>
              <w:rPr>
                <w:rFonts w:ascii="Times New Roman" w:hAnsi="Times New Roman" w:cs="Times New Roman"/>
                <w:b/>
                <w:sz w:val="26"/>
                <w:szCs w:val="26"/>
              </w:rPr>
            </w:pPr>
          </w:p>
        </w:tc>
      </w:tr>
      <w:tr w:rsidR="007117D3" w:rsidRPr="007117D3" w14:paraId="4F779403" w14:textId="77777777" w:rsidTr="00CB2B53">
        <w:trPr>
          <w:trHeight w:val="381"/>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4ECC0339" w14:textId="77777777" w:rsidR="007117D3" w:rsidRPr="007117D3" w:rsidRDefault="007117D3" w:rsidP="00D1685C">
            <w:pPr>
              <w:spacing w:after="0" w:line="259" w:lineRule="auto"/>
              <w:ind w:left="254"/>
              <w:rPr>
                <w:rFonts w:ascii="Times New Roman" w:hAnsi="Times New Roman" w:cs="Times New Roman"/>
                <w:sz w:val="26"/>
                <w:szCs w:val="26"/>
              </w:rPr>
            </w:pPr>
            <w:r w:rsidRPr="007117D3">
              <w:rPr>
                <w:rFonts w:ascii="Times New Roman" w:hAnsi="Times New Roman" w:cs="Times New Roman"/>
                <w:sz w:val="26"/>
                <w:szCs w:val="26"/>
              </w:rPr>
              <w:t>2.</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03A48AE9"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Cd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5A71C105" w14:textId="77777777" w:rsidR="007117D3" w:rsidRPr="007117D3" w:rsidRDefault="007117D3" w:rsidP="003450F4">
            <w:pPr>
              <w:numPr>
                <w:ilvl w:val="0"/>
                <w:numId w:val="97"/>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t>TCVN 6649:2000</w:t>
            </w:r>
          </w:p>
          <w:p w14:paraId="5906B561" w14:textId="77777777" w:rsidR="007117D3" w:rsidRPr="007117D3" w:rsidRDefault="007117D3" w:rsidP="003450F4">
            <w:pPr>
              <w:numPr>
                <w:ilvl w:val="0"/>
                <w:numId w:val="97"/>
              </w:numPr>
              <w:spacing w:after="2" w:line="236" w:lineRule="auto"/>
              <w:ind w:right="842"/>
              <w:rPr>
                <w:rFonts w:ascii="Times New Roman" w:eastAsia="Times New Roman" w:hAnsi="Times New Roman" w:cs="Times New Roman"/>
                <w:sz w:val="26"/>
                <w:szCs w:val="26"/>
              </w:rPr>
            </w:pPr>
            <w:r w:rsidRPr="007117D3">
              <w:rPr>
                <w:rFonts w:ascii="Times New Roman" w:hAnsi="Times New Roman" w:cs="Times New Roman"/>
                <w:sz w:val="26"/>
                <w:szCs w:val="26"/>
              </w:rPr>
              <w:t xml:space="preserve">TCVN 6496:2009; </w:t>
            </w:r>
          </w:p>
          <w:p w14:paraId="71693EE6" w14:textId="77777777" w:rsidR="007117D3" w:rsidRPr="007117D3" w:rsidRDefault="007117D3" w:rsidP="003450F4">
            <w:pPr>
              <w:numPr>
                <w:ilvl w:val="0"/>
                <w:numId w:val="97"/>
              </w:numPr>
              <w:spacing w:after="2" w:line="236" w:lineRule="auto"/>
              <w:ind w:right="842"/>
              <w:rPr>
                <w:rFonts w:ascii="Times New Roman" w:hAnsi="Times New Roman" w:cs="Times New Roman"/>
                <w:strike/>
                <w:sz w:val="26"/>
                <w:szCs w:val="26"/>
              </w:rPr>
            </w:pPr>
            <w:r w:rsidRPr="007117D3">
              <w:rPr>
                <w:rFonts w:ascii="Times New Roman" w:hAnsi="Times New Roman" w:cs="Times New Roman"/>
                <w:strike/>
                <w:sz w:val="26"/>
                <w:szCs w:val="26"/>
              </w:rPr>
              <w:t>TCVN 8246:2009;</w:t>
            </w:r>
          </w:p>
          <w:p w14:paraId="6D9EF6A3" w14:textId="77777777" w:rsidR="007117D3" w:rsidRPr="007117D3" w:rsidRDefault="007117D3" w:rsidP="003450F4">
            <w:pPr>
              <w:numPr>
                <w:ilvl w:val="0"/>
                <w:numId w:val="97"/>
              </w:numPr>
              <w:spacing w:after="2" w:line="235" w:lineRule="auto"/>
              <w:ind w:right="842"/>
              <w:rPr>
                <w:rFonts w:ascii="Times New Roman" w:eastAsia="Times New Roman" w:hAnsi="Times New Roman" w:cs="Times New Roman"/>
                <w:sz w:val="26"/>
                <w:szCs w:val="26"/>
              </w:rPr>
            </w:pPr>
            <w:r w:rsidRPr="007117D3">
              <w:rPr>
                <w:rFonts w:ascii="Times New Roman" w:hAnsi="Times New Roman" w:cs="Times New Roman"/>
                <w:sz w:val="26"/>
                <w:szCs w:val="26"/>
              </w:rPr>
              <w:t>US EPA method 200.7;</w:t>
            </w:r>
          </w:p>
          <w:p w14:paraId="0668B970" w14:textId="77777777" w:rsidR="007117D3" w:rsidRPr="007117D3" w:rsidRDefault="007117D3" w:rsidP="003450F4">
            <w:pPr>
              <w:numPr>
                <w:ilvl w:val="0"/>
                <w:numId w:val="97"/>
              </w:numPr>
              <w:spacing w:after="2" w:line="235"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200.8;</w:t>
            </w:r>
          </w:p>
          <w:p w14:paraId="7A9EB8A7" w14:textId="77777777" w:rsidR="007117D3" w:rsidRPr="007117D3" w:rsidRDefault="007117D3" w:rsidP="003450F4">
            <w:pPr>
              <w:numPr>
                <w:ilvl w:val="0"/>
                <w:numId w:val="97"/>
              </w:numPr>
              <w:spacing w:after="0" w:line="259"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7000B;</w:t>
            </w:r>
          </w:p>
          <w:p w14:paraId="361EDCFF" w14:textId="77777777" w:rsidR="007117D3" w:rsidRPr="007117D3" w:rsidRDefault="007117D3" w:rsidP="003450F4">
            <w:pPr>
              <w:numPr>
                <w:ilvl w:val="0"/>
                <w:numId w:val="97"/>
              </w:numPr>
              <w:spacing w:after="0" w:line="259"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7010;</w:t>
            </w:r>
          </w:p>
          <w:p w14:paraId="59110611" w14:textId="77777777" w:rsidR="007117D3" w:rsidRPr="007117D3" w:rsidRDefault="007117D3" w:rsidP="003450F4">
            <w:pPr>
              <w:numPr>
                <w:ilvl w:val="0"/>
                <w:numId w:val="97"/>
              </w:numPr>
              <w:spacing w:after="2" w:line="236" w:lineRule="auto"/>
              <w:ind w:right="842"/>
              <w:rPr>
                <w:rFonts w:ascii="Times New Roman" w:hAnsi="Times New Roman" w:cs="Times New Roman"/>
                <w:color w:val="FF0000"/>
                <w:sz w:val="26"/>
                <w:szCs w:val="26"/>
              </w:rPr>
            </w:pPr>
            <w:r w:rsidRPr="007117D3">
              <w:rPr>
                <w:rFonts w:ascii="Times New Roman" w:hAnsi="Times New Roman" w:cs="Times New Roman"/>
                <w:color w:val="FF0000"/>
                <w:sz w:val="26"/>
                <w:szCs w:val="26"/>
              </w:rPr>
              <w:t>US EPA Method 6020A</w:t>
            </w:r>
            <w:r>
              <w:rPr>
                <w:rFonts w:ascii="Times New Roman" w:hAnsi="Times New Roman" w:cs="Times New Roman"/>
                <w:color w:val="FF0000"/>
                <w:sz w:val="26"/>
                <w:szCs w:val="26"/>
              </w:rPr>
              <w:t>;</w:t>
            </w:r>
          </w:p>
          <w:p w14:paraId="7D22956F" w14:textId="77777777" w:rsidR="007117D3" w:rsidRPr="007117D3" w:rsidRDefault="007117D3" w:rsidP="003450F4">
            <w:pPr>
              <w:numPr>
                <w:ilvl w:val="0"/>
                <w:numId w:val="97"/>
              </w:numPr>
              <w:spacing w:after="0" w:line="240" w:lineRule="auto"/>
              <w:rPr>
                <w:rFonts w:ascii="Times New Roman" w:hAnsi="Times New Roman" w:cs="Times New Roman"/>
                <w:b/>
                <w:color w:val="000000"/>
                <w:sz w:val="26"/>
                <w:szCs w:val="26"/>
              </w:rPr>
            </w:pPr>
            <w:r w:rsidRPr="007117D3">
              <w:rPr>
                <w:rFonts w:ascii="Times New Roman" w:hAnsi="Times New Roman" w:cs="Times New Roman"/>
                <w:color w:val="FF0000"/>
                <w:sz w:val="26"/>
                <w:szCs w:val="26"/>
              </w:rPr>
              <w:t>US EPA method 3050 B</w:t>
            </w:r>
            <w:r>
              <w:rPr>
                <w:rFonts w:ascii="Times New Roman" w:hAnsi="Times New Roman" w:cs="Times New Roman"/>
                <w:color w:val="0070C0"/>
                <w:sz w:val="26"/>
                <w:szCs w:val="26"/>
              </w:rPr>
              <w:t xml:space="preserve"> ;</w:t>
            </w:r>
          </w:p>
          <w:p w14:paraId="32CBCCAB" w14:textId="77777777" w:rsidR="007117D3" w:rsidRPr="007117D3" w:rsidRDefault="007117D3" w:rsidP="003450F4">
            <w:pPr>
              <w:numPr>
                <w:ilvl w:val="0"/>
                <w:numId w:val="97"/>
              </w:numPr>
              <w:spacing w:after="0" w:line="259" w:lineRule="auto"/>
              <w:rPr>
                <w:rFonts w:ascii="Times New Roman" w:hAnsi="Times New Roman" w:cs="Times New Roman"/>
                <w:sz w:val="26"/>
                <w:szCs w:val="26"/>
              </w:rPr>
            </w:pPr>
            <w:r w:rsidRPr="007117D3">
              <w:rPr>
                <w:rFonts w:ascii="Times New Roman" w:hAnsi="Times New Roman" w:cs="Times New Roman"/>
                <w:color w:val="FF0000"/>
                <w:sz w:val="26"/>
                <w:szCs w:val="26"/>
              </w:rPr>
              <w:t>US EPA method 3051</w:t>
            </w:r>
            <w:r>
              <w:rPr>
                <w:rFonts w:ascii="Times New Roman" w:hAnsi="Times New Roman" w:cs="Times New Roman"/>
                <w:color w:val="FF0000"/>
                <w:sz w:val="26"/>
                <w:szCs w:val="26"/>
              </w:rPr>
              <w:t>.</w:t>
            </w:r>
          </w:p>
        </w:tc>
      </w:tr>
      <w:tr w:rsidR="007117D3" w:rsidRPr="007117D3" w14:paraId="097A6713" w14:textId="77777777" w:rsidTr="00CB2B53">
        <w:trPr>
          <w:trHeight w:val="2026"/>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39761367" w14:textId="77777777" w:rsidR="007117D3" w:rsidRPr="007117D3" w:rsidRDefault="007117D3" w:rsidP="00D1685C">
            <w:pPr>
              <w:spacing w:after="0" w:line="259" w:lineRule="auto"/>
              <w:ind w:left="254"/>
              <w:rPr>
                <w:rFonts w:ascii="Times New Roman" w:hAnsi="Times New Roman" w:cs="Times New Roman"/>
                <w:sz w:val="26"/>
                <w:szCs w:val="26"/>
              </w:rPr>
            </w:pPr>
            <w:r w:rsidRPr="007117D3">
              <w:rPr>
                <w:rFonts w:ascii="Times New Roman" w:hAnsi="Times New Roman" w:cs="Times New Roman"/>
                <w:sz w:val="26"/>
                <w:szCs w:val="26"/>
              </w:rPr>
              <w:t>3.</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01D327DF"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Pb</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1CAD3423" w14:textId="77777777" w:rsidR="007117D3" w:rsidRPr="007117D3" w:rsidRDefault="007117D3" w:rsidP="003450F4">
            <w:pPr>
              <w:numPr>
                <w:ilvl w:val="0"/>
                <w:numId w:val="98"/>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t>TCVN 6649:2000</w:t>
            </w:r>
            <w:r>
              <w:rPr>
                <w:rFonts w:ascii="Times New Roman" w:hAnsi="Times New Roman" w:cs="Times New Roman"/>
                <w:color w:val="FF0000"/>
                <w:sz w:val="26"/>
                <w:szCs w:val="26"/>
              </w:rPr>
              <w:t>.</w:t>
            </w:r>
          </w:p>
          <w:p w14:paraId="3BB5D6F1" w14:textId="77777777" w:rsidR="007117D3" w:rsidRPr="007117D3" w:rsidRDefault="007117D3" w:rsidP="003450F4">
            <w:pPr>
              <w:numPr>
                <w:ilvl w:val="0"/>
                <w:numId w:val="98"/>
              </w:numPr>
              <w:spacing w:after="3" w:line="236" w:lineRule="auto"/>
              <w:ind w:right="842"/>
              <w:rPr>
                <w:rFonts w:ascii="Times New Roman" w:hAnsi="Times New Roman" w:cs="Times New Roman"/>
                <w:sz w:val="26"/>
                <w:szCs w:val="26"/>
              </w:rPr>
            </w:pPr>
            <w:r w:rsidRPr="007117D3">
              <w:rPr>
                <w:rFonts w:ascii="Times New Roman" w:hAnsi="Times New Roman" w:cs="Times New Roman"/>
                <w:sz w:val="26"/>
                <w:szCs w:val="26"/>
              </w:rPr>
              <w:t xml:space="preserve">TCVN 6496:2009; </w:t>
            </w:r>
          </w:p>
          <w:p w14:paraId="4A03BD2F" w14:textId="77777777" w:rsidR="007117D3" w:rsidRPr="007117D3" w:rsidRDefault="007117D3" w:rsidP="003450F4">
            <w:pPr>
              <w:numPr>
                <w:ilvl w:val="0"/>
                <w:numId w:val="98"/>
              </w:numPr>
              <w:spacing w:after="3" w:line="236" w:lineRule="auto"/>
              <w:ind w:right="842"/>
              <w:rPr>
                <w:rFonts w:ascii="Times New Roman" w:hAnsi="Times New Roman" w:cs="Times New Roman"/>
                <w:strike/>
                <w:sz w:val="26"/>
                <w:szCs w:val="26"/>
              </w:rPr>
            </w:pPr>
            <w:r w:rsidRPr="007117D3">
              <w:rPr>
                <w:rFonts w:ascii="Times New Roman" w:hAnsi="Times New Roman" w:cs="Times New Roman"/>
                <w:strike/>
                <w:sz w:val="26"/>
                <w:szCs w:val="26"/>
              </w:rPr>
              <w:t>TCVN 8246:2009;</w:t>
            </w:r>
          </w:p>
          <w:p w14:paraId="0C7D818E" w14:textId="77777777" w:rsidR="007117D3" w:rsidRPr="007117D3" w:rsidRDefault="007117D3" w:rsidP="003450F4">
            <w:pPr>
              <w:numPr>
                <w:ilvl w:val="0"/>
                <w:numId w:val="98"/>
              </w:numPr>
              <w:spacing w:after="2" w:line="235" w:lineRule="auto"/>
              <w:ind w:right="842"/>
              <w:rPr>
                <w:rFonts w:ascii="Times New Roman" w:eastAsia="Times New Roman" w:hAnsi="Times New Roman" w:cs="Times New Roman"/>
                <w:sz w:val="26"/>
                <w:szCs w:val="26"/>
              </w:rPr>
            </w:pPr>
            <w:r w:rsidRPr="007117D3">
              <w:rPr>
                <w:rFonts w:ascii="Times New Roman" w:hAnsi="Times New Roman" w:cs="Times New Roman"/>
                <w:sz w:val="26"/>
                <w:szCs w:val="26"/>
              </w:rPr>
              <w:t>US EPA method 200.7;</w:t>
            </w:r>
          </w:p>
          <w:p w14:paraId="45DFD105" w14:textId="77777777" w:rsidR="007117D3" w:rsidRPr="007117D3" w:rsidRDefault="007117D3" w:rsidP="003450F4">
            <w:pPr>
              <w:numPr>
                <w:ilvl w:val="0"/>
                <w:numId w:val="98"/>
              </w:numPr>
              <w:spacing w:after="2" w:line="235"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200.8;</w:t>
            </w:r>
          </w:p>
          <w:p w14:paraId="36627BA4" w14:textId="77777777" w:rsidR="007117D3" w:rsidRPr="007117D3" w:rsidRDefault="007117D3" w:rsidP="003450F4">
            <w:pPr>
              <w:numPr>
                <w:ilvl w:val="0"/>
                <w:numId w:val="98"/>
              </w:numPr>
              <w:spacing w:after="0" w:line="259"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7000B;</w:t>
            </w:r>
          </w:p>
          <w:p w14:paraId="7B2E1FB6" w14:textId="77777777" w:rsidR="007117D3" w:rsidRPr="007117D3" w:rsidRDefault="007117D3" w:rsidP="003450F4">
            <w:pPr>
              <w:numPr>
                <w:ilvl w:val="0"/>
                <w:numId w:val="98"/>
              </w:numPr>
              <w:spacing w:after="0" w:line="259"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7010;</w:t>
            </w:r>
          </w:p>
          <w:p w14:paraId="338380DB" w14:textId="77777777" w:rsidR="007117D3" w:rsidRPr="007117D3" w:rsidRDefault="007117D3" w:rsidP="003450F4">
            <w:pPr>
              <w:numPr>
                <w:ilvl w:val="0"/>
                <w:numId w:val="98"/>
              </w:numPr>
              <w:spacing w:after="0" w:line="240" w:lineRule="auto"/>
              <w:rPr>
                <w:rFonts w:ascii="Times New Roman" w:hAnsi="Times New Roman" w:cs="Times New Roman"/>
                <w:b/>
                <w:color w:val="000000"/>
                <w:sz w:val="26"/>
                <w:szCs w:val="26"/>
              </w:rPr>
            </w:pPr>
            <w:r w:rsidRPr="007117D3">
              <w:rPr>
                <w:rFonts w:ascii="Times New Roman" w:hAnsi="Times New Roman" w:cs="Times New Roman"/>
                <w:color w:val="FF0000"/>
                <w:sz w:val="26"/>
                <w:szCs w:val="26"/>
              </w:rPr>
              <w:t>US EPA method 3050 B;</w:t>
            </w:r>
            <w:r w:rsidRPr="007117D3">
              <w:rPr>
                <w:rFonts w:ascii="Times New Roman" w:hAnsi="Times New Roman" w:cs="Times New Roman"/>
                <w:color w:val="0070C0"/>
                <w:sz w:val="26"/>
                <w:szCs w:val="26"/>
              </w:rPr>
              <w:t xml:space="preserve">  </w:t>
            </w:r>
          </w:p>
          <w:p w14:paraId="56F30F39" w14:textId="77777777" w:rsidR="007117D3" w:rsidRPr="007117D3" w:rsidRDefault="007117D3" w:rsidP="003450F4">
            <w:pPr>
              <w:numPr>
                <w:ilvl w:val="0"/>
                <w:numId w:val="98"/>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lastRenderedPageBreak/>
              <w:t>US EPA method 3051;</w:t>
            </w:r>
          </w:p>
          <w:p w14:paraId="459BEA5A" w14:textId="77777777" w:rsidR="007117D3" w:rsidRPr="007117D3" w:rsidRDefault="007117D3" w:rsidP="003450F4">
            <w:pPr>
              <w:numPr>
                <w:ilvl w:val="0"/>
                <w:numId w:val="98"/>
              </w:numPr>
              <w:spacing w:after="2" w:line="236" w:lineRule="auto"/>
              <w:ind w:right="842"/>
              <w:rPr>
                <w:rFonts w:ascii="Times New Roman" w:hAnsi="Times New Roman" w:cs="Times New Roman"/>
                <w:color w:val="FF0000"/>
                <w:sz w:val="26"/>
                <w:szCs w:val="26"/>
              </w:rPr>
            </w:pPr>
            <w:r w:rsidRPr="007117D3">
              <w:rPr>
                <w:rFonts w:ascii="Times New Roman" w:hAnsi="Times New Roman" w:cs="Times New Roman"/>
                <w:color w:val="FF0000"/>
                <w:sz w:val="26"/>
                <w:szCs w:val="26"/>
              </w:rPr>
              <w:t>US EPA Method 6020A;</w:t>
            </w:r>
          </w:p>
        </w:tc>
      </w:tr>
      <w:tr w:rsidR="007117D3" w:rsidRPr="007117D3" w14:paraId="10847092" w14:textId="77777777" w:rsidTr="00CB2B53">
        <w:trPr>
          <w:trHeight w:val="2026"/>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37D0F85A" w14:textId="77777777" w:rsidR="007117D3" w:rsidRPr="007117D3" w:rsidRDefault="007117D3" w:rsidP="00D1685C">
            <w:pPr>
              <w:spacing w:after="0" w:line="259" w:lineRule="auto"/>
              <w:ind w:left="254"/>
              <w:rPr>
                <w:rFonts w:ascii="Times New Roman" w:hAnsi="Times New Roman" w:cs="Times New Roman"/>
                <w:sz w:val="26"/>
                <w:szCs w:val="26"/>
              </w:rPr>
            </w:pPr>
            <w:r w:rsidRPr="007117D3">
              <w:rPr>
                <w:rFonts w:ascii="Times New Roman" w:hAnsi="Times New Roman" w:cs="Times New Roman"/>
                <w:sz w:val="26"/>
                <w:szCs w:val="26"/>
              </w:rPr>
              <w:lastRenderedPageBreak/>
              <w:t>4.</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66D4743A"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Zn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7F7BC59C" w14:textId="77777777" w:rsidR="007117D3" w:rsidRPr="007117D3" w:rsidRDefault="007117D3" w:rsidP="003450F4">
            <w:pPr>
              <w:numPr>
                <w:ilvl w:val="0"/>
                <w:numId w:val="99"/>
              </w:num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TCVN 6496: 2009; </w:t>
            </w:r>
          </w:p>
          <w:p w14:paraId="4A58EB21" w14:textId="77777777" w:rsidR="007117D3" w:rsidRPr="007117D3" w:rsidRDefault="007117D3" w:rsidP="003450F4">
            <w:pPr>
              <w:numPr>
                <w:ilvl w:val="0"/>
                <w:numId w:val="99"/>
              </w:numPr>
              <w:spacing w:after="0" w:line="259" w:lineRule="auto"/>
              <w:rPr>
                <w:rFonts w:ascii="Times New Roman" w:hAnsi="Times New Roman" w:cs="Times New Roman"/>
                <w:strike/>
                <w:sz w:val="26"/>
                <w:szCs w:val="26"/>
              </w:rPr>
            </w:pPr>
            <w:r w:rsidRPr="007117D3">
              <w:rPr>
                <w:rFonts w:ascii="Times New Roman" w:hAnsi="Times New Roman" w:cs="Times New Roman"/>
                <w:strike/>
                <w:sz w:val="26"/>
                <w:szCs w:val="26"/>
              </w:rPr>
              <w:t>TCVN 8246:2009;</w:t>
            </w:r>
          </w:p>
          <w:p w14:paraId="50413BC3" w14:textId="77777777" w:rsidR="007117D3" w:rsidRPr="007117D3" w:rsidRDefault="007117D3" w:rsidP="003450F4">
            <w:pPr>
              <w:numPr>
                <w:ilvl w:val="0"/>
                <w:numId w:val="99"/>
              </w:numPr>
              <w:spacing w:after="2" w:line="235" w:lineRule="auto"/>
              <w:rPr>
                <w:rFonts w:ascii="Times New Roman" w:eastAsia="Times New Roman" w:hAnsi="Times New Roman" w:cs="Times New Roman"/>
                <w:sz w:val="26"/>
                <w:szCs w:val="26"/>
              </w:rPr>
            </w:pPr>
            <w:r w:rsidRPr="007117D3">
              <w:rPr>
                <w:rFonts w:ascii="Times New Roman" w:hAnsi="Times New Roman" w:cs="Times New Roman"/>
                <w:sz w:val="26"/>
                <w:szCs w:val="26"/>
              </w:rPr>
              <w:t>US EPA method 200.7;</w:t>
            </w:r>
          </w:p>
          <w:p w14:paraId="719E7B75" w14:textId="77777777" w:rsidR="007117D3" w:rsidRPr="007117D3" w:rsidRDefault="007117D3" w:rsidP="003450F4">
            <w:pPr>
              <w:numPr>
                <w:ilvl w:val="0"/>
                <w:numId w:val="99"/>
              </w:numPr>
              <w:spacing w:after="2" w:line="235" w:lineRule="auto"/>
              <w:rPr>
                <w:rFonts w:ascii="Times New Roman" w:hAnsi="Times New Roman" w:cs="Times New Roman"/>
                <w:sz w:val="26"/>
                <w:szCs w:val="26"/>
              </w:rPr>
            </w:pPr>
            <w:r w:rsidRPr="007117D3">
              <w:rPr>
                <w:rFonts w:ascii="Times New Roman" w:hAnsi="Times New Roman" w:cs="Times New Roman"/>
                <w:sz w:val="26"/>
                <w:szCs w:val="26"/>
              </w:rPr>
              <w:t>US EPA method 200.8;</w:t>
            </w:r>
          </w:p>
          <w:p w14:paraId="67F32C9D" w14:textId="77777777" w:rsidR="007117D3" w:rsidRPr="007117D3" w:rsidRDefault="007117D3" w:rsidP="003450F4">
            <w:pPr>
              <w:numPr>
                <w:ilvl w:val="0"/>
                <w:numId w:val="99"/>
              </w:num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US EPA method 7000B;</w:t>
            </w:r>
          </w:p>
          <w:p w14:paraId="77037FA3" w14:textId="77777777" w:rsidR="007117D3" w:rsidRPr="007117D3" w:rsidRDefault="007117D3" w:rsidP="003450F4">
            <w:pPr>
              <w:numPr>
                <w:ilvl w:val="0"/>
                <w:numId w:val="99"/>
              </w:num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US EPA method 7010;</w:t>
            </w:r>
          </w:p>
          <w:p w14:paraId="5C44930A" w14:textId="77777777" w:rsidR="007117D3" w:rsidRPr="007117D3" w:rsidRDefault="007117D3" w:rsidP="003450F4">
            <w:pPr>
              <w:numPr>
                <w:ilvl w:val="0"/>
                <w:numId w:val="99"/>
              </w:numPr>
              <w:spacing w:after="0" w:line="240" w:lineRule="auto"/>
              <w:rPr>
                <w:rFonts w:ascii="Times New Roman" w:hAnsi="Times New Roman" w:cs="Times New Roman"/>
                <w:b/>
                <w:color w:val="000000"/>
                <w:sz w:val="26"/>
                <w:szCs w:val="26"/>
              </w:rPr>
            </w:pPr>
            <w:r w:rsidRPr="007117D3">
              <w:rPr>
                <w:rFonts w:ascii="Times New Roman" w:hAnsi="Times New Roman" w:cs="Times New Roman"/>
                <w:color w:val="FF0000"/>
                <w:sz w:val="26"/>
                <w:szCs w:val="26"/>
              </w:rPr>
              <w:t>US EPA method 3050 B;</w:t>
            </w:r>
            <w:r w:rsidRPr="007117D3">
              <w:rPr>
                <w:rFonts w:ascii="Times New Roman" w:hAnsi="Times New Roman" w:cs="Times New Roman"/>
                <w:color w:val="0070C0"/>
                <w:sz w:val="26"/>
                <w:szCs w:val="26"/>
              </w:rPr>
              <w:t xml:space="preserve">  </w:t>
            </w:r>
          </w:p>
          <w:p w14:paraId="4DC9C62A" w14:textId="77777777" w:rsidR="007117D3" w:rsidRPr="007117D3" w:rsidRDefault="007117D3" w:rsidP="003450F4">
            <w:pPr>
              <w:numPr>
                <w:ilvl w:val="0"/>
                <w:numId w:val="99"/>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t>US EPA method 3051;</w:t>
            </w:r>
          </w:p>
          <w:p w14:paraId="50C429CD" w14:textId="77777777" w:rsidR="007117D3" w:rsidRPr="007117D3" w:rsidRDefault="007117D3" w:rsidP="003450F4">
            <w:pPr>
              <w:numPr>
                <w:ilvl w:val="0"/>
                <w:numId w:val="99"/>
              </w:numPr>
              <w:spacing w:after="2" w:line="236" w:lineRule="auto"/>
              <w:ind w:right="842"/>
              <w:rPr>
                <w:rFonts w:ascii="Times New Roman" w:hAnsi="Times New Roman" w:cs="Times New Roman"/>
                <w:sz w:val="26"/>
                <w:szCs w:val="26"/>
              </w:rPr>
            </w:pPr>
            <w:r w:rsidRPr="007117D3">
              <w:rPr>
                <w:rFonts w:ascii="Times New Roman" w:hAnsi="Times New Roman" w:cs="Times New Roman"/>
                <w:color w:val="FF0000"/>
                <w:sz w:val="26"/>
                <w:szCs w:val="26"/>
              </w:rPr>
              <w:t>US EPA Method 6020A;</w:t>
            </w:r>
          </w:p>
        </w:tc>
      </w:tr>
      <w:tr w:rsidR="007117D3" w:rsidRPr="007117D3" w14:paraId="1FABE019" w14:textId="77777777" w:rsidTr="00CB2B53">
        <w:trPr>
          <w:trHeight w:val="1018"/>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43DF5560" w14:textId="77777777" w:rsidR="007117D3" w:rsidRPr="007117D3" w:rsidRDefault="007117D3" w:rsidP="00D1685C">
            <w:pPr>
              <w:spacing w:after="0" w:line="259" w:lineRule="auto"/>
              <w:ind w:left="254"/>
              <w:rPr>
                <w:rFonts w:ascii="Times New Roman" w:hAnsi="Times New Roman" w:cs="Times New Roman"/>
                <w:sz w:val="26"/>
                <w:szCs w:val="26"/>
              </w:rPr>
            </w:pPr>
            <w:r w:rsidRPr="007117D3">
              <w:rPr>
                <w:rFonts w:ascii="Times New Roman" w:hAnsi="Times New Roman" w:cs="Times New Roman"/>
                <w:sz w:val="26"/>
                <w:szCs w:val="26"/>
              </w:rPr>
              <w:t>5.</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69DB1086"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Hg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1415DDEB" w14:textId="77777777" w:rsidR="007117D3" w:rsidRPr="007117D3" w:rsidRDefault="007117D3" w:rsidP="003450F4">
            <w:pPr>
              <w:numPr>
                <w:ilvl w:val="0"/>
                <w:numId w:val="107"/>
              </w:numPr>
              <w:spacing w:after="0" w:line="259" w:lineRule="auto"/>
              <w:ind w:hanging="248"/>
              <w:rPr>
                <w:rFonts w:ascii="Times New Roman" w:hAnsi="Times New Roman" w:cs="Times New Roman"/>
                <w:sz w:val="26"/>
                <w:szCs w:val="26"/>
              </w:rPr>
            </w:pPr>
            <w:r w:rsidRPr="007117D3">
              <w:rPr>
                <w:rFonts w:ascii="Times New Roman" w:hAnsi="Times New Roman" w:cs="Times New Roman"/>
                <w:strike/>
                <w:sz w:val="26"/>
                <w:szCs w:val="26"/>
              </w:rPr>
              <w:t>TCVN 8882:2011;</w:t>
            </w:r>
          </w:p>
          <w:p w14:paraId="25EF2FCD" w14:textId="77777777" w:rsidR="007117D3" w:rsidRPr="007117D3" w:rsidRDefault="007117D3" w:rsidP="003450F4">
            <w:pPr>
              <w:numPr>
                <w:ilvl w:val="0"/>
                <w:numId w:val="107"/>
              </w:numPr>
              <w:spacing w:after="0" w:line="259" w:lineRule="auto"/>
              <w:ind w:hanging="248"/>
              <w:rPr>
                <w:rFonts w:ascii="Times New Roman" w:hAnsi="Times New Roman" w:cs="Times New Roman"/>
                <w:color w:val="000000"/>
                <w:sz w:val="26"/>
                <w:szCs w:val="26"/>
              </w:rPr>
            </w:pPr>
            <w:r w:rsidRPr="007117D3">
              <w:rPr>
                <w:rFonts w:ascii="Times New Roman" w:hAnsi="Times New Roman" w:cs="Times New Roman"/>
                <w:color w:val="0070C0"/>
                <w:sz w:val="26"/>
                <w:szCs w:val="26"/>
              </w:rPr>
              <w:t>TCVN 6649 : 2000+ TCVN 8882:2011;</w:t>
            </w:r>
          </w:p>
          <w:p w14:paraId="6409A47C" w14:textId="77777777" w:rsidR="007117D3" w:rsidRPr="007117D3" w:rsidRDefault="007117D3" w:rsidP="003450F4">
            <w:pPr>
              <w:numPr>
                <w:ilvl w:val="0"/>
                <w:numId w:val="107"/>
              </w:numPr>
              <w:spacing w:after="0" w:line="259" w:lineRule="auto"/>
              <w:rPr>
                <w:rFonts w:ascii="Times New Roman" w:hAnsi="Times New Roman" w:cs="Times New Roman"/>
                <w:color w:val="FF0000"/>
                <w:sz w:val="26"/>
                <w:szCs w:val="26"/>
              </w:rPr>
            </w:pPr>
            <w:r w:rsidRPr="007117D3">
              <w:rPr>
                <w:rFonts w:ascii="Times New Roman" w:hAnsi="Times New Roman" w:cs="Times New Roman"/>
                <w:sz w:val="26"/>
                <w:szCs w:val="26"/>
              </w:rPr>
              <w:t>US EPA method 200.8;</w:t>
            </w:r>
          </w:p>
          <w:p w14:paraId="60F82128" w14:textId="77777777" w:rsidR="007117D3" w:rsidRPr="007117D3" w:rsidRDefault="007117D3" w:rsidP="003450F4">
            <w:pPr>
              <w:numPr>
                <w:ilvl w:val="0"/>
                <w:numId w:val="107"/>
              </w:numPr>
              <w:spacing w:after="0" w:line="259" w:lineRule="auto"/>
              <w:rPr>
                <w:rFonts w:ascii="Times New Roman" w:hAnsi="Times New Roman" w:cs="Times New Roman"/>
                <w:color w:val="FF0000"/>
                <w:sz w:val="26"/>
                <w:szCs w:val="26"/>
              </w:rPr>
            </w:pPr>
            <w:r w:rsidRPr="007117D3">
              <w:rPr>
                <w:rFonts w:ascii="Times New Roman" w:hAnsi="Times New Roman" w:cs="Times New Roman"/>
                <w:sz w:val="26"/>
                <w:szCs w:val="26"/>
              </w:rPr>
              <w:t>US EPA method 7471B;</w:t>
            </w:r>
          </w:p>
          <w:p w14:paraId="2A1CDBE4" w14:textId="77777777" w:rsidR="007117D3" w:rsidRPr="007117D3" w:rsidRDefault="007117D3" w:rsidP="003450F4">
            <w:pPr>
              <w:numPr>
                <w:ilvl w:val="0"/>
                <w:numId w:val="107"/>
              </w:numPr>
              <w:spacing w:after="0" w:line="259" w:lineRule="auto"/>
              <w:rPr>
                <w:rFonts w:ascii="Times New Roman" w:hAnsi="Times New Roman" w:cs="Times New Roman"/>
                <w:color w:val="FF0000"/>
                <w:sz w:val="26"/>
                <w:szCs w:val="26"/>
              </w:rPr>
            </w:pPr>
            <w:r w:rsidRPr="007117D3">
              <w:rPr>
                <w:rFonts w:ascii="Times New Roman" w:hAnsi="Times New Roman" w:cs="Times New Roman"/>
                <w:color w:val="FF0000"/>
                <w:sz w:val="26"/>
                <w:szCs w:val="26"/>
              </w:rPr>
              <w:t>US EPA method 3051;</w:t>
            </w:r>
          </w:p>
          <w:p w14:paraId="302C83EF" w14:textId="77777777" w:rsidR="007117D3" w:rsidRPr="007117D3" w:rsidRDefault="007117D3" w:rsidP="003450F4">
            <w:pPr>
              <w:numPr>
                <w:ilvl w:val="0"/>
                <w:numId w:val="107"/>
              </w:numPr>
              <w:spacing w:after="0" w:line="259" w:lineRule="auto"/>
              <w:rPr>
                <w:rFonts w:ascii="Times New Roman" w:hAnsi="Times New Roman" w:cs="Times New Roman"/>
                <w:color w:val="FF0000"/>
                <w:sz w:val="26"/>
                <w:szCs w:val="26"/>
              </w:rPr>
            </w:pPr>
            <w:r w:rsidRPr="007117D3">
              <w:rPr>
                <w:rFonts w:ascii="Times New Roman" w:hAnsi="Times New Roman" w:cs="Times New Roman"/>
                <w:sz w:val="26"/>
                <w:szCs w:val="26"/>
              </w:rPr>
              <w:t xml:space="preserve">US EPA method 200.7 </w:t>
            </w:r>
          </w:p>
          <w:p w14:paraId="36CE33F4" w14:textId="77777777" w:rsidR="007117D3" w:rsidRPr="007117D3" w:rsidRDefault="007117D3" w:rsidP="003450F4">
            <w:pPr>
              <w:numPr>
                <w:ilvl w:val="0"/>
                <w:numId w:val="107"/>
              </w:numPr>
              <w:spacing w:after="2" w:line="236" w:lineRule="auto"/>
              <w:ind w:right="842"/>
              <w:rPr>
                <w:rFonts w:ascii="Times New Roman" w:hAnsi="Times New Roman" w:cs="Times New Roman"/>
                <w:sz w:val="26"/>
                <w:szCs w:val="26"/>
              </w:rPr>
            </w:pPr>
            <w:r w:rsidRPr="007117D3">
              <w:rPr>
                <w:rFonts w:ascii="Times New Roman" w:hAnsi="Times New Roman" w:cs="Times New Roman"/>
                <w:color w:val="FF0000"/>
                <w:sz w:val="26"/>
                <w:szCs w:val="26"/>
              </w:rPr>
              <w:t>US EPA Method 6020A;</w:t>
            </w:r>
          </w:p>
        </w:tc>
      </w:tr>
      <w:tr w:rsidR="007117D3" w:rsidRPr="007117D3" w14:paraId="5006233D" w14:textId="77777777" w:rsidTr="00CB2B53">
        <w:trPr>
          <w:trHeight w:val="1682"/>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1FC0EB5C" w14:textId="77777777" w:rsidR="007117D3" w:rsidRPr="007117D3" w:rsidRDefault="007117D3" w:rsidP="00D1685C">
            <w:pPr>
              <w:spacing w:after="0" w:line="259" w:lineRule="auto"/>
              <w:ind w:left="254"/>
              <w:rPr>
                <w:rFonts w:ascii="Times New Roman" w:hAnsi="Times New Roman" w:cs="Times New Roman"/>
                <w:sz w:val="26"/>
                <w:szCs w:val="26"/>
              </w:rPr>
            </w:pPr>
            <w:r w:rsidRPr="007117D3">
              <w:rPr>
                <w:rFonts w:ascii="Times New Roman" w:hAnsi="Times New Roman" w:cs="Times New Roman"/>
                <w:sz w:val="26"/>
                <w:szCs w:val="26"/>
              </w:rPr>
              <w:t>6.</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4711FED0"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Tổngcrôm (Cr)</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18695BF7" w14:textId="77777777" w:rsidR="007117D3" w:rsidRPr="007117D3" w:rsidRDefault="007117D3" w:rsidP="003450F4">
            <w:pPr>
              <w:numPr>
                <w:ilvl w:val="0"/>
                <w:numId w:val="100"/>
              </w:numPr>
              <w:spacing w:after="0" w:line="259" w:lineRule="auto"/>
              <w:ind w:hanging="248"/>
              <w:rPr>
                <w:rFonts w:ascii="Times New Roman" w:hAnsi="Times New Roman" w:cs="Times New Roman"/>
                <w:color w:val="000000"/>
                <w:sz w:val="26"/>
                <w:szCs w:val="26"/>
              </w:rPr>
            </w:pPr>
            <w:r w:rsidRPr="007117D3">
              <w:rPr>
                <w:rFonts w:ascii="Times New Roman" w:hAnsi="Times New Roman" w:cs="Times New Roman"/>
                <w:color w:val="0070C0"/>
                <w:sz w:val="26"/>
                <w:szCs w:val="26"/>
              </w:rPr>
              <w:t>TCVN 6649 : 2000+ TCVN 8882:2011;</w:t>
            </w:r>
          </w:p>
          <w:p w14:paraId="1CF9C383" w14:textId="77777777" w:rsidR="007117D3" w:rsidRPr="007117D3" w:rsidRDefault="007117D3" w:rsidP="003450F4">
            <w:pPr>
              <w:numPr>
                <w:ilvl w:val="0"/>
                <w:numId w:val="100"/>
              </w:numPr>
              <w:spacing w:after="0" w:line="259" w:lineRule="auto"/>
              <w:rPr>
                <w:rFonts w:ascii="Times New Roman" w:hAnsi="Times New Roman" w:cs="Times New Roman"/>
                <w:strike/>
                <w:sz w:val="26"/>
                <w:szCs w:val="26"/>
              </w:rPr>
            </w:pPr>
            <w:r w:rsidRPr="007117D3">
              <w:rPr>
                <w:rFonts w:ascii="Times New Roman" w:hAnsi="Times New Roman" w:cs="Times New Roman"/>
                <w:strike/>
                <w:sz w:val="26"/>
                <w:szCs w:val="26"/>
              </w:rPr>
              <w:t>TCVN 8246:2009;</w:t>
            </w:r>
          </w:p>
          <w:p w14:paraId="34CE3595" w14:textId="77777777" w:rsidR="007117D3" w:rsidRPr="007117D3" w:rsidRDefault="007117D3" w:rsidP="003450F4">
            <w:pPr>
              <w:numPr>
                <w:ilvl w:val="0"/>
                <w:numId w:val="100"/>
              </w:numPr>
              <w:spacing w:after="0" w:line="237" w:lineRule="auto"/>
              <w:rPr>
                <w:rFonts w:ascii="Times New Roman" w:hAnsi="Times New Roman" w:cs="Times New Roman"/>
                <w:sz w:val="26"/>
                <w:szCs w:val="26"/>
              </w:rPr>
            </w:pPr>
            <w:r w:rsidRPr="007117D3">
              <w:rPr>
                <w:rFonts w:ascii="Times New Roman" w:hAnsi="Times New Roman" w:cs="Times New Roman"/>
                <w:sz w:val="26"/>
                <w:szCs w:val="26"/>
              </w:rPr>
              <w:t>US EPA method 200.7;</w:t>
            </w:r>
          </w:p>
          <w:p w14:paraId="65EA696C" w14:textId="77777777" w:rsidR="007117D3" w:rsidRPr="007117D3" w:rsidRDefault="007117D3" w:rsidP="003450F4">
            <w:pPr>
              <w:numPr>
                <w:ilvl w:val="0"/>
                <w:numId w:val="100"/>
              </w:numPr>
              <w:spacing w:after="0" w:line="237" w:lineRule="auto"/>
              <w:rPr>
                <w:rFonts w:ascii="Times New Roman" w:hAnsi="Times New Roman" w:cs="Times New Roman"/>
                <w:sz w:val="26"/>
                <w:szCs w:val="26"/>
              </w:rPr>
            </w:pPr>
            <w:r w:rsidRPr="007117D3">
              <w:rPr>
                <w:rFonts w:ascii="Times New Roman" w:hAnsi="Times New Roman" w:cs="Times New Roman"/>
                <w:sz w:val="26"/>
                <w:szCs w:val="26"/>
              </w:rPr>
              <w:t>US EPA method 200.8;</w:t>
            </w:r>
          </w:p>
          <w:p w14:paraId="6CDB3B55" w14:textId="77777777" w:rsidR="007117D3" w:rsidRPr="007117D3" w:rsidRDefault="007117D3" w:rsidP="003450F4">
            <w:pPr>
              <w:numPr>
                <w:ilvl w:val="0"/>
                <w:numId w:val="100"/>
              </w:num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US EPA method 7000B;</w:t>
            </w:r>
          </w:p>
          <w:p w14:paraId="318029AF" w14:textId="77777777" w:rsidR="007117D3" w:rsidRPr="007117D3" w:rsidRDefault="007117D3" w:rsidP="003450F4">
            <w:pPr>
              <w:numPr>
                <w:ilvl w:val="0"/>
                <w:numId w:val="100"/>
              </w:num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US EPA method 7010;</w:t>
            </w:r>
          </w:p>
          <w:p w14:paraId="1CCBF784" w14:textId="77777777" w:rsidR="007117D3" w:rsidRPr="007117D3" w:rsidRDefault="007117D3" w:rsidP="003450F4">
            <w:pPr>
              <w:numPr>
                <w:ilvl w:val="0"/>
                <w:numId w:val="100"/>
              </w:numPr>
              <w:spacing w:after="0" w:line="259" w:lineRule="auto"/>
              <w:rPr>
                <w:rFonts w:ascii="Times New Roman" w:hAnsi="Times New Roman" w:cs="Times New Roman"/>
                <w:color w:val="000000"/>
                <w:sz w:val="26"/>
                <w:szCs w:val="26"/>
              </w:rPr>
            </w:pPr>
            <w:r w:rsidRPr="007117D3">
              <w:rPr>
                <w:rFonts w:ascii="Times New Roman" w:hAnsi="Times New Roman" w:cs="Times New Roman"/>
                <w:color w:val="FF0000"/>
                <w:sz w:val="26"/>
                <w:szCs w:val="26"/>
              </w:rPr>
              <w:t>US EPA method 3050;</w:t>
            </w:r>
          </w:p>
          <w:p w14:paraId="57E34DBB" w14:textId="77777777" w:rsidR="007117D3" w:rsidRPr="007117D3" w:rsidRDefault="007117D3" w:rsidP="003450F4">
            <w:pPr>
              <w:numPr>
                <w:ilvl w:val="0"/>
                <w:numId w:val="100"/>
              </w:numPr>
              <w:spacing w:after="0" w:line="259" w:lineRule="auto"/>
              <w:rPr>
                <w:rFonts w:ascii="Times New Roman" w:hAnsi="Times New Roman" w:cs="Times New Roman"/>
                <w:color w:val="000000"/>
                <w:sz w:val="26"/>
                <w:szCs w:val="26"/>
              </w:rPr>
            </w:pPr>
            <w:r w:rsidRPr="007117D3">
              <w:rPr>
                <w:rFonts w:ascii="Times New Roman" w:hAnsi="Times New Roman" w:cs="Times New Roman"/>
                <w:color w:val="FF0000"/>
                <w:sz w:val="26"/>
                <w:szCs w:val="26"/>
              </w:rPr>
              <w:t>US EPA method 3051;</w:t>
            </w:r>
          </w:p>
          <w:p w14:paraId="4629E36A" w14:textId="77777777" w:rsidR="007117D3" w:rsidRPr="007117D3" w:rsidRDefault="007117D3" w:rsidP="003450F4">
            <w:pPr>
              <w:numPr>
                <w:ilvl w:val="0"/>
                <w:numId w:val="100"/>
              </w:numPr>
              <w:spacing w:after="0" w:line="259" w:lineRule="auto"/>
              <w:rPr>
                <w:rFonts w:ascii="Times New Roman" w:hAnsi="Times New Roman" w:cs="Times New Roman"/>
                <w:sz w:val="26"/>
                <w:szCs w:val="26"/>
              </w:rPr>
            </w:pPr>
            <w:r w:rsidRPr="007117D3">
              <w:rPr>
                <w:rFonts w:ascii="Times New Roman" w:hAnsi="Times New Roman" w:cs="Times New Roman"/>
                <w:color w:val="FF0000"/>
                <w:sz w:val="26"/>
                <w:szCs w:val="26"/>
              </w:rPr>
              <w:t>US EPA Method 6020A</w:t>
            </w:r>
            <w:r>
              <w:rPr>
                <w:rFonts w:ascii="Times New Roman" w:hAnsi="Times New Roman" w:cs="Times New Roman"/>
                <w:color w:val="FF0000"/>
                <w:sz w:val="26"/>
                <w:szCs w:val="26"/>
              </w:rPr>
              <w:t>.</w:t>
            </w:r>
          </w:p>
        </w:tc>
      </w:tr>
      <w:tr w:rsidR="007117D3" w:rsidRPr="007117D3" w14:paraId="4CC8C934" w14:textId="77777777" w:rsidTr="00CB2B53">
        <w:trPr>
          <w:trHeight w:val="2017"/>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1682AAD0" w14:textId="77777777" w:rsidR="007117D3" w:rsidRPr="007117D3" w:rsidRDefault="007117D3" w:rsidP="00D1685C">
            <w:pPr>
              <w:spacing w:after="0" w:line="259" w:lineRule="auto"/>
              <w:ind w:left="254"/>
              <w:rPr>
                <w:rFonts w:ascii="Times New Roman" w:hAnsi="Times New Roman" w:cs="Times New Roman"/>
                <w:sz w:val="26"/>
                <w:szCs w:val="26"/>
              </w:rPr>
            </w:pPr>
            <w:r w:rsidRPr="007117D3">
              <w:rPr>
                <w:rFonts w:ascii="Times New Roman" w:hAnsi="Times New Roman" w:cs="Times New Roman"/>
                <w:sz w:val="26"/>
                <w:szCs w:val="26"/>
              </w:rPr>
              <w:t>7.</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2DDFA443"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Cu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77AD68BE" w14:textId="77777777" w:rsidR="007117D3" w:rsidRPr="007117D3" w:rsidRDefault="007117D3" w:rsidP="003450F4">
            <w:pPr>
              <w:numPr>
                <w:ilvl w:val="0"/>
                <w:numId w:val="101"/>
              </w:numPr>
              <w:spacing w:after="1" w:line="236" w:lineRule="auto"/>
              <w:ind w:right="842"/>
              <w:rPr>
                <w:rFonts w:ascii="Times New Roman" w:hAnsi="Times New Roman" w:cs="Times New Roman"/>
                <w:sz w:val="26"/>
                <w:szCs w:val="26"/>
              </w:rPr>
            </w:pPr>
            <w:r w:rsidRPr="007117D3">
              <w:rPr>
                <w:rFonts w:ascii="Times New Roman" w:hAnsi="Times New Roman" w:cs="Times New Roman"/>
                <w:color w:val="0070C0"/>
                <w:sz w:val="26"/>
                <w:szCs w:val="26"/>
              </w:rPr>
              <w:t xml:space="preserve">TCVN 6649: 2000 + </w:t>
            </w:r>
            <w:r w:rsidRPr="007117D3">
              <w:rPr>
                <w:rFonts w:ascii="Times New Roman" w:hAnsi="Times New Roman" w:cs="Times New Roman"/>
                <w:sz w:val="26"/>
                <w:szCs w:val="26"/>
              </w:rPr>
              <w:t xml:space="preserve">TCVN 6496:2009; </w:t>
            </w:r>
          </w:p>
          <w:p w14:paraId="52982906" w14:textId="77777777" w:rsidR="007117D3" w:rsidRPr="007117D3" w:rsidRDefault="007117D3" w:rsidP="003450F4">
            <w:pPr>
              <w:numPr>
                <w:ilvl w:val="0"/>
                <w:numId w:val="101"/>
              </w:numPr>
              <w:spacing w:after="1" w:line="236" w:lineRule="auto"/>
              <w:ind w:right="842"/>
              <w:rPr>
                <w:rFonts w:ascii="Times New Roman" w:hAnsi="Times New Roman" w:cs="Times New Roman"/>
                <w:strike/>
                <w:sz w:val="26"/>
                <w:szCs w:val="26"/>
              </w:rPr>
            </w:pPr>
            <w:r w:rsidRPr="007117D3">
              <w:rPr>
                <w:rFonts w:ascii="Times New Roman" w:hAnsi="Times New Roman" w:cs="Times New Roman"/>
                <w:strike/>
                <w:sz w:val="26"/>
                <w:szCs w:val="26"/>
              </w:rPr>
              <w:t>TCVN 8246:2009;</w:t>
            </w:r>
          </w:p>
          <w:p w14:paraId="326AA984" w14:textId="77777777" w:rsidR="00CB2B53" w:rsidRPr="00CB2B53" w:rsidRDefault="007117D3" w:rsidP="003450F4">
            <w:pPr>
              <w:numPr>
                <w:ilvl w:val="0"/>
                <w:numId w:val="101"/>
              </w:numPr>
              <w:spacing w:after="2" w:line="235"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200.7;</w:t>
            </w:r>
          </w:p>
          <w:p w14:paraId="40F5FABB" w14:textId="77777777" w:rsidR="007117D3" w:rsidRPr="007117D3" w:rsidRDefault="007117D3" w:rsidP="003450F4">
            <w:pPr>
              <w:numPr>
                <w:ilvl w:val="0"/>
                <w:numId w:val="101"/>
              </w:numPr>
              <w:spacing w:after="2" w:line="235"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200.8;</w:t>
            </w:r>
          </w:p>
          <w:p w14:paraId="37A0A03D" w14:textId="77777777" w:rsidR="007117D3" w:rsidRPr="007117D3" w:rsidRDefault="007117D3" w:rsidP="003450F4">
            <w:pPr>
              <w:numPr>
                <w:ilvl w:val="0"/>
                <w:numId w:val="101"/>
              </w:numPr>
              <w:spacing w:after="0" w:line="259"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7000B;</w:t>
            </w:r>
          </w:p>
          <w:p w14:paraId="283028DE" w14:textId="77777777" w:rsidR="007117D3" w:rsidRPr="007117D3" w:rsidRDefault="007117D3" w:rsidP="003450F4">
            <w:pPr>
              <w:numPr>
                <w:ilvl w:val="0"/>
                <w:numId w:val="101"/>
              </w:numPr>
              <w:spacing w:after="0" w:line="259" w:lineRule="auto"/>
              <w:ind w:right="842"/>
              <w:rPr>
                <w:rFonts w:ascii="Times New Roman" w:hAnsi="Times New Roman" w:cs="Times New Roman"/>
                <w:sz w:val="26"/>
                <w:szCs w:val="26"/>
              </w:rPr>
            </w:pPr>
            <w:r w:rsidRPr="007117D3">
              <w:rPr>
                <w:rFonts w:ascii="Times New Roman" w:hAnsi="Times New Roman" w:cs="Times New Roman"/>
                <w:sz w:val="26"/>
                <w:szCs w:val="26"/>
              </w:rPr>
              <w:t>US EPA method 7010;</w:t>
            </w:r>
          </w:p>
          <w:p w14:paraId="5A9C84EB" w14:textId="77777777" w:rsidR="007117D3" w:rsidRPr="007117D3" w:rsidRDefault="007117D3" w:rsidP="003450F4">
            <w:pPr>
              <w:numPr>
                <w:ilvl w:val="0"/>
                <w:numId w:val="101"/>
              </w:numPr>
              <w:spacing w:after="0" w:line="259" w:lineRule="auto"/>
              <w:rPr>
                <w:rFonts w:ascii="Times New Roman" w:hAnsi="Times New Roman" w:cs="Times New Roman"/>
                <w:color w:val="000000"/>
                <w:sz w:val="26"/>
                <w:szCs w:val="26"/>
              </w:rPr>
            </w:pPr>
            <w:r w:rsidRPr="007117D3">
              <w:rPr>
                <w:rFonts w:ascii="Times New Roman" w:hAnsi="Times New Roman" w:cs="Times New Roman"/>
                <w:color w:val="FF0000"/>
                <w:sz w:val="26"/>
                <w:szCs w:val="26"/>
              </w:rPr>
              <w:t>US EPA method 3050;</w:t>
            </w:r>
          </w:p>
          <w:p w14:paraId="41A41505" w14:textId="77777777" w:rsidR="007117D3" w:rsidRPr="007117D3" w:rsidRDefault="007117D3" w:rsidP="003450F4">
            <w:pPr>
              <w:numPr>
                <w:ilvl w:val="0"/>
                <w:numId w:val="101"/>
              </w:numPr>
              <w:spacing w:after="0" w:line="259" w:lineRule="auto"/>
              <w:rPr>
                <w:rFonts w:ascii="Times New Roman" w:hAnsi="Times New Roman" w:cs="Times New Roman"/>
                <w:color w:val="000000"/>
                <w:sz w:val="26"/>
                <w:szCs w:val="26"/>
              </w:rPr>
            </w:pPr>
            <w:r w:rsidRPr="007117D3">
              <w:rPr>
                <w:rFonts w:ascii="Times New Roman" w:hAnsi="Times New Roman" w:cs="Times New Roman"/>
                <w:color w:val="FF0000"/>
                <w:sz w:val="26"/>
                <w:szCs w:val="26"/>
              </w:rPr>
              <w:t>US EPA method 3051;</w:t>
            </w:r>
          </w:p>
          <w:p w14:paraId="4EC73F00" w14:textId="77777777" w:rsidR="007117D3" w:rsidRPr="007117D3" w:rsidRDefault="007117D3" w:rsidP="003450F4">
            <w:pPr>
              <w:numPr>
                <w:ilvl w:val="0"/>
                <w:numId w:val="101"/>
              </w:numPr>
              <w:spacing w:after="0" w:line="259" w:lineRule="auto"/>
              <w:rPr>
                <w:rFonts w:ascii="Times New Roman" w:hAnsi="Times New Roman" w:cs="Times New Roman"/>
                <w:sz w:val="26"/>
                <w:szCs w:val="26"/>
              </w:rPr>
            </w:pPr>
            <w:r w:rsidRPr="007117D3">
              <w:rPr>
                <w:rFonts w:ascii="Times New Roman" w:hAnsi="Times New Roman" w:cs="Times New Roman"/>
                <w:color w:val="FF0000"/>
                <w:sz w:val="26"/>
                <w:szCs w:val="26"/>
              </w:rPr>
              <w:lastRenderedPageBreak/>
              <w:t>US EPA Method 6020A</w:t>
            </w:r>
          </w:p>
        </w:tc>
      </w:tr>
      <w:tr w:rsidR="007117D3" w:rsidRPr="007117D3" w14:paraId="7735839C" w14:textId="77777777" w:rsidTr="00CB2B53">
        <w:trPr>
          <w:trHeight w:val="696"/>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4DDBA070" w14:textId="77777777" w:rsidR="007117D3" w:rsidRPr="007117D3" w:rsidRDefault="007117D3" w:rsidP="00D1685C">
            <w:pPr>
              <w:spacing w:after="0" w:line="259" w:lineRule="auto"/>
              <w:ind w:left="300"/>
              <w:rPr>
                <w:rFonts w:ascii="Times New Roman" w:hAnsi="Times New Roman" w:cs="Times New Roman"/>
                <w:sz w:val="26"/>
                <w:szCs w:val="26"/>
              </w:rPr>
            </w:pPr>
            <w:r w:rsidRPr="007117D3">
              <w:rPr>
                <w:rFonts w:ascii="Times New Roman" w:hAnsi="Times New Roman" w:cs="Times New Roman"/>
                <w:sz w:val="26"/>
                <w:szCs w:val="26"/>
              </w:rPr>
              <w:lastRenderedPageBreak/>
              <w:t>8.</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7DA6CCA3" w14:textId="77777777" w:rsidR="007117D3" w:rsidRPr="007117D3" w:rsidRDefault="007117D3" w:rsidP="00D1685C">
            <w:pPr>
              <w:spacing w:after="0" w:line="259" w:lineRule="auto"/>
              <w:ind w:left="79"/>
              <w:rPr>
                <w:rFonts w:ascii="Times New Roman" w:hAnsi="Times New Roman" w:cs="Times New Roman"/>
                <w:sz w:val="26"/>
                <w:szCs w:val="26"/>
              </w:rPr>
            </w:pPr>
            <w:r w:rsidRPr="007117D3">
              <w:rPr>
                <w:rFonts w:ascii="Times New Roman" w:hAnsi="Times New Roman" w:cs="Times New Roman"/>
                <w:sz w:val="26"/>
                <w:szCs w:val="26"/>
              </w:rPr>
              <w:t xml:space="preserve">Hóa chất bảo vệ thực vật clo hữu cơ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03059543" w14:textId="77777777" w:rsidR="007117D3" w:rsidRPr="007117D3" w:rsidRDefault="007117D3" w:rsidP="003450F4">
            <w:pPr>
              <w:numPr>
                <w:ilvl w:val="0"/>
                <w:numId w:val="102"/>
              </w:numPr>
              <w:spacing w:after="0" w:line="259" w:lineRule="auto"/>
              <w:ind w:firstLine="2"/>
              <w:rPr>
                <w:rFonts w:ascii="Times New Roman" w:hAnsi="Times New Roman" w:cs="Times New Roman"/>
                <w:color w:val="0070C0"/>
                <w:sz w:val="26"/>
                <w:szCs w:val="26"/>
              </w:rPr>
            </w:pPr>
            <w:r w:rsidRPr="007117D3">
              <w:rPr>
                <w:rFonts w:ascii="Times New Roman" w:hAnsi="Times New Roman" w:cs="Times New Roman"/>
                <w:sz w:val="26"/>
                <w:szCs w:val="26"/>
              </w:rPr>
              <w:t xml:space="preserve">US EPA method 8081B; </w:t>
            </w:r>
          </w:p>
          <w:p w14:paraId="083BCB30" w14:textId="77777777" w:rsidR="007117D3" w:rsidRPr="007117D3" w:rsidRDefault="007117D3" w:rsidP="003450F4">
            <w:pPr>
              <w:numPr>
                <w:ilvl w:val="0"/>
                <w:numId w:val="102"/>
              </w:numPr>
              <w:spacing w:after="0" w:line="259" w:lineRule="auto"/>
              <w:ind w:firstLine="2"/>
              <w:rPr>
                <w:rFonts w:ascii="Times New Roman" w:hAnsi="Times New Roman" w:cs="Times New Roman"/>
                <w:color w:val="0070C0"/>
                <w:sz w:val="26"/>
                <w:szCs w:val="26"/>
              </w:rPr>
            </w:pPr>
            <w:r w:rsidRPr="007117D3">
              <w:rPr>
                <w:rFonts w:ascii="Times New Roman" w:hAnsi="Times New Roman" w:cs="Times New Roman"/>
                <w:sz w:val="26"/>
                <w:szCs w:val="26"/>
              </w:rPr>
              <w:t>US EPA method 8270D ;</w:t>
            </w:r>
          </w:p>
          <w:p w14:paraId="78EEAB7B" w14:textId="77777777" w:rsidR="007117D3" w:rsidRPr="007117D3" w:rsidRDefault="007117D3" w:rsidP="003450F4">
            <w:pPr>
              <w:numPr>
                <w:ilvl w:val="0"/>
                <w:numId w:val="102"/>
              </w:numPr>
              <w:spacing w:after="0" w:line="259" w:lineRule="auto"/>
              <w:ind w:firstLine="2"/>
              <w:rPr>
                <w:rFonts w:ascii="Times New Roman" w:hAnsi="Times New Roman" w:cs="Times New Roman"/>
                <w:sz w:val="26"/>
                <w:szCs w:val="26"/>
              </w:rPr>
            </w:pPr>
            <w:r w:rsidRPr="007117D3">
              <w:rPr>
                <w:rFonts w:ascii="Times New Roman" w:hAnsi="Times New Roman" w:cs="Times New Roman"/>
                <w:color w:val="FF0000"/>
                <w:sz w:val="26"/>
                <w:szCs w:val="26"/>
              </w:rPr>
              <w:t>US EPA method 3540 hoặc 3541 hoặc 3545 hoặc 3546 hoặc 3550 hoặc 3562+ US EPA method 3600</w:t>
            </w:r>
          </w:p>
        </w:tc>
      </w:tr>
      <w:tr w:rsidR="007117D3" w:rsidRPr="007117D3" w14:paraId="5D0EEA53" w14:textId="77777777" w:rsidTr="00CB2B53">
        <w:trPr>
          <w:trHeight w:val="694"/>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5B06E4FE" w14:textId="77777777" w:rsidR="007117D3" w:rsidRPr="007117D3" w:rsidRDefault="007117D3" w:rsidP="00D1685C">
            <w:pPr>
              <w:spacing w:after="0" w:line="259" w:lineRule="auto"/>
              <w:ind w:left="300"/>
              <w:rPr>
                <w:rFonts w:ascii="Times New Roman" w:hAnsi="Times New Roman" w:cs="Times New Roman"/>
                <w:sz w:val="26"/>
                <w:szCs w:val="26"/>
              </w:rPr>
            </w:pPr>
            <w:r w:rsidRPr="007117D3">
              <w:rPr>
                <w:rFonts w:ascii="Times New Roman" w:hAnsi="Times New Roman" w:cs="Times New Roman"/>
                <w:sz w:val="26"/>
                <w:szCs w:val="26"/>
              </w:rPr>
              <w:t>9.</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328BBEB7" w14:textId="77777777" w:rsidR="007117D3" w:rsidRPr="007117D3" w:rsidRDefault="007117D3" w:rsidP="00D1685C">
            <w:pPr>
              <w:spacing w:after="0" w:line="259" w:lineRule="auto"/>
              <w:ind w:left="79"/>
              <w:rPr>
                <w:rFonts w:ascii="Times New Roman" w:hAnsi="Times New Roman" w:cs="Times New Roman"/>
                <w:sz w:val="26"/>
                <w:szCs w:val="26"/>
              </w:rPr>
            </w:pPr>
            <w:r w:rsidRPr="007117D3">
              <w:rPr>
                <w:rFonts w:ascii="Times New Roman" w:hAnsi="Times New Roman" w:cs="Times New Roman"/>
                <w:sz w:val="26"/>
                <w:szCs w:val="26"/>
              </w:rPr>
              <w:t xml:space="preserve">Hóa chất bảo vệ thực vật photpho hữu cơ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36202F2C" w14:textId="77777777" w:rsidR="007117D3" w:rsidRPr="007117D3" w:rsidRDefault="007117D3" w:rsidP="003450F4">
            <w:pPr>
              <w:numPr>
                <w:ilvl w:val="0"/>
                <w:numId w:val="103"/>
              </w:numPr>
              <w:spacing w:after="0" w:line="259" w:lineRule="auto"/>
              <w:ind w:hanging="248"/>
              <w:rPr>
                <w:rFonts w:ascii="Times New Roman" w:hAnsi="Times New Roman" w:cs="Times New Roman"/>
                <w:sz w:val="26"/>
                <w:szCs w:val="26"/>
              </w:rPr>
            </w:pPr>
            <w:r w:rsidRPr="007117D3">
              <w:rPr>
                <w:rFonts w:ascii="Times New Roman" w:hAnsi="Times New Roman" w:cs="Times New Roman"/>
                <w:sz w:val="26"/>
                <w:szCs w:val="26"/>
              </w:rPr>
              <w:t xml:space="preserve">US EPA method 8141B; </w:t>
            </w:r>
          </w:p>
          <w:p w14:paraId="0BBE89C6" w14:textId="77777777" w:rsidR="007117D3" w:rsidRPr="007117D3" w:rsidRDefault="007117D3" w:rsidP="003450F4">
            <w:pPr>
              <w:numPr>
                <w:ilvl w:val="0"/>
                <w:numId w:val="103"/>
              </w:numPr>
              <w:spacing w:after="0" w:line="259" w:lineRule="auto"/>
              <w:ind w:hanging="248"/>
              <w:rPr>
                <w:rFonts w:ascii="Times New Roman" w:hAnsi="Times New Roman" w:cs="Times New Roman"/>
                <w:sz w:val="26"/>
                <w:szCs w:val="26"/>
              </w:rPr>
            </w:pPr>
            <w:r w:rsidRPr="007117D3">
              <w:rPr>
                <w:rFonts w:ascii="Times New Roman" w:hAnsi="Times New Roman" w:cs="Times New Roman"/>
                <w:sz w:val="26"/>
                <w:szCs w:val="26"/>
              </w:rPr>
              <w:t>US EPA method 8270D;</w:t>
            </w:r>
          </w:p>
          <w:p w14:paraId="27B81BCA" w14:textId="77777777" w:rsidR="007117D3" w:rsidRPr="007117D3" w:rsidRDefault="007117D3" w:rsidP="003450F4">
            <w:pPr>
              <w:numPr>
                <w:ilvl w:val="0"/>
                <w:numId w:val="103"/>
              </w:numPr>
              <w:spacing w:after="0" w:line="259" w:lineRule="auto"/>
              <w:ind w:hanging="247"/>
              <w:rPr>
                <w:rFonts w:ascii="Times New Roman" w:hAnsi="Times New Roman" w:cs="Times New Roman"/>
                <w:sz w:val="26"/>
                <w:szCs w:val="26"/>
              </w:rPr>
            </w:pPr>
            <w:r w:rsidRPr="007117D3">
              <w:rPr>
                <w:rFonts w:ascii="Times New Roman" w:hAnsi="Times New Roman" w:cs="Times New Roman"/>
                <w:sz w:val="26"/>
                <w:szCs w:val="26"/>
              </w:rPr>
              <w:t xml:space="preserve">USEPA Method 3540 &amp; USEPA Method 3600 </w:t>
            </w:r>
          </w:p>
        </w:tc>
      </w:tr>
      <w:tr w:rsidR="007117D3" w:rsidRPr="007117D3" w14:paraId="133C93EF" w14:textId="77777777" w:rsidTr="00CB2B53">
        <w:trPr>
          <w:trHeight w:val="696"/>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2040591B" w14:textId="77777777" w:rsidR="007117D3" w:rsidRPr="007117D3" w:rsidRDefault="007117D3" w:rsidP="00D1685C">
            <w:pPr>
              <w:spacing w:after="0" w:line="259" w:lineRule="auto"/>
              <w:ind w:right="274"/>
              <w:jc w:val="right"/>
              <w:rPr>
                <w:rFonts w:ascii="Times New Roman" w:hAnsi="Times New Roman" w:cs="Times New Roman"/>
                <w:sz w:val="26"/>
                <w:szCs w:val="26"/>
              </w:rPr>
            </w:pPr>
            <w:r w:rsidRPr="007117D3">
              <w:rPr>
                <w:rFonts w:ascii="Times New Roman" w:hAnsi="Times New Roman" w:cs="Times New Roman"/>
                <w:sz w:val="26"/>
                <w:szCs w:val="26"/>
              </w:rPr>
              <w:t>10.</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5FA72A50"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Tổng polyclobiphenyl (PCB)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2B0F202C" w14:textId="77777777" w:rsidR="007117D3" w:rsidRPr="007117D3" w:rsidRDefault="007117D3" w:rsidP="003450F4">
            <w:pPr>
              <w:numPr>
                <w:ilvl w:val="0"/>
                <w:numId w:val="104"/>
              </w:numPr>
              <w:spacing w:after="0" w:line="259" w:lineRule="auto"/>
              <w:ind w:left="294" w:hanging="248"/>
              <w:rPr>
                <w:rFonts w:ascii="Times New Roman" w:hAnsi="Times New Roman" w:cs="Times New Roman"/>
                <w:sz w:val="26"/>
                <w:szCs w:val="26"/>
              </w:rPr>
            </w:pPr>
            <w:r w:rsidRPr="007117D3">
              <w:rPr>
                <w:rFonts w:ascii="Times New Roman" w:hAnsi="Times New Roman" w:cs="Times New Roman"/>
                <w:sz w:val="26"/>
                <w:szCs w:val="26"/>
              </w:rPr>
              <w:t xml:space="preserve">US EPA method 1668B; </w:t>
            </w:r>
          </w:p>
          <w:p w14:paraId="7E51FB0B" w14:textId="77777777" w:rsidR="007117D3" w:rsidRPr="007117D3" w:rsidRDefault="007117D3" w:rsidP="003450F4">
            <w:pPr>
              <w:numPr>
                <w:ilvl w:val="0"/>
                <w:numId w:val="104"/>
              </w:numPr>
              <w:spacing w:after="0" w:line="259" w:lineRule="auto"/>
              <w:ind w:left="294" w:hanging="248"/>
              <w:rPr>
                <w:rFonts w:ascii="Times New Roman" w:hAnsi="Times New Roman" w:cs="Times New Roman"/>
                <w:sz w:val="26"/>
                <w:szCs w:val="26"/>
              </w:rPr>
            </w:pPr>
            <w:r w:rsidRPr="007117D3">
              <w:rPr>
                <w:rFonts w:ascii="Times New Roman" w:hAnsi="Times New Roman" w:cs="Times New Roman"/>
                <w:sz w:val="26"/>
                <w:szCs w:val="26"/>
              </w:rPr>
              <w:t>US EPA method 8270D;</w:t>
            </w:r>
          </w:p>
          <w:p w14:paraId="2A18C4A4" w14:textId="77777777" w:rsidR="007117D3" w:rsidRPr="007117D3" w:rsidRDefault="007117D3" w:rsidP="003450F4">
            <w:pPr>
              <w:numPr>
                <w:ilvl w:val="0"/>
                <w:numId w:val="104"/>
              </w:numPr>
              <w:spacing w:after="0" w:line="259" w:lineRule="auto"/>
              <w:ind w:left="294" w:hanging="248"/>
              <w:rPr>
                <w:rFonts w:ascii="Times New Roman" w:hAnsi="Times New Roman" w:cs="Times New Roman"/>
                <w:color w:val="FF0000"/>
                <w:sz w:val="26"/>
                <w:szCs w:val="26"/>
              </w:rPr>
            </w:pPr>
            <w:r w:rsidRPr="007117D3">
              <w:rPr>
                <w:rFonts w:ascii="Times New Roman" w:hAnsi="Times New Roman" w:cs="Times New Roman"/>
                <w:color w:val="FF0000"/>
                <w:sz w:val="26"/>
                <w:szCs w:val="26"/>
              </w:rPr>
              <w:t>US EPA method 3540 hoặc 3541 hoặc 3545 hoặc 3546 hoặc 3550 hoặc 3562+ US EPA method 3665+ US EPA method 8082A</w:t>
            </w:r>
          </w:p>
        </w:tc>
      </w:tr>
      <w:tr w:rsidR="007117D3" w:rsidRPr="007117D3" w14:paraId="2CDAEDE8" w14:textId="77777777" w:rsidTr="00CB2B53">
        <w:trPr>
          <w:trHeight w:val="696"/>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1603EED3" w14:textId="77777777" w:rsidR="007117D3" w:rsidRPr="007117D3" w:rsidRDefault="007117D3" w:rsidP="00D1685C">
            <w:pPr>
              <w:spacing w:after="0" w:line="259" w:lineRule="auto"/>
              <w:ind w:right="274"/>
              <w:jc w:val="right"/>
              <w:rPr>
                <w:rFonts w:ascii="Times New Roman" w:hAnsi="Times New Roman" w:cs="Times New Roman"/>
                <w:sz w:val="26"/>
                <w:szCs w:val="26"/>
              </w:rPr>
            </w:pPr>
            <w:r w:rsidRPr="007117D3">
              <w:rPr>
                <w:rFonts w:ascii="Times New Roman" w:hAnsi="Times New Roman" w:cs="Times New Roman"/>
                <w:sz w:val="26"/>
                <w:szCs w:val="26"/>
              </w:rPr>
              <w:t>11.</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2FEDD491" w14:textId="77777777" w:rsidR="007117D3" w:rsidRPr="00652822" w:rsidRDefault="007117D3" w:rsidP="00D1685C">
            <w:pPr>
              <w:spacing w:after="0" w:line="259" w:lineRule="auto"/>
              <w:rPr>
                <w:rFonts w:ascii="Times New Roman" w:hAnsi="Times New Roman" w:cs="Times New Roman"/>
                <w:sz w:val="26"/>
                <w:szCs w:val="26"/>
                <w:lang w:val="nl-NL"/>
              </w:rPr>
            </w:pPr>
            <w:r w:rsidRPr="00652822">
              <w:rPr>
                <w:rFonts w:ascii="Times New Roman" w:hAnsi="Times New Roman" w:cs="Times New Roman"/>
                <w:sz w:val="26"/>
                <w:szCs w:val="26"/>
                <w:lang w:val="nl-NL"/>
              </w:rPr>
              <w:t xml:space="preserve">Tổng dioxin/furan (PCDD/PCDF)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52009631" w14:textId="77777777" w:rsidR="007117D3" w:rsidRPr="007117D3" w:rsidRDefault="007117D3" w:rsidP="003450F4">
            <w:pPr>
              <w:numPr>
                <w:ilvl w:val="0"/>
                <w:numId w:val="105"/>
              </w:numPr>
              <w:spacing w:after="0" w:line="259" w:lineRule="auto"/>
              <w:ind w:left="294" w:hanging="248"/>
              <w:rPr>
                <w:rFonts w:ascii="Times New Roman" w:hAnsi="Times New Roman" w:cs="Times New Roman"/>
                <w:sz w:val="26"/>
                <w:szCs w:val="26"/>
              </w:rPr>
            </w:pPr>
            <w:r w:rsidRPr="007117D3">
              <w:rPr>
                <w:rFonts w:ascii="Times New Roman" w:hAnsi="Times New Roman" w:cs="Times New Roman"/>
                <w:sz w:val="26"/>
                <w:szCs w:val="26"/>
              </w:rPr>
              <w:t xml:space="preserve">US EPA method 1613B; </w:t>
            </w:r>
          </w:p>
          <w:p w14:paraId="7B8EB5A1" w14:textId="77777777" w:rsidR="007117D3" w:rsidRPr="007117D3" w:rsidRDefault="007117D3" w:rsidP="003450F4">
            <w:pPr>
              <w:numPr>
                <w:ilvl w:val="0"/>
                <w:numId w:val="105"/>
              </w:numPr>
              <w:spacing w:after="0" w:line="259" w:lineRule="auto"/>
              <w:ind w:left="294" w:hanging="248"/>
              <w:rPr>
                <w:rFonts w:ascii="Times New Roman" w:hAnsi="Times New Roman" w:cs="Times New Roman"/>
                <w:sz w:val="26"/>
                <w:szCs w:val="26"/>
              </w:rPr>
            </w:pPr>
            <w:r w:rsidRPr="007117D3">
              <w:rPr>
                <w:rFonts w:ascii="Times New Roman" w:hAnsi="Times New Roman" w:cs="Times New Roman"/>
                <w:sz w:val="26"/>
                <w:szCs w:val="26"/>
              </w:rPr>
              <w:t xml:space="preserve">TCVN 10883:2016 </w:t>
            </w:r>
          </w:p>
        </w:tc>
      </w:tr>
      <w:tr w:rsidR="007117D3" w:rsidRPr="007117D3" w14:paraId="208AC186" w14:textId="77777777" w:rsidTr="00CB2B53">
        <w:trPr>
          <w:trHeight w:val="727"/>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65E5A00A" w14:textId="77777777" w:rsidR="007117D3" w:rsidRPr="007117D3" w:rsidRDefault="007117D3" w:rsidP="00D1685C">
            <w:pPr>
              <w:spacing w:after="0" w:line="259" w:lineRule="auto"/>
              <w:ind w:right="289"/>
              <w:jc w:val="right"/>
              <w:rPr>
                <w:rFonts w:ascii="Times New Roman" w:hAnsi="Times New Roman" w:cs="Times New Roman"/>
                <w:sz w:val="26"/>
                <w:szCs w:val="26"/>
              </w:rPr>
            </w:pPr>
            <w:r w:rsidRPr="007117D3">
              <w:rPr>
                <w:rFonts w:ascii="Times New Roman" w:hAnsi="Times New Roman" w:cs="Times New Roman"/>
                <w:sz w:val="26"/>
                <w:szCs w:val="26"/>
              </w:rPr>
              <w:t>12.</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353999C4"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Các hợp chất polyclobiphenyl tương tự dioxin (dl-PCB)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7DCCD0E3" w14:textId="77777777" w:rsidR="007117D3" w:rsidRPr="007117D3" w:rsidRDefault="007117D3" w:rsidP="003450F4">
            <w:pPr>
              <w:numPr>
                <w:ilvl w:val="0"/>
                <w:numId w:val="105"/>
              </w:numPr>
              <w:spacing w:after="0" w:line="259" w:lineRule="auto"/>
              <w:ind w:left="294" w:hanging="248"/>
              <w:rPr>
                <w:rFonts w:ascii="Times New Roman" w:hAnsi="Times New Roman" w:cs="Times New Roman"/>
                <w:sz w:val="26"/>
                <w:szCs w:val="26"/>
              </w:rPr>
            </w:pPr>
            <w:r w:rsidRPr="007117D3">
              <w:rPr>
                <w:rFonts w:ascii="Times New Roman" w:hAnsi="Times New Roman" w:cs="Times New Roman"/>
                <w:sz w:val="26"/>
                <w:szCs w:val="26"/>
              </w:rPr>
              <w:t>US EPA method 1668B;</w:t>
            </w:r>
          </w:p>
          <w:p w14:paraId="357688C1" w14:textId="77777777" w:rsidR="007117D3" w:rsidRPr="00CB2B53" w:rsidRDefault="00CB2B53" w:rsidP="003450F4">
            <w:pPr>
              <w:numPr>
                <w:ilvl w:val="0"/>
                <w:numId w:val="105"/>
              </w:numPr>
              <w:spacing w:after="0" w:line="259" w:lineRule="auto"/>
              <w:ind w:left="294" w:hanging="248"/>
              <w:rPr>
                <w:rFonts w:ascii="Times New Roman" w:hAnsi="Times New Roman" w:cs="Times New Roman"/>
                <w:sz w:val="26"/>
                <w:szCs w:val="26"/>
              </w:rPr>
            </w:pPr>
            <w:r>
              <w:rPr>
                <w:rFonts w:ascii="Times New Roman" w:hAnsi="Times New Roman" w:cs="Times New Roman"/>
                <w:sz w:val="26"/>
                <w:szCs w:val="26"/>
              </w:rPr>
              <w:t xml:space="preserve">US </w:t>
            </w:r>
            <w:r w:rsidR="007117D3" w:rsidRPr="00CB2B53">
              <w:rPr>
                <w:rFonts w:ascii="Times New Roman" w:hAnsi="Times New Roman" w:cs="Times New Roman"/>
                <w:sz w:val="26"/>
                <w:szCs w:val="26"/>
              </w:rPr>
              <w:t>EPA method 8082</w:t>
            </w:r>
          </w:p>
          <w:p w14:paraId="1F692A5C" w14:textId="77777777" w:rsidR="007117D3" w:rsidRPr="007117D3" w:rsidRDefault="007117D3" w:rsidP="00D1685C">
            <w:pPr>
              <w:spacing w:after="0" w:line="259" w:lineRule="auto"/>
              <w:ind w:left="294"/>
              <w:rPr>
                <w:rFonts w:ascii="Times New Roman" w:hAnsi="Times New Roman" w:cs="Times New Roman"/>
                <w:sz w:val="26"/>
                <w:szCs w:val="26"/>
              </w:rPr>
            </w:pPr>
          </w:p>
        </w:tc>
      </w:tr>
      <w:tr w:rsidR="007117D3" w:rsidRPr="007117D3" w14:paraId="3EEC4883" w14:textId="77777777" w:rsidTr="00CB2B53">
        <w:trPr>
          <w:trHeight w:val="816"/>
        </w:trPr>
        <w:tc>
          <w:tcPr>
            <w:tcW w:w="905" w:type="dxa"/>
            <w:tcBorders>
              <w:top w:val="single" w:sz="4" w:space="0" w:color="000000"/>
              <w:left w:val="single" w:sz="4" w:space="0" w:color="000000"/>
              <w:bottom w:val="single" w:sz="4" w:space="0" w:color="000000"/>
              <w:right w:val="single" w:sz="4" w:space="0" w:color="000000"/>
            </w:tcBorders>
            <w:shd w:val="clear" w:color="auto" w:fill="auto"/>
          </w:tcPr>
          <w:p w14:paraId="062EEAB4" w14:textId="77777777" w:rsidR="007117D3" w:rsidRPr="007117D3" w:rsidRDefault="007117D3" w:rsidP="00D1685C">
            <w:pPr>
              <w:spacing w:after="0" w:line="259" w:lineRule="auto"/>
              <w:ind w:right="289"/>
              <w:jc w:val="right"/>
              <w:rPr>
                <w:rFonts w:ascii="Times New Roman" w:hAnsi="Times New Roman" w:cs="Times New Roman"/>
                <w:sz w:val="26"/>
                <w:szCs w:val="26"/>
              </w:rPr>
            </w:pPr>
            <w:r w:rsidRPr="007117D3">
              <w:rPr>
                <w:rFonts w:ascii="Times New Roman" w:hAnsi="Times New Roman" w:cs="Times New Roman"/>
                <w:sz w:val="26"/>
                <w:szCs w:val="26"/>
              </w:rPr>
              <w:t>13.</w:t>
            </w:r>
          </w:p>
        </w:tc>
        <w:tc>
          <w:tcPr>
            <w:tcW w:w="1716" w:type="dxa"/>
            <w:tcBorders>
              <w:top w:val="single" w:sz="4" w:space="0" w:color="000000"/>
              <w:left w:val="single" w:sz="4" w:space="0" w:color="000000"/>
              <w:bottom w:val="single" w:sz="4" w:space="0" w:color="000000"/>
              <w:right w:val="single" w:sz="4" w:space="0" w:color="000000"/>
            </w:tcBorders>
            <w:shd w:val="clear" w:color="auto" w:fill="auto"/>
          </w:tcPr>
          <w:p w14:paraId="50EEB7A2" w14:textId="77777777" w:rsidR="007117D3" w:rsidRPr="007117D3" w:rsidRDefault="007117D3" w:rsidP="00D1685C">
            <w:pPr>
              <w:spacing w:after="0" w:line="259" w:lineRule="auto"/>
              <w:rPr>
                <w:rFonts w:ascii="Times New Roman" w:hAnsi="Times New Roman" w:cs="Times New Roman"/>
                <w:sz w:val="26"/>
                <w:szCs w:val="26"/>
              </w:rPr>
            </w:pPr>
            <w:r w:rsidRPr="007117D3">
              <w:rPr>
                <w:rFonts w:ascii="Times New Roman" w:hAnsi="Times New Roman" w:cs="Times New Roman"/>
                <w:sz w:val="26"/>
                <w:szCs w:val="26"/>
              </w:rPr>
              <w:t xml:space="preserve">Các hợp chất hydrocacbon thơm đa vòng (PAHs) </w:t>
            </w:r>
          </w:p>
        </w:tc>
        <w:tc>
          <w:tcPr>
            <w:tcW w:w="6095" w:type="dxa"/>
            <w:tcBorders>
              <w:top w:val="single" w:sz="4" w:space="0" w:color="000000"/>
              <w:left w:val="single" w:sz="4" w:space="0" w:color="000000"/>
              <w:bottom w:val="single" w:sz="4" w:space="0" w:color="000000"/>
              <w:right w:val="single" w:sz="4" w:space="0" w:color="000000"/>
            </w:tcBorders>
            <w:shd w:val="clear" w:color="auto" w:fill="auto"/>
          </w:tcPr>
          <w:p w14:paraId="71079D30" w14:textId="77777777" w:rsidR="007117D3" w:rsidRPr="007117D3" w:rsidRDefault="007117D3" w:rsidP="003450F4">
            <w:pPr>
              <w:numPr>
                <w:ilvl w:val="0"/>
                <w:numId w:val="106"/>
              </w:numPr>
              <w:spacing w:after="0" w:line="259" w:lineRule="auto"/>
              <w:ind w:hanging="247"/>
              <w:rPr>
                <w:rFonts w:ascii="Times New Roman" w:hAnsi="Times New Roman" w:cs="Times New Roman"/>
                <w:sz w:val="26"/>
                <w:szCs w:val="26"/>
              </w:rPr>
            </w:pPr>
            <w:r w:rsidRPr="007117D3">
              <w:rPr>
                <w:rFonts w:ascii="Times New Roman" w:hAnsi="Times New Roman" w:cs="Times New Roman"/>
                <w:sz w:val="26"/>
                <w:szCs w:val="26"/>
              </w:rPr>
              <w:t xml:space="preserve">US EPA method 8100; </w:t>
            </w:r>
          </w:p>
          <w:p w14:paraId="4C262463" w14:textId="77777777" w:rsidR="007117D3" w:rsidRPr="007117D3" w:rsidRDefault="007117D3" w:rsidP="003450F4">
            <w:pPr>
              <w:numPr>
                <w:ilvl w:val="0"/>
                <w:numId w:val="106"/>
              </w:numPr>
              <w:spacing w:after="0" w:line="259" w:lineRule="auto"/>
              <w:ind w:hanging="247"/>
              <w:rPr>
                <w:rFonts w:ascii="Times New Roman" w:hAnsi="Times New Roman" w:cs="Times New Roman"/>
                <w:sz w:val="26"/>
                <w:szCs w:val="26"/>
              </w:rPr>
            </w:pPr>
            <w:r w:rsidRPr="007117D3">
              <w:rPr>
                <w:rFonts w:ascii="Times New Roman" w:hAnsi="Times New Roman" w:cs="Times New Roman"/>
                <w:sz w:val="26"/>
                <w:szCs w:val="26"/>
              </w:rPr>
              <w:t>US EPA method 8270D ;</w:t>
            </w:r>
          </w:p>
          <w:p w14:paraId="6E4EBDCF" w14:textId="77777777" w:rsidR="007117D3" w:rsidRPr="007117D3" w:rsidRDefault="007117D3" w:rsidP="003450F4">
            <w:pPr>
              <w:numPr>
                <w:ilvl w:val="0"/>
                <w:numId w:val="106"/>
              </w:numPr>
              <w:spacing w:after="0" w:line="259" w:lineRule="auto"/>
              <w:ind w:hanging="360"/>
              <w:rPr>
                <w:rFonts w:ascii="Times New Roman" w:hAnsi="Times New Roman" w:cs="Times New Roman"/>
                <w:color w:val="0070C0"/>
                <w:sz w:val="26"/>
                <w:szCs w:val="26"/>
              </w:rPr>
            </w:pPr>
            <w:r w:rsidRPr="007117D3">
              <w:rPr>
                <w:rFonts w:ascii="Times New Roman" w:hAnsi="Times New Roman" w:cs="Times New Roman"/>
                <w:sz w:val="26"/>
                <w:szCs w:val="26"/>
              </w:rPr>
              <w:t xml:space="preserve">USEPA Method 3540 &amp; USEPA Method 3600 </w:t>
            </w:r>
            <w:r w:rsidRPr="007117D3">
              <w:rPr>
                <w:rFonts w:ascii="Times New Roman" w:hAnsi="Times New Roman" w:cs="Times New Roman"/>
                <w:color w:val="0070C0"/>
                <w:sz w:val="26"/>
                <w:szCs w:val="26"/>
              </w:rPr>
              <w:t>+ US EPA method 8100</w:t>
            </w:r>
          </w:p>
          <w:p w14:paraId="5DD491DA" w14:textId="77777777" w:rsidR="007117D3" w:rsidRPr="007117D3" w:rsidRDefault="007117D3" w:rsidP="00D1685C">
            <w:pPr>
              <w:spacing w:after="0" w:line="259" w:lineRule="auto"/>
              <w:ind w:left="293"/>
              <w:rPr>
                <w:rFonts w:ascii="Times New Roman" w:hAnsi="Times New Roman" w:cs="Times New Roman"/>
                <w:sz w:val="26"/>
                <w:szCs w:val="26"/>
              </w:rPr>
            </w:pPr>
          </w:p>
        </w:tc>
      </w:tr>
    </w:tbl>
    <w:p w14:paraId="09A6AE26" w14:textId="77777777" w:rsidR="007117D3" w:rsidRDefault="007117D3">
      <w:pPr>
        <w:rPr>
          <w:rFonts w:ascii="Times New Roman" w:hAnsi="Times New Roman" w:cs="Times New Roman"/>
          <w:sz w:val="28"/>
          <w:szCs w:val="28"/>
        </w:rPr>
      </w:pPr>
    </w:p>
    <w:p w14:paraId="5A739223" w14:textId="77777777" w:rsidR="00600FE5" w:rsidRPr="00914B11" w:rsidRDefault="00600FE5" w:rsidP="000756B5">
      <w:pPr>
        <w:spacing w:before="60" w:after="60" w:line="295" w:lineRule="auto"/>
        <w:jc w:val="both"/>
        <w:rPr>
          <w:rFonts w:ascii="Times New Roman" w:hAnsi="Times New Roman" w:cs="Times New Roman"/>
          <w:b/>
          <w:sz w:val="28"/>
          <w:szCs w:val="28"/>
        </w:rPr>
      </w:pPr>
      <w:r w:rsidRPr="00914B11">
        <w:rPr>
          <w:rFonts w:ascii="Times New Roman" w:hAnsi="Times New Roman" w:cs="Times New Roman"/>
          <w:b/>
          <w:sz w:val="28"/>
          <w:szCs w:val="28"/>
        </w:rPr>
        <w:t>Phụ lục 2.8. Phương pháp quan trắc nước thải</w:t>
      </w:r>
    </w:p>
    <w:p w14:paraId="1EBA3A9C" w14:textId="77777777" w:rsidR="00D27166" w:rsidRDefault="00D27166" w:rsidP="00D27166">
      <w:pPr>
        <w:spacing w:before="60" w:after="60" w:line="295" w:lineRule="auto"/>
        <w:jc w:val="both"/>
        <w:rPr>
          <w:rFonts w:ascii="Times New Roman" w:hAnsi="Times New Roman" w:cs="Times New Roman"/>
          <w:b/>
          <w:sz w:val="28"/>
          <w:szCs w:val="28"/>
        </w:rPr>
      </w:pPr>
      <w:r w:rsidRPr="003578C8">
        <w:rPr>
          <w:rFonts w:ascii="Times New Roman" w:hAnsi="Times New Roman" w:cs="Times New Roman"/>
          <w:b/>
          <w:sz w:val="28"/>
          <w:szCs w:val="28"/>
        </w:rPr>
        <w:t>Phụ lục 2.8. Phương pháp quan trắc nước thải</w:t>
      </w:r>
    </w:p>
    <w:p w14:paraId="696729BE" w14:textId="77777777" w:rsidR="00D27166" w:rsidRPr="008A3FA0" w:rsidRDefault="00D27166" w:rsidP="00D27166">
      <w:pPr>
        <w:spacing w:after="132" w:line="271" w:lineRule="auto"/>
        <w:ind w:left="720" w:right="400" w:firstLine="2"/>
        <w:jc w:val="both"/>
        <w:rPr>
          <w:rFonts w:ascii="Times New Roman" w:eastAsia="Times New Roman" w:hAnsi="Times New Roman" w:cs="Times New Roman"/>
          <w:color w:val="000000"/>
          <w:sz w:val="28"/>
        </w:rPr>
      </w:pPr>
      <w:r w:rsidRPr="008A3FA0">
        <w:rPr>
          <w:rFonts w:ascii="Times New Roman" w:eastAsia="Times New Roman" w:hAnsi="Times New Roman" w:cs="Times New Roman"/>
          <w:color w:val="000000"/>
          <w:sz w:val="28"/>
        </w:rPr>
        <w:t xml:space="preserve">1. Lấy mẫu và đo tại hiện trường </w:t>
      </w:r>
    </w:p>
    <w:p w14:paraId="35B94B45" w14:textId="77777777" w:rsidR="00D27166" w:rsidRDefault="00D27166" w:rsidP="00D27166">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a) </w:t>
      </w:r>
      <w:r w:rsidRPr="008A3FA0">
        <w:rPr>
          <w:rFonts w:ascii="Times New Roman" w:hAnsi="Times New Roman" w:cs="Times New Roman"/>
          <w:sz w:val="28"/>
          <w:szCs w:val="28"/>
        </w:rPr>
        <w:t>Việc lấy mẫu nước thải tại hiện trường: tuân theo TCVN 6663-1:201</w:t>
      </w:r>
      <w:r>
        <w:rPr>
          <w:rFonts w:ascii="Times New Roman" w:hAnsi="Times New Roman" w:cs="Times New Roman"/>
          <w:sz w:val="28"/>
          <w:szCs w:val="28"/>
        </w:rPr>
        <w:t>6</w:t>
      </w:r>
      <w:r w:rsidRPr="008A3FA0">
        <w:rPr>
          <w:rFonts w:ascii="Times New Roman" w:hAnsi="Times New Roman" w:cs="Times New Roman"/>
          <w:sz w:val="28"/>
          <w:szCs w:val="28"/>
        </w:rPr>
        <w:t xml:space="preserve"> và TCVN 5999-1995; </w:t>
      </w:r>
    </w:p>
    <w:p w14:paraId="20896977" w14:textId="77777777" w:rsidR="00D27166" w:rsidRPr="008A3FA0" w:rsidRDefault="00D27166" w:rsidP="00D27166">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b) </w:t>
      </w:r>
      <w:r w:rsidRPr="008A3FA0">
        <w:rPr>
          <w:rFonts w:ascii="Times New Roman" w:eastAsia="Times New Roman" w:hAnsi="Times New Roman" w:cs="Times New Roman"/>
          <w:color w:val="000000"/>
          <w:sz w:val="28"/>
        </w:rPr>
        <w:t xml:space="preserve">Việc đo các thông số tại hiện trường: lựa chọn phương pháp quy định tại quy chuẩn kỹ thuật quốc gia hiện hành tương ứng hoặc trong </w:t>
      </w:r>
      <w:r w:rsidRPr="008A3FA0">
        <w:rPr>
          <w:rFonts w:ascii="Times New Roman" w:eastAsia="Times New Roman" w:hAnsi="Times New Roman" w:cs="Times New Roman"/>
          <w:b/>
          <w:color w:val="000000"/>
          <w:sz w:val="28"/>
        </w:rPr>
        <w:t xml:space="preserve">Bảng </w:t>
      </w:r>
      <w:r w:rsidRPr="00202D8F">
        <w:rPr>
          <w:rFonts w:ascii="Times New Roman" w:eastAsia="Times New Roman" w:hAnsi="Times New Roman" w:cs="Times New Roman"/>
          <w:b/>
          <w:color w:val="000000"/>
          <w:sz w:val="28"/>
        </w:rPr>
        <w:t>2.8.1</w:t>
      </w:r>
      <w:r w:rsidRPr="008A3FA0">
        <w:rPr>
          <w:rFonts w:ascii="Times New Roman" w:eastAsia="Times New Roman" w:hAnsi="Times New Roman" w:cs="Times New Roman"/>
          <w:color w:val="000000"/>
          <w:sz w:val="28"/>
        </w:rPr>
        <w:t xml:space="preserve"> dưới đây. </w:t>
      </w:r>
    </w:p>
    <w:p w14:paraId="529FB413" w14:textId="77777777" w:rsidR="00D27166" w:rsidRDefault="00D27166" w:rsidP="00D27166">
      <w:pPr>
        <w:pStyle w:val="ListParagraph"/>
        <w:spacing w:after="90" w:line="271" w:lineRule="auto"/>
        <w:ind w:left="311" w:right="400"/>
        <w:jc w:val="center"/>
        <w:rPr>
          <w:rFonts w:ascii="Times New Roman" w:eastAsia="Times New Roman" w:hAnsi="Times New Roman" w:cs="Times New Roman"/>
          <w:i/>
          <w:color w:val="000000"/>
          <w:sz w:val="28"/>
        </w:rPr>
      </w:pPr>
      <w:r w:rsidRPr="0082707F">
        <w:rPr>
          <w:rFonts w:ascii="Times New Roman" w:eastAsia="Times New Roman" w:hAnsi="Times New Roman" w:cs="Times New Roman"/>
          <w:b/>
          <w:i/>
          <w:color w:val="000000"/>
          <w:sz w:val="28"/>
        </w:rPr>
        <w:t>Bảng</w:t>
      </w:r>
      <w:r>
        <w:rPr>
          <w:rFonts w:ascii="Times New Roman" w:eastAsia="Times New Roman" w:hAnsi="Times New Roman" w:cs="Times New Roman"/>
          <w:b/>
          <w:i/>
          <w:color w:val="000000"/>
          <w:sz w:val="28"/>
        </w:rPr>
        <w:t xml:space="preserve"> 2.8.1.</w:t>
      </w:r>
      <w:r>
        <w:rPr>
          <w:rFonts w:ascii="Times New Roman" w:eastAsia="Times New Roman" w:hAnsi="Times New Roman" w:cs="Times New Roman"/>
          <w:i/>
          <w:color w:val="000000"/>
          <w:sz w:val="28"/>
        </w:rPr>
        <w:t xml:space="preserve"> C</w:t>
      </w:r>
      <w:r w:rsidRPr="0082707F">
        <w:rPr>
          <w:rFonts w:ascii="Times New Roman" w:eastAsia="Times New Roman" w:hAnsi="Times New Roman" w:cs="Times New Roman"/>
          <w:i/>
          <w:color w:val="000000"/>
          <w:sz w:val="28"/>
        </w:rPr>
        <w:t xml:space="preserve">ác phương pháp </w:t>
      </w:r>
      <w:r>
        <w:rPr>
          <w:rFonts w:ascii="Times New Roman" w:eastAsia="Times New Roman" w:hAnsi="Times New Roman" w:cs="Times New Roman"/>
          <w:i/>
          <w:color w:val="000000"/>
          <w:sz w:val="28"/>
        </w:rPr>
        <w:t>đo các thông số trong</w:t>
      </w:r>
      <w:r w:rsidRPr="0082707F">
        <w:rPr>
          <w:rFonts w:ascii="Times New Roman" w:eastAsia="Times New Roman" w:hAnsi="Times New Roman" w:cs="Times New Roman"/>
          <w:i/>
          <w:color w:val="000000"/>
          <w:sz w:val="28"/>
        </w:rPr>
        <w:t xml:space="preserve"> nước </w:t>
      </w:r>
      <w:r>
        <w:rPr>
          <w:rFonts w:ascii="Times New Roman" w:eastAsia="Times New Roman" w:hAnsi="Times New Roman" w:cs="Times New Roman"/>
          <w:i/>
          <w:color w:val="000000"/>
          <w:sz w:val="28"/>
        </w:rPr>
        <w:t>thải</w:t>
      </w:r>
      <w:r w:rsidRPr="0082707F">
        <w:rPr>
          <w:rFonts w:ascii="Times New Roman" w:eastAsia="Times New Roman" w:hAnsi="Times New Roman" w:cs="Times New Roman"/>
          <w:i/>
          <w:color w:val="000000"/>
          <w:sz w:val="28"/>
        </w:rPr>
        <w:t xml:space="preserve"> tại </w:t>
      </w:r>
    </w:p>
    <w:p w14:paraId="53CC1F6F" w14:textId="77777777" w:rsidR="00D27166" w:rsidRPr="0082707F" w:rsidRDefault="00D27166" w:rsidP="00D27166">
      <w:pPr>
        <w:pStyle w:val="ListParagraph"/>
        <w:spacing w:after="90" w:line="271" w:lineRule="auto"/>
        <w:ind w:left="311" w:right="400"/>
        <w:jc w:val="center"/>
        <w:rPr>
          <w:rFonts w:ascii="Times New Roman" w:eastAsia="Times New Roman" w:hAnsi="Times New Roman" w:cs="Times New Roman"/>
          <w:i/>
          <w:color w:val="000000"/>
          <w:sz w:val="28"/>
        </w:rPr>
      </w:pPr>
      <w:r w:rsidRPr="0082707F">
        <w:rPr>
          <w:rFonts w:ascii="Times New Roman" w:eastAsia="Times New Roman" w:hAnsi="Times New Roman" w:cs="Times New Roman"/>
          <w:i/>
          <w:color w:val="000000"/>
          <w:sz w:val="28"/>
        </w:rPr>
        <w:t>hiện trường</w:t>
      </w:r>
    </w:p>
    <w:tbl>
      <w:tblPr>
        <w:tblStyle w:val="TableGrid"/>
        <w:tblW w:w="9558" w:type="dxa"/>
        <w:jc w:val="center"/>
        <w:tblLook w:val="04A0" w:firstRow="1" w:lastRow="0" w:firstColumn="1" w:lastColumn="0" w:noHBand="0" w:noVBand="1"/>
      </w:tblPr>
      <w:tblGrid>
        <w:gridCol w:w="746"/>
        <w:gridCol w:w="1792"/>
        <w:gridCol w:w="4590"/>
        <w:gridCol w:w="2430"/>
      </w:tblGrid>
      <w:tr w:rsidR="00D27166" w:rsidRPr="00C262D4" w14:paraId="537ADC0D" w14:textId="77777777" w:rsidTr="00221E80">
        <w:trPr>
          <w:trHeight w:val="467"/>
          <w:jc w:val="center"/>
        </w:trPr>
        <w:tc>
          <w:tcPr>
            <w:tcW w:w="746" w:type="dxa"/>
            <w:vAlign w:val="center"/>
          </w:tcPr>
          <w:p w14:paraId="58DEB9B1" w14:textId="77777777" w:rsidR="00D27166" w:rsidRPr="00C262D4" w:rsidRDefault="00D27166" w:rsidP="00221E80">
            <w:pPr>
              <w:spacing w:before="60" w:after="60" w:line="312" w:lineRule="auto"/>
              <w:jc w:val="center"/>
              <w:rPr>
                <w:rFonts w:ascii="Times New Roman" w:hAnsi="Times New Roman" w:cs="Times New Roman"/>
                <w:b/>
                <w:sz w:val="28"/>
                <w:szCs w:val="28"/>
              </w:rPr>
            </w:pPr>
            <w:r w:rsidRPr="00C262D4">
              <w:rPr>
                <w:rFonts w:ascii="Times New Roman" w:hAnsi="Times New Roman" w:cs="Times New Roman"/>
                <w:b/>
                <w:sz w:val="28"/>
                <w:szCs w:val="28"/>
              </w:rPr>
              <w:t>STT</w:t>
            </w:r>
          </w:p>
        </w:tc>
        <w:tc>
          <w:tcPr>
            <w:tcW w:w="1792" w:type="dxa"/>
            <w:vAlign w:val="center"/>
          </w:tcPr>
          <w:p w14:paraId="7386A95E" w14:textId="77777777" w:rsidR="00D27166" w:rsidRPr="00C262D4" w:rsidRDefault="00D27166" w:rsidP="00221E80">
            <w:pPr>
              <w:spacing w:before="60" w:after="60" w:line="312" w:lineRule="auto"/>
              <w:jc w:val="center"/>
              <w:rPr>
                <w:rFonts w:ascii="Times New Roman" w:hAnsi="Times New Roman" w:cs="Times New Roman"/>
                <w:b/>
                <w:sz w:val="28"/>
                <w:szCs w:val="28"/>
              </w:rPr>
            </w:pPr>
            <w:r w:rsidRPr="00C262D4">
              <w:rPr>
                <w:rFonts w:ascii="Times New Roman" w:hAnsi="Times New Roman" w:cs="Times New Roman"/>
                <w:b/>
                <w:sz w:val="28"/>
                <w:szCs w:val="28"/>
              </w:rPr>
              <w:t>Loại mẫu</w:t>
            </w:r>
          </w:p>
        </w:tc>
        <w:tc>
          <w:tcPr>
            <w:tcW w:w="4590" w:type="dxa"/>
            <w:vAlign w:val="center"/>
          </w:tcPr>
          <w:p w14:paraId="101C74D6" w14:textId="77777777" w:rsidR="00D27166" w:rsidRPr="00C262D4" w:rsidRDefault="00D27166" w:rsidP="00221E80">
            <w:pPr>
              <w:spacing w:before="60" w:after="60" w:line="312" w:lineRule="auto"/>
              <w:jc w:val="center"/>
              <w:rPr>
                <w:rFonts w:ascii="Times New Roman" w:hAnsi="Times New Roman" w:cs="Times New Roman"/>
                <w:b/>
                <w:sz w:val="28"/>
                <w:szCs w:val="28"/>
              </w:rPr>
            </w:pPr>
            <w:r w:rsidRPr="00C262D4">
              <w:rPr>
                <w:rFonts w:ascii="Times New Roman" w:hAnsi="Times New Roman" w:cs="Times New Roman"/>
                <w:b/>
                <w:sz w:val="28"/>
                <w:szCs w:val="28"/>
              </w:rPr>
              <w:t>Số hiệu phương pháp</w:t>
            </w:r>
          </w:p>
        </w:tc>
        <w:tc>
          <w:tcPr>
            <w:tcW w:w="2430" w:type="dxa"/>
            <w:vAlign w:val="center"/>
          </w:tcPr>
          <w:p w14:paraId="2EBAE89F" w14:textId="77777777" w:rsidR="00D27166" w:rsidRPr="00C262D4" w:rsidRDefault="00D27166" w:rsidP="00221E80">
            <w:pPr>
              <w:spacing w:before="60" w:after="60" w:line="312" w:lineRule="auto"/>
              <w:jc w:val="center"/>
              <w:rPr>
                <w:rFonts w:ascii="Times New Roman" w:hAnsi="Times New Roman" w:cs="Times New Roman"/>
                <w:b/>
                <w:sz w:val="28"/>
                <w:szCs w:val="28"/>
              </w:rPr>
            </w:pPr>
            <w:r w:rsidRPr="00C262D4">
              <w:rPr>
                <w:rFonts w:ascii="Times New Roman" w:hAnsi="Times New Roman" w:cs="Times New Roman"/>
                <w:b/>
                <w:sz w:val="28"/>
                <w:szCs w:val="28"/>
              </w:rPr>
              <w:t>Ghi chú</w:t>
            </w:r>
          </w:p>
        </w:tc>
      </w:tr>
      <w:tr w:rsidR="00D27166" w:rsidRPr="00C262D4" w14:paraId="18C02F9E" w14:textId="77777777" w:rsidTr="00221E80">
        <w:trPr>
          <w:trHeight w:val="467"/>
          <w:jc w:val="center"/>
        </w:trPr>
        <w:tc>
          <w:tcPr>
            <w:tcW w:w="746" w:type="dxa"/>
            <w:vAlign w:val="center"/>
          </w:tcPr>
          <w:p w14:paraId="2B58B2B8" w14:textId="77777777" w:rsidR="00D27166" w:rsidRPr="00C262D4" w:rsidRDefault="00D27166" w:rsidP="00221E80">
            <w:pPr>
              <w:spacing w:line="259" w:lineRule="auto"/>
              <w:ind w:right="34"/>
              <w:jc w:val="center"/>
              <w:rPr>
                <w:rFonts w:ascii="Times New Roman" w:hAnsi="Times New Roman" w:cs="Times New Roman"/>
                <w:sz w:val="28"/>
                <w:szCs w:val="28"/>
              </w:rPr>
            </w:pPr>
            <w:r w:rsidRPr="00C262D4">
              <w:rPr>
                <w:rFonts w:ascii="Times New Roman" w:hAnsi="Times New Roman" w:cs="Times New Roman"/>
                <w:sz w:val="28"/>
                <w:szCs w:val="28"/>
              </w:rPr>
              <w:t>1.</w:t>
            </w:r>
            <w:r w:rsidRPr="00C262D4">
              <w:rPr>
                <w:rFonts w:ascii="Times New Roman" w:eastAsia="Arial" w:hAnsi="Times New Roman" w:cs="Times New Roman"/>
                <w:sz w:val="28"/>
                <w:szCs w:val="28"/>
              </w:rPr>
              <w:t xml:space="preserve"> </w:t>
            </w:r>
          </w:p>
        </w:tc>
        <w:tc>
          <w:tcPr>
            <w:tcW w:w="1792" w:type="dxa"/>
            <w:vAlign w:val="center"/>
          </w:tcPr>
          <w:p w14:paraId="04CD0813" w14:textId="77777777" w:rsidR="00D27166" w:rsidRPr="00C262D4" w:rsidRDefault="00D27166" w:rsidP="00221E80">
            <w:p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Nhiệt độ </w:t>
            </w:r>
          </w:p>
        </w:tc>
        <w:tc>
          <w:tcPr>
            <w:tcW w:w="4590" w:type="dxa"/>
            <w:vAlign w:val="center"/>
          </w:tcPr>
          <w:p w14:paraId="48BB8277" w14:textId="77777777" w:rsidR="00D27166" w:rsidRPr="00C262D4" w:rsidRDefault="00D27166" w:rsidP="00D27166">
            <w:pPr>
              <w:numPr>
                <w:ilvl w:val="0"/>
                <w:numId w:val="152"/>
              </w:numPr>
              <w:spacing w:line="259" w:lineRule="auto"/>
              <w:rPr>
                <w:rFonts w:ascii="Times New Roman" w:hAnsi="Times New Roman" w:cs="Times New Roman"/>
                <w:sz w:val="28"/>
                <w:szCs w:val="28"/>
              </w:rPr>
            </w:pPr>
            <w:r>
              <w:rPr>
                <w:rFonts w:ascii="Times New Roman" w:hAnsi="Times New Roman" w:cs="Times New Roman"/>
                <w:sz w:val="28"/>
                <w:szCs w:val="28"/>
              </w:rPr>
              <w:t>TCVN 4557:1988</w:t>
            </w:r>
          </w:p>
          <w:p w14:paraId="5C88E698" w14:textId="77777777" w:rsidR="00D27166" w:rsidRPr="00C262D4" w:rsidRDefault="00D27166" w:rsidP="00D27166">
            <w:pPr>
              <w:numPr>
                <w:ilvl w:val="0"/>
                <w:numId w:val="152"/>
              </w:num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SMEWW 2550B:2017 </w:t>
            </w:r>
          </w:p>
        </w:tc>
        <w:tc>
          <w:tcPr>
            <w:tcW w:w="2430" w:type="dxa"/>
            <w:vAlign w:val="center"/>
          </w:tcPr>
          <w:p w14:paraId="0B034D7B" w14:textId="77777777" w:rsidR="00D27166" w:rsidRPr="0023613D" w:rsidRDefault="00D27166" w:rsidP="00221E80">
            <w:pPr>
              <w:ind w:right="29"/>
              <w:rPr>
                <w:rFonts w:ascii="Times New Roman" w:hAnsi="Times New Roman" w:cs="Times New Roman"/>
                <w:sz w:val="28"/>
                <w:szCs w:val="28"/>
              </w:rPr>
            </w:pPr>
            <w:r w:rsidRPr="00217493">
              <w:rPr>
                <w:rFonts w:ascii="Times New Roman" w:hAnsi="Times New Roman" w:cs="Times New Roman"/>
                <w:sz w:val="28"/>
                <w:szCs w:val="28"/>
              </w:rPr>
              <w:t>- Cập nhật phiên bản năm 2017</w:t>
            </w:r>
          </w:p>
        </w:tc>
      </w:tr>
      <w:tr w:rsidR="00D27166" w:rsidRPr="00C262D4" w14:paraId="3614E96B" w14:textId="77777777" w:rsidTr="00221E80">
        <w:trPr>
          <w:trHeight w:val="467"/>
          <w:jc w:val="center"/>
        </w:trPr>
        <w:tc>
          <w:tcPr>
            <w:tcW w:w="746" w:type="dxa"/>
            <w:vAlign w:val="center"/>
          </w:tcPr>
          <w:p w14:paraId="1FEF8243" w14:textId="77777777" w:rsidR="00D27166" w:rsidRPr="00C262D4" w:rsidRDefault="00D27166" w:rsidP="00221E80">
            <w:pPr>
              <w:spacing w:line="259" w:lineRule="auto"/>
              <w:ind w:right="34"/>
              <w:jc w:val="center"/>
              <w:rPr>
                <w:rFonts w:ascii="Times New Roman" w:hAnsi="Times New Roman" w:cs="Times New Roman"/>
                <w:sz w:val="28"/>
                <w:szCs w:val="28"/>
              </w:rPr>
            </w:pPr>
            <w:r w:rsidRPr="00C262D4">
              <w:rPr>
                <w:rFonts w:ascii="Times New Roman" w:hAnsi="Times New Roman" w:cs="Times New Roman"/>
                <w:sz w:val="28"/>
                <w:szCs w:val="28"/>
              </w:rPr>
              <w:t>2.</w:t>
            </w:r>
            <w:r w:rsidRPr="00C262D4">
              <w:rPr>
                <w:rFonts w:ascii="Times New Roman" w:eastAsia="Arial" w:hAnsi="Times New Roman" w:cs="Times New Roman"/>
                <w:sz w:val="28"/>
                <w:szCs w:val="28"/>
              </w:rPr>
              <w:t xml:space="preserve"> </w:t>
            </w:r>
          </w:p>
        </w:tc>
        <w:tc>
          <w:tcPr>
            <w:tcW w:w="1792" w:type="dxa"/>
            <w:vAlign w:val="center"/>
          </w:tcPr>
          <w:p w14:paraId="42651137" w14:textId="77777777" w:rsidR="00D27166" w:rsidRPr="00C262D4" w:rsidRDefault="00D27166" w:rsidP="00221E80">
            <w:p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pH </w:t>
            </w:r>
          </w:p>
        </w:tc>
        <w:tc>
          <w:tcPr>
            <w:tcW w:w="4590" w:type="dxa"/>
            <w:vAlign w:val="center"/>
          </w:tcPr>
          <w:p w14:paraId="3A5252C2" w14:textId="77777777" w:rsidR="00D27166" w:rsidRDefault="00D27166" w:rsidP="00D27166">
            <w:pPr>
              <w:numPr>
                <w:ilvl w:val="0"/>
                <w:numId w:val="152"/>
              </w:numPr>
              <w:spacing w:line="259" w:lineRule="auto"/>
              <w:ind w:hanging="228"/>
              <w:rPr>
                <w:rFonts w:ascii="Times New Roman" w:hAnsi="Times New Roman" w:cs="Times New Roman"/>
                <w:sz w:val="28"/>
                <w:szCs w:val="28"/>
              </w:rPr>
            </w:pPr>
            <w:r>
              <w:rPr>
                <w:rFonts w:ascii="Times New Roman" w:hAnsi="Times New Roman" w:cs="Times New Roman"/>
                <w:sz w:val="28"/>
                <w:szCs w:val="28"/>
              </w:rPr>
              <w:t>TCVN 6492:2011</w:t>
            </w:r>
          </w:p>
          <w:p w14:paraId="033DA5E9" w14:textId="77777777" w:rsidR="00D27166" w:rsidRPr="00121150" w:rsidRDefault="00D27166" w:rsidP="00D27166">
            <w:pPr>
              <w:numPr>
                <w:ilvl w:val="0"/>
                <w:numId w:val="152"/>
              </w:numPr>
              <w:spacing w:line="259" w:lineRule="auto"/>
              <w:rPr>
                <w:rFonts w:ascii="Times New Roman" w:hAnsi="Times New Roman" w:cs="Times New Roman"/>
                <w:sz w:val="28"/>
                <w:szCs w:val="28"/>
              </w:rPr>
            </w:pPr>
            <w:r w:rsidRPr="00121150">
              <w:rPr>
                <w:rFonts w:ascii="Times New Roman" w:hAnsi="Times New Roman" w:cs="Times New Roman"/>
                <w:sz w:val="28"/>
                <w:szCs w:val="28"/>
              </w:rPr>
              <w:t>SMEWW 4500 H</w:t>
            </w:r>
            <w:r w:rsidRPr="00121150">
              <w:rPr>
                <w:rFonts w:ascii="Times New Roman" w:hAnsi="Times New Roman" w:cs="Times New Roman"/>
                <w:sz w:val="28"/>
                <w:szCs w:val="28"/>
                <w:vertAlign w:val="superscript"/>
              </w:rPr>
              <w:t>+</w:t>
            </w:r>
            <w:r w:rsidRPr="00121150">
              <w:rPr>
                <w:rFonts w:ascii="Times New Roman" w:hAnsi="Times New Roman" w:cs="Times New Roman"/>
                <w:sz w:val="28"/>
                <w:szCs w:val="28"/>
              </w:rPr>
              <w:t xml:space="preserve">.B:2017 </w:t>
            </w:r>
          </w:p>
        </w:tc>
        <w:tc>
          <w:tcPr>
            <w:tcW w:w="2430" w:type="dxa"/>
            <w:vAlign w:val="center"/>
          </w:tcPr>
          <w:p w14:paraId="6F128F6B" w14:textId="77777777" w:rsidR="00D27166" w:rsidRPr="00C262D4" w:rsidRDefault="00D27166" w:rsidP="00221E80">
            <w:pPr>
              <w:spacing w:before="60" w:after="60" w:line="312" w:lineRule="auto"/>
              <w:rPr>
                <w:rFonts w:ascii="Times New Roman" w:hAnsi="Times New Roman" w:cs="Times New Roman"/>
                <w:b/>
                <w:sz w:val="28"/>
                <w:szCs w:val="28"/>
              </w:rPr>
            </w:pPr>
            <w:r w:rsidRPr="00217493">
              <w:rPr>
                <w:rFonts w:ascii="Times New Roman" w:hAnsi="Times New Roman" w:cs="Times New Roman"/>
                <w:sz w:val="28"/>
                <w:szCs w:val="28"/>
              </w:rPr>
              <w:t>- Cập nhật phiên bản năm 2017</w:t>
            </w:r>
          </w:p>
        </w:tc>
      </w:tr>
      <w:tr w:rsidR="00D27166" w:rsidRPr="00C262D4" w14:paraId="0DE0306A" w14:textId="77777777" w:rsidTr="00221E80">
        <w:trPr>
          <w:trHeight w:val="467"/>
          <w:jc w:val="center"/>
        </w:trPr>
        <w:tc>
          <w:tcPr>
            <w:tcW w:w="746" w:type="dxa"/>
          </w:tcPr>
          <w:p w14:paraId="5B4B8DDA" w14:textId="77777777" w:rsidR="00D27166" w:rsidRPr="00C262D4" w:rsidRDefault="00D27166" w:rsidP="00221E80">
            <w:pPr>
              <w:spacing w:line="259" w:lineRule="auto"/>
              <w:ind w:right="34"/>
              <w:jc w:val="center"/>
              <w:rPr>
                <w:rFonts w:ascii="Times New Roman" w:hAnsi="Times New Roman" w:cs="Times New Roman"/>
                <w:sz w:val="28"/>
                <w:szCs w:val="28"/>
              </w:rPr>
            </w:pPr>
            <w:r w:rsidRPr="00C262D4">
              <w:rPr>
                <w:rFonts w:ascii="Times New Roman" w:hAnsi="Times New Roman" w:cs="Times New Roman"/>
                <w:sz w:val="28"/>
                <w:szCs w:val="28"/>
              </w:rPr>
              <w:t>3.</w:t>
            </w:r>
            <w:r w:rsidRPr="00C262D4">
              <w:rPr>
                <w:rFonts w:ascii="Times New Roman" w:eastAsia="Arial" w:hAnsi="Times New Roman" w:cs="Times New Roman"/>
                <w:sz w:val="28"/>
                <w:szCs w:val="28"/>
              </w:rPr>
              <w:t xml:space="preserve"> </w:t>
            </w:r>
          </w:p>
        </w:tc>
        <w:tc>
          <w:tcPr>
            <w:tcW w:w="1792" w:type="dxa"/>
            <w:vAlign w:val="center"/>
          </w:tcPr>
          <w:p w14:paraId="7C8DD82E" w14:textId="77777777" w:rsidR="00D27166" w:rsidRPr="00C262D4" w:rsidRDefault="00D27166" w:rsidP="00221E80">
            <w:p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TDS </w:t>
            </w:r>
          </w:p>
        </w:tc>
        <w:tc>
          <w:tcPr>
            <w:tcW w:w="4590" w:type="dxa"/>
            <w:vAlign w:val="center"/>
          </w:tcPr>
          <w:p w14:paraId="68AB63CE" w14:textId="77777777" w:rsidR="00D27166" w:rsidRPr="00C262D4" w:rsidRDefault="00D27166" w:rsidP="00221E80">
            <w:pPr>
              <w:spacing w:line="259" w:lineRule="auto"/>
              <w:ind w:left="2"/>
              <w:rPr>
                <w:rFonts w:ascii="Times New Roman" w:hAnsi="Times New Roman" w:cs="Times New Roman"/>
                <w:sz w:val="28"/>
                <w:szCs w:val="28"/>
              </w:rPr>
            </w:pPr>
            <w:r w:rsidRPr="00C262D4">
              <w:rPr>
                <w:rFonts w:ascii="Times New Roman" w:hAnsi="Times New Roman" w:cs="Times New Roman"/>
                <w:sz w:val="28"/>
                <w:szCs w:val="28"/>
              </w:rPr>
              <w:t xml:space="preserve">Sử dụng thiết bị đo trực tiếp </w:t>
            </w:r>
          </w:p>
        </w:tc>
        <w:tc>
          <w:tcPr>
            <w:tcW w:w="2430" w:type="dxa"/>
            <w:vAlign w:val="center"/>
          </w:tcPr>
          <w:p w14:paraId="1220C2DC" w14:textId="77777777" w:rsidR="00D27166" w:rsidRPr="00C262D4" w:rsidRDefault="00D27166" w:rsidP="00221E80">
            <w:pPr>
              <w:spacing w:before="60" w:after="60" w:line="312" w:lineRule="auto"/>
              <w:jc w:val="center"/>
              <w:rPr>
                <w:rFonts w:ascii="Times New Roman" w:hAnsi="Times New Roman" w:cs="Times New Roman"/>
                <w:b/>
                <w:sz w:val="28"/>
                <w:szCs w:val="28"/>
              </w:rPr>
            </w:pPr>
          </w:p>
        </w:tc>
      </w:tr>
      <w:tr w:rsidR="00D27166" w:rsidRPr="00C262D4" w14:paraId="3564C78E" w14:textId="77777777" w:rsidTr="00221E80">
        <w:trPr>
          <w:trHeight w:val="467"/>
          <w:jc w:val="center"/>
        </w:trPr>
        <w:tc>
          <w:tcPr>
            <w:tcW w:w="746" w:type="dxa"/>
          </w:tcPr>
          <w:p w14:paraId="6CAE18B7" w14:textId="77777777" w:rsidR="00D27166" w:rsidRPr="00C262D4" w:rsidRDefault="00D27166" w:rsidP="00221E80">
            <w:pPr>
              <w:spacing w:line="259" w:lineRule="auto"/>
              <w:ind w:right="67"/>
              <w:jc w:val="center"/>
              <w:rPr>
                <w:rFonts w:ascii="Times New Roman" w:hAnsi="Times New Roman" w:cs="Times New Roman"/>
                <w:sz w:val="28"/>
                <w:szCs w:val="28"/>
              </w:rPr>
            </w:pPr>
            <w:r w:rsidRPr="00C262D4">
              <w:rPr>
                <w:rFonts w:ascii="Times New Roman" w:hAnsi="Times New Roman" w:cs="Times New Roman"/>
                <w:sz w:val="28"/>
                <w:szCs w:val="28"/>
              </w:rPr>
              <w:t>4.</w:t>
            </w:r>
            <w:r w:rsidRPr="00C262D4">
              <w:rPr>
                <w:rFonts w:ascii="Times New Roman" w:eastAsia="Arial" w:hAnsi="Times New Roman" w:cs="Times New Roman"/>
                <w:sz w:val="28"/>
                <w:szCs w:val="28"/>
              </w:rPr>
              <w:t xml:space="preserve"> </w:t>
            </w:r>
          </w:p>
        </w:tc>
        <w:tc>
          <w:tcPr>
            <w:tcW w:w="1792" w:type="dxa"/>
            <w:vAlign w:val="center"/>
          </w:tcPr>
          <w:p w14:paraId="6DF705E3" w14:textId="77777777" w:rsidR="00D27166" w:rsidRPr="00C262D4" w:rsidRDefault="00D27166" w:rsidP="00221E80">
            <w:p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Vận tốc </w:t>
            </w:r>
          </w:p>
        </w:tc>
        <w:tc>
          <w:tcPr>
            <w:tcW w:w="4590" w:type="dxa"/>
            <w:vAlign w:val="center"/>
          </w:tcPr>
          <w:p w14:paraId="38A9B466" w14:textId="77777777" w:rsidR="00D27166" w:rsidRPr="00C262D4" w:rsidRDefault="00D27166" w:rsidP="00D27166">
            <w:pPr>
              <w:numPr>
                <w:ilvl w:val="0"/>
                <w:numId w:val="152"/>
              </w:num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ISO 4064-5:2014 </w:t>
            </w:r>
          </w:p>
        </w:tc>
        <w:tc>
          <w:tcPr>
            <w:tcW w:w="2430" w:type="dxa"/>
            <w:vAlign w:val="center"/>
          </w:tcPr>
          <w:p w14:paraId="617A8C49" w14:textId="77777777" w:rsidR="00D27166" w:rsidRPr="00C262D4" w:rsidRDefault="00D27166" w:rsidP="00221E80">
            <w:pPr>
              <w:spacing w:before="60" w:after="60" w:line="312" w:lineRule="auto"/>
              <w:jc w:val="center"/>
              <w:rPr>
                <w:rFonts w:ascii="Times New Roman" w:hAnsi="Times New Roman" w:cs="Times New Roman"/>
                <w:b/>
                <w:sz w:val="28"/>
                <w:szCs w:val="28"/>
              </w:rPr>
            </w:pPr>
          </w:p>
        </w:tc>
      </w:tr>
      <w:tr w:rsidR="00D27166" w:rsidRPr="00C262D4" w14:paraId="1172ACBA" w14:textId="77777777" w:rsidTr="00221E80">
        <w:trPr>
          <w:trHeight w:val="467"/>
          <w:jc w:val="center"/>
        </w:trPr>
        <w:tc>
          <w:tcPr>
            <w:tcW w:w="746" w:type="dxa"/>
            <w:vAlign w:val="center"/>
          </w:tcPr>
          <w:p w14:paraId="76484FCD" w14:textId="77777777" w:rsidR="00D27166" w:rsidRPr="00C262D4" w:rsidRDefault="00D27166" w:rsidP="00221E80">
            <w:pPr>
              <w:spacing w:line="259" w:lineRule="auto"/>
              <w:ind w:right="67"/>
              <w:jc w:val="center"/>
              <w:rPr>
                <w:rFonts w:ascii="Times New Roman" w:hAnsi="Times New Roman" w:cs="Times New Roman"/>
                <w:sz w:val="28"/>
                <w:szCs w:val="28"/>
              </w:rPr>
            </w:pPr>
            <w:r w:rsidRPr="00C262D4">
              <w:rPr>
                <w:rFonts w:ascii="Times New Roman" w:hAnsi="Times New Roman" w:cs="Times New Roman"/>
                <w:sz w:val="28"/>
                <w:szCs w:val="28"/>
              </w:rPr>
              <w:t>5.</w:t>
            </w:r>
            <w:r w:rsidRPr="00C262D4">
              <w:rPr>
                <w:rFonts w:ascii="Times New Roman" w:eastAsia="Arial" w:hAnsi="Times New Roman" w:cs="Times New Roman"/>
                <w:sz w:val="28"/>
                <w:szCs w:val="28"/>
              </w:rPr>
              <w:t xml:space="preserve"> </w:t>
            </w:r>
          </w:p>
        </w:tc>
        <w:tc>
          <w:tcPr>
            <w:tcW w:w="1792" w:type="dxa"/>
            <w:vAlign w:val="center"/>
          </w:tcPr>
          <w:p w14:paraId="4F2A54AC" w14:textId="77777777" w:rsidR="00D27166" w:rsidRPr="00C262D4" w:rsidRDefault="00D27166" w:rsidP="00221E80">
            <w:p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Lưu lượng </w:t>
            </w:r>
          </w:p>
        </w:tc>
        <w:tc>
          <w:tcPr>
            <w:tcW w:w="4590" w:type="dxa"/>
            <w:vAlign w:val="center"/>
          </w:tcPr>
          <w:p w14:paraId="25FF2539" w14:textId="77777777" w:rsidR="00D27166" w:rsidRPr="00C262D4" w:rsidRDefault="00D27166" w:rsidP="00221E80">
            <w:pPr>
              <w:spacing w:after="38" w:line="273" w:lineRule="auto"/>
              <w:ind w:right="65"/>
              <w:rPr>
                <w:rFonts w:ascii="Times New Roman" w:hAnsi="Times New Roman" w:cs="Times New Roman"/>
                <w:sz w:val="28"/>
                <w:szCs w:val="28"/>
              </w:rPr>
            </w:pPr>
            <w:r w:rsidRPr="00C262D4">
              <w:rPr>
                <w:rFonts w:ascii="Times New Roman" w:hAnsi="Times New Roman" w:cs="Times New Roman"/>
                <w:sz w:val="28"/>
                <w:szCs w:val="28"/>
              </w:rPr>
              <w:t xml:space="preserve">Lưu lượng nước thải phải đo trong một ca sản xuất và chia làm nhiều lần đo, mỗi lần đo cách nhau tối đa là 1 giờ. Tổng thể tích nước thải và lưu lượng trung bình trong thời gian đo được tính như sau: </w:t>
            </w:r>
          </w:p>
          <w:p w14:paraId="4843D446" w14:textId="77777777" w:rsidR="00D27166" w:rsidRPr="00C262D4" w:rsidRDefault="00D27166" w:rsidP="00221E80">
            <w:pPr>
              <w:spacing w:after="14" w:line="259" w:lineRule="auto"/>
              <w:rPr>
                <w:rFonts w:ascii="Times New Roman" w:hAnsi="Times New Roman" w:cs="Times New Roman"/>
                <w:sz w:val="28"/>
                <w:szCs w:val="28"/>
              </w:rPr>
            </w:pPr>
            <w:r w:rsidRPr="00C262D4">
              <w:rPr>
                <w:rFonts w:ascii="Times New Roman" w:hAnsi="Times New Roman" w:cs="Times New Roman"/>
                <w:sz w:val="28"/>
                <w:szCs w:val="28"/>
              </w:rPr>
              <w:t xml:space="preserve">V = </w:t>
            </w:r>
            <w:r w:rsidRPr="00C262D4">
              <w:rPr>
                <w:rFonts w:ascii="Times New Roman" w:eastAsia="Segoe UI Symbol" w:hAnsi="Times New Roman" w:cs="Times New Roman"/>
                <w:sz w:val="28"/>
                <w:szCs w:val="28"/>
              </w:rPr>
              <w:t></w:t>
            </w:r>
            <w:r w:rsidRPr="00C262D4">
              <w:rPr>
                <w:rFonts w:ascii="Times New Roman" w:hAnsi="Times New Roman" w:cs="Times New Roman"/>
                <w:sz w:val="28"/>
                <w:szCs w:val="28"/>
              </w:rPr>
              <w:t xml:space="preserve"> Q</w:t>
            </w:r>
            <w:r w:rsidRPr="00C262D4">
              <w:rPr>
                <w:rFonts w:ascii="Times New Roman" w:hAnsi="Times New Roman" w:cs="Times New Roman"/>
                <w:sz w:val="28"/>
                <w:szCs w:val="28"/>
                <w:vertAlign w:val="subscript"/>
              </w:rPr>
              <w:t>i</w:t>
            </w:r>
            <w:r w:rsidRPr="00C262D4">
              <w:rPr>
                <w:rFonts w:ascii="Times New Roman" w:hAnsi="Times New Roman" w:cs="Times New Roman"/>
                <w:sz w:val="28"/>
                <w:szCs w:val="28"/>
              </w:rPr>
              <w:t xml:space="preserve"> .</w:t>
            </w:r>
            <w:r w:rsidRPr="00C262D4">
              <w:rPr>
                <w:rFonts w:ascii="Times New Roman" w:eastAsia="Segoe UI Symbol" w:hAnsi="Times New Roman" w:cs="Times New Roman"/>
                <w:sz w:val="28"/>
                <w:szCs w:val="28"/>
              </w:rPr>
              <w:t></w:t>
            </w:r>
            <w:r w:rsidRPr="00C262D4">
              <w:rPr>
                <w:rFonts w:ascii="Times New Roman" w:hAnsi="Times New Roman" w:cs="Times New Roman"/>
                <w:sz w:val="28"/>
                <w:szCs w:val="28"/>
              </w:rPr>
              <w:t>t</w:t>
            </w:r>
            <w:r w:rsidRPr="00C262D4">
              <w:rPr>
                <w:rFonts w:ascii="Times New Roman" w:hAnsi="Times New Roman" w:cs="Times New Roman"/>
                <w:sz w:val="28"/>
                <w:szCs w:val="28"/>
                <w:vertAlign w:val="subscript"/>
              </w:rPr>
              <w:t>i</w:t>
            </w:r>
            <w:r w:rsidRPr="00C262D4">
              <w:rPr>
                <w:rFonts w:ascii="Times New Roman" w:hAnsi="Times New Roman" w:cs="Times New Roman"/>
                <w:sz w:val="28"/>
                <w:szCs w:val="28"/>
              </w:rPr>
              <w:t xml:space="preserve"> </w:t>
            </w:r>
          </w:p>
          <w:p w14:paraId="6D334FBA" w14:textId="77777777" w:rsidR="00D27166" w:rsidRPr="00C262D4" w:rsidRDefault="00D27166" w:rsidP="00221E80">
            <w:pPr>
              <w:spacing w:after="3" w:line="259" w:lineRule="auto"/>
              <w:rPr>
                <w:rFonts w:ascii="Times New Roman" w:hAnsi="Times New Roman" w:cs="Times New Roman"/>
                <w:sz w:val="28"/>
                <w:szCs w:val="28"/>
              </w:rPr>
            </w:pPr>
            <w:r w:rsidRPr="00C262D4">
              <w:rPr>
                <w:rFonts w:ascii="Times New Roman" w:hAnsi="Times New Roman" w:cs="Times New Roman"/>
                <w:sz w:val="28"/>
                <w:szCs w:val="28"/>
              </w:rPr>
              <w:t>Q</w:t>
            </w:r>
            <w:r w:rsidRPr="00C262D4">
              <w:rPr>
                <w:rFonts w:ascii="Times New Roman" w:hAnsi="Times New Roman" w:cs="Times New Roman"/>
                <w:sz w:val="28"/>
                <w:szCs w:val="28"/>
                <w:vertAlign w:val="subscript"/>
              </w:rPr>
              <w:t>TB</w:t>
            </w:r>
            <w:r w:rsidRPr="00C262D4">
              <w:rPr>
                <w:rFonts w:ascii="Times New Roman" w:hAnsi="Times New Roman" w:cs="Times New Roman"/>
                <w:sz w:val="28"/>
                <w:szCs w:val="28"/>
              </w:rPr>
              <w:t xml:space="preserve"> =  V/</w:t>
            </w:r>
            <w:r w:rsidRPr="00C262D4">
              <w:rPr>
                <w:rFonts w:ascii="Times New Roman" w:eastAsia="Segoe UI Symbol" w:hAnsi="Times New Roman" w:cs="Times New Roman"/>
                <w:sz w:val="28"/>
                <w:szCs w:val="28"/>
              </w:rPr>
              <w:t></w:t>
            </w:r>
            <w:r w:rsidRPr="00C262D4">
              <w:rPr>
                <w:rFonts w:ascii="Times New Roman" w:eastAsia="Segoe UI Symbol" w:hAnsi="Times New Roman" w:cs="Times New Roman"/>
                <w:sz w:val="28"/>
                <w:szCs w:val="28"/>
              </w:rPr>
              <w:t></w:t>
            </w:r>
            <w:r w:rsidRPr="00C262D4">
              <w:rPr>
                <w:rFonts w:ascii="Times New Roman" w:hAnsi="Times New Roman" w:cs="Times New Roman"/>
                <w:sz w:val="28"/>
                <w:szCs w:val="28"/>
              </w:rPr>
              <w:t>t</w:t>
            </w:r>
            <w:r w:rsidRPr="00C262D4">
              <w:rPr>
                <w:rFonts w:ascii="Times New Roman" w:hAnsi="Times New Roman" w:cs="Times New Roman"/>
                <w:sz w:val="28"/>
                <w:szCs w:val="28"/>
                <w:vertAlign w:val="subscript"/>
              </w:rPr>
              <w:t>i</w:t>
            </w:r>
            <w:r w:rsidRPr="00C262D4">
              <w:rPr>
                <w:rFonts w:ascii="Times New Roman" w:hAnsi="Times New Roman" w:cs="Times New Roman"/>
                <w:sz w:val="28"/>
                <w:szCs w:val="28"/>
              </w:rPr>
              <w:t xml:space="preserve"> </w:t>
            </w:r>
          </w:p>
          <w:p w14:paraId="64868BA7" w14:textId="77777777" w:rsidR="00D27166" w:rsidRPr="00C262D4" w:rsidRDefault="00D27166" w:rsidP="00221E80">
            <w:pPr>
              <w:spacing w:line="259" w:lineRule="auto"/>
              <w:ind w:right="65"/>
              <w:rPr>
                <w:rFonts w:ascii="Times New Roman" w:hAnsi="Times New Roman" w:cs="Times New Roman"/>
                <w:sz w:val="28"/>
                <w:szCs w:val="28"/>
              </w:rPr>
            </w:pPr>
            <w:r w:rsidRPr="00C262D4">
              <w:rPr>
                <w:rFonts w:ascii="Times New Roman" w:hAnsi="Times New Roman" w:cs="Times New Roman"/>
                <w:sz w:val="28"/>
                <w:szCs w:val="28"/>
              </w:rPr>
              <w:t>Trong đó: V - Tổng thể tích nước thải, m</w:t>
            </w:r>
            <w:r w:rsidRPr="00C262D4">
              <w:rPr>
                <w:rFonts w:ascii="Times New Roman" w:hAnsi="Times New Roman" w:cs="Times New Roman"/>
                <w:sz w:val="28"/>
                <w:szCs w:val="28"/>
                <w:vertAlign w:val="superscript"/>
              </w:rPr>
              <w:t>3</w:t>
            </w:r>
            <w:r w:rsidRPr="00C262D4">
              <w:rPr>
                <w:rFonts w:ascii="Times New Roman" w:hAnsi="Times New Roman" w:cs="Times New Roman"/>
                <w:sz w:val="28"/>
                <w:szCs w:val="28"/>
              </w:rPr>
              <w:t>; Q</w:t>
            </w:r>
            <w:r w:rsidRPr="00C262D4">
              <w:rPr>
                <w:rFonts w:ascii="Times New Roman" w:hAnsi="Times New Roman" w:cs="Times New Roman"/>
                <w:sz w:val="28"/>
                <w:szCs w:val="28"/>
                <w:vertAlign w:val="subscript"/>
              </w:rPr>
              <w:t>i</w:t>
            </w:r>
            <w:r w:rsidRPr="00C262D4">
              <w:rPr>
                <w:rFonts w:ascii="Times New Roman" w:hAnsi="Times New Roman" w:cs="Times New Roman"/>
                <w:sz w:val="28"/>
                <w:szCs w:val="28"/>
              </w:rPr>
              <w:t xml:space="preserve"> -  Lưu lượng tức thời tại thời điểm t</w:t>
            </w:r>
            <w:r w:rsidRPr="00C262D4">
              <w:rPr>
                <w:rFonts w:ascii="Times New Roman" w:hAnsi="Times New Roman" w:cs="Times New Roman"/>
                <w:sz w:val="28"/>
                <w:szCs w:val="28"/>
                <w:vertAlign w:val="subscript"/>
              </w:rPr>
              <w:t>i</w:t>
            </w:r>
            <w:r w:rsidRPr="00C262D4">
              <w:rPr>
                <w:rFonts w:ascii="Times New Roman" w:hAnsi="Times New Roman" w:cs="Times New Roman"/>
                <w:sz w:val="28"/>
                <w:szCs w:val="28"/>
              </w:rPr>
              <w:t xml:space="preserve">; </w:t>
            </w:r>
            <w:r w:rsidRPr="00C262D4">
              <w:rPr>
                <w:rFonts w:ascii="Times New Roman" w:eastAsia="Segoe UI Symbol" w:hAnsi="Times New Roman" w:cs="Times New Roman"/>
                <w:sz w:val="28"/>
                <w:szCs w:val="28"/>
              </w:rPr>
              <w:t></w:t>
            </w:r>
            <w:r w:rsidRPr="00C262D4">
              <w:rPr>
                <w:rFonts w:ascii="Times New Roman" w:hAnsi="Times New Roman" w:cs="Times New Roman"/>
                <w:sz w:val="28"/>
                <w:szCs w:val="28"/>
              </w:rPr>
              <w:t>t</w:t>
            </w:r>
            <w:r w:rsidRPr="00C262D4">
              <w:rPr>
                <w:rFonts w:ascii="Times New Roman" w:hAnsi="Times New Roman" w:cs="Times New Roman"/>
                <w:sz w:val="28"/>
                <w:szCs w:val="28"/>
                <w:vertAlign w:val="subscript"/>
              </w:rPr>
              <w:t>i</w:t>
            </w:r>
            <w:r w:rsidRPr="00C262D4">
              <w:rPr>
                <w:rFonts w:ascii="Times New Roman" w:hAnsi="Times New Roman" w:cs="Times New Roman"/>
                <w:sz w:val="28"/>
                <w:szCs w:val="28"/>
              </w:rPr>
              <w:t xml:space="preserve"> -  Khoảng thời gian giữa 2 lần đo lưu lượng tức thời, giờ; Q</w:t>
            </w:r>
            <w:r w:rsidRPr="00C262D4">
              <w:rPr>
                <w:rFonts w:ascii="Times New Roman" w:hAnsi="Times New Roman" w:cs="Times New Roman"/>
                <w:sz w:val="28"/>
                <w:szCs w:val="28"/>
                <w:vertAlign w:val="subscript"/>
              </w:rPr>
              <w:t>TB</w:t>
            </w:r>
            <w:r w:rsidRPr="00C262D4">
              <w:rPr>
                <w:rFonts w:ascii="Times New Roman" w:hAnsi="Times New Roman" w:cs="Times New Roman"/>
                <w:sz w:val="28"/>
                <w:szCs w:val="28"/>
              </w:rPr>
              <w:t xml:space="preserve"> - Lưu lượng trung bình, m</w:t>
            </w:r>
            <w:r w:rsidRPr="00C262D4">
              <w:rPr>
                <w:rFonts w:ascii="Times New Roman" w:hAnsi="Times New Roman" w:cs="Times New Roman"/>
                <w:sz w:val="28"/>
                <w:szCs w:val="28"/>
                <w:vertAlign w:val="superscript"/>
              </w:rPr>
              <w:t>3</w:t>
            </w:r>
            <w:r w:rsidRPr="00C262D4">
              <w:rPr>
                <w:rFonts w:ascii="Times New Roman" w:hAnsi="Times New Roman" w:cs="Times New Roman"/>
                <w:sz w:val="28"/>
                <w:szCs w:val="28"/>
              </w:rPr>
              <w:t xml:space="preserve">/h.  </w:t>
            </w:r>
          </w:p>
        </w:tc>
        <w:tc>
          <w:tcPr>
            <w:tcW w:w="2430" w:type="dxa"/>
            <w:vAlign w:val="center"/>
          </w:tcPr>
          <w:p w14:paraId="18A873E4" w14:textId="77777777" w:rsidR="00D27166" w:rsidRPr="00C262D4" w:rsidRDefault="00D27166" w:rsidP="00221E80">
            <w:pPr>
              <w:spacing w:before="60" w:after="60" w:line="312" w:lineRule="auto"/>
              <w:jc w:val="center"/>
              <w:rPr>
                <w:rFonts w:ascii="Times New Roman" w:hAnsi="Times New Roman" w:cs="Times New Roman"/>
                <w:b/>
                <w:sz w:val="28"/>
                <w:szCs w:val="28"/>
              </w:rPr>
            </w:pPr>
          </w:p>
        </w:tc>
      </w:tr>
      <w:tr w:rsidR="00D27166" w:rsidRPr="00C262D4" w14:paraId="5E74261A" w14:textId="77777777" w:rsidTr="00221E80">
        <w:trPr>
          <w:trHeight w:val="467"/>
          <w:jc w:val="center"/>
        </w:trPr>
        <w:tc>
          <w:tcPr>
            <w:tcW w:w="746" w:type="dxa"/>
            <w:vAlign w:val="center"/>
          </w:tcPr>
          <w:p w14:paraId="77590634" w14:textId="77777777" w:rsidR="00D27166" w:rsidRPr="00C262D4" w:rsidRDefault="00D27166" w:rsidP="00221E80">
            <w:pPr>
              <w:spacing w:line="259" w:lineRule="auto"/>
              <w:ind w:right="67"/>
              <w:jc w:val="center"/>
              <w:rPr>
                <w:rFonts w:ascii="Times New Roman" w:hAnsi="Times New Roman" w:cs="Times New Roman"/>
                <w:sz w:val="28"/>
                <w:szCs w:val="28"/>
              </w:rPr>
            </w:pPr>
            <w:r>
              <w:rPr>
                <w:rFonts w:ascii="Times New Roman" w:hAnsi="Times New Roman" w:cs="Times New Roman"/>
                <w:sz w:val="28"/>
                <w:szCs w:val="28"/>
              </w:rPr>
              <w:t>6.</w:t>
            </w:r>
          </w:p>
        </w:tc>
        <w:tc>
          <w:tcPr>
            <w:tcW w:w="1792" w:type="dxa"/>
            <w:vAlign w:val="center"/>
          </w:tcPr>
          <w:p w14:paraId="2D4FE04B" w14:textId="77777777" w:rsidR="00D27166" w:rsidRPr="00A03130" w:rsidRDefault="00D27166" w:rsidP="00221E80">
            <w:pPr>
              <w:rPr>
                <w:rFonts w:ascii="Times New Roman" w:hAnsi="Times New Roman" w:cs="Times New Roman"/>
                <w:sz w:val="28"/>
                <w:szCs w:val="28"/>
              </w:rPr>
            </w:pPr>
            <w:r>
              <w:rPr>
                <w:rFonts w:ascii="Times New Roman" w:hAnsi="Times New Roman" w:cs="Times New Roman"/>
                <w:sz w:val="28"/>
                <w:szCs w:val="28"/>
              </w:rPr>
              <w:t>Clo dư</w:t>
            </w:r>
          </w:p>
        </w:tc>
        <w:tc>
          <w:tcPr>
            <w:tcW w:w="4590" w:type="dxa"/>
            <w:vAlign w:val="center"/>
          </w:tcPr>
          <w:p w14:paraId="6C5C6A32" w14:textId="77777777" w:rsidR="00D27166" w:rsidRPr="00A03130"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SMEWW 4500-Cl:2017</w:t>
            </w:r>
          </w:p>
        </w:tc>
        <w:tc>
          <w:tcPr>
            <w:tcW w:w="2430" w:type="dxa"/>
          </w:tcPr>
          <w:p w14:paraId="3062EEE9" w14:textId="77777777" w:rsidR="00D27166" w:rsidRPr="00A03130" w:rsidRDefault="00D27166" w:rsidP="00221E80">
            <w:pPr>
              <w:jc w:val="both"/>
              <w:rPr>
                <w:rFonts w:ascii="Times New Roman" w:hAnsi="Times New Roman" w:cs="Times New Roman"/>
                <w:sz w:val="28"/>
                <w:szCs w:val="28"/>
              </w:rPr>
            </w:pPr>
            <w:r>
              <w:rPr>
                <w:rFonts w:ascii="Times New Roman" w:hAnsi="Times New Roman" w:cs="Times New Roman"/>
                <w:sz w:val="28"/>
                <w:szCs w:val="28"/>
              </w:rPr>
              <w:t>Bổ sung vì có thể đo tại hiện trường</w:t>
            </w:r>
          </w:p>
        </w:tc>
      </w:tr>
      <w:tr w:rsidR="00D27166" w:rsidRPr="00C262D4" w14:paraId="798A1352" w14:textId="77777777" w:rsidTr="00221E80">
        <w:trPr>
          <w:trHeight w:val="467"/>
          <w:jc w:val="center"/>
        </w:trPr>
        <w:tc>
          <w:tcPr>
            <w:tcW w:w="746" w:type="dxa"/>
            <w:vAlign w:val="center"/>
          </w:tcPr>
          <w:p w14:paraId="28E69BE6" w14:textId="77777777" w:rsidR="00D27166" w:rsidRDefault="00D27166" w:rsidP="00221E80">
            <w:pPr>
              <w:spacing w:line="259" w:lineRule="auto"/>
              <w:ind w:right="67"/>
              <w:jc w:val="center"/>
              <w:rPr>
                <w:rFonts w:ascii="Times New Roman" w:hAnsi="Times New Roman" w:cs="Times New Roman"/>
                <w:sz w:val="28"/>
                <w:szCs w:val="28"/>
              </w:rPr>
            </w:pPr>
            <w:r>
              <w:rPr>
                <w:rFonts w:ascii="Times New Roman" w:hAnsi="Times New Roman" w:cs="Times New Roman"/>
                <w:sz w:val="28"/>
                <w:szCs w:val="28"/>
              </w:rPr>
              <w:t>7.</w:t>
            </w:r>
          </w:p>
        </w:tc>
        <w:tc>
          <w:tcPr>
            <w:tcW w:w="1792" w:type="dxa"/>
            <w:vAlign w:val="center"/>
          </w:tcPr>
          <w:p w14:paraId="31F781F9" w14:textId="77777777" w:rsidR="00D27166" w:rsidRDefault="00D27166" w:rsidP="00221E80">
            <w:pPr>
              <w:rPr>
                <w:rFonts w:ascii="Times New Roman" w:hAnsi="Times New Roman" w:cs="Times New Roman"/>
                <w:sz w:val="28"/>
                <w:szCs w:val="28"/>
              </w:rPr>
            </w:pPr>
            <w:r>
              <w:rPr>
                <w:rFonts w:ascii="Times New Roman" w:hAnsi="Times New Roman" w:cs="Times New Roman"/>
                <w:sz w:val="28"/>
                <w:szCs w:val="28"/>
              </w:rPr>
              <w:t>Độ màu</w:t>
            </w:r>
          </w:p>
        </w:tc>
        <w:tc>
          <w:tcPr>
            <w:tcW w:w="4590" w:type="dxa"/>
            <w:vAlign w:val="center"/>
          </w:tcPr>
          <w:p w14:paraId="7F4208DE" w14:textId="77777777" w:rsidR="00D27166" w:rsidRPr="00A03130"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SMEWW 2120C:2017</w:t>
            </w:r>
          </w:p>
        </w:tc>
        <w:tc>
          <w:tcPr>
            <w:tcW w:w="2430" w:type="dxa"/>
          </w:tcPr>
          <w:p w14:paraId="235B1D91" w14:textId="77777777" w:rsidR="00D27166" w:rsidRPr="00A03130" w:rsidRDefault="00D27166" w:rsidP="00221E80">
            <w:pPr>
              <w:jc w:val="both"/>
              <w:rPr>
                <w:rFonts w:ascii="Times New Roman" w:hAnsi="Times New Roman" w:cs="Times New Roman"/>
                <w:sz w:val="28"/>
                <w:szCs w:val="28"/>
              </w:rPr>
            </w:pPr>
            <w:r>
              <w:rPr>
                <w:rFonts w:ascii="Times New Roman" w:hAnsi="Times New Roman" w:cs="Times New Roman"/>
                <w:sz w:val="28"/>
                <w:szCs w:val="28"/>
              </w:rPr>
              <w:t>Bổ sung vì có thể đo tại hiện trường</w:t>
            </w:r>
          </w:p>
        </w:tc>
      </w:tr>
      <w:tr w:rsidR="00D27166" w:rsidRPr="00C262D4" w14:paraId="73E34D56" w14:textId="77777777" w:rsidTr="00221E80">
        <w:trPr>
          <w:trHeight w:val="467"/>
          <w:jc w:val="center"/>
        </w:trPr>
        <w:tc>
          <w:tcPr>
            <w:tcW w:w="746" w:type="dxa"/>
            <w:vAlign w:val="center"/>
          </w:tcPr>
          <w:p w14:paraId="41143437" w14:textId="77777777" w:rsidR="00D27166" w:rsidRDefault="00D27166" w:rsidP="00221E80">
            <w:pPr>
              <w:spacing w:line="259" w:lineRule="auto"/>
              <w:ind w:right="67"/>
              <w:jc w:val="center"/>
              <w:rPr>
                <w:rFonts w:ascii="Times New Roman" w:hAnsi="Times New Roman" w:cs="Times New Roman"/>
                <w:sz w:val="28"/>
                <w:szCs w:val="28"/>
              </w:rPr>
            </w:pPr>
            <w:r>
              <w:rPr>
                <w:rFonts w:ascii="Times New Roman" w:hAnsi="Times New Roman" w:cs="Times New Roman"/>
                <w:sz w:val="28"/>
                <w:szCs w:val="28"/>
              </w:rPr>
              <w:t>8.</w:t>
            </w:r>
          </w:p>
        </w:tc>
        <w:tc>
          <w:tcPr>
            <w:tcW w:w="1792" w:type="dxa"/>
            <w:vAlign w:val="center"/>
          </w:tcPr>
          <w:p w14:paraId="3F23EC89" w14:textId="77777777" w:rsidR="00D27166" w:rsidRDefault="00D27166" w:rsidP="00221E80">
            <w:pPr>
              <w:rPr>
                <w:rFonts w:ascii="Times New Roman" w:hAnsi="Times New Roman" w:cs="Times New Roman"/>
                <w:sz w:val="28"/>
                <w:szCs w:val="28"/>
              </w:rPr>
            </w:pPr>
            <w:r>
              <w:rPr>
                <w:rFonts w:ascii="Times New Roman" w:hAnsi="Times New Roman" w:cs="Times New Roman"/>
                <w:sz w:val="28"/>
                <w:szCs w:val="28"/>
              </w:rPr>
              <w:t>DO</w:t>
            </w:r>
          </w:p>
        </w:tc>
        <w:tc>
          <w:tcPr>
            <w:tcW w:w="4590" w:type="dxa"/>
          </w:tcPr>
          <w:p w14:paraId="60361357" w14:textId="77777777" w:rsidR="00D27166" w:rsidRPr="00A03130" w:rsidRDefault="00D27166" w:rsidP="00221E80">
            <w:pPr>
              <w:jc w:val="both"/>
              <w:rPr>
                <w:rFonts w:ascii="Times New Roman" w:hAnsi="Times New Roman" w:cs="Times New Roman"/>
                <w:sz w:val="28"/>
                <w:szCs w:val="28"/>
              </w:rPr>
            </w:pPr>
          </w:p>
        </w:tc>
        <w:tc>
          <w:tcPr>
            <w:tcW w:w="2430" w:type="dxa"/>
          </w:tcPr>
          <w:p w14:paraId="1590ED10" w14:textId="77777777" w:rsidR="00D27166" w:rsidRPr="00A03130" w:rsidRDefault="00D27166" w:rsidP="00221E80">
            <w:pPr>
              <w:jc w:val="both"/>
              <w:rPr>
                <w:rFonts w:ascii="Times New Roman" w:hAnsi="Times New Roman" w:cs="Times New Roman"/>
                <w:sz w:val="28"/>
                <w:szCs w:val="28"/>
              </w:rPr>
            </w:pPr>
            <w:r>
              <w:rPr>
                <w:rFonts w:ascii="Times New Roman" w:hAnsi="Times New Roman" w:cs="Times New Roman"/>
                <w:sz w:val="28"/>
                <w:szCs w:val="28"/>
              </w:rPr>
              <w:t>Bổ sung vì có thể đo tại hiện trường</w:t>
            </w:r>
          </w:p>
        </w:tc>
      </w:tr>
    </w:tbl>
    <w:p w14:paraId="721AC3DE" w14:textId="77777777" w:rsidR="00D27166" w:rsidRDefault="00D27166" w:rsidP="00D27166">
      <w:pPr>
        <w:spacing w:before="60" w:after="60" w:line="295" w:lineRule="auto"/>
        <w:jc w:val="both"/>
        <w:rPr>
          <w:rFonts w:ascii="Times New Roman" w:hAnsi="Times New Roman" w:cs="Times New Roman"/>
          <w:b/>
          <w:sz w:val="28"/>
          <w:szCs w:val="28"/>
        </w:rPr>
      </w:pPr>
    </w:p>
    <w:p w14:paraId="07D8FD95" w14:textId="77777777" w:rsidR="00D27166" w:rsidRPr="00160B24" w:rsidRDefault="00D27166" w:rsidP="00D27166">
      <w:pPr>
        <w:spacing w:after="132" w:line="271" w:lineRule="auto"/>
        <w:ind w:right="400"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 xml:space="preserve">2. </w:t>
      </w:r>
      <w:r w:rsidRPr="00160B24">
        <w:rPr>
          <w:rFonts w:ascii="Times New Roman" w:eastAsia="Times New Roman" w:hAnsi="Times New Roman" w:cs="Times New Roman"/>
          <w:color w:val="000000"/>
          <w:sz w:val="28"/>
        </w:rPr>
        <w:t>Bảo quản và vận chuyển mẫu: mẫu nước thải sau khi lấy được bảo quản theo quy định tại TCVN 6663-3:</w:t>
      </w:r>
      <w:r w:rsidRPr="00160B24">
        <w:rPr>
          <w:rFonts w:ascii="Times New Roman" w:eastAsia="Times New Roman" w:hAnsi="Times New Roman" w:cs="Times New Roman"/>
          <w:color w:val="FF0000"/>
          <w:sz w:val="28"/>
        </w:rPr>
        <w:t>2016</w:t>
      </w:r>
      <w:r w:rsidRPr="00160B24">
        <w:rPr>
          <w:rFonts w:ascii="Times New Roman" w:eastAsia="Times New Roman" w:hAnsi="Times New Roman" w:cs="Times New Roman"/>
          <w:color w:val="000000"/>
          <w:sz w:val="28"/>
        </w:rPr>
        <w:t xml:space="preserve">. </w:t>
      </w:r>
    </w:p>
    <w:p w14:paraId="2A850031" w14:textId="77777777" w:rsidR="00D27166" w:rsidRPr="00160B24" w:rsidRDefault="00D27166" w:rsidP="00D27166">
      <w:pPr>
        <w:spacing w:after="132" w:line="271" w:lineRule="auto"/>
        <w:ind w:right="400"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3. </w:t>
      </w:r>
      <w:r w:rsidRPr="00160B24">
        <w:rPr>
          <w:rFonts w:ascii="Times New Roman" w:eastAsia="Times New Roman" w:hAnsi="Times New Roman" w:cs="Times New Roman"/>
          <w:color w:val="000000"/>
          <w:sz w:val="28"/>
        </w:rPr>
        <w:t xml:space="preserve">Phân tích trong phòng thí nghiệm: lựa chọn phương pháp quy định tại quy chuẩn kỹ thuật quốc gia hiện hành tương ứng hoặc trong </w:t>
      </w:r>
      <w:r w:rsidRPr="00160B24">
        <w:rPr>
          <w:rFonts w:ascii="Times New Roman" w:eastAsia="Times New Roman" w:hAnsi="Times New Roman" w:cs="Times New Roman"/>
          <w:b/>
          <w:color w:val="000000"/>
          <w:sz w:val="28"/>
        </w:rPr>
        <w:t xml:space="preserve">Bảng </w:t>
      </w:r>
      <w:r w:rsidRPr="001E72E7">
        <w:rPr>
          <w:rFonts w:ascii="Times New Roman" w:eastAsia="Times New Roman" w:hAnsi="Times New Roman" w:cs="Times New Roman"/>
          <w:b/>
          <w:color w:val="000000"/>
          <w:sz w:val="28"/>
        </w:rPr>
        <w:t>2.8.2</w:t>
      </w:r>
      <w:r w:rsidRPr="00160B24">
        <w:rPr>
          <w:rFonts w:ascii="Times New Roman" w:eastAsia="Times New Roman" w:hAnsi="Times New Roman" w:cs="Times New Roman"/>
          <w:color w:val="000000"/>
          <w:sz w:val="28"/>
        </w:rPr>
        <w:t xml:space="preserve"> dưới đây. </w:t>
      </w:r>
    </w:p>
    <w:p w14:paraId="4B652115" w14:textId="77777777" w:rsidR="00D27166" w:rsidRPr="0082707F" w:rsidRDefault="00D27166" w:rsidP="00D27166">
      <w:pPr>
        <w:pStyle w:val="ListParagraph"/>
        <w:spacing w:after="90" w:line="271" w:lineRule="auto"/>
        <w:ind w:left="311" w:right="400"/>
        <w:jc w:val="center"/>
        <w:rPr>
          <w:rFonts w:ascii="Times New Roman" w:eastAsia="Times New Roman" w:hAnsi="Times New Roman" w:cs="Times New Roman"/>
          <w:i/>
          <w:color w:val="000000"/>
          <w:sz w:val="28"/>
        </w:rPr>
      </w:pPr>
      <w:r w:rsidRPr="0082707F">
        <w:rPr>
          <w:rFonts w:ascii="Times New Roman" w:eastAsia="Times New Roman" w:hAnsi="Times New Roman" w:cs="Times New Roman"/>
          <w:b/>
          <w:i/>
          <w:color w:val="000000"/>
          <w:sz w:val="28"/>
        </w:rPr>
        <w:t>Bảng</w:t>
      </w:r>
      <w:r>
        <w:rPr>
          <w:rFonts w:ascii="Times New Roman" w:eastAsia="Times New Roman" w:hAnsi="Times New Roman" w:cs="Times New Roman"/>
          <w:b/>
          <w:i/>
          <w:color w:val="000000"/>
          <w:sz w:val="28"/>
        </w:rPr>
        <w:t xml:space="preserve"> 2.8.2.</w:t>
      </w:r>
      <w:r>
        <w:rPr>
          <w:rFonts w:ascii="Times New Roman" w:eastAsia="Times New Roman" w:hAnsi="Times New Roman" w:cs="Times New Roman"/>
          <w:i/>
          <w:color w:val="000000"/>
          <w:sz w:val="28"/>
        </w:rPr>
        <w:t xml:space="preserve"> C</w:t>
      </w:r>
      <w:r w:rsidRPr="0082707F">
        <w:rPr>
          <w:rFonts w:ascii="Times New Roman" w:eastAsia="Times New Roman" w:hAnsi="Times New Roman" w:cs="Times New Roman"/>
          <w:i/>
          <w:color w:val="000000"/>
          <w:sz w:val="28"/>
        </w:rPr>
        <w:t xml:space="preserve">ác phương pháp </w:t>
      </w:r>
      <w:r>
        <w:rPr>
          <w:rFonts w:ascii="Times New Roman" w:eastAsia="Times New Roman" w:hAnsi="Times New Roman" w:cs="Times New Roman"/>
          <w:i/>
          <w:color w:val="000000"/>
          <w:sz w:val="28"/>
        </w:rPr>
        <w:t>phân tích cá thông số trong</w:t>
      </w:r>
      <w:r w:rsidRPr="0082707F">
        <w:rPr>
          <w:rFonts w:ascii="Times New Roman" w:eastAsia="Times New Roman" w:hAnsi="Times New Roman" w:cs="Times New Roman"/>
          <w:i/>
          <w:color w:val="000000"/>
          <w:sz w:val="28"/>
        </w:rPr>
        <w:t xml:space="preserve"> nước </w:t>
      </w:r>
      <w:r>
        <w:rPr>
          <w:rFonts w:ascii="Times New Roman" w:eastAsia="Times New Roman" w:hAnsi="Times New Roman" w:cs="Times New Roman"/>
          <w:i/>
          <w:color w:val="000000"/>
          <w:sz w:val="28"/>
        </w:rPr>
        <w:t>thải</w:t>
      </w:r>
      <w:r w:rsidRPr="0082707F">
        <w:rPr>
          <w:rFonts w:ascii="Times New Roman" w:eastAsia="Times New Roman" w:hAnsi="Times New Roman" w:cs="Times New Roman"/>
          <w:i/>
          <w:color w:val="000000"/>
          <w:sz w:val="28"/>
        </w:rPr>
        <w:t xml:space="preserve"> </w:t>
      </w:r>
      <w:r>
        <w:rPr>
          <w:rFonts w:ascii="Times New Roman" w:eastAsia="Times New Roman" w:hAnsi="Times New Roman" w:cs="Times New Roman"/>
          <w:i/>
          <w:color w:val="000000"/>
          <w:sz w:val="28"/>
        </w:rPr>
        <w:t>trong phòng thí nghiệm</w:t>
      </w:r>
    </w:p>
    <w:tbl>
      <w:tblPr>
        <w:tblStyle w:val="TableGrid"/>
        <w:tblW w:w="9614" w:type="dxa"/>
        <w:jc w:val="center"/>
        <w:tblLook w:val="04A0" w:firstRow="1" w:lastRow="0" w:firstColumn="1" w:lastColumn="0" w:noHBand="0" w:noVBand="1"/>
      </w:tblPr>
      <w:tblGrid>
        <w:gridCol w:w="978"/>
        <w:gridCol w:w="2036"/>
        <w:gridCol w:w="3969"/>
        <w:gridCol w:w="2631"/>
      </w:tblGrid>
      <w:tr w:rsidR="00D27166" w:rsidRPr="00B42376" w14:paraId="5F220FCE" w14:textId="77777777" w:rsidTr="00221E80">
        <w:trPr>
          <w:trHeight w:val="467"/>
          <w:jc w:val="center"/>
        </w:trPr>
        <w:tc>
          <w:tcPr>
            <w:tcW w:w="978" w:type="dxa"/>
            <w:vAlign w:val="center"/>
          </w:tcPr>
          <w:p w14:paraId="01B2EED6" w14:textId="77777777" w:rsidR="00D27166" w:rsidRPr="00B42376" w:rsidRDefault="00D27166" w:rsidP="00221E80">
            <w:pPr>
              <w:jc w:val="center"/>
              <w:rPr>
                <w:rFonts w:ascii="Times New Roman" w:hAnsi="Times New Roman" w:cs="Times New Roman"/>
                <w:b/>
                <w:sz w:val="28"/>
                <w:szCs w:val="28"/>
              </w:rPr>
            </w:pPr>
            <w:r w:rsidRPr="00B42376">
              <w:rPr>
                <w:rFonts w:ascii="Times New Roman" w:hAnsi="Times New Roman" w:cs="Times New Roman"/>
                <w:b/>
                <w:sz w:val="28"/>
                <w:szCs w:val="28"/>
              </w:rPr>
              <w:t>STT</w:t>
            </w:r>
          </w:p>
        </w:tc>
        <w:tc>
          <w:tcPr>
            <w:tcW w:w="2036" w:type="dxa"/>
            <w:vAlign w:val="center"/>
          </w:tcPr>
          <w:p w14:paraId="488130CD" w14:textId="77777777" w:rsidR="00D27166" w:rsidRPr="00B42376" w:rsidRDefault="00D27166" w:rsidP="00221E80">
            <w:pPr>
              <w:jc w:val="center"/>
              <w:rPr>
                <w:rFonts w:ascii="Times New Roman" w:hAnsi="Times New Roman" w:cs="Times New Roman"/>
                <w:b/>
                <w:sz w:val="28"/>
                <w:szCs w:val="28"/>
              </w:rPr>
            </w:pPr>
            <w:r w:rsidRPr="00B42376">
              <w:rPr>
                <w:rFonts w:ascii="Times New Roman" w:hAnsi="Times New Roman" w:cs="Times New Roman"/>
                <w:b/>
                <w:sz w:val="28"/>
                <w:szCs w:val="28"/>
              </w:rPr>
              <w:t>Loại mẫu</w:t>
            </w:r>
          </w:p>
        </w:tc>
        <w:tc>
          <w:tcPr>
            <w:tcW w:w="3969" w:type="dxa"/>
            <w:vAlign w:val="center"/>
          </w:tcPr>
          <w:p w14:paraId="1F3A16FF" w14:textId="77777777" w:rsidR="00D27166" w:rsidRPr="00B42376" w:rsidRDefault="00D27166" w:rsidP="00221E80">
            <w:pPr>
              <w:jc w:val="center"/>
              <w:rPr>
                <w:rFonts w:ascii="Times New Roman" w:hAnsi="Times New Roman" w:cs="Times New Roman"/>
                <w:b/>
                <w:sz w:val="28"/>
                <w:szCs w:val="28"/>
              </w:rPr>
            </w:pPr>
            <w:r w:rsidRPr="00B42376">
              <w:rPr>
                <w:rFonts w:ascii="Times New Roman" w:hAnsi="Times New Roman" w:cs="Times New Roman"/>
                <w:b/>
                <w:sz w:val="28"/>
                <w:szCs w:val="28"/>
              </w:rPr>
              <w:t>Số hiệu phương pháp</w:t>
            </w:r>
          </w:p>
        </w:tc>
        <w:tc>
          <w:tcPr>
            <w:tcW w:w="2631" w:type="dxa"/>
            <w:vAlign w:val="center"/>
          </w:tcPr>
          <w:p w14:paraId="1290FC0C" w14:textId="77777777" w:rsidR="00D27166" w:rsidRPr="00B42376" w:rsidRDefault="00D27166" w:rsidP="00221E80">
            <w:pPr>
              <w:jc w:val="center"/>
              <w:rPr>
                <w:rFonts w:ascii="Times New Roman" w:hAnsi="Times New Roman" w:cs="Times New Roman"/>
                <w:b/>
                <w:sz w:val="28"/>
                <w:szCs w:val="28"/>
              </w:rPr>
            </w:pPr>
            <w:r w:rsidRPr="00B42376">
              <w:rPr>
                <w:rFonts w:ascii="Times New Roman" w:hAnsi="Times New Roman" w:cs="Times New Roman"/>
                <w:b/>
                <w:sz w:val="28"/>
                <w:szCs w:val="28"/>
              </w:rPr>
              <w:t>Ghi chú</w:t>
            </w:r>
          </w:p>
        </w:tc>
      </w:tr>
      <w:tr w:rsidR="00D27166" w:rsidRPr="00B42376" w14:paraId="4F31F7A0" w14:textId="77777777" w:rsidTr="00221E80">
        <w:trPr>
          <w:trHeight w:val="467"/>
          <w:jc w:val="center"/>
        </w:trPr>
        <w:tc>
          <w:tcPr>
            <w:tcW w:w="978" w:type="dxa"/>
            <w:vAlign w:val="center"/>
          </w:tcPr>
          <w:p w14:paraId="38C53B8F" w14:textId="77777777" w:rsidR="00D27166" w:rsidRPr="00E42155" w:rsidRDefault="00D27166" w:rsidP="006E7FDF">
            <w:pPr>
              <w:pStyle w:val="ListParagraph"/>
              <w:numPr>
                <w:ilvl w:val="0"/>
                <w:numId w:val="154"/>
              </w:numPr>
              <w:ind w:right="230"/>
              <w:rPr>
                <w:rFonts w:ascii="Times New Roman" w:hAnsi="Times New Roman" w:cs="Times New Roman"/>
                <w:sz w:val="28"/>
                <w:szCs w:val="28"/>
              </w:rPr>
            </w:pPr>
          </w:p>
        </w:tc>
        <w:tc>
          <w:tcPr>
            <w:tcW w:w="2036" w:type="dxa"/>
            <w:vAlign w:val="center"/>
          </w:tcPr>
          <w:p w14:paraId="018AC21B" w14:textId="77777777" w:rsidR="00D27166" w:rsidRPr="00C262D4" w:rsidRDefault="00D27166" w:rsidP="00221E80">
            <w:p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pH </w:t>
            </w:r>
          </w:p>
        </w:tc>
        <w:tc>
          <w:tcPr>
            <w:tcW w:w="3969" w:type="dxa"/>
            <w:vAlign w:val="center"/>
          </w:tcPr>
          <w:p w14:paraId="43454187" w14:textId="77777777" w:rsidR="00D27166" w:rsidRPr="00121150" w:rsidRDefault="00D27166" w:rsidP="008023A0">
            <w:pPr>
              <w:spacing w:line="259" w:lineRule="auto"/>
              <w:rPr>
                <w:rFonts w:ascii="Times New Roman" w:hAnsi="Times New Roman" w:cs="Times New Roman"/>
                <w:sz w:val="28"/>
                <w:szCs w:val="28"/>
              </w:rPr>
            </w:pPr>
            <w:r w:rsidRPr="00121150">
              <w:rPr>
                <w:rFonts w:ascii="Times New Roman" w:hAnsi="Times New Roman" w:cs="Times New Roman"/>
                <w:sz w:val="28"/>
                <w:szCs w:val="28"/>
              </w:rPr>
              <w:t>SMEWW 4500 H</w:t>
            </w:r>
            <w:r w:rsidRPr="00121150">
              <w:rPr>
                <w:rFonts w:ascii="Times New Roman" w:hAnsi="Times New Roman" w:cs="Times New Roman"/>
                <w:sz w:val="28"/>
                <w:szCs w:val="28"/>
                <w:vertAlign w:val="superscript"/>
              </w:rPr>
              <w:t>+</w:t>
            </w:r>
            <w:r w:rsidRPr="00121150">
              <w:rPr>
                <w:rFonts w:ascii="Times New Roman" w:hAnsi="Times New Roman" w:cs="Times New Roman"/>
                <w:sz w:val="28"/>
                <w:szCs w:val="28"/>
              </w:rPr>
              <w:t xml:space="preserve">.B:2017 </w:t>
            </w:r>
          </w:p>
        </w:tc>
        <w:tc>
          <w:tcPr>
            <w:tcW w:w="2631" w:type="dxa"/>
            <w:vAlign w:val="center"/>
          </w:tcPr>
          <w:p w14:paraId="52EFA8F7" w14:textId="77777777" w:rsidR="00D27166" w:rsidRPr="00B42376" w:rsidRDefault="00D27166" w:rsidP="00221E80">
            <w:pPr>
              <w:ind w:right="-319"/>
              <w:rPr>
                <w:rFonts w:ascii="Times New Roman" w:hAnsi="Times New Roman" w:cs="Times New Roman"/>
                <w:sz w:val="28"/>
                <w:szCs w:val="28"/>
              </w:rPr>
            </w:pPr>
            <w:r>
              <w:rPr>
                <w:rFonts w:ascii="Times New Roman" w:hAnsi="Times New Roman" w:cs="Times New Roman"/>
                <w:sz w:val="28"/>
                <w:szCs w:val="28"/>
              </w:rPr>
              <w:t>Bổ sung vì có thể đo trong PTN</w:t>
            </w:r>
          </w:p>
        </w:tc>
      </w:tr>
      <w:tr w:rsidR="00D27166" w:rsidRPr="00B42376" w14:paraId="16A5B1A0" w14:textId="77777777" w:rsidTr="00221E80">
        <w:trPr>
          <w:trHeight w:val="467"/>
          <w:jc w:val="center"/>
        </w:trPr>
        <w:tc>
          <w:tcPr>
            <w:tcW w:w="978" w:type="dxa"/>
            <w:vAlign w:val="center"/>
          </w:tcPr>
          <w:p w14:paraId="4AF5A48B"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4CB64628" w14:textId="77777777" w:rsidR="00D27166" w:rsidRPr="00C262D4" w:rsidRDefault="00D27166" w:rsidP="00221E80">
            <w:pPr>
              <w:spacing w:line="259" w:lineRule="auto"/>
              <w:rPr>
                <w:rFonts w:ascii="Times New Roman" w:hAnsi="Times New Roman" w:cs="Times New Roman"/>
                <w:sz w:val="28"/>
                <w:szCs w:val="28"/>
              </w:rPr>
            </w:pPr>
            <w:r w:rsidRPr="00C262D4">
              <w:rPr>
                <w:rFonts w:ascii="Times New Roman" w:hAnsi="Times New Roman" w:cs="Times New Roman"/>
                <w:sz w:val="28"/>
                <w:szCs w:val="28"/>
              </w:rPr>
              <w:t xml:space="preserve">TDS </w:t>
            </w:r>
          </w:p>
        </w:tc>
        <w:tc>
          <w:tcPr>
            <w:tcW w:w="3969" w:type="dxa"/>
            <w:vAlign w:val="center"/>
          </w:tcPr>
          <w:p w14:paraId="07AE4852" w14:textId="77777777" w:rsidR="00D27166" w:rsidRPr="00C262D4" w:rsidRDefault="00D27166" w:rsidP="00221E80">
            <w:pPr>
              <w:spacing w:line="259" w:lineRule="auto"/>
              <w:ind w:left="2"/>
              <w:rPr>
                <w:rFonts w:ascii="Times New Roman" w:hAnsi="Times New Roman" w:cs="Times New Roman"/>
                <w:sz w:val="28"/>
                <w:szCs w:val="28"/>
              </w:rPr>
            </w:pPr>
          </w:p>
        </w:tc>
        <w:tc>
          <w:tcPr>
            <w:tcW w:w="2631" w:type="dxa"/>
            <w:vAlign w:val="center"/>
          </w:tcPr>
          <w:p w14:paraId="441938D2" w14:textId="77777777" w:rsidR="00D27166" w:rsidRPr="00B42376" w:rsidRDefault="00D27166" w:rsidP="00221E80">
            <w:pPr>
              <w:ind w:right="-319"/>
              <w:rPr>
                <w:rFonts w:ascii="Times New Roman" w:hAnsi="Times New Roman" w:cs="Times New Roman"/>
                <w:sz w:val="28"/>
                <w:szCs w:val="28"/>
              </w:rPr>
            </w:pPr>
            <w:r>
              <w:rPr>
                <w:rFonts w:ascii="Times New Roman" w:hAnsi="Times New Roman" w:cs="Times New Roman"/>
                <w:sz w:val="28"/>
                <w:szCs w:val="28"/>
              </w:rPr>
              <w:t>Bổ sung vì có thể đo trong PTN</w:t>
            </w:r>
          </w:p>
        </w:tc>
      </w:tr>
      <w:tr w:rsidR="00D27166" w:rsidRPr="00B42376" w14:paraId="0747B4CC" w14:textId="77777777" w:rsidTr="00221E80">
        <w:trPr>
          <w:trHeight w:val="467"/>
          <w:jc w:val="center"/>
        </w:trPr>
        <w:tc>
          <w:tcPr>
            <w:tcW w:w="978" w:type="dxa"/>
            <w:vAlign w:val="center"/>
          </w:tcPr>
          <w:p w14:paraId="6D9BF8BA"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13A1DADA"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Độ màu  </w:t>
            </w:r>
          </w:p>
        </w:tc>
        <w:tc>
          <w:tcPr>
            <w:tcW w:w="3969" w:type="dxa"/>
            <w:vAlign w:val="center"/>
          </w:tcPr>
          <w:p w14:paraId="4355AA99" w14:textId="77777777" w:rsidR="00D27166" w:rsidRPr="00B42376" w:rsidRDefault="00D27166" w:rsidP="00D27166">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TCVN 6185C:2015</w:t>
            </w:r>
          </w:p>
          <w:p w14:paraId="487E7B69" w14:textId="77777777" w:rsidR="008023A0" w:rsidRDefault="00D27166" w:rsidP="008023A0">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 xml:space="preserve">ASTM D1209-05 </w:t>
            </w:r>
          </w:p>
          <w:p w14:paraId="37513E17" w14:textId="77777777" w:rsidR="00D27166" w:rsidRPr="008023A0" w:rsidRDefault="00D27166" w:rsidP="008023A0">
            <w:pPr>
              <w:numPr>
                <w:ilvl w:val="0"/>
                <w:numId w:val="152"/>
              </w:numPr>
              <w:ind w:hanging="182"/>
              <w:rPr>
                <w:rFonts w:ascii="Times New Roman" w:hAnsi="Times New Roman" w:cs="Times New Roman"/>
                <w:sz w:val="28"/>
                <w:szCs w:val="28"/>
              </w:rPr>
            </w:pPr>
            <w:r w:rsidRPr="008023A0">
              <w:rPr>
                <w:rFonts w:ascii="Times New Roman" w:hAnsi="Times New Roman" w:cs="Times New Roman"/>
                <w:sz w:val="28"/>
                <w:szCs w:val="28"/>
              </w:rPr>
              <w:t xml:space="preserve">SMEWW 2120C:2017 </w:t>
            </w:r>
          </w:p>
        </w:tc>
        <w:tc>
          <w:tcPr>
            <w:tcW w:w="2631" w:type="dxa"/>
            <w:vAlign w:val="center"/>
          </w:tcPr>
          <w:p w14:paraId="42C7D51E" w14:textId="77777777" w:rsidR="00D27166" w:rsidRPr="00B42376" w:rsidRDefault="00D27166" w:rsidP="00221E80">
            <w:pPr>
              <w:ind w:right="-319"/>
              <w:rPr>
                <w:rFonts w:ascii="Times New Roman" w:hAnsi="Times New Roman" w:cs="Times New Roman"/>
                <w:sz w:val="28"/>
                <w:szCs w:val="28"/>
              </w:rPr>
            </w:pPr>
            <w:r w:rsidRPr="00B42376">
              <w:rPr>
                <w:rFonts w:ascii="Times New Roman" w:hAnsi="Times New Roman" w:cs="Times New Roman"/>
                <w:sz w:val="28"/>
                <w:szCs w:val="28"/>
              </w:rPr>
              <w:t>TCVN 6185:2015 – Phần C</w:t>
            </w:r>
          </w:p>
        </w:tc>
      </w:tr>
      <w:tr w:rsidR="00D27166" w:rsidRPr="00B42376" w14:paraId="349FCDA2" w14:textId="77777777" w:rsidTr="00221E80">
        <w:trPr>
          <w:trHeight w:val="467"/>
          <w:jc w:val="center"/>
        </w:trPr>
        <w:tc>
          <w:tcPr>
            <w:tcW w:w="978" w:type="dxa"/>
            <w:vAlign w:val="center"/>
          </w:tcPr>
          <w:p w14:paraId="64EFA1DE"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58219E7C"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BOD</w:t>
            </w:r>
            <w:r w:rsidRPr="00B42376">
              <w:rPr>
                <w:rFonts w:ascii="Times New Roman" w:hAnsi="Times New Roman" w:cs="Times New Roman"/>
                <w:sz w:val="28"/>
                <w:szCs w:val="28"/>
                <w:vertAlign w:val="subscript"/>
              </w:rPr>
              <w:t>5</w:t>
            </w:r>
            <w:r w:rsidRPr="00B42376">
              <w:rPr>
                <w:rFonts w:ascii="Times New Roman" w:hAnsi="Times New Roman" w:cs="Times New Roman"/>
                <w:sz w:val="28"/>
                <w:szCs w:val="28"/>
              </w:rPr>
              <w:t xml:space="preserve"> </w:t>
            </w:r>
          </w:p>
        </w:tc>
        <w:tc>
          <w:tcPr>
            <w:tcW w:w="3969" w:type="dxa"/>
            <w:vAlign w:val="center"/>
          </w:tcPr>
          <w:p w14:paraId="1CC9D6E9" w14:textId="77777777" w:rsidR="00D27166" w:rsidRPr="00B42376" w:rsidRDefault="00D27166" w:rsidP="00D27166">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 xml:space="preserve">TCVN 6001-1:2008 </w:t>
            </w:r>
          </w:p>
          <w:p w14:paraId="064676A6" w14:textId="77777777" w:rsidR="00D27166" w:rsidRPr="00B42376" w:rsidRDefault="00D27166" w:rsidP="00D27166">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 xml:space="preserve">TCVN 6001-2:2008 </w:t>
            </w:r>
          </w:p>
          <w:p w14:paraId="58427527" w14:textId="77777777" w:rsidR="008023A0" w:rsidRDefault="00D27166" w:rsidP="008023A0">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SMEWW 5210B:2017</w:t>
            </w:r>
          </w:p>
          <w:p w14:paraId="08953183" w14:textId="77777777" w:rsidR="00D27166" w:rsidRPr="008023A0" w:rsidRDefault="00D27166" w:rsidP="008023A0">
            <w:pPr>
              <w:numPr>
                <w:ilvl w:val="0"/>
                <w:numId w:val="152"/>
              </w:numPr>
              <w:ind w:hanging="182"/>
              <w:rPr>
                <w:rFonts w:ascii="Times New Roman" w:hAnsi="Times New Roman" w:cs="Times New Roman"/>
                <w:sz w:val="28"/>
                <w:szCs w:val="28"/>
              </w:rPr>
            </w:pPr>
            <w:r w:rsidRPr="008023A0">
              <w:rPr>
                <w:rFonts w:ascii="Times New Roman" w:hAnsi="Times New Roman" w:cs="Times New Roman"/>
                <w:sz w:val="28"/>
                <w:szCs w:val="28"/>
              </w:rPr>
              <w:t xml:space="preserve">SMEWW 5210D:2017 </w:t>
            </w:r>
          </w:p>
        </w:tc>
        <w:tc>
          <w:tcPr>
            <w:tcW w:w="2631" w:type="dxa"/>
          </w:tcPr>
          <w:p w14:paraId="5E9927FC" w14:textId="77777777" w:rsidR="00D27166" w:rsidRPr="00B42376" w:rsidRDefault="00D27166" w:rsidP="00221E80">
            <w:pPr>
              <w:ind w:right="-319"/>
              <w:rPr>
                <w:rFonts w:ascii="Times New Roman" w:hAnsi="Times New Roman" w:cs="Times New Roman"/>
                <w:sz w:val="28"/>
                <w:szCs w:val="28"/>
              </w:rPr>
            </w:pPr>
          </w:p>
        </w:tc>
      </w:tr>
      <w:tr w:rsidR="00D27166" w:rsidRPr="00B42376" w14:paraId="70D36B70" w14:textId="77777777" w:rsidTr="00221E80">
        <w:trPr>
          <w:trHeight w:val="467"/>
          <w:jc w:val="center"/>
        </w:trPr>
        <w:tc>
          <w:tcPr>
            <w:tcW w:w="978" w:type="dxa"/>
            <w:vAlign w:val="center"/>
          </w:tcPr>
          <w:p w14:paraId="71A08695"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3657EDF4"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COD </w:t>
            </w:r>
          </w:p>
        </w:tc>
        <w:tc>
          <w:tcPr>
            <w:tcW w:w="3969" w:type="dxa"/>
            <w:vAlign w:val="center"/>
          </w:tcPr>
          <w:p w14:paraId="66506BCD" w14:textId="77777777" w:rsidR="00D27166" w:rsidRPr="00B42376" w:rsidRDefault="00D27166" w:rsidP="00D27166">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 xml:space="preserve">TCVN 6491:1999 </w:t>
            </w:r>
          </w:p>
          <w:p w14:paraId="36448039" w14:textId="77777777" w:rsidR="00D27166" w:rsidRPr="00B42376" w:rsidRDefault="00D27166" w:rsidP="00D27166">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 xml:space="preserve">SMEWW 5220B:2017 </w:t>
            </w:r>
          </w:p>
          <w:p w14:paraId="7CF7E1FF" w14:textId="77777777" w:rsidR="008023A0" w:rsidRDefault="00D27166" w:rsidP="008023A0">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 xml:space="preserve">SMEWW 5220C:2017 </w:t>
            </w:r>
          </w:p>
          <w:p w14:paraId="4CA5E4EE" w14:textId="77777777" w:rsidR="00D27166" w:rsidRPr="008023A0" w:rsidRDefault="00D27166" w:rsidP="008023A0">
            <w:pPr>
              <w:numPr>
                <w:ilvl w:val="0"/>
                <w:numId w:val="152"/>
              </w:numPr>
              <w:ind w:hanging="182"/>
              <w:rPr>
                <w:rFonts w:ascii="Times New Roman" w:hAnsi="Times New Roman" w:cs="Times New Roman"/>
                <w:sz w:val="28"/>
                <w:szCs w:val="28"/>
              </w:rPr>
            </w:pPr>
            <w:r w:rsidRPr="008023A0">
              <w:rPr>
                <w:rFonts w:ascii="Times New Roman" w:hAnsi="Times New Roman" w:cs="Times New Roman"/>
                <w:sz w:val="28"/>
                <w:szCs w:val="28"/>
              </w:rPr>
              <w:t xml:space="preserve">SMEWW 5220D:2017 </w:t>
            </w:r>
          </w:p>
        </w:tc>
        <w:tc>
          <w:tcPr>
            <w:tcW w:w="2631" w:type="dxa"/>
          </w:tcPr>
          <w:p w14:paraId="134C4A84" w14:textId="77777777" w:rsidR="00D27166" w:rsidRPr="00B42376" w:rsidRDefault="00D27166" w:rsidP="00221E80">
            <w:pPr>
              <w:ind w:right="-319"/>
              <w:rPr>
                <w:rFonts w:ascii="Times New Roman" w:hAnsi="Times New Roman" w:cs="Times New Roman"/>
                <w:sz w:val="28"/>
                <w:szCs w:val="28"/>
              </w:rPr>
            </w:pPr>
          </w:p>
        </w:tc>
      </w:tr>
      <w:tr w:rsidR="00D27166" w:rsidRPr="00B42376" w14:paraId="109C0C72" w14:textId="77777777" w:rsidTr="00221E80">
        <w:trPr>
          <w:trHeight w:val="467"/>
          <w:jc w:val="center"/>
        </w:trPr>
        <w:tc>
          <w:tcPr>
            <w:tcW w:w="978" w:type="dxa"/>
            <w:vAlign w:val="center"/>
          </w:tcPr>
          <w:p w14:paraId="79CD9E72"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604477DE"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TSS </w:t>
            </w:r>
          </w:p>
        </w:tc>
        <w:tc>
          <w:tcPr>
            <w:tcW w:w="3969" w:type="dxa"/>
            <w:vAlign w:val="center"/>
          </w:tcPr>
          <w:p w14:paraId="3DB7749D" w14:textId="77777777" w:rsidR="003E4296" w:rsidRDefault="00D27166" w:rsidP="003E4296">
            <w:pPr>
              <w:numPr>
                <w:ilvl w:val="0"/>
                <w:numId w:val="152"/>
              </w:numPr>
              <w:ind w:hanging="182"/>
              <w:rPr>
                <w:rFonts w:ascii="Times New Roman" w:hAnsi="Times New Roman" w:cs="Times New Roman"/>
                <w:sz w:val="28"/>
                <w:szCs w:val="28"/>
              </w:rPr>
            </w:pPr>
            <w:r w:rsidRPr="00B42376">
              <w:rPr>
                <w:rFonts w:ascii="Times New Roman" w:hAnsi="Times New Roman" w:cs="Times New Roman"/>
                <w:sz w:val="28"/>
                <w:szCs w:val="28"/>
              </w:rPr>
              <w:t xml:space="preserve">TCVN 6625:2000 </w:t>
            </w:r>
          </w:p>
          <w:p w14:paraId="42017344" w14:textId="77777777" w:rsidR="00D27166" w:rsidRPr="003E4296" w:rsidRDefault="00D27166" w:rsidP="003E4296">
            <w:pPr>
              <w:numPr>
                <w:ilvl w:val="0"/>
                <w:numId w:val="152"/>
              </w:numPr>
              <w:ind w:hanging="182"/>
              <w:rPr>
                <w:rFonts w:ascii="Times New Roman" w:hAnsi="Times New Roman" w:cs="Times New Roman"/>
                <w:sz w:val="28"/>
                <w:szCs w:val="28"/>
              </w:rPr>
            </w:pPr>
            <w:r w:rsidRPr="003E4296">
              <w:rPr>
                <w:rFonts w:ascii="Times New Roman" w:hAnsi="Times New Roman" w:cs="Times New Roman"/>
                <w:sz w:val="28"/>
                <w:szCs w:val="28"/>
              </w:rPr>
              <w:t xml:space="preserve">SMEWW 2540D:2017 </w:t>
            </w:r>
          </w:p>
        </w:tc>
        <w:tc>
          <w:tcPr>
            <w:tcW w:w="2631" w:type="dxa"/>
          </w:tcPr>
          <w:p w14:paraId="4CAFD570" w14:textId="77777777" w:rsidR="00D27166" w:rsidRPr="00B42376" w:rsidRDefault="00D27166" w:rsidP="00221E80">
            <w:pPr>
              <w:ind w:right="-319"/>
              <w:rPr>
                <w:rFonts w:ascii="Times New Roman" w:hAnsi="Times New Roman" w:cs="Times New Roman"/>
                <w:sz w:val="28"/>
                <w:szCs w:val="28"/>
              </w:rPr>
            </w:pPr>
          </w:p>
        </w:tc>
      </w:tr>
      <w:tr w:rsidR="00D27166" w:rsidRPr="00B42376" w14:paraId="22EE779F" w14:textId="77777777" w:rsidTr="00221E80">
        <w:trPr>
          <w:trHeight w:val="467"/>
          <w:jc w:val="center"/>
        </w:trPr>
        <w:tc>
          <w:tcPr>
            <w:tcW w:w="978" w:type="dxa"/>
            <w:vAlign w:val="center"/>
          </w:tcPr>
          <w:p w14:paraId="4D963453"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166235DD"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NH</w:t>
            </w:r>
            <w:r w:rsidRPr="00B42376">
              <w:rPr>
                <w:rFonts w:ascii="Times New Roman" w:hAnsi="Times New Roman" w:cs="Times New Roman"/>
                <w:sz w:val="28"/>
                <w:szCs w:val="28"/>
                <w:vertAlign w:val="subscript"/>
              </w:rPr>
              <w:t>4</w:t>
            </w:r>
            <w:r w:rsidRPr="00B42376">
              <w:rPr>
                <w:rFonts w:ascii="Times New Roman" w:hAnsi="Times New Roman" w:cs="Times New Roman"/>
                <w:sz w:val="28"/>
                <w:szCs w:val="28"/>
                <w:vertAlign w:val="superscript"/>
              </w:rPr>
              <w:t xml:space="preserve">+ </w:t>
            </w:r>
          </w:p>
        </w:tc>
        <w:tc>
          <w:tcPr>
            <w:tcW w:w="3969" w:type="dxa"/>
            <w:vAlign w:val="center"/>
          </w:tcPr>
          <w:p w14:paraId="50B90D5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5988-1995 </w:t>
            </w:r>
          </w:p>
          <w:p w14:paraId="66429DD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TCVN 6179-1:1997</w:t>
            </w:r>
          </w:p>
          <w:p w14:paraId="24AD76D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TCVN 6660:2000</w:t>
            </w:r>
          </w:p>
          <w:p w14:paraId="2DB562D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4500-NH3.B&amp;D:2017 </w:t>
            </w:r>
          </w:p>
          <w:p w14:paraId="229C825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4500-NH3.B&amp;F:2017 </w:t>
            </w:r>
          </w:p>
          <w:p w14:paraId="6940B64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4500-NH3.B&amp;H:2017 </w:t>
            </w:r>
          </w:p>
          <w:p w14:paraId="729D422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USEPA method 350.2 </w:t>
            </w:r>
          </w:p>
        </w:tc>
        <w:tc>
          <w:tcPr>
            <w:tcW w:w="2631" w:type="dxa"/>
            <w:vAlign w:val="center"/>
          </w:tcPr>
          <w:p w14:paraId="160041F1"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Bỏ USEPA method 350.2 vì đã bị hủy bỏ</w:t>
            </w:r>
          </w:p>
        </w:tc>
      </w:tr>
      <w:tr w:rsidR="00D27166" w:rsidRPr="00B42376" w14:paraId="64103D07" w14:textId="77777777" w:rsidTr="00221E80">
        <w:trPr>
          <w:trHeight w:val="467"/>
          <w:jc w:val="center"/>
        </w:trPr>
        <w:tc>
          <w:tcPr>
            <w:tcW w:w="978" w:type="dxa"/>
            <w:vAlign w:val="center"/>
          </w:tcPr>
          <w:p w14:paraId="316FC3AA"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27B20D60"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Tổng N </w:t>
            </w:r>
          </w:p>
        </w:tc>
        <w:tc>
          <w:tcPr>
            <w:tcW w:w="3969" w:type="dxa"/>
            <w:vAlign w:val="center"/>
          </w:tcPr>
          <w:p w14:paraId="74B7F3B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6624:1-2000 </w:t>
            </w:r>
          </w:p>
          <w:p w14:paraId="500CA2A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TCVN 6624:2-2000</w:t>
            </w:r>
          </w:p>
          <w:p w14:paraId="0FC8699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6638:2000 </w:t>
            </w:r>
          </w:p>
        </w:tc>
        <w:tc>
          <w:tcPr>
            <w:tcW w:w="2631" w:type="dxa"/>
          </w:tcPr>
          <w:p w14:paraId="16876A93" w14:textId="77777777" w:rsidR="00D27166" w:rsidRPr="00B42376" w:rsidRDefault="00D27166" w:rsidP="00221E80">
            <w:pPr>
              <w:ind w:right="-319"/>
              <w:rPr>
                <w:rFonts w:ascii="Times New Roman" w:hAnsi="Times New Roman" w:cs="Times New Roman"/>
                <w:sz w:val="28"/>
                <w:szCs w:val="28"/>
              </w:rPr>
            </w:pPr>
          </w:p>
        </w:tc>
      </w:tr>
      <w:tr w:rsidR="00D27166" w:rsidRPr="00B42376" w14:paraId="21ADF4C9" w14:textId="77777777" w:rsidTr="00221E80">
        <w:trPr>
          <w:trHeight w:val="467"/>
          <w:jc w:val="center"/>
        </w:trPr>
        <w:tc>
          <w:tcPr>
            <w:tcW w:w="978" w:type="dxa"/>
            <w:vAlign w:val="center"/>
          </w:tcPr>
          <w:p w14:paraId="5E021526"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10F24A52"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Tổng P </w:t>
            </w:r>
          </w:p>
        </w:tc>
        <w:tc>
          <w:tcPr>
            <w:tcW w:w="3969" w:type="dxa"/>
            <w:vAlign w:val="center"/>
          </w:tcPr>
          <w:p w14:paraId="3A19D46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6202:2008; </w:t>
            </w:r>
          </w:p>
          <w:p w14:paraId="0BF63821"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4500-P.B&amp;D:2017 </w:t>
            </w:r>
          </w:p>
          <w:p w14:paraId="7FD4131D"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lastRenderedPageBreak/>
              <w:t xml:space="preserve">SMEWW 4500-P.B&amp;E:2017 </w:t>
            </w:r>
          </w:p>
        </w:tc>
        <w:tc>
          <w:tcPr>
            <w:tcW w:w="2631" w:type="dxa"/>
          </w:tcPr>
          <w:p w14:paraId="05EE4A88" w14:textId="77777777" w:rsidR="00D27166" w:rsidRPr="00B42376" w:rsidRDefault="00D27166" w:rsidP="00221E80">
            <w:pPr>
              <w:ind w:right="-319"/>
              <w:rPr>
                <w:rFonts w:ascii="Times New Roman" w:hAnsi="Times New Roman" w:cs="Times New Roman"/>
                <w:sz w:val="28"/>
                <w:szCs w:val="28"/>
              </w:rPr>
            </w:pPr>
          </w:p>
        </w:tc>
      </w:tr>
      <w:tr w:rsidR="00D27166" w:rsidRPr="00B42376" w14:paraId="747202DF" w14:textId="77777777" w:rsidTr="00221E80">
        <w:trPr>
          <w:trHeight w:val="467"/>
          <w:jc w:val="center"/>
        </w:trPr>
        <w:tc>
          <w:tcPr>
            <w:tcW w:w="978" w:type="dxa"/>
            <w:vAlign w:val="center"/>
          </w:tcPr>
          <w:p w14:paraId="29949165"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439AA961"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NO</w:t>
            </w:r>
            <w:r w:rsidRPr="00B42376">
              <w:rPr>
                <w:rFonts w:ascii="Times New Roman" w:hAnsi="Times New Roman" w:cs="Times New Roman"/>
                <w:sz w:val="28"/>
                <w:szCs w:val="28"/>
                <w:vertAlign w:val="subscript"/>
              </w:rPr>
              <w:t>2</w:t>
            </w:r>
            <w:r w:rsidRPr="00B42376">
              <w:rPr>
                <w:rFonts w:ascii="Times New Roman" w:hAnsi="Times New Roman" w:cs="Times New Roman"/>
                <w:sz w:val="28"/>
                <w:szCs w:val="28"/>
                <w:vertAlign w:val="superscript"/>
              </w:rPr>
              <w:t xml:space="preserve">- </w:t>
            </w:r>
          </w:p>
        </w:tc>
        <w:tc>
          <w:tcPr>
            <w:tcW w:w="3969" w:type="dxa"/>
            <w:vAlign w:val="center"/>
          </w:tcPr>
          <w:p w14:paraId="1F60D85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6178:1996 </w:t>
            </w:r>
          </w:p>
          <w:p w14:paraId="61583CDF" w14:textId="77777777" w:rsidR="00D27166" w:rsidRPr="00B42376" w:rsidRDefault="00C52344" w:rsidP="00D27166">
            <w:pPr>
              <w:numPr>
                <w:ilvl w:val="0"/>
                <w:numId w:val="153"/>
              </w:numPr>
              <w:ind w:left="201" w:right="-319" w:hanging="182"/>
              <w:rPr>
                <w:rFonts w:ascii="Times New Roman" w:hAnsi="Times New Roman" w:cs="Times New Roman"/>
                <w:sz w:val="28"/>
                <w:szCs w:val="28"/>
              </w:rPr>
            </w:pPr>
            <w:hyperlink r:id="rId94">
              <w:r w:rsidR="00D27166" w:rsidRPr="00B42376">
                <w:rPr>
                  <w:rFonts w:ascii="Times New Roman" w:hAnsi="Times New Roman" w:cs="Times New Roman"/>
                  <w:sz w:val="28"/>
                  <w:szCs w:val="28"/>
                </w:rPr>
                <w:t>TCVN 6494</w:t>
              </w:r>
            </w:hyperlink>
            <w:hyperlink r:id="rId95">
              <w:r w:rsidR="00D27166" w:rsidRPr="00B42376">
                <w:rPr>
                  <w:rFonts w:ascii="Times New Roman" w:hAnsi="Times New Roman" w:cs="Times New Roman"/>
                  <w:sz w:val="28"/>
                  <w:szCs w:val="28"/>
                </w:rPr>
                <w:t>-</w:t>
              </w:r>
            </w:hyperlink>
            <w:hyperlink r:id="rId96">
              <w:r w:rsidR="00D27166" w:rsidRPr="00B42376">
                <w:rPr>
                  <w:rFonts w:ascii="Times New Roman" w:hAnsi="Times New Roman" w:cs="Times New Roman"/>
                  <w:sz w:val="28"/>
                  <w:szCs w:val="28"/>
                </w:rPr>
                <w:t>1:2011</w:t>
              </w:r>
            </w:hyperlink>
            <w:r w:rsidR="00D27166" w:rsidRPr="00B42376">
              <w:rPr>
                <w:rFonts w:ascii="Times New Roman" w:hAnsi="Times New Roman" w:cs="Times New Roman"/>
                <w:sz w:val="28"/>
                <w:szCs w:val="28"/>
              </w:rPr>
              <w:t xml:space="preserve"> </w:t>
            </w:r>
          </w:p>
          <w:p w14:paraId="11242AD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4500-NO2-.B:2017 </w:t>
            </w:r>
          </w:p>
          <w:p w14:paraId="338CBFF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4110B:2017 </w:t>
            </w:r>
          </w:p>
          <w:p w14:paraId="39AE4219"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4110C:2017 </w:t>
            </w:r>
          </w:p>
          <w:p w14:paraId="6D2A963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300.0 </w:t>
            </w:r>
          </w:p>
          <w:p w14:paraId="15D1B3B8"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354.1 </w:t>
            </w:r>
          </w:p>
        </w:tc>
        <w:tc>
          <w:tcPr>
            <w:tcW w:w="2631" w:type="dxa"/>
            <w:vAlign w:val="center"/>
          </w:tcPr>
          <w:p w14:paraId="28E85783"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Bỏ US EPA method 354.1 vì đã bị hủy bỏ</w:t>
            </w:r>
          </w:p>
        </w:tc>
      </w:tr>
      <w:tr w:rsidR="00D27166" w:rsidRPr="00B42376" w14:paraId="0A3FAF6B" w14:textId="77777777" w:rsidTr="00221E80">
        <w:trPr>
          <w:trHeight w:val="467"/>
          <w:jc w:val="center"/>
        </w:trPr>
        <w:tc>
          <w:tcPr>
            <w:tcW w:w="978" w:type="dxa"/>
            <w:vAlign w:val="center"/>
          </w:tcPr>
          <w:p w14:paraId="54E50D63" w14:textId="77777777" w:rsidR="00D27166" w:rsidRPr="00E42155" w:rsidRDefault="00D27166" w:rsidP="006E7FDF">
            <w:pPr>
              <w:pStyle w:val="ListParagraph"/>
              <w:numPr>
                <w:ilvl w:val="0"/>
                <w:numId w:val="154"/>
              </w:numPr>
              <w:ind w:right="230"/>
              <w:jc w:val="right"/>
              <w:rPr>
                <w:rFonts w:ascii="Times New Roman" w:hAnsi="Times New Roman" w:cs="Times New Roman"/>
                <w:sz w:val="28"/>
                <w:szCs w:val="28"/>
              </w:rPr>
            </w:pPr>
          </w:p>
        </w:tc>
        <w:tc>
          <w:tcPr>
            <w:tcW w:w="2036" w:type="dxa"/>
            <w:vAlign w:val="center"/>
          </w:tcPr>
          <w:p w14:paraId="723F69DA"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NO</w:t>
            </w:r>
            <w:r w:rsidRPr="00B42376">
              <w:rPr>
                <w:rFonts w:ascii="Times New Roman" w:hAnsi="Times New Roman" w:cs="Times New Roman"/>
                <w:sz w:val="28"/>
                <w:szCs w:val="28"/>
                <w:vertAlign w:val="subscript"/>
              </w:rPr>
              <w:t>3</w:t>
            </w:r>
            <w:r w:rsidRPr="00B42376">
              <w:rPr>
                <w:rFonts w:ascii="Times New Roman" w:hAnsi="Times New Roman" w:cs="Times New Roman"/>
                <w:sz w:val="28"/>
                <w:szCs w:val="28"/>
                <w:vertAlign w:val="superscript"/>
              </w:rPr>
              <w:t>-</w:t>
            </w:r>
            <w:r w:rsidRPr="00B42376">
              <w:rPr>
                <w:rFonts w:ascii="Times New Roman" w:hAnsi="Times New Roman" w:cs="Times New Roman"/>
                <w:sz w:val="28"/>
                <w:szCs w:val="28"/>
              </w:rPr>
              <w:t xml:space="preserve"> </w:t>
            </w:r>
          </w:p>
        </w:tc>
        <w:tc>
          <w:tcPr>
            <w:tcW w:w="3969" w:type="dxa"/>
            <w:vAlign w:val="center"/>
          </w:tcPr>
          <w:p w14:paraId="05CCB6B3" w14:textId="77777777" w:rsidR="00D27166" w:rsidRPr="00B42376" w:rsidRDefault="00C52344" w:rsidP="00D27166">
            <w:pPr>
              <w:numPr>
                <w:ilvl w:val="0"/>
                <w:numId w:val="153"/>
              </w:numPr>
              <w:ind w:left="201" w:right="-319" w:hanging="182"/>
              <w:rPr>
                <w:rFonts w:ascii="Times New Roman" w:hAnsi="Times New Roman" w:cs="Times New Roman"/>
                <w:sz w:val="28"/>
                <w:szCs w:val="28"/>
              </w:rPr>
            </w:pPr>
            <w:hyperlink r:id="rId97">
              <w:r w:rsidR="00D27166" w:rsidRPr="00B42376">
                <w:rPr>
                  <w:rFonts w:ascii="Times New Roman" w:hAnsi="Times New Roman" w:cs="Times New Roman"/>
                  <w:sz w:val="28"/>
                  <w:szCs w:val="28"/>
                </w:rPr>
                <w:t>TCVN 7323</w:t>
              </w:r>
            </w:hyperlink>
            <w:hyperlink r:id="rId98">
              <w:r w:rsidR="00D27166" w:rsidRPr="00B42376">
                <w:rPr>
                  <w:rFonts w:ascii="Times New Roman" w:hAnsi="Times New Roman" w:cs="Times New Roman"/>
                  <w:sz w:val="28"/>
                  <w:szCs w:val="28"/>
                </w:rPr>
                <w:t>-</w:t>
              </w:r>
            </w:hyperlink>
            <w:hyperlink r:id="rId99">
              <w:r w:rsidR="00D27166" w:rsidRPr="00B42376">
                <w:rPr>
                  <w:rFonts w:ascii="Times New Roman" w:hAnsi="Times New Roman" w:cs="Times New Roman"/>
                  <w:sz w:val="28"/>
                  <w:szCs w:val="28"/>
                </w:rPr>
                <w:t>2:2004</w:t>
              </w:r>
            </w:hyperlink>
            <w:r w:rsidR="00D27166" w:rsidRPr="00B42376">
              <w:rPr>
                <w:rFonts w:ascii="Times New Roman" w:hAnsi="Times New Roman" w:cs="Times New Roman"/>
                <w:sz w:val="28"/>
                <w:szCs w:val="28"/>
              </w:rPr>
              <w:t xml:space="preserve"> </w:t>
            </w:r>
          </w:p>
          <w:p w14:paraId="1989B717" w14:textId="77777777" w:rsidR="00D27166" w:rsidRPr="00B42376" w:rsidRDefault="00C52344" w:rsidP="00D27166">
            <w:pPr>
              <w:numPr>
                <w:ilvl w:val="0"/>
                <w:numId w:val="153"/>
              </w:numPr>
              <w:ind w:left="201" w:right="-319" w:hanging="182"/>
              <w:rPr>
                <w:rFonts w:ascii="Times New Roman" w:hAnsi="Times New Roman" w:cs="Times New Roman"/>
                <w:sz w:val="28"/>
                <w:szCs w:val="28"/>
              </w:rPr>
            </w:pPr>
            <w:hyperlink r:id="rId100">
              <w:r w:rsidR="00D27166" w:rsidRPr="00B42376">
                <w:rPr>
                  <w:rFonts w:ascii="Times New Roman" w:hAnsi="Times New Roman" w:cs="Times New Roman"/>
                  <w:sz w:val="28"/>
                  <w:szCs w:val="28"/>
                </w:rPr>
                <w:t>TCVN 6494</w:t>
              </w:r>
            </w:hyperlink>
            <w:hyperlink r:id="rId101">
              <w:r w:rsidR="00D27166" w:rsidRPr="00B42376">
                <w:rPr>
                  <w:rFonts w:ascii="Times New Roman" w:hAnsi="Times New Roman" w:cs="Times New Roman"/>
                  <w:sz w:val="28"/>
                  <w:szCs w:val="28"/>
                </w:rPr>
                <w:t>-</w:t>
              </w:r>
            </w:hyperlink>
            <w:hyperlink r:id="rId102">
              <w:r w:rsidR="00D27166" w:rsidRPr="00B42376">
                <w:rPr>
                  <w:rFonts w:ascii="Times New Roman" w:hAnsi="Times New Roman" w:cs="Times New Roman"/>
                  <w:sz w:val="28"/>
                  <w:szCs w:val="28"/>
                </w:rPr>
                <w:t>1:2011</w:t>
              </w:r>
            </w:hyperlink>
            <w:r w:rsidR="00D27166" w:rsidRPr="00B42376">
              <w:rPr>
                <w:rFonts w:ascii="Times New Roman" w:hAnsi="Times New Roman" w:cs="Times New Roman"/>
                <w:sz w:val="28"/>
                <w:szCs w:val="28"/>
              </w:rPr>
              <w:t xml:space="preserve"> </w:t>
            </w:r>
          </w:p>
          <w:p w14:paraId="53419A7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4110B:2017 </w:t>
            </w:r>
          </w:p>
          <w:p w14:paraId="16CF880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4110C:2017 </w:t>
            </w:r>
          </w:p>
          <w:p w14:paraId="32A2EC68"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4500-NO3-.D:2017 </w:t>
            </w:r>
          </w:p>
          <w:p w14:paraId="2F54268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4500-NO3-.E:2017 </w:t>
            </w:r>
          </w:p>
          <w:p w14:paraId="4A56CD3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300.0 </w:t>
            </w:r>
          </w:p>
          <w:p w14:paraId="7F0C0F2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352.1 </w:t>
            </w:r>
          </w:p>
        </w:tc>
        <w:tc>
          <w:tcPr>
            <w:tcW w:w="2631" w:type="dxa"/>
          </w:tcPr>
          <w:p w14:paraId="0CADFFEC" w14:textId="77777777" w:rsidR="00D27166" w:rsidRPr="00B42376" w:rsidRDefault="00D27166" w:rsidP="00221E80">
            <w:pPr>
              <w:ind w:right="-319"/>
              <w:rPr>
                <w:rFonts w:ascii="Times New Roman" w:hAnsi="Times New Roman" w:cs="Times New Roman"/>
                <w:sz w:val="28"/>
                <w:szCs w:val="28"/>
              </w:rPr>
            </w:pPr>
          </w:p>
        </w:tc>
      </w:tr>
      <w:tr w:rsidR="00D27166" w:rsidRPr="00B42376" w14:paraId="53F42CED" w14:textId="77777777" w:rsidTr="00221E80">
        <w:trPr>
          <w:trHeight w:val="467"/>
          <w:jc w:val="center"/>
        </w:trPr>
        <w:tc>
          <w:tcPr>
            <w:tcW w:w="978" w:type="dxa"/>
            <w:vAlign w:val="center"/>
          </w:tcPr>
          <w:p w14:paraId="48395591"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5A947045"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PO</w:t>
            </w:r>
            <w:r w:rsidRPr="00B42376">
              <w:rPr>
                <w:rFonts w:ascii="Times New Roman" w:hAnsi="Times New Roman" w:cs="Times New Roman"/>
                <w:sz w:val="28"/>
                <w:szCs w:val="28"/>
                <w:vertAlign w:val="subscript"/>
              </w:rPr>
              <w:t>4</w:t>
            </w:r>
            <w:r w:rsidRPr="00B42376">
              <w:rPr>
                <w:rFonts w:ascii="Times New Roman" w:hAnsi="Times New Roman" w:cs="Times New Roman"/>
                <w:sz w:val="28"/>
                <w:szCs w:val="28"/>
                <w:vertAlign w:val="superscript"/>
              </w:rPr>
              <w:t>3-</w:t>
            </w:r>
            <w:r w:rsidRPr="00B42376">
              <w:rPr>
                <w:rFonts w:ascii="Times New Roman" w:hAnsi="Times New Roman" w:cs="Times New Roman"/>
                <w:sz w:val="28"/>
                <w:szCs w:val="28"/>
              </w:rPr>
              <w:t xml:space="preserve"> </w:t>
            </w:r>
          </w:p>
        </w:tc>
        <w:tc>
          <w:tcPr>
            <w:tcW w:w="3969" w:type="dxa"/>
            <w:vAlign w:val="center"/>
          </w:tcPr>
          <w:p w14:paraId="0BA3E3A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6202:2008  </w:t>
            </w:r>
          </w:p>
          <w:p w14:paraId="2962512B" w14:textId="77777777" w:rsidR="00D27166" w:rsidRPr="00B42376" w:rsidRDefault="00C52344" w:rsidP="00D27166">
            <w:pPr>
              <w:numPr>
                <w:ilvl w:val="0"/>
                <w:numId w:val="153"/>
              </w:numPr>
              <w:ind w:left="201" w:right="-319" w:hanging="182"/>
              <w:rPr>
                <w:rFonts w:ascii="Times New Roman" w:hAnsi="Times New Roman" w:cs="Times New Roman"/>
                <w:sz w:val="28"/>
                <w:szCs w:val="28"/>
              </w:rPr>
            </w:pPr>
            <w:hyperlink r:id="rId103">
              <w:r w:rsidR="00D27166" w:rsidRPr="00B42376">
                <w:rPr>
                  <w:rFonts w:ascii="Times New Roman" w:hAnsi="Times New Roman" w:cs="Times New Roman"/>
                  <w:sz w:val="28"/>
                  <w:szCs w:val="28"/>
                </w:rPr>
                <w:t>TCVN 6494</w:t>
              </w:r>
            </w:hyperlink>
            <w:hyperlink r:id="rId104">
              <w:r w:rsidR="00D27166" w:rsidRPr="00B42376">
                <w:rPr>
                  <w:rFonts w:ascii="Times New Roman" w:hAnsi="Times New Roman" w:cs="Times New Roman"/>
                  <w:sz w:val="28"/>
                  <w:szCs w:val="28"/>
                </w:rPr>
                <w:t>-</w:t>
              </w:r>
            </w:hyperlink>
            <w:hyperlink r:id="rId105">
              <w:r w:rsidR="00D27166" w:rsidRPr="00B42376">
                <w:rPr>
                  <w:rFonts w:ascii="Times New Roman" w:hAnsi="Times New Roman" w:cs="Times New Roman"/>
                  <w:sz w:val="28"/>
                  <w:szCs w:val="28"/>
                </w:rPr>
                <w:t>1:201</w:t>
              </w:r>
            </w:hyperlink>
            <w:hyperlink r:id="rId106">
              <w:r w:rsidR="00D27166" w:rsidRPr="00B42376">
                <w:rPr>
                  <w:rFonts w:ascii="Times New Roman" w:hAnsi="Times New Roman" w:cs="Times New Roman"/>
                  <w:sz w:val="28"/>
                  <w:szCs w:val="28"/>
                </w:rPr>
                <w:t>1</w:t>
              </w:r>
            </w:hyperlink>
            <w:r w:rsidR="00D27166" w:rsidRPr="00B42376">
              <w:rPr>
                <w:rFonts w:ascii="Times New Roman" w:hAnsi="Times New Roman" w:cs="Times New Roman"/>
                <w:sz w:val="28"/>
                <w:szCs w:val="28"/>
              </w:rPr>
              <w:t xml:space="preserve"> </w:t>
            </w:r>
          </w:p>
          <w:p w14:paraId="3BD0B8F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4110B:2017 </w:t>
            </w:r>
          </w:p>
          <w:p w14:paraId="515577A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4110C:2017 </w:t>
            </w:r>
          </w:p>
          <w:p w14:paraId="56DB64C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4500-P.D:2017 </w:t>
            </w:r>
          </w:p>
          <w:p w14:paraId="39B5375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4500-P.E:2017 </w:t>
            </w:r>
          </w:p>
          <w:p w14:paraId="7818449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300.0 </w:t>
            </w:r>
          </w:p>
        </w:tc>
        <w:tc>
          <w:tcPr>
            <w:tcW w:w="2631" w:type="dxa"/>
          </w:tcPr>
          <w:p w14:paraId="560D3697" w14:textId="77777777" w:rsidR="00D27166" w:rsidRPr="00B42376" w:rsidRDefault="00D27166" w:rsidP="00221E80">
            <w:pPr>
              <w:ind w:right="-319"/>
              <w:rPr>
                <w:rFonts w:ascii="Times New Roman" w:hAnsi="Times New Roman" w:cs="Times New Roman"/>
                <w:sz w:val="28"/>
                <w:szCs w:val="28"/>
              </w:rPr>
            </w:pPr>
          </w:p>
        </w:tc>
      </w:tr>
      <w:tr w:rsidR="00D27166" w:rsidRPr="00B42376" w14:paraId="0540D9CA" w14:textId="77777777" w:rsidTr="00221E80">
        <w:trPr>
          <w:trHeight w:val="467"/>
          <w:jc w:val="center"/>
        </w:trPr>
        <w:tc>
          <w:tcPr>
            <w:tcW w:w="978" w:type="dxa"/>
            <w:vAlign w:val="center"/>
          </w:tcPr>
          <w:p w14:paraId="596C536B"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2BC9091D"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Clo dư  </w:t>
            </w:r>
          </w:p>
        </w:tc>
        <w:tc>
          <w:tcPr>
            <w:tcW w:w="3969" w:type="dxa"/>
            <w:vAlign w:val="center"/>
          </w:tcPr>
          <w:p w14:paraId="5A6F5DD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6225-3:2011 </w:t>
            </w:r>
          </w:p>
          <w:p w14:paraId="7D6F3BA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6225-1:2017 </w:t>
            </w:r>
          </w:p>
          <w:p w14:paraId="2F501A89"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6225-2:2017 </w:t>
            </w:r>
          </w:p>
          <w:p w14:paraId="2F16BB55"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SMEWW 4500-Cl:2017 </w:t>
            </w:r>
          </w:p>
        </w:tc>
        <w:tc>
          <w:tcPr>
            <w:tcW w:w="2631" w:type="dxa"/>
          </w:tcPr>
          <w:p w14:paraId="161D8340" w14:textId="77777777" w:rsidR="00D27166" w:rsidRPr="00B42376" w:rsidRDefault="00D27166" w:rsidP="00221E80">
            <w:pPr>
              <w:ind w:right="-319"/>
              <w:rPr>
                <w:rFonts w:ascii="Times New Roman" w:hAnsi="Times New Roman" w:cs="Times New Roman"/>
                <w:color w:val="FF0000"/>
                <w:sz w:val="28"/>
                <w:szCs w:val="28"/>
              </w:rPr>
            </w:pPr>
          </w:p>
        </w:tc>
      </w:tr>
      <w:tr w:rsidR="00D27166" w:rsidRPr="00B42376" w14:paraId="383D6742" w14:textId="77777777" w:rsidTr="00221E80">
        <w:trPr>
          <w:trHeight w:val="467"/>
          <w:jc w:val="center"/>
        </w:trPr>
        <w:tc>
          <w:tcPr>
            <w:tcW w:w="978" w:type="dxa"/>
            <w:vAlign w:val="center"/>
          </w:tcPr>
          <w:p w14:paraId="23EFBBF4"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3F0A4181"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Cl</w:t>
            </w:r>
            <w:r w:rsidRPr="00B42376">
              <w:rPr>
                <w:rFonts w:ascii="Times New Roman" w:hAnsi="Times New Roman" w:cs="Times New Roman"/>
                <w:sz w:val="28"/>
                <w:szCs w:val="28"/>
                <w:vertAlign w:val="superscript"/>
              </w:rPr>
              <w:t>-</w:t>
            </w:r>
            <w:r w:rsidRPr="00B42376">
              <w:rPr>
                <w:rFonts w:ascii="Times New Roman" w:hAnsi="Times New Roman" w:cs="Times New Roman"/>
                <w:sz w:val="28"/>
                <w:szCs w:val="28"/>
              </w:rPr>
              <w:t xml:space="preserve"> </w:t>
            </w:r>
          </w:p>
        </w:tc>
        <w:tc>
          <w:tcPr>
            <w:tcW w:w="3969" w:type="dxa"/>
            <w:vAlign w:val="center"/>
          </w:tcPr>
          <w:p w14:paraId="077FBEB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6194:1996 </w:t>
            </w:r>
          </w:p>
          <w:p w14:paraId="4AC5406F" w14:textId="77777777" w:rsidR="00D27166" w:rsidRPr="00B42376" w:rsidRDefault="00C52344" w:rsidP="00D27166">
            <w:pPr>
              <w:numPr>
                <w:ilvl w:val="0"/>
                <w:numId w:val="153"/>
              </w:numPr>
              <w:ind w:left="201" w:right="-319" w:hanging="182"/>
              <w:rPr>
                <w:rFonts w:ascii="Times New Roman" w:hAnsi="Times New Roman" w:cs="Times New Roman"/>
                <w:sz w:val="28"/>
                <w:szCs w:val="28"/>
              </w:rPr>
            </w:pPr>
            <w:hyperlink r:id="rId107">
              <w:r w:rsidR="00D27166" w:rsidRPr="00B42376">
                <w:rPr>
                  <w:rFonts w:ascii="Times New Roman" w:hAnsi="Times New Roman" w:cs="Times New Roman"/>
                  <w:sz w:val="28"/>
                  <w:szCs w:val="28"/>
                </w:rPr>
                <w:t>TCVN 6494</w:t>
              </w:r>
            </w:hyperlink>
            <w:hyperlink r:id="rId108">
              <w:r w:rsidR="00D27166" w:rsidRPr="00B42376">
                <w:rPr>
                  <w:rFonts w:ascii="Times New Roman" w:hAnsi="Times New Roman" w:cs="Times New Roman"/>
                  <w:sz w:val="28"/>
                  <w:szCs w:val="28"/>
                </w:rPr>
                <w:t>-</w:t>
              </w:r>
            </w:hyperlink>
            <w:hyperlink r:id="rId109">
              <w:r w:rsidR="00D27166" w:rsidRPr="00B42376">
                <w:rPr>
                  <w:rFonts w:ascii="Times New Roman" w:hAnsi="Times New Roman" w:cs="Times New Roman"/>
                  <w:sz w:val="28"/>
                  <w:szCs w:val="28"/>
                </w:rPr>
                <w:t>1:2011</w:t>
              </w:r>
            </w:hyperlink>
            <w:r w:rsidR="00D27166" w:rsidRPr="00B42376">
              <w:rPr>
                <w:rFonts w:ascii="Times New Roman" w:hAnsi="Times New Roman" w:cs="Times New Roman"/>
                <w:sz w:val="28"/>
                <w:szCs w:val="28"/>
              </w:rPr>
              <w:t xml:space="preserve"> </w:t>
            </w:r>
          </w:p>
          <w:p w14:paraId="0C45D21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4110B:2017 </w:t>
            </w:r>
          </w:p>
          <w:p w14:paraId="6D9AA309"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4110C:2017 </w:t>
            </w:r>
          </w:p>
          <w:p w14:paraId="606D7DD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SMEWW 4500.Cl-:2017</w:t>
            </w:r>
          </w:p>
          <w:p w14:paraId="638083FB" w14:textId="77777777" w:rsidR="00D27166" w:rsidRPr="00B42376" w:rsidRDefault="00D27166" w:rsidP="00D27166">
            <w:pPr>
              <w:numPr>
                <w:ilvl w:val="0"/>
                <w:numId w:val="153"/>
              </w:numPr>
              <w:ind w:left="201" w:right="-319"/>
              <w:rPr>
                <w:rFonts w:ascii="Times New Roman" w:hAnsi="Times New Roman" w:cs="Times New Roman"/>
                <w:sz w:val="28"/>
                <w:szCs w:val="28"/>
              </w:rPr>
            </w:pPr>
            <w:r w:rsidRPr="00B42376">
              <w:rPr>
                <w:rFonts w:ascii="Times New Roman" w:hAnsi="Times New Roman" w:cs="Times New Roman"/>
                <w:sz w:val="28"/>
                <w:szCs w:val="28"/>
              </w:rPr>
              <w:t xml:space="preserve">US EPA method 300.0 </w:t>
            </w:r>
          </w:p>
        </w:tc>
        <w:tc>
          <w:tcPr>
            <w:tcW w:w="2631" w:type="dxa"/>
          </w:tcPr>
          <w:p w14:paraId="545411D8" w14:textId="77777777" w:rsidR="00D27166" w:rsidRPr="00B42376" w:rsidRDefault="00D27166" w:rsidP="00221E80">
            <w:pPr>
              <w:ind w:right="-319"/>
              <w:rPr>
                <w:rFonts w:ascii="Times New Roman" w:hAnsi="Times New Roman" w:cs="Times New Roman"/>
                <w:sz w:val="28"/>
                <w:szCs w:val="28"/>
              </w:rPr>
            </w:pPr>
          </w:p>
        </w:tc>
      </w:tr>
      <w:tr w:rsidR="00D27166" w:rsidRPr="00B42376" w14:paraId="2D0DE72C" w14:textId="77777777" w:rsidTr="00221E80">
        <w:trPr>
          <w:trHeight w:val="467"/>
          <w:jc w:val="center"/>
        </w:trPr>
        <w:tc>
          <w:tcPr>
            <w:tcW w:w="978" w:type="dxa"/>
            <w:vAlign w:val="center"/>
          </w:tcPr>
          <w:p w14:paraId="26AF1603"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25EC2C0F"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As </w:t>
            </w:r>
          </w:p>
        </w:tc>
        <w:tc>
          <w:tcPr>
            <w:tcW w:w="3969" w:type="dxa"/>
            <w:vAlign w:val="center"/>
          </w:tcPr>
          <w:p w14:paraId="7063136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6626:2000 </w:t>
            </w:r>
          </w:p>
          <w:p w14:paraId="23ECACC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49AD8EC9"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 2003 </w:t>
            </w:r>
          </w:p>
          <w:p w14:paraId="224B80D9"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459AD7C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3114B:2017 </w:t>
            </w:r>
          </w:p>
          <w:p w14:paraId="6054CA0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2FD84FF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lastRenderedPageBreak/>
              <w:t xml:space="preserve">US EPA method 200.8 </w:t>
            </w:r>
          </w:p>
        </w:tc>
        <w:tc>
          <w:tcPr>
            <w:tcW w:w="2631" w:type="dxa"/>
            <w:vAlign w:val="center"/>
          </w:tcPr>
          <w:p w14:paraId="1881224F" w14:textId="77777777" w:rsidR="00D27166" w:rsidRPr="00B42376" w:rsidRDefault="00D27166" w:rsidP="00221E80">
            <w:pPr>
              <w:jc w:val="center"/>
              <w:rPr>
                <w:rFonts w:ascii="Times New Roman" w:hAnsi="Times New Roman" w:cs="Times New Roman"/>
                <w:b/>
                <w:sz w:val="28"/>
                <w:szCs w:val="28"/>
              </w:rPr>
            </w:pPr>
          </w:p>
        </w:tc>
      </w:tr>
      <w:tr w:rsidR="00D27166" w:rsidRPr="00B42376" w14:paraId="4412099F" w14:textId="77777777" w:rsidTr="00221E80">
        <w:trPr>
          <w:trHeight w:val="467"/>
          <w:jc w:val="center"/>
        </w:trPr>
        <w:tc>
          <w:tcPr>
            <w:tcW w:w="978" w:type="dxa"/>
            <w:vAlign w:val="center"/>
          </w:tcPr>
          <w:p w14:paraId="096A5EDA"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50C578D5"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Cd </w:t>
            </w:r>
          </w:p>
        </w:tc>
        <w:tc>
          <w:tcPr>
            <w:tcW w:w="3969" w:type="dxa"/>
            <w:vAlign w:val="center"/>
          </w:tcPr>
          <w:p w14:paraId="42B9609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6197:2008 </w:t>
            </w:r>
          </w:p>
          <w:p w14:paraId="5CBB593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6193:1996 </w:t>
            </w:r>
          </w:p>
          <w:p w14:paraId="1A59B2E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7E31E6D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5B70CD0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117624A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7C6869A9"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200.8 </w:t>
            </w:r>
          </w:p>
        </w:tc>
        <w:tc>
          <w:tcPr>
            <w:tcW w:w="2631" w:type="dxa"/>
            <w:vAlign w:val="center"/>
          </w:tcPr>
          <w:p w14:paraId="4CAA808A" w14:textId="77777777" w:rsidR="00D27166" w:rsidRPr="00B42376" w:rsidRDefault="00D27166" w:rsidP="00221E80">
            <w:pPr>
              <w:jc w:val="center"/>
              <w:rPr>
                <w:rFonts w:ascii="Times New Roman" w:hAnsi="Times New Roman" w:cs="Times New Roman"/>
                <w:b/>
                <w:sz w:val="28"/>
                <w:szCs w:val="28"/>
              </w:rPr>
            </w:pPr>
          </w:p>
        </w:tc>
      </w:tr>
      <w:tr w:rsidR="00D27166" w:rsidRPr="00B42376" w14:paraId="4D8D6B9A" w14:textId="77777777" w:rsidTr="00221E80">
        <w:trPr>
          <w:trHeight w:val="467"/>
          <w:jc w:val="center"/>
        </w:trPr>
        <w:tc>
          <w:tcPr>
            <w:tcW w:w="978" w:type="dxa"/>
            <w:vAlign w:val="center"/>
          </w:tcPr>
          <w:p w14:paraId="0307EA4A"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61B3BDF8"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Pb </w:t>
            </w:r>
          </w:p>
        </w:tc>
        <w:tc>
          <w:tcPr>
            <w:tcW w:w="3969" w:type="dxa"/>
            <w:vAlign w:val="center"/>
          </w:tcPr>
          <w:p w14:paraId="478BCFE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6193:1996 </w:t>
            </w:r>
          </w:p>
          <w:p w14:paraId="59B4991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00626AC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 2003 </w:t>
            </w:r>
          </w:p>
          <w:p w14:paraId="5AA69F6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453DB66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6B8AF43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200.8 </w:t>
            </w:r>
          </w:p>
        </w:tc>
        <w:tc>
          <w:tcPr>
            <w:tcW w:w="2631" w:type="dxa"/>
            <w:vAlign w:val="center"/>
          </w:tcPr>
          <w:p w14:paraId="4CC8C72A"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Bỏ US EPA method 239.2 vì đã bị hủy bỏ</w:t>
            </w:r>
          </w:p>
        </w:tc>
      </w:tr>
      <w:tr w:rsidR="00D27166" w:rsidRPr="00B42376" w14:paraId="140BFC5C" w14:textId="77777777" w:rsidTr="00221E80">
        <w:trPr>
          <w:trHeight w:val="467"/>
          <w:jc w:val="center"/>
        </w:trPr>
        <w:tc>
          <w:tcPr>
            <w:tcW w:w="978" w:type="dxa"/>
            <w:vAlign w:val="center"/>
          </w:tcPr>
          <w:p w14:paraId="4565C883"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6CCA340F"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Cr (VI) </w:t>
            </w:r>
          </w:p>
        </w:tc>
        <w:tc>
          <w:tcPr>
            <w:tcW w:w="3969" w:type="dxa"/>
            <w:vAlign w:val="center"/>
          </w:tcPr>
          <w:p w14:paraId="243C27ED" w14:textId="77777777" w:rsidR="00D27166" w:rsidRPr="00B42376" w:rsidRDefault="00D27166" w:rsidP="00221E80">
            <w:pPr>
              <w:ind w:left="201" w:right="-319"/>
              <w:rPr>
                <w:rFonts w:ascii="Times New Roman" w:hAnsi="Times New Roman" w:cs="Times New Roman"/>
                <w:sz w:val="28"/>
                <w:szCs w:val="28"/>
              </w:rPr>
            </w:pPr>
          </w:p>
          <w:p w14:paraId="32D467F8"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3500-Cr.B:2017 </w:t>
            </w:r>
          </w:p>
          <w:p w14:paraId="19A569C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7198 </w:t>
            </w:r>
          </w:p>
          <w:p w14:paraId="79D7416B" w14:textId="77777777" w:rsidR="00D27166" w:rsidRPr="00B42376" w:rsidRDefault="00D27166" w:rsidP="00221E80">
            <w:pPr>
              <w:ind w:left="201" w:right="-319"/>
              <w:rPr>
                <w:rFonts w:ascii="Times New Roman" w:hAnsi="Times New Roman" w:cs="Times New Roman"/>
                <w:sz w:val="28"/>
                <w:szCs w:val="28"/>
              </w:rPr>
            </w:pPr>
          </w:p>
        </w:tc>
        <w:tc>
          <w:tcPr>
            <w:tcW w:w="2631" w:type="dxa"/>
            <w:vAlign w:val="center"/>
          </w:tcPr>
          <w:p w14:paraId="51F58F12"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Bỏ TCVN 6658:2000 vì có độ nhạy thường không đáp ứng</w:t>
            </w:r>
          </w:p>
          <w:p w14:paraId="547E8047"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Bỏ US EPA method 218.4 vì đã bị hủy bỏ</w:t>
            </w:r>
          </w:p>
        </w:tc>
      </w:tr>
      <w:tr w:rsidR="00D27166" w:rsidRPr="00B42376" w14:paraId="720A5611" w14:textId="77777777" w:rsidTr="00221E80">
        <w:trPr>
          <w:trHeight w:val="467"/>
          <w:jc w:val="center"/>
        </w:trPr>
        <w:tc>
          <w:tcPr>
            <w:tcW w:w="978" w:type="dxa"/>
          </w:tcPr>
          <w:p w14:paraId="2ADD23B9"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00B042EF"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Cr (III) </w:t>
            </w:r>
          </w:p>
        </w:tc>
        <w:tc>
          <w:tcPr>
            <w:tcW w:w="3969" w:type="dxa"/>
            <w:vAlign w:val="center"/>
          </w:tcPr>
          <w:p w14:paraId="05046C52" w14:textId="77777777" w:rsidR="00D27166" w:rsidRPr="00B4237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SMEWW 3500-Cr.B:2017</w:t>
            </w:r>
          </w:p>
        </w:tc>
        <w:tc>
          <w:tcPr>
            <w:tcW w:w="2631" w:type="dxa"/>
            <w:vAlign w:val="center"/>
          </w:tcPr>
          <w:p w14:paraId="15BC40B0" w14:textId="77777777" w:rsidR="00D27166" w:rsidRPr="00B42376" w:rsidRDefault="00D27166" w:rsidP="00221E80">
            <w:pPr>
              <w:jc w:val="center"/>
              <w:rPr>
                <w:rFonts w:ascii="Times New Roman" w:hAnsi="Times New Roman" w:cs="Times New Roman"/>
                <w:b/>
                <w:sz w:val="28"/>
                <w:szCs w:val="28"/>
              </w:rPr>
            </w:pPr>
          </w:p>
        </w:tc>
      </w:tr>
      <w:tr w:rsidR="00D27166" w:rsidRPr="00B42376" w14:paraId="00E88F5B" w14:textId="77777777" w:rsidTr="00221E80">
        <w:trPr>
          <w:trHeight w:val="467"/>
          <w:jc w:val="center"/>
        </w:trPr>
        <w:tc>
          <w:tcPr>
            <w:tcW w:w="978" w:type="dxa"/>
            <w:vAlign w:val="center"/>
          </w:tcPr>
          <w:p w14:paraId="1194B89B"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117AC3B1"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Tổng crôm (Cr) </w:t>
            </w:r>
          </w:p>
        </w:tc>
        <w:tc>
          <w:tcPr>
            <w:tcW w:w="3969" w:type="dxa"/>
            <w:vAlign w:val="center"/>
          </w:tcPr>
          <w:p w14:paraId="2DB2055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6222:2008 </w:t>
            </w:r>
          </w:p>
          <w:p w14:paraId="2182A7C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2C6A5AD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15586:2003 </w:t>
            </w:r>
          </w:p>
          <w:p w14:paraId="072C1878"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41B35AB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18ABA48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3120B:2017 </w:t>
            </w:r>
          </w:p>
          <w:p w14:paraId="0BD4840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72DA9D7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200.7 </w:t>
            </w:r>
          </w:p>
          <w:p w14:paraId="47D8E282"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200.8 </w:t>
            </w:r>
          </w:p>
          <w:p w14:paraId="66767941"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US EPA method 218.1 </w:t>
            </w:r>
          </w:p>
        </w:tc>
        <w:tc>
          <w:tcPr>
            <w:tcW w:w="2631" w:type="dxa"/>
            <w:vAlign w:val="center"/>
          </w:tcPr>
          <w:p w14:paraId="6A169F42" w14:textId="77777777" w:rsidR="00D27166" w:rsidRPr="00B42376" w:rsidRDefault="00D27166" w:rsidP="00221E80">
            <w:pPr>
              <w:rPr>
                <w:rFonts w:ascii="Times New Roman" w:hAnsi="Times New Roman" w:cs="Times New Roman"/>
                <w:b/>
                <w:sz w:val="28"/>
                <w:szCs w:val="28"/>
              </w:rPr>
            </w:pPr>
            <w:r w:rsidRPr="00B42376">
              <w:rPr>
                <w:rFonts w:ascii="Times New Roman" w:hAnsi="Times New Roman" w:cs="Times New Roman"/>
                <w:sz w:val="28"/>
                <w:szCs w:val="28"/>
              </w:rPr>
              <w:t>- Bỏ US EPA method 218.2 vì đã bị hủy bỏ</w:t>
            </w:r>
          </w:p>
        </w:tc>
      </w:tr>
      <w:tr w:rsidR="00D27166" w:rsidRPr="00B42376" w14:paraId="74D3B624" w14:textId="77777777" w:rsidTr="00221E80">
        <w:trPr>
          <w:trHeight w:val="467"/>
          <w:jc w:val="center"/>
        </w:trPr>
        <w:tc>
          <w:tcPr>
            <w:tcW w:w="978" w:type="dxa"/>
            <w:vAlign w:val="center"/>
          </w:tcPr>
          <w:p w14:paraId="74D04A81"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75C73CC2"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Cu </w:t>
            </w:r>
          </w:p>
        </w:tc>
        <w:tc>
          <w:tcPr>
            <w:tcW w:w="3969" w:type="dxa"/>
            <w:vAlign w:val="center"/>
          </w:tcPr>
          <w:p w14:paraId="7772DAA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6193:1996 </w:t>
            </w:r>
          </w:p>
          <w:p w14:paraId="0C3A51F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34666358"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15586:2003 </w:t>
            </w:r>
          </w:p>
          <w:p w14:paraId="56FDE3C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651968E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1ADAEEB8"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3120B:2017 </w:t>
            </w:r>
          </w:p>
          <w:p w14:paraId="5C04B92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3C40ACE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lastRenderedPageBreak/>
              <w:t xml:space="preserve">US EPA method 200.7 </w:t>
            </w:r>
          </w:p>
          <w:p w14:paraId="183593D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200.8 </w:t>
            </w:r>
          </w:p>
        </w:tc>
        <w:tc>
          <w:tcPr>
            <w:tcW w:w="2631" w:type="dxa"/>
            <w:vAlign w:val="center"/>
          </w:tcPr>
          <w:p w14:paraId="5A75D0AF" w14:textId="77777777" w:rsidR="00D27166" w:rsidRPr="00B42376" w:rsidRDefault="00D27166" w:rsidP="00221E80">
            <w:pPr>
              <w:jc w:val="center"/>
              <w:rPr>
                <w:rFonts w:ascii="Times New Roman" w:hAnsi="Times New Roman" w:cs="Times New Roman"/>
                <w:b/>
                <w:sz w:val="28"/>
                <w:szCs w:val="28"/>
              </w:rPr>
            </w:pPr>
          </w:p>
        </w:tc>
      </w:tr>
      <w:tr w:rsidR="00D27166" w:rsidRPr="00B42376" w14:paraId="06C847EE" w14:textId="77777777" w:rsidTr="00221E80">
        <w:trPr>
          <w:trHeight w:val="467"/>
          <w:jc w:val="center"/>
        </w:trPr>
        <w:tc>
          <w:tcPr>
            <w:tcW w:w="978" w:type="dxa"/>
            <w:vAlign w:val="center"/>
          </w:tcPr>
          <w:p w14:paraId="78FF8AD8"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7E7E85C3"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F</w:t>
            </w:r>
            <w:r w:rsidRPr="00B42376">
              <w:rPr>
                <w:rFonts w:ascii="Times New Roman" w:hAnsi="Times New Roman" w:cs="Times New Roman"/>
                <w:sz w:val="28"/>
                <w:szCs w:val="28"/>
                <w:vertAlign w:val="superscript"/>
              </w:rPr>
              <w:t>-</w:t>
            </w:r>
            <w:r w:rsidRPr="00B42376">
              <w:rPr>
                <w:rFonts w:ascii="Times New Roman" w:hAnsi="Times New Roman" w:cs="Times New Roman"/>
                <w:sz w:val="28"/>
                <w:szCs w:val="28"/>
              </w:rPr>
              <w:t xml:space="preserve"> </w:t>
            </w:r>
          </w:p>
        </w:tc>
        <w:tc>
          <w:tcPr>
            <w:tcW w:w="3969" w:type="dxa"/>
            <w:vAlign w:val="center"/>
          </w:tcPr>
          <w:p w14:paraId="56DE8F70" w14:textId="77777777" w:rsidR="00D27166" w:rsidRPr="00B42376" w:rsidRDefault="00C52344" w:rsidP="00D27166">
            <w:pPr>
              <w:numPr>
                <w:ilvl w:val="0"/>
                <w:numId w:val="153"/>
              </w:numPr>
              <w:ind w:left="201" w:right="-319" w:hanging="182"/>
              <w:rPr>
                <w:rFonts w:ascii="Times New Roman" w:hAnsi="Times New Roman" w:cs="Times New Roman"/>
                <w:sz w:val="28"/>
                <w:szCs w:val="28"/>
              </w:rPr>
            </w:pPr>
            <w:hyperlink r:id="rId110">
              <w:r w:rsidR="00D27166" w:rsidRPr="00B42376">
                <w:rPr>
                  <w:rFonts w:ascii="Times New Roman" w:hAnsi="Times New Roman" w:cs="Times New Roman"/>
                  <w:sz w:val="28"/>
                  <w:szCs w:val="28"/>
                </w:rPr>
                <w:t>TCVN 6494</w:t>
              </w:r>
            </w:hyperlink>
            <w:hyperlink r:id="rId111">
              <w:r w:rsidR="00D27166" w:rsidRPr="00B42376">
                <w:rPr>
                  <w:rFonts w:ascii="Times New Roman" w:hAnsi="Times New Roman" w:cs="Times New Roman"/>
                  <w:sz w:val="28"/>
                  <w:szCs w:val="28"/>
                </w:rPr>
                <w:t>-</w:t>
              </w:r>
            </w:hyperlink>
            <w:hyperlink r:id="rId112">
              <w:r w:rsidR="00D27166" w:rsidRPr="00B42376">
                <w:rPr>
                  <w:rFonts w:ascii="Times New Roman" w:hAnsi="Times New Roman" w:cs="Times New Roman"/>
                  <w:sz w:val="28"/>
                  <w:szCs w:val="28"/>
                </w:rPr>
                <w:t>1:2011</w:t>
              </w:r>
            </w:hyperlink>
            <w:hyperlink r:id="rId113">
              <w:r w:rsidR="00D27166" w:rsidRPr="00B42376">
                <w:rPr>
                  <w:rFonts w:ascii="Times New Roman" w:hAnsi="Times New Roman" w:cs="Times New Roman"/>
                  <w:sz w:val="28"/>
                  <w:szCs w:val="28"/>
                </w:rPr>
                <w:t>;</w:t>
              </w:r>
            </w:hyperlink>
            <w:r w:rsidR="00D27166" w:rsidRPr="00B42376">
              <w:rPr>
                <w:rFonts w:ascii="Times New Roman" w:hAnsi="Times New Roman" w:cs="Times New Roman"/>
                <w:sz w:val="28"/>
                <w:szCs w:val="28"/>
              </w:rPr>
              <w:t xml:space="preserve"> </w:t>
            </w:r>
          </w:p>
          <w:p w14:paraId="3331906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4500-F-.B&amp;C:2017 </w:t>
            </w:r>
          </w:p>
          <w:p w14:paraId="0F7EB68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4500-F-.B&amp;D:2017 </w:t>
            </w:r>
          </w:p>
          <w:p w14:paraId="0B2C7E4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4110B:2017 </w:t>
            </w:r>
          </w:p>
          <w:p w14:paraId="44F6517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4110C:2017 </w:t>
            </w:r>
          </w:p>
          <w:p w14:paraId="389F7DD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300.0 </w:t>
            </w:r>
          </w:p>
        </w:tc>
        <w:tc>
          <w:tcPr>
            <w:tcW w:w="2631" w:type="dxa"/>
            <w:vAlign w:val="center"/>
          </w:tcPr>
          <w:p w14:paraId="59AAC159" w14:textId="77777777" w:rsidR="00D27166" w:rsidRPr="00B42376" w:rsidRDefault="00D27166" w:rsidP="00221E80">
            <w:pPr>
              <w:jc w:val="center"/>
              <w:rPr>
                <w:rFonts w:ascii="Times New Roman" w:hAnsi="Times New Roman" w:cs="Times New Roman"/>
                <w:b/>
                <w:sz w:val="28"/>
                <w:szCs w:val="28"/>
              </w:rPr>
            </w:pPr>
          </w:p>
        </w:tc>
      </w:tr>
      <w:tr w:rsidR="00D27166" w:rsidRPr="00B42376" w14:paraId="5CEB3FCF" w14:textId="77777777" w:rsidTr="00221E80">
        <w:trPr>
          <w:trHeight w:val="467"/>
          <w:jc w:val="center"/>
        </w:trPr>
        <w:tc>
          <w:tcPr>
            <w:tcW w:w="978" w:type="dxa"/>
            <w:vAlign w:val="center"/>
          </w:tcPr>
          <w:p w14:paraId="4C7C2BB5"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52A5AC13"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Zn </w:t>
            </w:r>
          </w:p>
        </w:tc>
        <w:tc>
          <w:tcPr>
            <w:tcW w:w="3969" w:type="dxa"/>
            <w:vAlign w:val="center"/>
          </w:tcPr>
          <w:p w14:paraId="38C72F4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6193:1996 </w:t>
            </w:r>
          </w:p>
          <w:p w14:paraId="4C6D1FC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11696B4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15586:2003 </w:t>
            </w:r>
          </w:p>
          <w:p w14:paraId="1445C6B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53E5CD6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3205974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3120B:2017 </w:t>
            </w:r>
          </w:p>
          <w:p w14:paraId="1B8839E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54215F7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200.7 </w:t>
            </w:r>
          </w:p>
          <w:p w14:paraId="1F57C28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200.8 </w:t>
            </w:r>
          </w:p>
        </w:tc>
        <w:tc>
          <w:tcPr>
            <w:tcW w:w="2631" w:type="dxa"/>
            <w:vAlign w:val="center"/>
          </w:tcPr>
          <w:p w14:paraId="04CD8EC8" w14:textId="77777777" w:rsidR="00D27166" w:rsidRPr="00B42376" w:rsidRDefault="00D27166" w:rsidP="00221E80">
            <w:pPr>
              <w:jc w:val="center"/>
              <w:rPr>
                <w:rFonts w:ascii="Times New Roman" w:hAnsi="Times New Roman" w:cs="Times New Roman"/>
                <w:b/>
                <w:sz w:val="28"/>
                <w:szCs w:val="28"/>
              </w:rPr>
            </w:pPr>
          </w:p>
        </w:tc>
      </w:tr>
      <w:tr w:rsidR="00D27166" w:rsidRPr="00B42376" w14:paraId="1A6E5142" w14:textId="77777777" w:rsidTr="00221E80">
        <w:trPr>
          <w:trHeight w:val="467"/>
          <w:jc w:val="center"/>
        </w:trPr>
        <w:tc>
          <w:tcPr>
            <w:tcW w:w="978" w:type="dxa"/>
            <w:vAlign w:val="center"/>
          </w:tcPr>
          <w:p w14:paraId="47FBC808"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2135C0F6" w14:textId="77777777" w:rsidR="00D27166" w:rsidRPr="00B42376" w:rsidRDefault="00D27166" w:rsidP="00221E80">
            <w:pPr>
              <w:ind w:left="106"/>
              <w:rPr>
                <w:rFonts w:ascii="Times New Roman" w:hAnsi="Times New Roman" w:cs="Times New Roman"/>
                <w:sz w:val="28"/>
                <w:szCs w:val="28"/>
              </w:rPr>
            </w:pPr>
            <w:r w:rsidRPr="00B42376">
              <w:rPr>
                <w:rFonts w:ascii="Times New Roman" w:hAnsi="Times New Roman" w:cs="Times New Roman"/>
                <w:sz w:val="28"/>
                <w:szCs w:val="28"/>
              </w:rPr>
              <w:t xml:space="preserve">Mn </w:t>
            </w:r>
          </w:p>
        </w:tc>
        <w:tc>
          <w:tcPr>
            <w:tcW w:w="3969" w:type="dxa"/>
            <w:vAlign w:val="center"/>
          </w:tcPr>
          <w:p w14:paraId="26385FF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5BC6E60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15586:2003 </w:t>
            </w:r>
          </w:p>
          <w:p w14:paraId="78730C6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70AED8C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7EBF27B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3120B:2017 </w:t>
            </w:r>
          </w:p>
          <w:p w14:paraId="0663F7E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4429C044"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200.7 </w:t>
            </w:r>
          </w:p>
          <w:p w14:paraId="10C1D3C3"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US EPA method 200.8 </w:t>
            </w:r>
          </w:p>
        </w:tc>
        <w:tc>
          <w:tcPr>
            <w:tcW w:w="2631" w:type="dxa"/>
            <w:vAlign w:val="center"/>
          </w:tcPr>
          <w:p w14:paraId="76E59842"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Bỏ US EPA method 243.1 đã bị hủy bỏ</w:t>
            </w:r>
          </w:p>
          <w:p w14:paraId="610F138F" w14:textId="77777777" w:rsidR="00D27166" w:rsidRPr="00B42376" w:rsidRDefault="00D27166" w:rsidP="00221E80">
            <w:pPr>
              <w:jc w:val="center"/>
              <w:rPr>
                <w:rFonts w:ascii="Times New Roman" w:hAnsi="Times New Roman" w:cs="Times New Roman"/>
                <w:sz w:val="28"/>
                <w:szCs w:val="28"/>
              </w:rPr>
            </w:pPr>
          </w:p>
        </w:tc>
      </w:tr>
      <w:tr w:rsidR="00D27166" w:rsidRPr="00B42376" w14:paraId="78F00C11" w14:textId="77777777" w:rsidTr="00221E80">
        <w:trPr>
          <w:trHeight w:val="467"/>
          <w:jc w:val="center"/>
        </w:trPr>
        <w:tc>
          <w:tcPr>
            <w:tcW w:w="978" w:type="dxa"/>
            <w:vAlign w:val="center"/>
          </w:tcPr>
          <w:p w14:paraId="15301191"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701EB12E"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Ni </w:t>
            </w:r>
          </w:p>
        </w:tc>
        <w:tc>
          <w:tcPr>
            <w:tcW w:w="3969" w:type="dxa"/>
            <w:vAlign w:val="center"/>
          </w:tcPr>
          <w:p w14:paraId="648012D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TCVN 6193:1996</w:t>
            </w:r>
          </w:p>
          <w:p w14:paraId="205EC55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6EC5D6F9"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15586:2003 </w:t>
            </w:r>
          </w:p>
          <w:p w14:paraId="36D5010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249512A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05FA6C5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3120B:2017 </w:t>
            </w:r>
          </w:p>
          <w:p w14:paraId="731AF1E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3125B:2017 </w:t>
            </w:r>
          </w:p>
          <w:p w14:paraId="6BBE78B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200.7 </w:t>
            </w:r>
          </w:p>
          <w:p w14:paraId="0529EA0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200.8 </w:t>
            </w:r>
          </w:p>
        </w:tc>
        <w:tc>
          <w:tcPr>
            <w:tcW w:w="2631" w:type="dxa"/>
            <w:vAlign w:val="center"/>
          </w:tcPr>
          <w:p w14:paraId="34032D5D" w14:textId="77777777" w:rsidR="00D27166" w:rsidRPr="00B42376" w:rsidRDefault="00D27166" w:rsidP="00221E80">
            <w:pPr>
              <w:jc w:val="center"/>
              <w:rPr>
                <w:rFonts w:ascii="Times New Roman" w:hAnsi="Times New Roman" w:cs="Times New Roman"/>
                <w:b/>
                <w:sz w:val="28"/>
                <w:szCs w:val="28"/>
              </w:rPr>
            </w:pPr>
          </w:p>
        </w:tc>
      </w:tr>
      <w:tr w:rsidR="00D27166" w:rsidRPr="00B42376" w14:paraId="0D0F55FF" w14:textId="77777777" w:rsidTr="00221E80">
        <w:trPr>
          <w:trHeight w:val="467"/>
          <w:jc w:val="center"/>
        </w:trPr>
        <w:tc>
          <w:tcPr>
            <w:tcW w:w="978" w:type="dxa"/>
            <w:vAlign w:val="center"/>
          </w:tcPr>
          <w:p w14:paraId="2C0BECBA"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60855B7C"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Tổng Phenol </w:t>
            </w:r>
          </w:p>
        </w:tc>
        <w:tc>
          <w:tcPr>
            <w:tcW w:w="3969" w:type="dxa"/>
            <w:vAlign w:val="center"/>
          </w:tcPr>
          <w:p w14:paraId="77137B8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6216:1996 </w:t>
            </w:r>
          </w:p>
          <w:p w14:paraId="41782325"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7874:2008 </w:t>
            </w:r>
          </w:p>
          <w:p w14:paraId="38E9289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6199-1:1995 </w:t>
            </w:r>
          </w:p>
          <w:p w14:paraId="63C6329E"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14402:1999 </w:t>
            </w:r>
          </w:p>
          <w:p w14:paraId="4590BF79"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SMEWW 5530C:2017 </w:t>
            </w:r>
          </w:p>
        </w:tc>
        <w:tc>
          <w:tcPr>
            <w:tcW w:w="2631" w:type="dxa"/>
            <w:vAlign w:val="center"/>
          </w:tcPr>
          <w:p w14:paraId="5D0E6A42" w14:textId="77777777" w:rsidR="00D27166" w:rsidRPr="00B42376" w:rsidRDefault="00D27166" w:rsidP="00221E80">
            <w:pPr>
              <w:jc w:val="center"/>
              <w:rPr>
                <w:rFonts w:ascii="Times New Roman" w:hAnsi="Times New Roman" w:cs="Times New Roman"/>
                <w:b/>
                <w:sz w:val="28"/>
                <w:szCs w:val="28"/>
              </w:rPr>
            </w:pPr>
          </w:p>
        </w:tc>
      </w:tr>
      <w:tr w:rsidR="00D27166" w:rsidRPr="00B42376" w14:paraId="473D2A54" w14:textId="77777777" w:rsidTr="00221E80">
        <w:trPr>
          <w:trHeight w:val="467"/>
          <w:jc w:val="center"/>
        </w:trPr>
        <w:tc>
          <w:tcPr>
            <w:tcW w:w="978" w:type="dxa"/>
            <w:vAlign w:val="center"/>
          </w:tcPr>
          <w:p w14:paraId="2062E052"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0C44649C"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Fe </w:t>
            </w:r>
          </w:p>
        </w:tc>
        <w:tc>
          <w:tcPr>
            <w:tcW w:w="3969" w:type="dxa"/>
            <w:vAlign w:val="center"/>
          </w:tcPr>
          <w:p w14:paraId="36D47EB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6177:1996  </w:t>
            </w:r>
          </w:p>
          <w:p w14:paraId="110D848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4EA2E1C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15586:2003 </w:t>
            </w:r>
          </w:p>
          <w:p w14:paraId="59BD416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3500-Fe.B.2017 </w:t>
            </w:r>
          </w:p>
          <w:p w14:paraId="4C81D9C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2C8CF30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3654027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3120:2017 </w:t>
            </w:r>
          </w:p>
          <w:p w14:paraId="4FEEC46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200.7 </w:t>
            </w:r>
          </w:p>
        </w:tc>
        <w:tc>
          <w:tcPr>
            <w:tcW w:w="2631" w:type="dxa"/>
            <w:vAlign w:val="center"/>
          </w:tcPr>
          <w:p w14:paraId="15F08579" w14:textId="77777777" w:rsidR="00D27166" w:rsidRPr="00B42376" w:rsidRDefault="00D27166" w:rsidP="00221E80">
            <w:pPr>
              <w:jc w:val="center"/>
              <w:rPr>
                <w:rFonts w:ascii="Times New Roman" w:hAnsi="Times New Roman" w:cs="Times New Roman"/>
                <w:b/>
                <w:sz w:val="28"/>
                <w:szCs w:val="28"/>
              </w:rPr>
            </w:pPr>
          </w:p>
        </w:tc>
      </w:tr>
      <w:tr w:rsidR="00D27166" w:rsidRPr="00B42376" w14:paraId="4E7FB583" w14:textId="77777777" w:rsidTr="00221E80">
        <w:trPr>
          <w:trHeight w:val="467"/>
          <w:jc w:val="center"/>
        </w:trPr>
        <w:tc>
          <w:tcPr>
            <w:tcW w:w="978" w:type="dxa"/>
            <w:vAlign w:val="center"/>
          </w:tcPr>
          <w:p w14:paraId="108DBB46"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28562F58"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S</w:t>
            </w:r>
            <w:r w:rsidRPr="00B42376">
              <w:rPr>
                <w:rFonts w:ascii="Times New Roman" w:hAnsi="Times New Roman" w:cs="Times New Roman"/>
                <w:sz w:val="28"/>
                <w:szCs w:val="28"/>
                <w:vertAlign w:val="subscript"/>
              </w:rPr>
              <w:t>2</w:t>
            </w:r>
            <w:r w:rsidRPr="00B42376">
              <w:rPr>
                <w:rFonts w:ascii="Times New Roman" w:hAnsi="Times New Roman" w:cs="Times New Roman"/>
                <w:sz w:val="28"/>
                <w:szCs w:val="28"/>
              </w:rPr>
              <w:t xml:space="preserve">- </w:t>
            </w:r>
          </w:p>
        </w:tc>
        <w:tc>
          <w:tcPr>
            <w:tcW w:w="3969" w:type="dxa"/>
            <w:vAlign w:val="center"/>
          </w:tcPr>
          <w:p w14:paraId="0D62FE5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6637:2000 </w:t>
            </w:r>
          </w:p>
          <w:p w14:paraId="29C31782"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6659:2000 </w:t>
            </w:r>
          </w:p>
          <w:p w14:paraId="3C69A4E7"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SMEWW 4500 S</w:t>
            </w:r>
            <w:r w:rsidRPr="003E4296">
              <w:rPr>
                <w:rFonts w:ascii="Times New Roman" w:hAnsi="Times New Roman" w:cs="Times New Roman"/>
                <w:sz w:val="28"/>
                <w:szCs w:val="28"/>
                <w:vertAlign w:val="subscript"/>
              </w:rPr>
              <w:t>2</w:t>
            </w:r>
            <w:r w:rsidRPr="003E4296">
              <w:rPr>
                <w:rFonts w:ascii="Times New Roman" w:hAnsi="Times New Roman" w:cs="Times New Roman"/>
                <w:sz w:val="28"/>
                <w:szCs w:val="28"/>
                <w:vertAlign w:val="superscript"/>
              </w:rPr>
              <w:t>-</w:t>
            </w:r>
            <w:r w:rsidRPr="003E4296">
              <w:rPr>
                <w:rFonts w:ascii="Times New Roman" w:hAnsi="Times New Roman" w:cs="Times New Roman"/>
                <w:sz w:val="28"/>
                <w:szCs w:val="28"/>
              </w:rPr>
              <w:t xml:space="preserve">.B&amp;D:2017 </w:t>
            </w:r>
          </w:p>
        </w:tc>
        <w:tc>
          <w:tcPr>
            <w:tcW w:w="2631" w:type="dxa"/>
            <w:vAlign w:val="center"/>
          </w:tcPr>
          <w:p w14:paraId="3BE8011E" w14:textId="77777777" w:rsidR="00D27166" w:rsidRPr="00B42376" w:rsidRDefault="00D27166" w:rsidP="00221E80">
            <w:pPr>
              <w:jc w:val="center"/>
              <w:rPr>
                <w:rFonts w:ascii="Times New Roman" w:hAnsi="Times New Roman" w:cs="Times New Roman"/>
                <w:b/>
                <w:sz w:val="28"/>
                <w:szCs w:val="28"/>
              </w:rPr>
            </w:pPr>
          </w:p>
        </w:tc>
      </w:tr>
      <w:tr w:rsidR="00D27166" w:rsidRPr="00B42376" w14:paraId="565796A2" w14:textId="77777777" w:rsidTr="00221E80">
        <w:trPr>
          <w:trHeight w:val="467"/>
          <w:jc w:val="center"/>
        </w:trPr>
        <w:tc>
          <w:tcPr>
            <w:tcW w:w="978" w:type="dxa"/>
            <w:vAlign w:val="center"/>
          </w:tcPr>
          <w:p w14:paraId="146345B9"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3F768999"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CN</w:t>
            </w:r>
            <w:r w:rsidRPr="00B42376">
              <w:rPr>
                <w:rFonts w:ascii="Times New Roman" w:hAnsi="Times New Roman" w:cs="Times New Roman"/>
                <w:sz w:val="28"/>
                <w:szCs w:val="28"/>
                <w:vertAlign w:val="superscript"/>
              </w:rPr>
              <w:t>-</w:t>
            </w:r>
            <w:r w:rsidRPr="00B42376">
              <w:rPr>
                <w:rFonts w:ascii="Times New Roman" w:hAnsi="Times New Roman" w:cs="Times New Roman"/>
                <w:sz w:val="28"/>
                <w:szCs w:val="28"/>
              </w:rPr>
              <w:t xml:space="preserve"> </w:t>
            </w:r>
          </w:p>
        </w:tc>
        <w:tc>
          <w:tcPr>
            <w:tcW w:w="3969" w:type="dxa"/>
            <w:vAlign w:val="center"/>
          </w:tcPr>
          <w:p w14:paraId="41897FA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6181:1996 </w:t>
            </w:r>
          </w:p>
          <w:p w14:paraId="52F432E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7723:2007 </w:t>
            </w:r>
          </w:p>
          <w:p w14:paraId="7D51384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14403-2:2017 </w:t>
            </w:r>
          </w:p>
          <w:p w14:paraId="2FE8173E" w14:textId="77777777" w:rsidR="00D27166" w:rsidRPr="00B4237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SMEWW 4500-CN</w:t>
            </w:r>
            <w:r w:rsidR="003E4296" w:rsidRPr="003E4296">
              <w:rPr>
                <w:rFonts w:ascii="Times New Roman" w:hAnsi="Times New Roman" w:cs="Times New Roman"/>
                <w:sz w:val="28"/>
                <w:szCs w:val="28"/>
                <w:vertAlign w:val="superscript"/>
              </w:rPr>
              <w:noBreakHyphen/>
            </w:r>
            <w:r w:rsidRPr="00B42376">
              <w:rPr>
                <w:rFonts w:ascii="Times New Roman" w:hAnsi="Times New Roman" w:cs="Times New Roman"/>
                <w:sz w:val="28"/>
                <w:szCs w:val="28"/>
              </w:rPr>
              <w:t>C&amp;E:2017</w:t>
            </w:r>
          </w:p>
        </w:tc>
        <w:tc>
          <w:tcPr>
            <w:tcW w:w="2631" w:type="dxa"/>
            <w:vAlign w:val="center"/>
          </w:tcPr>
          <w:p w14:paraId="75D0624A" w14:textId="77777777" w:rsidR="00D27166" w:rsidRPr="00B42376" w:rsidRDefault="00D27166" w:rsidP="00221E80">
            <w:pPr>
              <w:jc w:val="center"/>
              <w:rPr>
                <w:rFonts w:ascii="Times New Roman" w:hAnsi="Times New Roman" w:cs="Times New Roman"/>
                <w:b/>
                <w:sz w:val="28"/>
                <w:szCs w:val="28"/>
              </w:rPr>
            </w:pPr>
          </w:p>
        </w:tc>
      </w:tr>
      <w:tr w:rsidR="00D27166" w:rsidRPr="00B42376" w14:paraId="26CA0C31" w14:textId="77777777" w:rsidTr="00221E80">
        <w:trPr>
          <w:trHeight w:val="467"/>
          <w:jc w:val="center"/>
        </w:trPr>
        <w:tc>
          <w:tcPr>
            <w:tcW w:w="978" w:type="dxa"/>
            <w:vAlign w:val="center"/>
          </w:tcPr>
          <w:p w14:paraId="793AB876"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5CC3917C"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Sn </w:t>
            </w:r>
          </w:p>
        </w:tc>
        <w:tc>
          <w:tcPr>
            <w:tcW w:w="3969" w:type="dxa"/>
            <w:vAlign w:val="center"/>
          </w:tcPr>
          <w:p w14:paraId="55B11D62"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6665:2011  </w:t>
            </w:r>
          </w:p>
          <w:p w14:paraId="06C1228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ISO 15586:2003 </w:t>
            </w:r>
          </w:p>
          <w:p w14:paraId="3A574EE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3111B:2017 </w:t>
            </w:r>
          </w:p>
          <w:p w14:paraId="427B631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3113B:2017 </w:t>
            </w:r>
          </w:p>
          <w:p w14:paraId="12953B68"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3120B:2017 </w:t>
            </w:r>
          </w:p>
          <w:p w14:paraId="0214B44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3125B: 2017 </w:t>
            </w:r>
          </w:p>
          <w:p w14:paraId="6F55348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200.7 </w:t>
            </w:r>
          </w:p>
          <w:p w14:paraId="32CC067E"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200.8 </w:t>
            </w:r>
          </w:p>
        </w:tc>
        <w:tc>
          <w:tcPr>
            <w:tcW w:w="2631" w:type="dxa"/>
            <w:vAlign w:val="center"/>
          </w:tcPr>
          <w:p w14:paraId="5821E138" w14:textId="77777777" w:rsidR="00D27166" w:rsidRPr="00B42376" w:rsidRDefault="00D27166" w:rsidP="00221E80">
            <w:pPr>
              <w:jc w:val="center"/>
              <w:rPr>
                <w:rFonts w:ascii="Times New Roman" w:hAnsi="Times New Roman" w:cs="Times New Roman"/>
                <w:b/>
                <w:sz w:val="28"/>
                <w:szCs w:val="28"/>
              </w:rPr>
            </w:pPr>
          </w:p>
        </w:tc>
      </w:tr>
      <w:tr w:rsidR="00D27166" w:rsidRPr="00B42376" w14:paraId="5DB82917" w14:textId="77777777" w:rsidTr="00221E80">
        <w:trPr>
          <w:trHeight w:val="260"/>
          <w:jc w:val="center"/>
        </w:trPr>
        <w:tc>
          <w:tcPr>
            <w:tcW w:w="978" w:type="dxa"/>
            <w:vAlign w:val="center"/>
          </w:tcPr>
          <w:p w14:paraId="30428E64"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045D5CF6"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Hg </w:t>
            </w:r>
          </w:p>
        </w:tc>
        <w:tc>
          <w:tcPr>
            <w:tcW w:w="3969" w:type="dxa"/>
            <w:vAlign w:val="center"/>
          </w:tcPr>
          <w:p w14:paraId="0CC3F98D" w14:textId="77777777" w:rsidR="00D27166" w:rsidRPr="00B42376" w:rsidRDefault="00C52344" w:rsidP="00D27166">
            <w:pPr>
              <w:numPr>
                <w:ilvl w:val="0"/>
                <w:numId w:val="153"/>
              </w:numPr>
              <w:ind w:left="201" w:right="-319" w:hanging="182"/>
              <w:rPr>
                <w:rFonts w:ascii="Times New Roman" w:hAnsi="Times New Roman" w:cs="Times New Roman"/>
                <w:sz w:val="28"/>
                <w:szCs w:val="28"/>
              </w:rPr>
            </w:pPr>
            <w:hyperlink r:id="rId114">
              <w:r w:rsidR="00D27166" w:rsidRPr="00B42376">
                <w:rPr>
                  <w:rFonts w:ascii="Times New Roman" w:hAnsi="Times New Roman" w:cs="Times New Roman"/>
                  <w:sz w:val="28"/>
                  <w:szCs w:val="28"/>
                </w:rPr>
                <w:t>TCVN 7724:2007</w:t>
              </w:r>
            </w:hyperlink>
            <w:r w:rsidR="00D27166" w:rsidRPr="00B42376">
              <w:rPr>
                <w:rFonts w:ascii="Times New Roman" w:hAnsi="Times New Roman" w:cs="Times New Roman"/>
                <w:sz w:val="28"/>
                <w:szCs w:val="28"/>
              </w:rPr>
              <w:t xml:space="preserve"> </w:t>
            </w:r>
          </w:p>
          <w:p w14:paraId="554941D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7877:2008 </w:t>
            </w:r>
          </w:p>
          <w:p w14:paraId="766F574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3112B:2017 </w:t>
            </w:r>
          </w:p>
          <w:p w14:paraId="287422E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7470A </w:t>
            </w:r>
          </w:p>
        </w:tc>
        <w:tc>
          <w:tcPr>
            <w:tcW w:w="2631" w:type="dxa"/>
            <w:vAlign w:val="center"/>
          </w:tcPr>
          <w:p w14:paraId="0A6B9ECF" w14:textId="77777777" w:rsidR="00D27166" w:rsidRPr="00B42376" w:rsidRDefault="00D27166" w:rsidP="00221E80">
            <w:pPr>
              <w:rPr>
                <w:rFonts w:ascii="Times New Roman" w:hAnsi="Times New Roman" w:cs="Times New Roman"/>
                <w:b/>
                <w:sz w:val="28"/>
                <w:szCs w:val="28"/>
              </w:rPr>
            </w:pPr>
            <w:r w:rsidRPr="00B42376">
              <w:rPr>
                <w:rFonts w:ascii="Times New Roman" w:hAnsi="Times New Roman" w:cs="Times New Roman"/>
                <w:sz w:val="28"/>
                <w:szCs w:val="28"/>
              </w:rPr>
              <w:t>- Bỏ US EPA method 200.8 vì thường độ nhạy không đáp ứng</w:t>
            </w:r>
          </w:p>
        </w:tc>
      </w:tr>
      <w:tr w:rsidR="00D27166" w:rsidRPr="00B42376" w14:paraId="7A26567F" w14:textId="77777777" w:rsidTr="00221E80">
        <w:trPr>
          <w:trHeight w:val="467"/>
          <w:jc w:val="center"/>
        </w:trPr>
        <w:tc>
          <w:tcPr>
            <w:tcW w:w="978" w:type="dxa"/>
            <w:vAlign w:val="center"/>
          </w:tcPr>
          <w:p w14:paraId="7D0D328A"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7E58DA81"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Hóa chất bảo vệ thực vật photpho hữu cơ </w:t>
            </w:r>
          </w:p>
        </w:tc>
        <w:tc>
          <w:tcPr>
            <w:tcW w:w="3969" w:type="dxa"/>
            <w:vAlign w:val="center"/>
          </w:tcPr>
          <w:p w14:paraId="31C3892A"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8141B </w:t>
            </w:r>
          </w:p>
          <w:p w14:paraId="3571E54D"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8270D </w:t>
            </w:r>
          </w:p>
        </w:tc>
        <w:tc>
          <w:tcPr>
            <w:tcW w:w="2631" w:type="dxa"/>
            <w:vAlign w:val="center"/>
          </w:tcPr>
          <w:p w14:paraId="6D769B07" w14:textId="77777777" w:rsidR="00D27166" w:rsidRPr="00B42376" w:rsidRDefault="00D27166" w:rsidP="00221E80">
            <w:pPr>
              <w:jc w:val="center"/>
              <w:rPr>
                <w:rFonts w:ascii="Times New Roman" w:hAnsi="Times New Roman" w:cs="Times New Roman"/>
                <w:b/>
                <w:sz w:val="28"/>
                <w:szCs w:val="28"/>
              </w:rPr>
            </w:pPr>
          </w:p>
        </w:tc>
      </w:tr>
      <w:tr w:rsidR="00D27166" w:rsidRPr="00B42376" w14:paraId="761A3260" w14:textId="77777777" w:rsidTr="00221E80">
        <w:trPr>
          <w:trHeight w:val="467"/>
          <w:jc w:val="center"/>
        </w:trPr>
        <w:tc>
          <w:tcPr>
            <w:tcW w:w="978" w:type="dxa"/>
            <w:vAlign w:val="center"/>
          </w:tcPr>
          <w:p w14:paraId="2BD14930"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16F18471"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Hóa chất bảo vệ thực vật clo hữu cơ  </w:t>
            </w:r>
          </w:p>
        </w:tc>
        <w:tc>
          <w:tcPr>
            <w:tcW w:w="3969" w:type="dxa"/>
            <w:vAlign w:val="center"/>
          </w:tcPr>
          <w:p w14:paraId="4A7299E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7876:2008 </w:t>
            </w:r>
          </w:p>
          <w:p w14:paraId="2986E4E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9241:2017 </w:t>
            </w:r>
          </w:p>
          <w:p w14:paraId="370804F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6630B:2017 </w:t>
            </w:r>
          </w:p>
          <w:p w14:paraId="49B2BD5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8081A </w:t>
            </w:r>
          </w:p>
          <w:p w14:paraId="69175F8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8270D </w:t>
            </w:r>
          </w:p>
        </w:tc>
        <w:tc>
          <w:tcPr>
            <w:tcW w:w="2631" w:type="dxa"/>
            <w:vAlign w:val="center"/>
          </w:tcPr>
          <w:p w14:paraId="40B836C6" w14:textId="77777777" w:rsidR="00D27166" w:rsidRPr="00B42376" w:rsidRDefault="00D27166" w:rsidP="00221E80">
            <w:pPr>
              <w:jc w:val="center"/>
              <w:rPr>
                <w:rFonts w:ascii="Times New Roman" w:hAnsi="Times New Roman" w:cs="Times New Roman"/>
                <w:b/>
                <w:sz w:val="28"/>
                <w:szCs w:val="28"/>
              </w:rPr>
            </w:pPr>
          </w:p>
        </w:tc>
      </w:tr>
      <w:tr w:rsidR="00D27166" w:rsidRPr="00B42376" w14:paraId="21C48781" w14:textId="77777777" w:rsidTr="00221E80">
        <w:trPr>
          <w:trHeight w:val="467"/>
          <w:jc w:val="center"/>
        </w:trPr>
        <w:tc>
          <w:tcPr>
            <w:tcW w:w="978" w:type="dxa"/>
            <w:vAlign w:val="center"/>
          </w:tcPr>
          <w:p w14:paraId="660B9505"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6560BC4D"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Các hợp chất polyclobiphenyl (PCB) </w:t>
            </w:r>
          </w:p>
        </w:tc>
        <w:tc>
          <w:tcPr>
            <w:tcW w:w="3969" w:type="dxa"/>
            <w:vAlign w:val="center"/>
          </w:tcPr>
          <w:p w14:paraId="4B24CDD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7876:2008 </w:t>
            </w:r>
          </w:p>
          <w:p w14:paraId="5DFA3C6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9241:2017 </w:t>
            </w:r>
          </w:p>
          <w:p w14:paraId="63EB055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6630C:2017 </w:t>
            </w:r>
          </w:p>
          <w:p w14:paraId="4A38CBF9"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1668B </w:t>
            </w:r>
          </w:p>
          <w:p w14:paraId="7FF5E279"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lastRenderedPageBreak/>
              <w:t xml:space="preserve">US EPA method 8082A  </w:t>
            </w:r>
          </w:p>
          <w:p w14:paraId="16FE460D"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US EPA method 8270D </w:t>
            </w:r>
          </w:p>
        </w:tc>
        <w:tc>
          <w:tcPr>
            <w:tcW w:w="2631" w:type="dxa"/>
            <w:vAlign w:val="center"/>
          </w:tcPr>
          <w:p w14:paraId="33D23192" w14:textId="77777777" w:rsidR="00D27166" w:rsidRPr="00B42376" w:rsidRDefault="00D27166" w:rsidP="00221E80">
            <w:pPr>
              <w:jc w:val="center"/>
              <w:rPr>
                <w:rFonts w:ascii="Times New Roman" w:hAnsi="Times New Roman" w:cs="Times New Roman"/>
                <w:b/>
                <w:sz w:val="28"/>
                <w:szCs w:val="28"/>
              </w:rPr>
            </w:pPr>
          </w:p>
        </w:tc>
      </w:tr>
      <w:tr w:rsidR="00D27166" w:rsidRPr="00B42376" w14:paraId="0605ADC8" w14:textId="77777777" w:rsidTr="00221E80">
        <w:trPr>
          <w:trHeight w:val="467"/>
          <w:jc w:val="center"/>
        </w:trPr>
        <w:tc>
          <w:tcPr>
            <w:tcW w:w="978" w:type="dxa"/>
          </w:tcPr>
          <w:p w14:paraId="0B8F350F"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0FF34815" w14:textId="77777777" w:rsidR="00D27166" w:rsidRPr="00652822" w:rsidRDefault="00D27166" w:rsidP="00221E80">
            <w:pPr>
              <w:rPr>
                <w:rFonts w:ascii="Times New Roman" w:hAnsi="Times New Roman" w:cs="Times New Roman"/>
                <w:sz w:val="28"/>
                <w:szCs w:val="28"/>
                <w:lang w:val="nl-NL"/>
              </w:rPr>
            </w:pPr>
            <w:r w:rsidRPr="00652822">
              <w:rPr>
                <w:rFonts w:ascii="Times New Roman" w:hAnsi="Times New Roman" w:cs="Times New Roman"/>
                <w:sz w:val="28"/>
                <w:szCs w:val="28"/>
                <w:lang w:val="nl-NL"/>
              </w:rPr>
              <w:t xml:space="preserve">Tổng dioxin/furan (PCDD/PCDF) </w:t>
            </w:r>
          </w:p>
        </w:tc>
        <w:tc>
          <w:tcPr>
            <w:tcW w:w="3969" w:type="dxa"/>
            <w:vAlign w:val="center"/>
          </w:tcPr>
          <w:p w14:paraId="032119F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1613B </w:t>
            </w:r>
          </w:p>
        </w:tc>
        <w:tc>
          <w:tcPr>
            <w:tcW w:w="2631" w:type="dxa"/>
            <w:vAlign w:val="center"/>
          </w:tcPr>
          <w:p w14:paraId="27EE8F8C" w14:textId="77777777" w:rsidR="00D27166" w:rsidRPr="00B42376" w:rsidRDefault="00D27166" w:rsidP="00221E80">
            <w:pPr>
              <w:jc w:val="center"/>
              <w:rPr>
                <w:rFonts w:ascii="Times New Roman" w:hAnsi="Times New Roman" w:cs="Times New Roman"/>
                <w:b/>
                <w:sz w:val="28"/>
                <w:szCs w:val="28"/>
              </w:rPr>
            </w:pPr>
          </w:p>
        </w:tc>
      </w:tr>
      <w:tr w:rsidR="00D27166" w:rsidRPr="00B42376" w14:paraId="76B3225F" w14:textId="77777777" w:rsidTr="00221E80">
        <w:trPr>
          <w:trHeight w:val="467"/>
          <w:jc w:val="center"/>
        </w:trPr>
        <w:tc>
          <w:tcPr>
            <w:tcW w:w="978" w:type="dxa"/>
            <w:vAlign w:val="center"/>
          </w:tcPr>
          <w:p w14:paraId="22E87373"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4AA1D98B"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Các hợp chất polyclobiphenyl tương tự dioxin (dl-PCB) </w:t>
            </w:r>
          </w:p>
        </w:tc>
        <w:tc>
          <w:tcPr>
            <w:tcW w:w="3969" w:type="dxa"/>
            <w:vAlign w:val="center"/>
          </w:tcPr>
          <w:p w14:paraId="3E23906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1668B </w:t>
            </w:r>
          </w:p>
        </w:tc>
        <w:tc>
          <w:tcPr>
            <w:tcW w:w="2631" w:type="dxa"/>
            <w:vAlign w:val="center"/>
          </w:tcPr>
          <w:p w14:paraId="75667569" w14:textId="77777777" w:rsidR="00D27166" w:rsidRPr="00B42376" w:rsidRDefault="00D27166" w:rsidP="00221E80">
            <w:pPr>
              <w:jc w:val="center"/>
              <w:rPr>
                <w:rFonts w:ascii="Times New Roman" w:hAnsi="Times New Roman" w:cs="Times New Roman"/>
                <w:b/>
                <w:sz w:val="28"/>
                <w:szCs w:val="28"/>
              </w:rPr>
            </w:pPr>
          </w:p>
        </w:tc>
      </w:tr>
      <w:tr w:rsidR="00D27166" w:rsidRPr="00B42376" w14:paraId="09828374" w14:textId="77777777" w:rsidTr="00221E80">
        <w:trPr>
          <w:trHeight w:val="467"/>
          <w:jc w:val="center"/>
        </w:trPr>
        <w:tc>
          <w:tcPr>
            <w:tcW w:w="978" w:type="dxa"/>
            <w:vAlign w:val="center"/>
          </w:tcPr>
          <w:p w14:paraId="513A7FA3"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4C3F640F"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Dầu, mỡ động thực vật </w:t>
            </w:r>
          </w:p>
        </w:tc>
        <w:tc>
          <w:tcPr>
            <w:tcW w:w="3969" w:type="dxa"/>
            <w:vAlign w:val="center"/>
          </w:tcPr>
          <w:p w14:paraId="36EE771B"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MEWW 5520B&amp;F:2017 </w:t>
            </w:r>
          </w:p>
          <w:p w14:paraId="755C109C"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5520D&amp;F:2017 </w:t>
            </w:r>
          </w:p>
          <w:p w14:paraId="67F62DA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1664 </w:t>
            </w:r>
          </w:p>
        </w:tc>
        <w:tc>
          <w:tcPr>
            <w:tcW w:w="2631" w:type="dxa"/>
            <w:vAlign w:val="center"/>
          </w:tcPr>
          <w:p w14:paraId="6A42389B" w14:textId="77777777" w:rsidR="00D27166" w:rsidRPr="00B42376" w:rsidRDefault="00D27166" w:rsidP="00221E80">
            <w:pPr>
              <w:jc w:val="center"/>
              <w:rPr>
                <w:rFonts w:ascii="Times New Roman" w:hAnsi="Times New Roman" w:cs="Times New Roman"/>
                <w:b/>
                <w:sz w:val="28"/>
                <w:szCs w:val="28"/>
              </w:rPr>
            </w:pPr>
          </w:p>
        </w:tc>
      </w:tr>
      <w:tr w:rsidR="00D27166" w:rsidRPr="00B42376" w14:paraId="4702DAD1" w14:textId="77777777" w:rsidTr="00221E80">
        <w:trPr>
          <w:trHeight w:val="467"/>
          <w:jc w:val="center"/>
        </w:trPr>
        <w:tc>
          <w:tcPr>
            <w:tcW w:w="978" w:type="dxa"/>
            <w:vAlign w:val="center"/>
          </w:tcPr>
          <w:p w14:paraId="6EF9B741"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7CF828B4"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Tổng dầu, mỡ khoáng </w:t>
            </w:r>
          </w:p>
        </w:tc>
        <w:tc>
          <w:tcPr>
            <w:tcW w:w="3969" w:type="dxa"/>
            <w:vAlign w:val="center"/>
          </w:tcPr>
          <w:p w14:paraId="573E776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5520B&amp;F:2017 </w:t>
            </w:r>
          </w:p>
          <w:p w14:paraId="1277878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5520C&amp;F:2017 </w:t>
            </w:r>
          </w:p>
          <w:p w14:paraId="0E9823F6"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5520D&amp;F:2017 </w:t>
            </w:r>
          </w:p>
          <w:p w14:paraId="7DA851E1"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US EPA method 1664 </w:t>
            </w:r>
          </w:p>
        </w:tc>
        <w:tc>
          <w:tcPr>
            <w:tcW w:w="2631" w:type="dxa"/>
            <w:vAlign w:val="center"/>
          </w:tcPr>
          <w:p w14:paraId="3D5A29D0" w14:textId="77777777" w:rsidR="00D27166" w:rsidRPr="00B42376" w:rsidRDefault="00D27166" w:rsidP="00221E80">
            <w:pPr>
              <w:jc w:val="center"/>
              <w:rPr>
                <w:rFonts w:ascii="Times New Roman" w:hAnsi="Times New Roman" w:cs="Times New Roman"/>
                <w:b/>
                <w:sz w:val="28"/>
                <w:szCs w:val="28"/>
              </w:rPr>
            </w:pPr>
          </w:p>
        </w:tc>
      </w:tr>
      <w:tr w:rsidR="00D27166" w:rsidRPr="00B42376" w14:paraId="54367C2D" w14:textId="77777777" w:rsidTr="00221E80">
        <w:trPr>
          <w:trHeight w:val="467"/>
          <w:jc w:val="center"/>
        </w:trPr>
        <w:tc>
          <w:tcPr>
            <w:tcW w:w="978" w:type="dxa"/>
            <w:vAlign w:val="center"/>
          </w:tcPr>
          <w:p w14:paraId="53915DFD"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0ACF997E"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Tổng hoạt độ phóng xạ α </w:t>
            </w:r>
          </w:p>
        </w:tc>
        <w:tc>
          <w:tcPr>
            <w:tcW w:w="3969" w:type="dxa"/>
            <w:vAlign w:val="center"/>
          </w:tcPr>
          <w:p w14:paraId="59401D6F"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6053:1995 </w:t>
            </w:r>
          </w:p>
          <w:p w14:paraId="0BB6210A"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SMEWW 7110B:2017 </w:t>
            </w:r>
          </w:p>
        </w:tc>
        <w:tc>
          <w:tcPr>
            <w:tcW w:w="2631" w:type="dxa"/>
            <w:vAlign w:val="center"/>
          </w:tcPr>
          <w:p w14:paraId="651E3DD2" w14:textId="77777777" w:rsidR="00D27166" w:rsidRPr="00B42376" w:rsidRDefault="00D27166" w:rsidP="00221E80">
            <w:pPr>
              <w:jc w:val="center"/>
              <w:rPr>
                <w:rFonts w:ascii="Times New Roman" w:hAnsi="Times New Roman" w:cs="Times New Roman"/>
                <w:b/>
                <w:sz w:val="28"/>
                <w:szCs w:val="28"/>
              </w:rPr>
            </w:pPr>
          </w:p>
        </w:tc>
      </w:tr>
      <w:tr w:rsidR="00D27166" w:rsidRPr="00B42376" w14:paraId="287760A2" w14:textId="77777777" w:rsidTr="00221E80">
        <w:trPr>
          <w:trHeight w:val="467"/>
          <w:jc w:val="center"/>
        </w:trPr>
        <w:tc>
          <w:tcPr>
            <w:tcW w:w="978" w:type="dxa"/>
            <w:vAlign w:val="center"/>
          </w:tcPr>
          <w:p w14:paraId="4946B0D9" w14:textId="77777777" w:rsidR="00D27166" w:rsidRPr="00E42155" w:rsidRDefault="00D27166" w:rsidP="006E7FDF">
            <w:pPr>
              <w:pStyle w:val="ListParagraph"/>
              <w:numPr>
                <w:ilvl w:val="0"/>
                <w:numId w:val="154"/>
              </w:numPr>
              <w:ind w:right="132"/>
              <w:jc w:val="right"/>
              <w:rPr>
                <w:rFonts w:ascii="Times New Roman" w:hAnsi="Times New Roman" w:cs="Times New Roman"/>
                <w:sz w:val="28"/>
                <w:szCs w:val="28"/>
              </w:rPr>
            </w:pPr>
          </w:p>
        </w:tc>
        <w:tc>
          <w:tcPr>
            <w:tcW w:w="2036" w:type="dxa"/>
            <w:vAlign w:val="center"/>
          </w:tcPr>
          <w:p w14:paraId="37FB6141"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Tổng hoạt độ phóng xạ β </w:t>
            </w:r>
          </w:p>
        </w:tc>
        <w:tc>
          <w:tcPr>
            <w:tcW w:w="3969" w:type="dxa"/>
            <w:vAlign w:val="center"/>
          </w:tcPr>
          <w:p w14:paraId="41CECE15"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6219:2011 </w:t>
            </w:r>
          </w:p>
          <w:p w14:paraId="35C4E2CE"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SMEWW 7110B:2017 </w:t>
            </w:r>
          </w:p>
        </w:tc>
        <w:tc>
          <w:tcPr>
            <w:tcW w:w="2631" w:type="dxa"/>
            <w:vAlign w:val="center"/>
          </w:tcPr>
          <w:p w14:paraId="5D3DD73E" w14:textId="77777777" w:rsidR="00D27166" w:rsidRPr="00B42376" w:rsidRDefault="00D27166" w:rsidP="00221E80">
            <w:pPr>
              <w:jc w:val="center"/>
              <w:rPr>
                <w:rFonts w:ascii="Times New Roman" w:hAnsi="Times New Roman" w:cs="Times New Roman"/>
                <w:b/>
                <w:sz w:val="28"/>
                <w:szCs w:val="28"/>
              </w:rPr>
            </w:pPr>
          </w:p>
        </w:tc>
      </w:tr>
      <w:tr w:rsidR="00D27166" w:rsidRPr="00B42376" w14:paraId="6985D793" w14:textId="77777777" w:rsidTr="00221E80">
        <w:trPr>
          <w:trHeight w:val="467"/>
          <w:jc w:val="center"/>
        </w:trPr>
        <w:tc>
          <w:tcPr>
            <w:tcW w:w="978" w:type="dxa"/>
            <w:vAlign w:val="center"/>
          </w:tcPr>
          <w:p w14:paraId="06C2EB0A"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7EBF9D58"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Coliform </w:t>
            </w:r>
          </w:p>
        </w:tc>
        <w:tc>
          <w:tcPr>
            <w:tcW w:w="3969" w:type="dxa"/>
            <w:vAlign w:val="center"/>
          </w:tcPr>
          <w:p w14:paraId="18043A73"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6187-1:2009 </w:t>
            </w:r>
          </w:p>
          <w:p w14:paraId="7542FC74"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6187-2:1996 </w:t>
            </w:r>
          </w:p>
          <w:p w14:paraId="25DBF49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8775:2011 </w:t>
            </w:r>
          </w:p>
          <w:p w14:paraId="02420D0F"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SMEWW 9221B:2017</w:t>
            </w:r>
          </w:p>
          <w:p w14:paraId="3AFBBCA2"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SMEWW 9222B:2017 </w:t>
            </w:r>
          </w:p>
        </w:tc>
        <w:tc>
          <w:tcPr>
            <w:tcW w:w="2631" w:type="dxa"/>
            <w:vAlign w:val="center"/>
          </w:tcPr>
          <w:p w14:paraId="668077EE" w14:textId="77777777" w:rsidR="00D27166" w:rsidRPr="00B42376" w:rsidRDefault="00D27166" w:rsidP="00221E80">
            <w:pPr>
              <w:jc w:val="center"/>
              <w:rPr>
                <w:rFonts w:ascii="Times New Roman" w:hAnsi="Times New Roman" w:cs="Times New Roman"/>
                <w:b/>
                <w:sz w:val="28"/>
                <w:szCs w:val="28"/>
              </w:rPr>
            </w:pPr>
          </w:p>
        </w:tc>
      </w:tr>
      <w:tr w:rsidR="00D27166" w:rsidRPr="00B42376" w14:paraId="2A9578D0" w14:textId="77777777" w:rsidTr="00221E80">
        <w:trPr>
          <w:trHeight w:val="260"/>
          <w:jc w:val="center"/>
        </w:trPr>
        <w:tc>
          <w:tcPr>
            <w:tcW w:w="978" w:type="dxa"/>
            <w:vAlign w:val="center"/>
          </w:tcPr>
          <w:p w14:paraId="4EAC14BE"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3AA49DE8"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Salmonella </w:t>
            </w:r>
          </w:p>
        </w:tc>
        <w:tc>
          <w:tcPr>
            <w:tcW w:w="3969" w:type="dxa"/>
            <w:vAlign w:val="center"/>
          </w:tcPr>
          <w:p w14:paraId="584AA1CD"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9717:2013 </w:t>
            </w:r>
          </w:p>
          <w:p w14:paraId="422E0B1E"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SMEWW 9260B:2017 </w:t>
            </w:r>
          </w:p>
        </w:tc>
        <w:tc>
          <w:tcPr>
            <w:tcW w:w="2631" w:type="dxa"/>
            <w:vAlign w:val="center"/>
          </w:tcPr>
          <w:p w14:paraId="7B6D48F9" w14:textId="77777777" w:rsidR="00D27166" w:rsidRPr="00B42376" w:rsidRDefault="00D27166" w:rsidP="00221E80">
            <w:pPr>
              <w:jc w:val="center"/>
              <w:rPr>
                <w:rFonts w:ascii="Times New Roman" w:hAnsi="Times New Roman" w:cs="Times New Roman"/>
                <w:b/>
                <w:sz w:val="28"/>
                <w:szCs w:val="28"/>
              </w:rPr>
            </w:pPr>
          </w:p>
        </w:tc>
      </w:tr>
      <w:tr w:rsidR="00D27166" w:rsidRPr="00B42376" w14:paraId="11A422A6" w14:textId="77777777" w:rsidTr="00221E80">
        <w:trPr>
          <w:trHeight w:val="467"/>
          <w:jc w:val="center"/>
        </w:trPr>
        <w:tc>
          <w:tcPr>
            <w:tcW w:w="978" w:type="dxa"/>
          </w:tcPr>
          <w:p w14:paraId="43487CE2"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4EEBC237"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Shigella </w:t>
            </w:r>
          </w:p>
        </w:tc>
        <w:tc>
          <w:tcPr>
            <w:tcW w:w="3969" w:type="dxa"/>
            <w:vAlign w:val="center"/>
          </w:tcPr>
          <w:p w14:paraId="4586A932" w14:textId="77777777" w:rsidR="00D27166" w:rsidRPr="00B4237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9260E:2017 </w:t>
            </w:r>
          </w:p>
        </w:tc>
        <w:tc>
          <w:tcPr>
            <w:tcW w:w="2631" w:type="dxa"/>
            <w:vAlign w:val="center"/>
          </w:tcPr>
          <w:p w14:paraId="5A15CE9C" w14:textId="77777777" w:rsidR="00D27166" w:rsidRPr="00B42376" w:rsidRDefault="00D27166" w:rsidP="00221E80">
            <w:pPr>
              <w:jc w:val="center"/>
              <w:rPr>
                <w:rFonts w:ascii="Times New Roman" w:hAnsi="Times New Roman" w:cs="Times New Roman"/>
                <w:b/>
                <w:sz w:val="28"/>
                <w:szCs w:val="28"/>
              </w:rPr>
            </w:pPr>
          </w:p>
        </w:tc>
      </w:tr>
      <w:tr w:rsidR="00D27166" w:rsidRPr="00B42376" w14:paraId="1B1A7162" w14:textId="77777777" w:rsidTr="00221E80">
        <w:trPr>
          <w:trHeight w:val="467"/>
          <w:jc w:val="center"/>
        </w:trPr>
        <w:tc>
          <w:tcPr>
            <w:tcW w:w="978" w:type="dxa"/>
          </w:tcPr>
          <w:p w14:paraId="60D1E3F7"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6F235444"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Vibrio cholerae </w:t>
            </w:r>
          </w:p>
        </w:tc>
        <w:tc>
          <w:tcPr>
            <w:tcW w:w="3969" w:type="dxa"/>
            <w:vAlign w:val="center"/>
          </w:tcPr>
          <w:p w14:paraId="3964B73B" w14:textId="77777777" w:rsidR="00D27166" w:rsidRPr="00B4237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SMEWW 9260H:2017 </w:t>
            </w:r>
          </w:p>
        </w:tc>
        <w:tc>
          <w:tcPr>
            <w:tcW w:w="2631" w:type="dxa"/>
            <w:vAlign w:val="center"/>
          </w:tcPr>
          <w:p w14:paraId="67D61617" w14:textId="77777777" w:rsidR="00D27166" w:rsidRPr="00B42376" w:rsidRDefault="00D27166" w:rsidP="00221E80">
            <w:pPr>
              <w:jc w:val="center"/>
              <w:rPr>
                <w:rFonts w:ascii="Times New Roman" w:hAnsi="Times New Roman" w:cs="Times New Roman"/>
                <w:b/>
                <w:sz w:val="28"/>
                <w:szCs w:val="28"/>
              </w:rPr>
            </w:pPr>
          </w:p>
        </w:tc>
      </w:tr>
      <w:tr w:rsidR="00D27166" w:rsidRPr="00B42376" w14:paraId="4C160D5D" w14:textId="77777777" w:rsidTr="00221E80">
        <w:trPr>
          <w:trHeight w:val="467"/>
          <w:jc w:val="center"/>
        </w:trPr>
        <w:tc>
          <w:tcPr>
            <w:tcW w:w="978" w:type="dxa"/>
            <w:vAlign w:val="center"/>
          </w:tcPr>
          <w:p w14:paraId="607C8E32"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25680CF3"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Halogen hữu cơ dễ bị hấp thụ (AOX) </w:t>
            </w:r>
          </w:p>
        </w:tc>
        <w:tc>
          <w:tcPr>
            <w:tcW w:w="3969" w:type="dxa"/>
            <w:vAlign w:val="center"/>
          </w:tcPr>
          <w:p w14:paraId="23C598A0"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6493:2008 </w:t>
            </w:r>
          </w:p>
        </w:tc>
        <w:tc>
          <w:tcPr>
            <w:tcW w:w="2631" w:type="dxa"/>
            <w:vAlign w:val="center"/>
          </w:tcPr>
          <w:p w14:paraId="6E7CFD80" w14:textId="77777777" w:rsidR="00D27166" w:rsidRPr="00B42376" w:rsidRDefault="00D27166" w:rsidP="00221E80">
            <w:pPr>
              <w:jc w:val="center"/>
              <w:rPr>
                <w:rFonts w:ascii="Times New Roman" w:hAnsi="Times New Roman" w:cs="Times New Roman"/>
                <w:b/>
                <w:sz w:val="28"/>
                <w:szCs w:val="28"/>
              </w:rPr>
            </w:pPr>
          </w:p>
        </w:tc>
      </w:tr>
      <w:tr w:rsidR="00D27166" w:rsidRPr="00B42376" w14:paraId="1E7F5974" w14:textId="77777777" w:rsidTr="00221E80">
        <w:trPr>
          <w:trHeight w:val="467"/>
          <w:jc w:val="center"/>
        </w:trPr>
        <w:tc>
          <w:tcPr>
            <w:tcW w:w="978" w:type="dxa"/>
            <w:vAlign w:val="center"/>
          </w:tcPr>
          <w:p w14:paraId="050B77FD" w14:textId="77777777" w:rsidR="00D27166" w:rsidRPr="00E42155" w:rsidRDefault="00D27166" w:rsidP="006E7FDF">
            <w:pPr>
              <w:pStyle w:val="ListParagraph"/>
              <w:numPr>
                <w:ilvl w:val="0"/>
                <w:numId w:val="154"/>
              </w:numPr>
              <w:ind w:right="101"/>
              <w:jc w:val="right"/>
              <w:rPr>
                <w:rFonts w:ascii="Times New Roman" w:hAnsi="Times New Roman" w:cs="Times New Roman"/>
                <w:sz w:val="28"/>
                <w:szCs w:val="28"/>
              </w:rPr>
            </w:pPr>
          </w:p>
        </w:tc>
        <w:tc>
          <w:tcPr>
            <w:tcW w:w="2036" w:type="dxa"/>
            <w:vAlign w:val="center"/>
          </w:tcPr>
          <w:p w14:paraId="2406D82A" w14:textId="77777777" w:rsidR="00D27166" w:rsidRPr="00B42376" w:rsidRDefault="00D27166" w:rsidP="00221E80">
            <w:pPr>
              <w:rPr>
                <w:rFonts w:ascii="Times New Roman" w:hAnsi="Times New Roman" w:cs="Times New Roman"/>
                <w:sz w:val="28"/>
                <w:szCs w:val="28"/>
              </w:rPr>
            </w:pPr>
            <w:r w:rsidRPr="00B42376">
              <w:rPr>
                <w:rFonts w:ascii="Times New Roman" w:hAnsi="Times New Roman" w:cs="Times New Roman"/>
                <w:sz w:val="28"/>
                <w:szCs w:val="28"/>
              </w:rPr>
              <w:t xml:space="preserve">Chất hoạt động bề mặt </w:t>
            </w:r>
          </w:p>
        </w:tc>
        <w:tc>
          <w:tcPr>
            <w:tcW w:w="3969" w:type="dxa"/>
            <w:vAlign w:val="center"/>
          </w:tcPr>
          <w:p w14:paraId="359F8007"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6622-2-2000 </w:t>
            </w:r>
          </w:p>
          <w:p w14:paraId="42FF4BEF" w14:textId="77777777" w:rsidR="00D27166" w:rsidRPr="00B42376" w:rsidRDefault="00D27166" w:rsidP="00D2716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6336-1998  </w:t>
            </w:r>
          </w:p>
          <w:p w14:paraId="5710DCED" w14:textId="77777777" w:rsidR="003E4296" w:rsidRDefault="00D27166" w:rsidP="003E4296">
            <w:pPr>
              <w:numPr>
                <w:ilvl w:val="0"/>
                <w:numId w:val="153"/>
              </w:numPr>
              <w:ind w:left="201" w:right="-319" w:hanging="182"/>
              <w:rPr>
                <w:rFonts w:ascii="Times New Roman" w:hAnsi="Times New Roman" w:cs="Times New Roman"/>
                <w:sz w:val="28"/>
                <w:szCs w:val="28"/>
              </w:rPr>
            </w:pPr>
            <w:r w:rsidRPr="00B42376">
              <w:rPr>
                <w:rFonts w:ascii="Times New Roman" w:hAnsi="Times New Roman" w:cs="Times New Roman"/>
                <w:sz w:val="28"/>
                <w:szCs w:val="28"/>
              </w:rPr>
              <w:t xml:space="preserve">TCVN 6622-1:2009  </w:t>
            </w:r>
          </w:p>
          <w:p w14:paraId="3CF8466A" w14:textId="77777777" w:rsidR="00D27166" w:rsidRPr="003E4296" w:rsidRDefault="00D27166" w:rsidP="003E4296">
            <w:pPr>
              <w:numPr>
                <w:ilvl w:val="0"/>
                <w:numId w:val="153"/>
              </w:numPr>
              <w:ind w:left="201" w:right="-319" w:hanging="182"/>
              <w:rPr>
                <w:rFonts w:ascii="Times New Roman" w:hAnsi="Times New Roman" w:cs="Times New Roman"/>
                <w:sz w:val="28"/>
                <w:szCs w:val="28"/>
              </w:rPr>
            </w:pPr>
            <w:r w:rsidRPr="003E4296">
              <w:rPr>
                <w:rFonts w:ascii="Times New Roman" w:hAnsi="Times New Roman" w:cs="Times New Roman"/>
                <w:sz w:val="28"/>
                <w:szCs w:val="28"/>
              </w:rPr>
              <w:t xml:space="preserve">SMEWW 5540C:2017 </w:t>
            </w:r>
          </w:p>
        </w:tc>
        <w:tc>
          <w:tcPr>
            <w:tcW w:w="2631" w:type="dxa"/>
            <w:vAlign w:val="center"/>
          </w:tcPr>
          <w:p w14:paraId="1BB233F1" w14:textId="77777777" w:rsidR="00D27166" w:rsidRPr="00B42376" w:rsidRDefault="00D27166" w:rsidP="00221E80">
            <w:pPr>
              <w:pStyle w:val="ListParagraph"/>
              <w:ind w:left="72"/>
              <w:rPr>
                <w:rFonts w:ascii="Times New Roman" w:hAnsi="Times New Roman" w:cs="Times New Roman"/>
                <w:b/>
                <w:sz w:val="28"/>
                <w:szCs w:val="28"/>
              </w:rPr>
            </w:pPr>
            <w:r w:rsidRPr="00B42376">
              <w:rPr>
                <w:rFonts w:ascii="Times New Roman" w:hAnsi="Times New Roman" w:cs="Times New Roman"/>
                <w:sz w:val="28"/>
                <w:szCs w:val="28"/>
              </w:rPr>
              <w:t>- Bỏ US EPA method 425.1 vì đã bị hủy bỏ</w:t>
            </w:r>
          </w:p>
        </w:tc>
      </w:tr>
    </w:tbl>
    <w:p w14:paraId="169773C3" w14:textId="77777777" w:rsidR="00D27166" w:rsidRDefault="00D27166" w:rsidP="00D27166">
      <w:pPr>
        <w:spacing w:before="60" w:after="60" w:line="295" w:lineRule="auto"/>
        <w:jc w:val="both"/>
        <w:rPr>
          <w:rFonts w:ascii="Times New Roman" w:hAnsi="Times New Roman" w:cs="Times New Roman"/>
          <w:b/>
          <w:sz w:val="28"/>
          <w:szCs w:val="28"/>
        </w:rPr>
      </w:pPr>
    </w:p>
    <w:p w14:paraId="4B40B14B" w14:textId="77777777" w:rsidR="00DC05BB" w:rsidRDefault="00DC05BB">
      <w:pPr>
        <w:rPr>
          <w:rFonts w:ascii="Times New Roman" w:hAnsi="Times New Roman" w:cs="Times New Roman"/>
          <w:sz w:val="28"/>
          <w:szCs w:val="28"/>
        </w:rPr>
      </w:pPr>
      <w:r>
        <w:rPr>
          <w:rFonts w:ascii="Times New Roman" w:hAnsi="Times New Roman" w:cs="Times New Roman"/>
          <w:sz w:val="28"/>
          <w:szCs w:val="28"/>
        </w:rPr>
        <w:br w:type="page"/>
      </w:r>
    </w:p>
    <w:p w14:paraId="0BDE5F98" w14:textId="77777777" w:rsidR="00600FE5" w:rsidRPr="00D27166" w:rsidRDefault="00600FE5" w:rsidP="000756B5">
      <w:pPr>
        <w:spacing w:before="60" w:after="60" w:line="295" w:lineRule="auto"/>
        <w:jc w:val="both"/>
        <w:rPr>
          <w:rFonts w:ascii="Times New Roman" w:hAnsi="Times New Roman" w:cs="Times New Roman"/>
          <w:b/>
          <w:sz w:val="28"/>
          <w:szCs w:val="28"/>
        </w:rPr>
      </w:pPr>
      <w:r w:rsidRPr="00D27166">
        <w:rPr>
          <w:rFonts w:ascii="Times New Roman" w:hAnsi="Times New Roman" w:cs="Times New Roman"/>
          <w:b/>
          <w:sz w:val="28"/>
          <w:szCs w:val="28"/>
        </w:rPr>
        <w:lastRenderedPageBreak/>
        <w:t xml:space="preserve">Phụ lục 2.9. </w:t>
      </w:r>
      <w:r w:rsidRPr="00D27166">
        <w:rPr>
          <w:rFonts w:ascii="Times New Roman" w:hAnsi="Times New Roman" w:cs="Times New Roman"/>
          <w:b/>
          <w:color w:val="FF0000"/>
          <w:sz w:val="28"/>
          <w:szCs w:val="28"/>
        </w:rPr>
        <w:t>Phương pháp quan trắc khí thải</w:t>
      </w:r>
    </w:p>
    <w:p w14:paraId="6D05F96C" w14:textId="77777777" w:rsidR="002339A2" w:rsidRDefault="00DC05BB" w:rsidP="00DC05BB">
      <w:pPr>
        <w:ind w:right="400" w:firstLine="720"/>
        <w:jc w:val="both"/>
        <w:rPr>
          <w:rFonts w:ascii="Times New Roman" w:hAnsi="Times New Roman" w:cs="Times New Roman"/>
          <w:sz w:val="28"/>
          <w:szCs w:val="28"/>
        </w:rPr>
      </w:pPr>
      <w:r w:rsidRPr="00DC05BB">
        <w:rPr>
          <w:rFonts w:ascii="Times New Roman" w:hAnsi="Times New Roman" w:cs="Times New Roman"/>
          <w:sz w:val="28"/>
          <w:szCs w:val="28"/>
        </w:rPr>
        <w:t>1. Quan trắc tại hiện trường: lựa chọn phương pháp quy định tại quy chuẩn kỹ thuật quốc gia hiện hành tương ứng hoặ</w:t>
      </w:r>
      <w:r>
        <w:rPr>
          <w:rFonts w:ascii="Times New Roman" w:hAnsi="Times New Roman" w:cs="Times New Roman"/>
          <w:sz w:val="28"/>
          <w:szCs w:val="28"/>
        </w:rPr>
        <w:t>c trong bảng</w:t>
      </w:r>
      <w:r w:rsidRPr="00DC05BB">
        <w:rPr>
          <w:rFonts w:ascii="Times New Roman" w:hAnsi="Times New Roman" w:cs="Times New Roman"/>
          <w:sz w:val="28"/>
          <w:szCs w:val="28"/>
        </w:rPr>
        <w:t xml:space="preserve"> dưới đây.</w:t>
      </w:r>
    </w:p>
    <w:p w14:paraId="193E8EB6" w14:textId="77777777" w:rsidR="00DC05BB" w:rsidRPr="00DC05BB" w:rsidRDefault="002339A2" w:rsidP="002339A2">
      <w:pPr>
        <w:ind w:right="400" w:firstLine="720"/>
        <w:jc w:val="center"/>
        <w:rPr>
          <w:rFonts w:ascii="Times New Roman" w:hAnsi="Times New Roman" w:cs="Times New Roman"/>
          <w:sz w:val="28"/>
          <w:szCs w:val="28"/>
        </w:rPr>
      </w:pPr>
      <w:r>
        <w:rPr>
          <w:rFonts w:ascii="Times New Roman" w:hAnsi="Times New Roman" w:cs="Times New Roman"/>
          <w:b/>
          <w:sz w:val="28"/>
          <w:szCs w:val="28"/>
        </w:rPr>
        <w:t>Bảng 2.9.1</w:t>
      </w:r>
    </w:p>
    <w:tbl>
      <w:tblPr>
        <w:tblW w:w="7156" w:type="dxa"/>
        <w:jc w:val="center"/>
        <w:tblLayout w:type="fixed"/>
        <w:tblCellMar>
          <w:top w:w="45" w:type="dxa"/>
          <w:right w:w="106" w:type="dxa"/>
        </w:tblCellMar>
        <w:tblLook w:val="04A0" w:firstRow="1" w:lastRow="0" w:firstColumn="1" w:lastColumn="0" w:noHBand="0" w:noVBand="1"/>
      </w:tblPr>
      <w:tblGrid>
        <w:gridCol w:w="698"/>
        <w:gridCol w:w="2347"/>
        <w:gridCol w:w="4111"/>
      </w:tblGrid>
      <w:tr w:rsidR="00DC05BB" w:rsidRPr="00DC05BB" w14:paraId="37B9F555" w14:textId="77777777" w:rsidTr="00432F93">
        <w:trPr>
          <w:trHeight w:val="391"/>
          <w:tblHeader/>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0FF593F1" w14:textId="77777777" w:rsidR="00DC05BB" w:rsidRPr="00DC05BB" w:rsidRDefault="00DC05BB" w:rsidP="00DC05BB">
            <w:pPr>
              <w:spacing w:after="0" w:line="259" w:lineRule="auto"/>
              <w:ind w:left="67"/>
              <w:rPr>
                <w:rFonts w:ascii="Times New Roman" w:hAnsi="Times New Roman" w:cs="Times New Roman"/>
                <w:sz w:val="26"/>
                <w:szCs w:val="26"/>
              </w:rPr>
            </w:pPr>
            <w:r w:rsidRPr="00DC05BB">
              <w:rPr>
                <w:rFonts w:ascii="Times New Roman" w:hAnsi="Times New Roman" w:cs="Times New Roman"/>
                <w:sz w:val="26"/>
                <w:szCs w:val="26"/>
              </w:rPr>
              <w:br w:type="page"/>
            </w:r>
            <w:r w:rsidRPr="00DC05BB">
              <w:rPr>
                <w:rFonts w:ascii="Times New Roman" w:hAnsi="Times New Roman" w:cs="Times New Roman"/>
                <w:b/>
                <w:sz w:val="26"/>
                <w:szCs w:val="26"/>
              </w:rPr>
              <w:t xml:space="preserve">TT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5B394463" w14:textId="77777777" w:rsidR="00DC05BB" w:rsidRPr="00DC05BB" w:rsidRDefault="00DC05BB" w:rsidP="00DC05BB">
            <w:pPr>
              <w:spacing w:after="0" w:line="259" w:lineRule="auto"/>
              <w:ind w:right="5"/>
              <w:jc w:val="center"/>
              <w:rPr>
                <w:rFonts w:ascii="Times New Roman" w:hAnsi="Times New Roman" w:cs="Times New Roman"/>
                <w:sz w:val="26"/>
                <w:szCs w:val="26"/>
              </w:rPr>
            </w:pPr>
            <w:r w:rsidRPr="00DC05BB">
              <w:rPr>
                <w:rFonts w:ascii="Times New Roman" w:hAnsi="Times New Roman" w:cs="Times New Roman"/>
                <w:b/>
                <w:sz w:val="26"/>
                <w:szCs w:val="26"/>
              </w:rPr>
              <w:t>Thông số</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3F0180E0" w14:textId="77777777" w:rsidR="00DC05BB" w:rsidRPr="00DC05BB" w:rsidRDefault="00DC05BB" w:rsidP="00DC05BB">
            <w:pPr>
              <w:spacing w:after="0" w:line="259" w:lineRule="auto"/>
              <w:ind w:right="6"/>
              <w:jc w:val="center"/>
              <w:rPr>
                <w:rFonts w:ascii="Times New Roman" w:hAnsi="Times New Roman" w:cs="Times New Roman"/>
                <w:sz w:val="26"/>
                <w:szCs w:val="26"/>
              </w:rPr>
            </w:pPr>
            <w:r w:rsidRPr="00DC05BB">
              <w:rPr>
                <w:rFonts w:ascii="Times New Roman" w:hAnsi="Times New Roman" w:cs="Times New Roman"/>
                <w:b/>
                <w:sz w:val="26"/>
                <w:szCs w:val="26"/>
              </w:rPr>
              <w:t xml:space="preserve">Số hiệu phương pháp </w:t>
            </w:r>
          </w:p>
        </w:tc>
      </w:tr>
      <w:tr w:rsidR="00DC05BB" w:rsidRPr="00DC05BB" w14:paraId="706BD19D" w14:textId="77777777" w:rsidTr="00432F93">
        <w:trPr>
          <w:trHeight w:val="85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74057D31"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1.</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11A0AD4D"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Vận tốc và lưu lượng </w:t>
            </w:r>
            <w:r w:rsidRPr="00DC05BB">
              <w:rPr>
                <w:rFonts w:ascii="Times New Roman" w:hAnsi="Times New Roman" w:cs="Times New Roman"/>
                <w:b/>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C25170C"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 </w:t>
            </w:r>
          </w:p>
          <w:p w14:paraId="15F20A6B"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ISO 10780 </w:t>
            </w:r>
          </w:p>
          <w:p w14:paraId="0186634C"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TCVN</w:t>
            </w:r>
            <w:r w:rsidRPr="00DC05BB">
              <w:rPr>
                <w:rFonts w:ascii="Times New Roman" w:hAnsi="Times New Roman" w:cs="Times New Roman"/>
                <w:sz w:val="26"/>
                <w:szCs w:val="26"/>
                <w:lang w:val="vi-VN"/>
              </w:rPr>
              <w:t xml:space="preserve"> 11303:2016;</w:t>
            </w:r>
          </w:p>
          <w:p w14:paraId="1B9C0579"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TCVN</w:t>
            </w:r>
            <w:r w:rsidRPr="00DC05BB">
              <w:rPr>
                <w:rFonts w:ascii="Times New Roman" w:hAnsi="Times New Roman" w:cs="Times New Roman"/>
                <w:sz w:val="26"/>
                <w:szCs w:val="26"/>
                <w:lang w:val="vi-VN"/>
              </w:rPr>
              <w:t xml:space="preserve"> 5977:2009;</w:t>
            </w:r>
          </w:p>
          <w:p w14:paraId="4B8AA28A"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TCVN</w:t>
            </w:r>
            <w:r w:rsidRPr="00DC05BB">
              <w:rPr>
                <w:rFonts w:ascii="Times New Roman" w:hAnsi="Times New Roman" w:cs="Times New Roman"/>
                <w:sz w:val="26"/>
                <w:szCs w:val="26"/>
                <w:lang w:val="vi-VN"/>
              </w:rPr>
              <w:t xml:space="preserve"> 120-29:2018.</w:t>
            </w:r>
          </w:p>
          <w:p w14:paraId="208A543A" w14:textId="77777777" w:rsidR="00DC05BB" w:rsidRPr="00DC05BB" w:rsidRDefault="00DC05BB" w:rsidP="003450F4">
            <w:pPr>
              <w:numPr>
                <w:ilvl w:val="0"/>
                <w:numId w:val="33"/>
              </w:numPr>
              <w:spacing w:after="30" w:line="259" w:lineRule="auto"/>
              <w:ind w:hanging="274"/>
              <w:rPr>
                <w:rFonts w:ascii="Times New Roman" w:hAnsi="Times New Roman" w:cs="Times New Roman"/>
                <w:color w:val="FF0000"/>
                <w:sz w:val="26"/>
                <w:szCs w:val="26"/>
                <w:highlight w:val="yellow"/>
              </w:rPr>
            </w:pPr>
            <w:r w:rsidRPr="00DC05BB">
              <w:rPr>
                <w:rFonts w:ascii="Times New Roman" w:hAnsi="Times New Roman" w:cs="Times New Roman"/>
                <w:color w:val="FF0000"/>
                <w:sz w:val="26"/>
                <w:szCs w:val="26"/>
                <w:highlight w:val="yellow"/>
              </w:rPr>
              <w:t xml:space="preserve">EPA method 2A </w:t>
            </w:r>
          </w:p>
          <w:p w14:paraId="75CDE6D2" w14:textId="77777777" w:rsidR="00DC05BB" w:rsidRPr="00DC05BB" w:rsidRDefault="00DC05BB" w:rsidP="003450F4">
            <w:pPr>
              <w:numPr>
                <w:ilvl w:val="0"/>
                <w:numId w:val="33"/>
              </w:numPr>
              <w:spacing w:after="30" w:line="259" w:lineRule="auto"/>
              <w:ind w:hanging="274"/>
              <w:rPr>
                <w:rFonts w:ascii="Times New Roman" w:hAnsi="Times New Roman" w:cs="Times New Roman"/>
                <w:color w:val="FF0000"/>
                <w:sz w:val="26"/>
                <w:szCs w:val="26"/>
                <w:highlight w:val="yellow"/>
              </w:rPr>
            </w:pPr>
            <w:r w:rsidRPr="00DC05BB">
              <w:rPr>
                <w:rFonts w:ascii="Times New Roman" w:hAnsi="Times New Roman" w:cs="Times New Roman"/>
                <w:color w:val="FF0000"/>
                <w:sz w:val="26"/>
                <w:szCs w:val="26"/>
                <w:highlight w:val="yellow"/>
              </w:rPr>
              <w:t xml:space="preserve">EPA Method 2C </w:t>
            </w:r>
          </w:p>
          <w:p w14:paraId="771CF781" w14:textId="77777777" w:rsidR="00DC05BB" w:rsidRPr="00DC05BB" w:rsidRDefault="00DC05BB" w:rsidP="003450F4">
            <w:pPr>
              <w:numPr>
                <w:ilvl w:val="0"/>
                <w:numId w:val="33"/>
              </w:numPr>
              <w:spacing w:after="30" w:line="259" w:lineRule="auto"/>
              <w:ind w:hanging="274"/>
              <w:rPr>
                <w:rFonts w:ascii="Times New Roman" w:hAnsi="Times New Roman" w:cs="Times New Roman"/>
                <w:color w:val="FF0000"/>
                <w:sz w:val="26"/>
                <w:szCs w:val="26"/>
                <w:highlight w:val="yellow"/>
              </w:rPr>
            </w:pPr>
            <w:r w:rsidRPr="00DC05BB">
              <w:rPr>
                <w:rFonts w:ascii="Times New Roman" w:hAnsi="Times New Roman" w:cs="Times New Roman"/>
                <w:color w:val="FF0000"/>
                <w:sz w:val="26"/>
                <w:szCs w:val="26"/>
                <w:highlight w:val="yellow"/>
              </w:rPr>
              <w:t>EPA Method 2D</w:t>
            </w:r>
          </w:p>
          <w:p w14:paraId="2D4FFB63" w14:textId="77777777" w:rsidR="00DC05BB" w:rsidRPr="00DC05BB" w:rsidRDefault="00DC05BB" w:rsidP="00DC05BB">
            <w:pPr>
              <w:spacing w:after="0" w:line="259" w:lineRule="auto"/>
              <w:ind w:left="353"/>
              <w:rPr>
                <w:rFonts w:ascii="Times New Roman" w:hAnsi="Times New Roman" w:cs="Times New Roman"/>
                <w:sz w:val="26"/>
                <w:szCs w:val="26"/>
              </w:rPr>
            </w:pPr>
          </w:p>
        </w:tc>
      </w:tr>
      <w:tr w:rsidR="00DC05BB" w:rsidRPr="00DC05BB" w14:paraId="26B30E1F" w14:textId="77777777" w:rsidTr="00432F93">
        <w:trPr>
          <w:trHeight w:val="46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73556D44"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2.</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2F4DC603"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Khối lượng mol phân tử khí khô</w:t>
            </w:r>
            <w:r w:rsidRPr="00DC05BB">
              <w:rPr>
                <w:rFonts w:ascii="Times New Roman" w:hAnsi="Times New Roman" w:cs="Times New Roman"/>
                <w:b/>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5B221C1"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lang w:val="vi-VN"/>
              </w:rPr>
            </w:pPr>
            <w:r w:rsidRPr="00DC05BB">
              <w:rPr>
                <w:rFonts w:ascii="Times New Roman" w:hAnsi="Times New Roman" w:cs="Times New Roman"/>
                <w:sz w:val="26"/>
                <w:szCs w:val="26"/>
                <w:lang w:val="vi-VN"/>
              </w:rPr>
              <w:t>US EPA method 3</w:t>
            </w:r>
          </w:p>
          <w:p w14:paraId="2DC5B996" w14:textId="77777777" w:rsidR="00DC05BB" w:rsidRPr="00DC05BB" w:rsidRDefault="00DC05BB" w:rsidP="003450F4">
            <w:pPr>
              <w:numPr>
                <w:ilvl w:val="0"/>
                <w:numId w:val="33"/>
              </w:numPr>
              <w:spacing w:after="30" w:line="259" w:lineRule="auto"/>
              <w:ind w:hanging="274"/>
              <w:rPr>
                <w:rFonts w:ascii="Times New Roman" w:hAnsi="Times New Roman" w:cs="Times New Roman"/>
                <w:color w:val="FF0000"/>
                <w:sz w:val="26"/>
                <w:szCs w:val="26"/>
                <w:lang w:val="vi-VN"/>
              </w:rPr>
            </w:pPr>
            <w:r w:rsidRPr="00DC05BB">
              <w:rPr>
                <w:rFonts w:ascii="Times New Roman" w:hAnsi="Times New Roman" w:cs="Times New Roman"/>
                <w:color w:val="FF0000"/>
                <w:sz w:val="26"/>
                <w:szCs w:val="26"/>
                <w:lang w:val="vi-VN"/>
              </w:rPr>
              <w:t>TCVN 11304:2016;</w:t>
            </w:r>
          </w:p>
          <w:p w14:paraId="156D8C7B"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color w:val="FF0000"/>
                <w:sz w:val="26"/>
                <w:szCs w:val="26"/>
                <w:lang w:val="vi-VN"/>
              </w:rPr>
              <w:t>TCVN 5977:2009</w:t>
            </w:r>
          </w:p>
        </w:tc>
      </w:tr>
      <w:tr w:rsidR="00DC05BB" w:rsidRPr="00DC05BB" w14:paraId="5C9B6E42" w14:textId="77777777" w:rsidTr="00432F93">
        <w:trPr>
          <w:trHeight w:val="4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3E318105"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3.</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0C2F7AC8"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Hàm ẩm </w:t>
            </w:r>
            <w:r w:rsidRPr="00DC05BB">
              <w:rPr>
                <w:rFonts w:ascii="Times New Roman" w:hAnsi="Times New Roman" w:cs="Times New Roman"/>
                <w:b/>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1485F598"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4 </w:t>
            </w:r>
          </w:p>
          <w:p w14:paraId="722B7EC4" w14:textId="77777777" w:rsidR="00DC05BB" w:rsidRPr="00DC05BB" w:rsidRDefault="00DC05BB" w:rsidP="003450F4">
            <w:pPr>
              <w:numPr>
                <w:ilvl w:val="0"/>
                <w:numId w:val="33"/>
              </w:numPr>
              <w:spacing w:after="3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TCVN</w:t>
            </w:r>
            <w:r w:rsidRPr="00DC05BB">
              <w:rPr>
                <w:rFonts w:ascii="Times New Roman" w:hAnsi="Times New Roman" w:cs="Times New Roman"/>
                <w:color w:val="FF0000"/>
                <w:sz w:val="26"/>
                <w:szCs w:val="26"/>
                <w:lang w:val="vi-VN"/>
              </w:rPr>
              <w:t xml:space="preserve"> 11305:2016;</w:t>
            </w:r>
          </w:p>
          <w:p w14:paraId="09AB080A" w14:textId="77777777" w:rsidR="00DC05BB" w:rsidRPr="00DC05BB" w:rsidRDefault="00DC05BB" w:rsidP="003450F4">
            <w:pPr>
              <w:numPr>
                <w:ilvl w:val="0"/>
                <w:numId w:val="33"/>
              </w:numPr>
              <w:spacing w:after="3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TCVN</w:t>
            </w:r>
            <w:r w:rsidRPr="00DC05BB">
              <w:rPr>
                <w:rFonts w:ascii="Times New Roman" w:hAnsi="Times New Roman" w:cs="Times New Roman"/>
                <w:color w:val="FF0000"/>
                <w:sz w:val="26"/>
                <w:szCs w:val="26"/>
                <w:lang w:val="vi-VN"/>
              </w:rPr>
              <w:t xml:space="preserve"> 5977:2009;</w:t>
            </w:r>
          </w:p>
          <w:p w14:paraId="01600B3A"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color w:val="FF0000"/>
                <w:sz w:val="26"/>
                <w:szCs w:val="26"/>
              </w:rPr>
              <w:t xml:space="preserve">Sử dụng thiết bị đo trực tiếp  </w:t>
            </w:r>
          </w:p>
        </w:tc>
      </w:tr>
      <w:tr w:rsidR="00DC05BB" w:rsidRPr="00DC05BB" w14:paraId="33AB7F09" w14:textId="77777777" w:rsidTr="00432F93">
        <w:trPr>
          <w:trHeight w:val="46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1E1D10A"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4.</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5F1D439F"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O</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00B8268C"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Sử dụng thiết bị đo trực tiếp  </w:t>
            </w:r>
          </w:p>
        </w:tc>
      </w:tr>
      <w:tr w:rsidR="00DC05BB" w:rsidRPr="00DC05BB" w14:paraId="21F3A259" w14:textId="77777777" w:rsidTr="00432F93">
        <w:trPr>
          <w:trHeight w:val="46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5353C42"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5.</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765599F6"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Nhiệt độ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4D005CC4"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Sử dụng thiết bị đo trực tiếp </w:t>
            </w:r>
          </w:p>
        </w:tc>
      </w:tr>
      <w:tr w:rsidR="00DC05BB" w:rsidRPr="00DC05BB" w14:paraId="1FE73066" w14:textId="77777777" w:rsidTr="00432F93">
        <w:trPr>
          <w:trHeight w:val="46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1AA7ED54"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6.</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37485D73"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Áp suất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6E35C583"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Sử dụng thiết bị đo trực tiếp </w:t>
            </w:r>
          </w:p>
        </w:tc>
      </w:tr>
      <w:tr w:rsidR="00DC05BB" w:rsidRPr="00DC05BB" w14:paraId="2795EED4" w14:textId="77777777" w:rsidTr="00432F93">
        <w:trPr>
          <w:trHeight w:val="46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03386BA3"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7.</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2685F0A2"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CO</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7B6D34F7" w14:textId="77777777" w:rsidR="00DC05BB" w:rsidRPr="00DC05BB" w:rsidRDefault="00DC05BB" w:rsidP="003450F4">
            <w:pPr>
              <w:numPr>
                <w:ilvl w:val="0"/>
                <w:numId w:val="33"/>
              </w:numPr>
              <w:spacing w:after="30" w:line="259" w:lineRule="auto"/>
              <w:ind w:hanging="274"/>
              <w:rPr>
                <w:rFonts w:ascii="Times New Roman" w:hAnsi="Times New Roman" w:cs="Times New Roman"/>
                <w:sz w:val="26"/>
                <w:szCs w:val="26"/>
              </w:rPr>
            </w:pPr>
            <w:r w:rsidRPr="00DC05BB">
              <w:rPr>
                <w:rFonts w:ascii="Times New Roman" w:hAnsi="Times New Roman" w:cs="Times New Roman"/>
                <w:sz w:val="26"/>
                <w:szCs w:val="26"/>
              </w:rPr>
              <w:t>Sử dụng thiết bị đo trực tiếp (IR)</w:t>
            </w:r>
          </w:p>
        </w:tc>
      </w:tr>
      <w:tr w:rsidR="00DC05BB" w:rsidRPr="00DC05BB" w14:paraId="1052A961" w14:textId="77777777" w:rsidTr="00432F93">
        <w:trPr>
          <w:trHeight w:val="242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3DF801AC"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t>8.</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6E650856"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Bụi  (PM)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34FDB7D0" w14:textId="77777777" w:rsidR="00DC05BB" w:rsidRPr="00DC05BB" w:rsidRDefault="00DC05BB" w:rsidP="003450F4">
            <w:pPr>
              <w:numPr>
                <w:ilvl w:val="0"/>
                <w:numId w:val="34"/>
              </w:numPr>
              <w:spacing w:after="26"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TCVN 5977:200</w:t>
            </w:r>
            <w:r w:rsidRPr="00DC05BB">
              <w:rPr>
                <w:rFonts w:ascii="Times New Roman" w:hAnsi="Times New Roman" w:cs="Times New Roman"/>
                <w:color w:val="FF0000"/>
                <w:sz w:val="26"/>
                <w:szCs w:val="26"/>
                <w:lang w:val="vi-VN"/>
              </w:rPr>
              <w:t>9;</w:t>
            </w:r>
            <w:r w:rsidRPr="00DC05BB">
              <w:rPr>
                <w:rFonts w:ascii="Times New Roman" w:hAnsi="Times New Roman" w:cs="Times New Roman"/>
                <w:color w:val="FF0000"/>
                <w:sz w:val="26"/>
                <w:szCs w:val="26"/>
              </w:rPr>
              <w:t xml:space="preserve"> </w:t>
            </w:r>
          </w:p>
          <w:p w14:paraId="0481880C" w14:textId="77777777" w:rsidR="00DC05BB" w:rsidRPr="00DC05BB" w:rsidRDefault="00DC05BB" w:rsidP="003450F4">
            <w:pPr>
              <w:numPr>
                <w:ilvl w:val="0"/>
                <w:numId w:val="34"/>
              </w:numPr>
              <w:spacing w:after="26"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lang w:val="vi-VN"/>
              </w:rPr>
              <w:t>TCVN 7241:2003.</w:t>
            </w:r>
          </w:p>
          <w:p w14:paraId="784CF3E5" w14:textId="77777777" w:rsidR="00DC05BB" w:rsidRPr="00DC05BB" w:rsidRDefault="00DC05BB" w:rsidP="003450F4">
            <w:pPr>
              <w:numPr>
                <w:ilvl w:val="0"/>
                <w:numId w:val="34"/>
              </w:numPr>
              <w:spacing w:after="26"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5; </w:t>
            </w:r>
          </w:p>
          <w:p w14:paraId="3B359998" w14:textId="77777777" w:rsidR="00DC05BB" w:rsidRPr="00DC05BB" w:rsidRDefault="00DC05BB" w:rsidP="003450F4">
            <w:pPr>
              <w:numPr>
                <w:ilvl w:val="0"/>
                <w:numId w:val="34"/>
              </w:numPr>
              <w:spacing w:after="29" w:line="259" w:lineRule="auto"/>
              <w:ind w:hanging="274"/>
              <w:rPr>
                <w:rFonts w:ascii="Times New Roman" w:hAnsi="Times New Roman" w:cs="Times New Roman"/>
                <w:strike/>
                <w:sz w:val="26"/>
                <w:szCs w:val="26"/>
              </w:rPr>
            </w:pPr>
            <w:r w:rsidRPr="00DC05BB">
              <w:rPr>
                <w:rFonts w:ascii="Times New Roman" w:hAnsi="Times New Roman" w:cs="Times New Roman"/>
                <w:strike/>
                <w:sz w:val="26"/>
                <w:szCs w:val="26"/>
              </w:rPr>
              <w:t xml:space="preserve">US EPA method 17; </w:t>
            </w:r>
          </w:p>
          <w:p w14:paraId="12522A5F" w14:textId="77777777" w:rsidR="00DC05BB" w:rsidRPr="00DC05BB" w:rsidRDefault="00DC05BB" w:rsidP="003450F4">
            <w:pPr>
              <w:numPr>
                <w:ilvl w:val="0"/>
                <w:numId w:val="34"/>
              </w:numPr>
              <w:spacing w:after="30" w:line="259" w:lineRule="auto"/>
              <w:ind w:hanging="274"/>
              <w:rPr>
                <w:rFonts w:ascii="Times New Roman" w:hAnsi="Times New Roman" w:cs="Times New Roman"/>
                <w:strike/>
                <w:sz w:val="26"/>
                <w:szCs w:val="26"/>
              </w:rPr>
            </w:pPr>
            <w:r w:rsidRPr="00DC05BB">
              <w:rPr>
                <w:rFonts w:ascii="Times New Roman" w:hAnsi="Times New Roman" w:cs="Times New Roman"/>
                <w:strike/>
                <w:sz w:val="26"/>
                <w:szCs w:val="26"/>
              </w:rPr>
              <w:t xml:space="preserve">TCVN 5977:2005 (hết hiệu lực) </w:t>
            </w:r>
            <w:r w:rsidRPr="00DC05BB">
              <w:rPr>
                <w:rFonts w:ascii="Times New Roman" w:hAnsi="Times New Roman" w:cs="Times New Roman"/>
                <w:sz w:val="26"/>
                <w:szCs w:val="26"/>
                <w:highlight w:val="yellow"/>
                <w:lang w:val="vi-VN"/>
              </w:rPr>
              <w:t xml:space="preserve">Cân nhắc bỏ EPA 17 vì phương pháp này chỉ áp dụng với các ống </w:t>
            </w:r>
            <w:r w:rsidRPr="00DC05BB">
              <w:rPr>
                <w:rFonts w:ascii="Times New Roman" w:hAnsi="Times New Roman" w:cs="Times New Roman"/>
                <w:sz w:val="26"/>
                <w:szCs w:val="26"/>
                <w:highlight w:val="yellow"/>
                <w:lang w:val="vi-VN"/>
              </w:rPr>
              <w:lastRenderedPageBreak/>
              <w:t>khói mà hàm ẩm được kiểm soát (thông số ảnh hưởng trực tiếp đến kết quả), mà đại đa số các ống khói ở VN chưa đáp ứng được</w:t>
            </w:r>
            <w:r w:rsidRPr="00DC05BB">
              <w:rPr>
                <w:rFonts w:ascii="Times New Roman" w:hAnsi="Times New Roman" w:cs="Times New Roman"/>
                <w:strike/>
                <w:sz w:val="26"/>
                <w:szCs w:val="26"/>
              </w:rPr>
              <w:t xml:space="preserve">; </w:t>
            </w:r>
          </w:p>
          <w:p w14:paraId="7530434B" w14:textId="77777777" w:rsidR="00DC05BB" w:rsidRPr="00DC05BB" w:rsidRDefault="00DC05BB" w:rsidP="003450F4">
            <w:pPr>
              <w:numPr>
                <w:ilvl w:val="0"/>
                <w:numId w:val="34"/>
              </w:numPr>
              <w:spacing w:after="26" w:line="259" w:lineRule="auto"/>
              <w:ind w:hanging="274"/>
              <w:rPr>
                <w:rFonts w:ascii="Times New Roman" w:hAnsi="Times New Roman" w:cs="Times New Roman"/>
                <w:sz w:val="26"/>
                <w:szCs w:val="26"/>
              </w:rPr>
            </w:pPr>
            <w:r w:rsidRPr="00DC05BB">
              <w:rPr>
                <w:rFonts w:ascii="Times New Roman" w:hAnsi="Times New Roman" w:cs="Times New Roman"/>
                <w:sz w:val="26"/>
                <w:szCs w:val="26"/>
              </w:rPr>
              <w:t>ISO 10155;</w:t>
            </w:r>
          </w:p>
          <w:p w14:paraId="57928AB5" w14:textId="77777777" w:rsidR="00DC05BB" w:rsidRPr="00DC05BB" w:rsidRDefault="00DC05BB" w:rsidP="003450F4">
            <w:pPr>
              <w:numPr>
                <w:ilvl w:val="0"/>
                <w:numId w:val="34"/>
              </w:numPr>
              <w:spacing w:after="26" w:line="259" w:lineRule="auto"/>
              <w:ind w:hanging="274"/>
              <w:rPr>
                <w:rFonts w:ascii="Times New Roman" w:hAnsi="Times New Roman" w:cs="Times New Roman"/>
                <w:sz w:val="26"/>
                <w:szCs w:val="26"/>
              </w:rPr>
            </w:pPr>
            <w:r w:rsidRPr="00DC05BB">
              <w:rPr>
                <w:rFonts w:ascii="Times New Roman" w:hAnsi="Times New Roman" w:cs="Times New Roman"/>
                <w:color w:val="FF0000"/>
                <w:sz w:val="26"/>
                <w:szCs w:val="26"/>
              </w:rPr>
              <w:t>ISO 9096:2017</w:t>
            </w:r>
          </w:p>
          <w:p w14:paraId="2BE02257" w14:textId="77777777" w:rsidR="00DC05BB" w:rsidRPr="00DC05BB" w:rsidRDefault="00DC05BB" w:rsidP="003450F4">
            <w:pPr>
              <w:numPr>
                <w:ilvl w:val="0"/>
                <w:numId w:val="34"/>
              </w:numPr>
              <w:spacing w:after="29"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AS 4323.2:1995; </w:t>
            </w:r>
          </w:p>
          <w:p w14:paraId="50921C40" w14:textId="77777777" w:rsidR="00DC05BB" w:rsidRPr="00DC05BB" w:rsidRDefault="00DC05BB" w:rsidP="003450F4">
            <w:pPr>
              <w:numPr>
                <w:ilvl w:val="0"/>
                <w:numId w:val="34"/>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JIS Z 8808:2013 </w:t>
            </w:r>
          </w:p>
        </w:tc>
      </w:tr>
      <w:tr w:rsidR="00DC05BB" w:rsidRPr="00DC05BB" w14:paraId="596C1C98" w14:textId="77777777" w:rsidTr="00432F93">
        <w:trPr>
          <w:trHeight w:val="38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E38B7D1" w14:textId="77777777" w:rsidR="00DC05BB" w:rsidRPr="00DC05BB" w:rsidRDefault="00DC05BB" w:rsidP="00DC05BB">
            <w:pPr>
              <w:spacing w:after="0" w:line="259" w:lineRule="auto"/>
              <w:ind w:right="170"/>
              <w:jc w:val="center"/>
              <w:rPr>
                <w:rFonts w:ascii="Times New Roman" w:hAnsi="Times New Roman" w:cs="Times New Roman"/>
                <w:sz w:val="26"/>
                <w:szCs w:val="26"/>
              </w:rPr>
            </w:pPr>
            <w:r w:rsidRPr="00DC05BB">
              <w:rPr>
                <w:rFonts w:ascii="Times New Roman" w:hAnsi="Times New Roman" w:cs="Times New Roman"/>
                <w:sz w:val="26"/>
                <w:szCs w:val="26"/>
              </w:rPr>
              <w:lastRenderedPageBreak/>
              <w:t>9.</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70F0B500"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SO</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D5CA64D" w14:textId="77777777" w:rsidR="00DC05BB" w:rsidRPr="00DC05BB" w:rsidRDefault="00DC05BB" w:rsidP="003450F4">
            <w:pPr>
              <w:numPr>
                <w:ilvl w:val="0"/>
                <w:numId w:val="35"/>
              </w:numPr>
              <w:spacing w:after="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TCVN</w:t>
            </w:r>
            <w:r w:rsidRPr="00DC05BB">
              <w:rPr>
                <w:rFonts w:ascii="Times New Roman" w:hAnsi="Times New Roman" w:cs="Times New Roman"/>
                <w:color w:val="FF0000"/>
                <w:sz w:val="26"/>
                <w:szCs w:val="26"/>
                <w:lang w:val="vi-VN"/>
              </w:rPr>
              <w:t xml:space="preserve"> 12030:2018;</w:t>
            </w:r>
          </w:p>
          <w:p w14:paraId="4664C7FE" w14:textId="77777777" w:rsidR="00DC05BB" w:rsidRPr="00DC05BB" w:rsidRDefault="00DC05BB" w:rsidP="003450F4">
            <w:pPr>
              <w:numPr>
                <w:ilvl w:val="0"/>
                <w:numId w:val="35"/>
              </w:numPr>
              <w:spacing w:after="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TCVN 6750:200</w:t>
            </w:r>
            <w:r w:rsidRPr="00DC05BB">
              <w:rPr>
                <w:rFonts w:ascii="Times New Roman" w:hAnsi="Times New Roman" w:cs="Times New Roman"/>
                <w:color w:val="FF0000"/>
                <w:sz w:val="26"/>
                <w:szCs w:val="26"/>
                <w:lang w:val="vi-VN"/>
              </w:rPr>
              <w:t>0</w:t>
            </w:r>
            <w:r w:rsidRPr="00DC05BB">
              <w:rPr>
                <w:rFonts w:ascii="Times New Roman" w:hAnsi="Times New Roman" w:cs="Times New Roman"/>
                <w:color w:val="FF0000"/>
                <w:sz w:val="26"/>
                <w:szCs w:val="26"/>
              </w:rPr>
              <w:t>;</w:t>
            </w:r>
          </w:p>
          <w:p w14:paraId="235923F5" w14:textId="77777777" w:rsidR="00DC05BB" w:rsidRPr="00DC05BB" w:rsidRDefault="00DC05BB" w:rsidP="003450F4">
            <w:pPr>
              <w:numPr>
                <w:ilvl w:val="0"/>
                <w:numId w:val="3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6; </w:t>
            </w:r>
          </w:p>
          <w:p w14:paraId="2DC528D3" w14:textId="77777777" w:rsidR="00DC05BB" w:rsidRPr="00DC05BB" w:rsidRDefault="00DC05BB" w:rsidP="003450F4">
            <w:pPr>
              <w:numPr>
                <w:ilvl w:val="0"/>
                <w:numId w:val="3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8; </w:t>
            </w:r>
          </w:p>
          <w:p w14:paraId="7FBBF0AE" w14:textId="77777777" w:rsidR="00DC05BB" w:rsidRPr="00DC05BB" w:rsidRDefault="00DC05BB" w:rsidP="003450F4">
            <w:pPr>
              <w:numPr>
                <w:ilvl w:val="0"/>
                <w:numId w:val="3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8A; </w:t>
            </w:r>
          </w:p>
          <w:p w14:paraId="680D2EBB" w14:textId="77777777" w:rsidR="00DC05BB" w:rsidRPr="00DC05BB" w:rsidRDefault="00DC05BB" w:rsidP="003450F4">
            <w:pPr>
              <w:numPr>
                <w:ilvl w:val="0"/>
                <w:numId w:val="35"/>
              </w:numPr>
              <w:spacing w:after="0" w:line="259" w:lineRule="auto"/>
              <w:ind w:hanging="274"/>
              <w:rPr>
                <w:rFonts w:ascii="Times New Roman" w:hAnsi="Times New Roman" w:cs="Times New Roman"/>
                <w:sz w:val="26"/>
                <w:szCs w:val="26"/>
              </w:rPr>
            </w:pPr>
            <w:r w:rsidRPr="00DC05BB">
              <w:rPr>
                <w:rFonts w:ascii="Times New Roman" w:hAnsi="Times New Roman" w:cs="Times New Roman"/>
                <w:strike/>
                <w:sz w:val="26"/>
                <w:szCs w:val="26"/>
              </w:rPr>
              <w:t>TCVN 6750:2005</w:t>
            </w:r>
            <w:r w:rsidRPr="00DC05BB">
              <w:rPr>
                <w:rFonts w:ascii="Times New Roman" w:hAnsi="Times New Roman" w:cs="Times New Roman"/>
                <w:sz w:val="26"/>
                <w:szCs w:val="26"/>
              </w:rPr>
              <w:t xml:space="preserve">; </w:t>
            </w:r>
          </w:p>
          <w:p w14:paraId="5CC6AEF2" w14:textId="77777777" w:rsidR="00DC05BB" w:rsidRPr="00DC05BB" w:rsidRDefault="00DC05BB" w:rsidP="003450F4">
            <w:pPr>
              <w:numPr>
                <w:ilvl w:val="0"/>
                <w:numId w:val="3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7246:2003; </w:t>
            </w:r>
          </w:p>
          <w:p w14:paraId="4D327326" w14:textId="77777777" w:rsidR="00DC05BB" w:rsidRPr="00DC05BB" w:rsidRDefault="00DC05BB" w:rsidP="003450F4">
            <w:pPr>
              <w:numPr>
                <w:ilvl w:val="0"/>
                <w:numId w:val="3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JIS K 0103:2011; </w:t>
            </w:r>
          </w:p>
          <w:p w14:paraId="23784E9A" w14:textId="77777777" w:rsidR="00DC05BB" w:rsidRPr="00DC05BB" w:rsidRDefault="00DC05BB" w:rsidP="003450F4">
            <w:pPr>
              <w:numPr>
                <w:ilvl w:val="0"/>
                <w:numId w:val="3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Sử dụng thiết bị đo trực tiếp </w:t>
            </w:r>
          </w:p>
        </w:tc>
      </w:tr>
      <w:tr w:rsidR="00DC05BB" w:rsidRPr="00DC05BB" w14:paraId="266A8592"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2391EB55"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10.</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2FFDD5E0"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NO</w:t>
            </w:r>
            <w:r w:rsidRPr="00DC05BB">
              <w:rPr>
                <w:rFonts w:ascii="Times New Roman" w:hAnsi="Times New Roman" w:cs="Times New Roman"/>
                <w:sz w:val="26"/>
                <w:szCs w:val="26"/>
                <w:vertAlign w:val="subscript"/>
              </w:rPr>
              <w:t>x</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3802BC7B" w14:textId="77777777" w:rsidR="00DC05BB" w:rsidRPr="00DC05BB" w:rsidRDefault="00DC05BB" w:rsidP="003450F4">
            <w:pPr>
              <w:numPr>
                <w:ilvl w:val="0"/>
                <w:numId w:val="36"/>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7; </w:t>
            </w:r>
          </w:p>
          <w:p w14:paraId="5C0586CF" w14:textId="77777777" w:rsidR="00DC05BB" w:rsidRPr="00DC05BB" w:rsidRDefault="00DC05BB" w:rsidP="003450F4">
            <w:pPr>
              <w:numPr>
                <w:ilvl w:val="0"/>
                <w:numId w:val="36"/>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7172:2002; </w:t>
            </w:r>
          </w:p>
          <w:p w14:paraId="5B11A204" w14:textId="77777777" w:rsidR="00DC05BB" w:rsidRPr="00DC05BB" w:rsidRDefault="00DC05BB" w:rsidP="003450F4">
            <w:pPr>
              <w:numPr>
                <w:ilvl w:val="0"/>
                <w:numId w:val="36"/>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7245:2003; </w:t>
            </w:r>
          </w:p>
          <w:p w14:paraId="4E816618" w14:textId="77777777" w:rsidR="00DC05BB" w:rsidRPr="00DC05BB" w:rsidRDefault="00DC05BB" w:rsidP="003450F4">
            <w:pPr>
              <w:numPr>
                <w:ilvl w:val="0"/>
                <w:numId w:val="36"/>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JIS K 0104:2011; </w:t>
            </w:r>
          </w:p>
          <w:p w14:paraId="55367D1C" w14:textId="77777777" w:rsidR="00DC05BB" w:rsidRPr="00DC05BB" w:rsidRDefault="00DC05BB" w:rsidP="003450F4">
            <w:pPr>
              <w:numPr>
                <w:ilvl w:val="0"/>
                <w:numId w:val="36"/>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Sử dụng thiết bị đo trực tiếp </w:t>
            </w:r>
          </w:p>
        </w:tc>
      </w:tr>
      <w:tr w:rsidR="00DC05BB" w:rsidRPr="00DC05BB" w14:paraId="672A3F1A"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F93092E"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11.</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26D40D11"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H</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SO</w:t>
            </w:r>
            <w:r w:rsidRPr="00DC05BB">
              <w:rPr>
                <w:rFonts w:ascii="Times New Roman" w:hAnsi="Times New Roman" w:cs="Times New Roman"/>
                <w:sz w:val="26"/>
                <w:szCs w:val="26"/>
                <w:vertAlign w:val="subscript"/>
              </w:rPr>
              <w:t>4</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30061979" w14:textId="77777777" w:rsidR="00DC05BB" w:rsidRPr="00DC05BB" w:rsidRDefault="00DC05BB" w:rsidP="003450F4">
            <w:pPr>
              <w:numPr>
                <w:ilvl w:val="0"/>
                <w:numId w:val="37"/>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8; </w:t>
            </w:r>
          </w:p>
          <w:p w14:paraId="750BF7B1" w14:textId="77777777" w:rsidR="00DC05BB" w:rsidRPr="00DC05BB" w:rsidRDefault="00DC05BB" w:rsidP="003450F4">
            <w:pPr>
              <w:numPr>
                <w:ilvl w:val="0"/>
                <w:numId w:val="37"/>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8A </w:t>
            </w:r>
          </w:p>
        </w:tc>
      </w:tr>
      <w:tr w:rsidR="00DC05BB" w:rsidRPr="00DC05BB" w14:paraId="1200146A"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AC3C7BF"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12.</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23D2DB88"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Độ khói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6B3CAE85" w14:textId="77777777" w:rsidR="00DC05BB" w:rsidRPr="00DC05BB" w:rsidRDefault="00DC05BB" w:rsidP="00DC05BB">
            <w:pPr>
              <w:spacing w:after="0" w:line="259" w:lineRule="auto"/>
              <w:ind w:left="79"/>
              <w:rPr>
                <w:rFonts w:ascii="Times New Roman" w:hAnsi="Times New Roman" w:cs="Times New Roman"/>
                <w:sz w:val="26"/>
                <w:szCs w:val="26"/>
              </w:rPr>
            </w:pPr>
            <w:r w:rsidRPr="00DC05BB">
              <w:rPr>
                <w:rFonts w:ascii="Times New Roman" w:eastAsia="Segoe UI Symbol" w:hAnsi="Times New Roman" w:cs="Times New Roman"/>
                <w:sz w:val="26"/>
                <w:szCs w:val="26"/>
              </w:rPr>
              <w:t></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US EPA method 9 </w:t>
            </w:r>
          </w:p>
        </w:tc>
      </w:tr>
      <w:tr w:rsidR="00DC05BB" w:rsidRPr="00DC05BB" w14:paraId="222E4807"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281BCFCC"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13.</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4DFF7BCE"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CO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D3D7E9A" w14:textId="77777777" w:rsidR="00DC05BB" w:rsidRPr="00DC05BB" w:rsidRDefault="00DC05BB" w:rsidP="003450F4">
            <w:pPr>
              <w:numPr>
                <w:ilvl w:val="0"/>
                <w:numId w:val="38"/>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10; </w:t>
            </w:r>
          </w:p>
          <w:p w14:paraId="1B2EC1F3" w14:textId="77777777" w:rsidR="00DC05BB" w:rsidRPr="00DC05BB" w:rsidRDefault="00DC05BB" w:rsidP="003450F4">
            <w:pPr>
              <w:numPr>
                <w:ilvl w:val="0"/>
                <w:numId w:val="38"/>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7242:2003; </w:t>
            </w:r>
          </w:p>
          <w:p w14:paraId="6BD33F3F" w14:textId="77777777" w:rsidR="00DC05BB" w:rsidRPr="00DC05BB" w:rsidRDefault="00DC05BB" w:rsidP="003450F4">
            <w:pPr>
              <w:numPr>
                <w:ilvl w:val="0"/>
                <w:numId w:val="38"/>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Sử dụng thiết bị đo trực tiếp </w:t>
            </w:r>
          </w:p>
        </w:tc>
      </w:tr>
      <w:tr w:rsidR="00DC05BB" w:rsidRPr="00DC05BB" w14:paraId="6F7DEBFB"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648DFCFF"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14.</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362FB547"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H</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 xml:space="preserve">S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F4A3B2F" w14:textId="77777777" w:rsidR="00DC05BB" w:rsidRPr="00DC05BB" w:rsidRDefault="00DC05BB" w:rsidP="003450F4">
            <w:pPr>
              <w:numPr>
                <w:ilvl w:val="0"/>
                <w:numId w:val="39"/>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15; </w:t>
            </w:r>
          </w:p>
          <w:p w14:paraId="3DCD6479" w14:textId="77777777" w:rsidR="00DC05BB" w:rsidRPr="00DC05BB" w:rsidRDefault="00DC05BB" w:rsidP="003450F4">
            <w:pPr>
              <w:numPr>
                <w:ilvl w:val="0"/>
                <w:numId w:val="39"/>
              </w:numPr>
              <w:spacing w:after="0" w:line="259" w:lineRule="auto"/>
              <w:ind w:hanging="274"/>
              <w:rPr>
                <w:rFonts w:ascii="Times New Roman" w:hAnsi="Times New Roman" w:cs="Times New Roman"/>
                <w:sz w:val="26"/>
                <w:szCs w:val="26"/>
              </w:rPr>
            </w:pPr>
            <w:r w:rsidRPr="00DC05BB">
              <w:rPr>
                <w:rFonts w:ascii="Times New Roman" w:hAnsi="Times New Roman" w:cs="Times New Roman"/>
                <w:strike/>
                <w:sz w:val="26"/>
                <w:szCs w:val="26"/>
              </w:rPr>
              <w:t>US EPA method 15A</w:t>
            </w:r>
            <w:r w:rsidRPr="00DC05BB">
              <w:rPr>
                <w:rFonts w:ascii="Times New Roman" w:hAnsi="Times New Roman" w:cs="Times New Roman"/>
                <w:sz w:val="26"/>
                <w:szCs w:val="26"/>
              </w:rPr>
              <w:t>;</w:t>
            </w:r>
            <w:r w:rsidRPr="00DC05BB">
              <w:rPr>
                <w:rFonts w:ascii="Times New Roman" w:hAnsi="Times New Roman" w:cs="Times New Roman"/>
                <w:sz w:val="26"/>
                <w:szCs w:val="26"/>
                <w:lang w:val="vi-VN"/>
              </w:rPr>
              <w:t xml:space="preserve"> </w:t>
            </w:r>
            <w:r w:rsidRPr="00DC05BB">
              <w:rPr>
                <w:rFonts w:ascii="Times New Roman" w:hAnsi="Times New Roman" w:cs="Times New Roman"/>
                <w:i/>
                <w:color w:val="FF0000"/>
                <w:sz w:val="26"/>
                <w:szCs w:val="26"/>
                <w:lang w:val="vi-VN"/>
              </w:rPr>
              <w:t>(chỉ cho nguồn thải sản xuất Hoá Dầu và chỉ tính tổng Sulfua bằng chuẩn độ với Ba</w:t>
            </w:r>
            <w:r w:rsidRPr="00DC05BB">
              <w:rPr>
                <w:rFonts w:ascii="Times New Roman" w:hAnsi="Times New Roman" w:cs="Times New Roman"/>
                <w:i/>
                <w:color w:val="FF0000"/>
                <w:sz w:val="26"/>
                <w:szCs w:val="26"/>
                <w:vertAlign w:val="superscript"/>
                <w:lang w:val="vi-VN"/>
              </w:rPr>
              <w:t>2+</w:t>
            </w:r>
            <w:r w:rsidRPr="00DC05BB">
              <w:rPr>
                <w:rFonts w:ascii="Times New Roman" w:hAnsi="Times New Roman" w:cs="Times New Roman"/>
                <w:i/>
                <w:color w:val="FF0000"/>
                <w:sz w:val="26"/>
                <w:szCs w:val="26"/>
                <w:lang w:val="vi-VN"/>
              </w:rPr>
              <w:t xml:space="preserve"> rồi quy về H</w:t>
            </w:r>
            <w:r w:rsidRPr="00DC05BB">
              <w:rPr>
                <w:rFonts w:ascii="Times New Roman" w:hAnsi="Times New Roman" w:cs="Times New Roman"/>
                <w:i/>
                <w:color w:val="FF0000"/>
                <w:sz w:val="26"/>
                <w:szCs w:val="26"/>
                <w:vertAlign w:val="subscript"/>
                <w:lang w:val="vi-VN"/>
              </w:rPr>
              <w:t>2</w:t>
            </w:r>
            <w:r w:rsidRPr="00DC05BB">
              <w:rPr>
                <w:rFonts w:ascii="Times New Roman" w:hAnsi="Times New Roman" w:cs="Times New Roman"/>
                <w:i/>
                <w:color w:val="FF0000"/>
                <w:sz w:val="26"/>
                <w:szCs w:val="26"/>
                <w:lang w:val="vi-VN"/>
              </w:rPr>
              <w:t>S)</w:t>
            </w:r>
            <w:r w:rsidRPr="00DC05BB">
              <w:rPr>
                <w:rFonts w:ascii="Times New Roman" w:hAnsi="Times New Roman" w:cs="Times New Roman"/>
                <w:i/>
                <w:color w:val="FF0000"/>
                <w:sz w:val="26"/>
                <w:szCs w:val="26"/>
              </w:rPr>
              <w:t>;</w:t>
            </w:r>
            <w:r w:rsidRPr="00DC05BB">
              <w:rPr>
                <w:rFonts w:ascii="Times New Roman" w:hAnsi="Times New Roman" w:cs="Times New Roman"/>
                <w:sz w:val="26"/>
                <w:szCs w:val="26"/>
              </w:rPr>
              <w:t xml:space="preserve"> </w:t>
            </w:r>
          </w:p>
          <w:p w14:paraId="0B944D1A" w14:textId="77777777" w:rsidR="00DC05BB" w:rsidRPr="00DC05BB" w:rsidRDefault="00DC05BB" w:rsidP="003450F4">
            <w:pPr>
              <w:numPr>
                <w:ilvl w:val="0"/>
                <w:numId w:val="39"/>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JIS K 0108:2010;  </w:t>
            </w:r>
          </w:p>
          <w:p w14:paraId="535E9B70" w14:textId="77777777" w:rsidR="00DC05BB" w:rsidRPr="00DC05BB" w:rsidRDefault="00DC05BB" w:rsidP="003450F4">
            <w:pPr>
              <w:numPr>
                <w:ilvl w:val="0"/>
                <w:numId w:val="39"/>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IS 11255 (part 4):2006 </w:t>
            </w:r>
          </w:p>
        </w:tc>
      </w:tr>
      <w:tr w:rsidR="00DC05BB" w:rsidRPr="00DC05BB" w14:paraId="04358D9C"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CD2E349"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15.</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51663EF6"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NH</w:t>
            </w:r>
            <w:r w:rsidRPr="00DC05BB">
              <w:rPr>
                <w:rFonts w:ascii="Times New Roman" w:hAnsi="Times New Roman" w:cs="Times New Roman"/>
                <w:sz w:val="26"/>
                <w:szCs w:val="26"/>
                <w:vertAlign w:val="subscript"/>
              </w:rPr>
              <w:t>3</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A8A3C3B" w14:textId="77777777" w:rsidR="00DC05BB" w:rsidRPr="00DC05BB" w:rsidRDefault="00DC05BB" w:rsidP="003450F4">
            <w:pPr>
              <w:numPr>
                <w:ilvl w:val="0"/>
                <w:numId w:val="39"/>
              </w:num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JIS K 0099:2004 </w:t>
            </w:r>
          </w:p>
        </w:tc>
      </w:tr>
      <w:tr w:rsidR="00DC05BB" w:rsidRPr="00DC05BB" w14:paraId="1D89506A"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15865BE9"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lastRenderedPageBreak/>
              <w:t>16.</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5E80C2FF"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Cacbonyl sunfua (COS)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0CC5AA2D" w14:textId="77777777" w:rsidR="00DC05BB" w:rsidRPr="00DC05BB" w:rsidRDefault="00DC05BB" w:rsidP="003450F4">
            <w:pPr>
              <w:numPr>
                <w:ilvl w:val="0"/>
                <w:numId w:val="40"/>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15; </w:t>
            </w:r>
          </w:p>
          <w:p w14:paraId="161E254A" w14:textId="77777777" w:rsidR="00DC05BB" w:rsidRPr="00DC05BB" w:rsidRDefault="00DC05BB" w:rsidP="003450F4">
            <w:pPr>
              <w:numPr>
                <w:ilvl w:val="0"/>
                <w:numId w:val="40"/>
              </w:numPr>
              <w:spacing w:after="0" w:line="259" w:lineRule="auto"/>
              <w:ind w:hanging="274"/>
              <w:rPr>
                <w:rFonts w:ascii="Times New Roman" w:hAnsi="Times New Roman" w:cs="Times New Roman"/>
                <w:strike/>
                <w:sz w:val="26"/>
                <w:szCs w:val="26"/>
              </w:rPr>
            </w:pPr>
            <w:r w:rsidRPr="00DC05BB">
              <w:rPr>
                <w:rFonts w:ascii="Times New Roman" w:hAnsi="Times New Roman" w:cs="Times New Roman"/>
                <w:strike/>
                <w:sz w:val="26"/>
                <w:szCs w:val="26"/>
              </w:rPr>
              <w:t xml:space="preserve">US EPA method 15A </w:t>
            </w:r>
          </w:p>
        </w:tc>
      </w:tr>
      <w:tr w:rsidR="00DC05BB" w:rsidRPr="00DC05BB" w14:paraId="29C9C9D5"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37DEC5C1"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17.</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78554F62"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CS</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7BD34D5F" w14:textId="77777777" w:rsidR="00DC05BB" w:rsidRPr="00DC05BB" w:rsidRDefault="00DC05BB" w:rsidP="003450F4">
            <w:pPr>
              <w:numPr>
                <w:ilvl w:val="0"/>
                <w:numId w:val="41"/>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15; </w:t>
            </w:r>
          </w:p>
          <w:p w14:paraId="744C2F91" w14:textId="77777777" w:rsidR="00DC05BB" w:rsidRPr="00DC05BB" w:rsidRDefault="00DC05BB" w:rsidP="003450F4">
            <w:pPr>
              <w:numPr>
                <w:ilvl w:val="0"/>
                <w:numId w:val="41"/>
              </w:numPr>
              <w:spacing w:after="0" w:line="259" w:lineRule="auto"/>
              <w:ind w:hanging="274"/>
              <w:rPr>
                <w:rFonts w:ascii="Times New Roman" w:hAnsi="Times New Roman" w:cs="Times New Roman"/>
                <w:strike/>
                <w:sz w:val="26"/>
                <w:szCs w:val="26"/>
              </w:rPr>
            </w:pPr>
            <w:r w:rsidRPr="00DC05BB">
              <w:rPr>
                <w:rFonts w:ascii="Times New Roman" w:hAnsi="Times New Roman" w:cs="Times New Roman"/>
                <w:strike/>
                <w:sz w:val="26"/>
                <w:szCs w:val="26"/>
              </w:rPr>
              <w:t xml:space="preserve">US EPA method 15A </w:t>
            </w:r>
          </w:p>
        </w:tc>
      </w:tr>
      <w:tr w:rsidR="00DC05BB" w:rsidRPr="00DC05BB" w14:paraId="2D4CC62C"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3D50C978"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18.</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5F4DD94F"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Pb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489687F0" w14:textId="77777777" w:rsidR="00DC05BB" w:rsidRPr="00DC05BB" w:rsidRDefault="00DC05BB" w:rsidP="003450F4">
            <w:pPr>
              <w:numPr>
                <w:ilvl w:val="0"/>
                <w:numId w:val="42"/>
              </w:numPr>
              <w:spacing w:after="2" w:line="235" w:lineRule="auto"/>
              <w:ind w:firstLine="17"/>
              <w:rPr>
                <w:rFonts w:ascii="Times New Roman" w:hAnsi="Times New Roman" w:cs="Times New Roman"/>
                <w:sz w:val="26"/>
                <w:szCs w:val="26"/>
              </w:rPr>
            </w:pPr>
            <w:r w:rsidRPr="00DC05BB">
              <w:rPr>
                <w:rFonts w:ascii="Times New Roman" w:hAnsi="Times New Roman" w:cs="Times New Roman"/>
                <w:sz w:val="26"/>
                <w:szCs w:val="26"/>
              </w:rPr>
              <w:t xml:space="preserve">US EPA method 12; </w:t>
            </w:r>
          </w:p>
          <w:p w14:paraId="51E9CCAA" w14:textId="77777777" w:rsidR="00DC05BB" w:rsidRPr="00DC05BB" w:rsidRDefault="00DC05BB" w:rsidP="003450F4">
            <w:pPr>
              <w:numPr>
                <w:ilvl w:val="0"/>
                <w:numId w:val="42"/>
              </w:numPr>
              <w:spacing w:after="2" w:line="235" w:lineRule="auto"/>
              <w:ind w:firstLine="17"/>
              <w:rPr>
                <w:rFonts w:ascii="Times New Roman" w:hAnsi="Times New Roman" w:cs="Times New Roman"/>
                <w:sz w:val="26"/>
                <w:szCs w:val="26"/>
              </w:rPr>
            </w:pPr>
            <w:r w:rsidRPr="00DC05BB">
              <w:rPr>
                <w:rFonts w:ascii="Times New Roman" w:hAnsi="Times New Roman" w:cs="Times New Roman"/>
                <w:sz w:val="26"/>
                <w:szCs w:val="26"/>
              </w:rPr>
              <w:t xml:space="preserve">US EPA method 29; </w:t>
            </w:r>
          </w:p>
          <w:p w14:paraId="115D84BB" w14:textId="77777777" w:rsidR="00DC05BB" w:rsidRPr="00DC05BB" w:rsidRDefault="00DC05BB" w:rsidP="003450F4">
            <w:pPr>
              <w:numPr>
                <w:ilvl w:val="0"/>
                <w:numId w:val="42"/>
              </w:numPr>
              <w:spacing w:after="0" w:line="259" w:lineRule="auto"/>
              <w:ind w:firstLine="17"/>
              <w:rPr>
                <w:rFonts w:ascii="Times New Roman" w:hAnsi="Times New Roman" w:cs="Times New Roman"/>
                <w:sz w:val="26"/>
                <w:szCs w:val="26"/>
              </w:rPr>
            </w:pPr>
            <w:r w:rsidRPr="00DC05BB">
              <w:rPr>
                <w:rFonts w:ascii="Times New Roman" w:hAnsi="Times New Roman" w:cs="Times New Roman"/>
                <w:sz w:val="26"/>
                <w:szCs w:val="26"/>
              </w:rPr>
              <w:t xml:space="preserve">TCVN 7557-1:2005; </w:t>
            </w:r>
          </w:p>
          <w:p w14:paraId="4BB9ADC9" w14:textId="77777777" w:rsidR="00DC05BB" w:rsidRPr="00DC05BB" w:rsidRDefault="00DC05BB" w:rsidP="003450F4">
            <w:pPr>
              <w:numPr>
                <w:ilvl w:val="0"/>
                <w:numId w:val="42"/>
              </w:numPr>
              <w:spacing w:after="0" w:line="259" w:lineRule="auto"/>
              <w:ind w:firstLine="17"/>
              <w:rPr>
                <w:rFonts w:ascii="Times New Roman" w:hAnsi="Times New Roman" w:cs="Times New Roman"/>
                <w:sz w:val="26"/>
                <w:szCs w:val="26"/>
              </w:rPr>
            </w:pPr>
            <w:r w:rsidRPr="00DC05BB">
              <w:rPr>
                <w:rFonts w:ascii="Times New Roman" w:hAnsi="Times New Roman" w:cs="Times New Roman"/>
                <w:sz w:val="26"/>
                <w:szCs w:val="26"/>
              </w:rPr>
              <w:t xml:space="preserve">TCVN 7557-3:2005 </w:t>
            </w:r>
          </w:p>
        </w:tc>
      </w:tr>
      <w:tr w:rsidR="00DC05BB" w:rsidRPr="00DC05BB" w14:paraId="0715722B"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755B4AC4"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19.</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4A5037AA"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Tổng florua (F</w:t>
            </w:r>
            <w:r w:rsidRPr="00DC05BB">
              <w:rPr>
                <w:rFonts w:ascii="Times New Roman" w:hAnsi="Times New Roman" w:cs="Times New Roman"/>
                <w:sz w:val="26"/>
                <w:szCs w:val="26"/>
                <w:vertAlign w:val="superscript"/>
              </w:rPr>
              <w:t>-</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02745558" w14:textId="77777777" w:rsidR="00DC05BB" w:rsidRPr="00DC05BB" w:rsidRDefault="00DC05BB" w:rsidP="003450F4">
            <w:pPr>
              <w:numPr>
                <w:ilvl w:val="0"/>
                <w:numId w:val="43"/>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13A; </w:t>
            </w:r>
          </w:p>
          <w:p w14:paraId="43FAC99D" w14:textId="77777777" w:rsidR="00DC05BB" w:rsidRPr="00DC05BB" w:rsidRDefault="00DC05BB" w:rsidP="003450F4">
            <w:pPr>
              <w:numPr>
                <w:ilvl w:val="0"/>
                <w:numId w:val="43"/>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13B                      </w:t>
            </w:r>
          </w:p>
        </w:tc>
      </w:tr>
      <w:tr w:rsidR="00DC05BB" w:rsidRPr="00DC05BB" w14:paraId="30E4A4F4"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CC995D7"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20.</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3C86381D"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Hợp chất hữu cơ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042396AB" w14:textId="77777777" w:rsidR="00DC05BB" w:rsidRPr="00DC05BB" w:rsidRDefault="00DC05BB" w:rsidP="003450F4">
            <w:pPr>
              <w:numPr>
                <w:ilvl w:val="0"/>
                <w:numId w:val="44"/>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0030; </w:t>
            </w:r>
          </w:p>
          <w:p w14:paraId="6457C156" w14:textId="77777777" w:rsidR="00DC05BB" w:rsidRPr="00DC05BB" w:rsidRDefault="00DC05BB" w:rsidP="003450F4">
            <w:pPr>
              <w:numPr>
                <w:ilvl w:val="0"/>
                <w:numId w:val="44"/>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0031; </w:t>
            </w:r>
          </w:p>
          <w:p w14:paraId="15A0E852" w14:textId="77777777" w:rsidR="00DC05BB" w:rsidRPr="00DC05BB" w:rsidRDefault="00DC05BB" w:rsidP="003450F4">
            <w:pPr>
              <w:numPr>
                <w:ilvl w:val="0"/>
                <w:numId w:val="44"/>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US EPA method 0010;</w:t>
            </w:r>
          </w:p>
          <w:p w14:paraId="58FD50BA" w14:textId="77777777" w:rsidR="00DC05BB" w:rsidRPr="00DC05BB" w:rsidRDefault="00DC05BB" w:rsidP="003450F4">
            <w:pPr>
              <w:numPr>
                <w:ilvl w:val="0"/>
                <w:numId w:val="44"/>
              </w:numPr>
              <w:spacing w:after="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US</w:t>
            </w:r>
            <w:r w:rsidRPr="00DC05BB">
              <w:rPr>
                <w:rFonts w:ascii="Times New Roman" w:hAnsi="Times New Roman" w:cs="Times New Roman"/>
                <w:color w:val="FF0000"/>
                <w:sz w:val="26"/>
                <w:szCs w:val="26"/>
                <w:lang w:val="vi-VN"/>
              </w:rPr>
              <w:t xml:space="preserve"> EPA Method 18 </w:t>
            </w:r>
            <w:r w:rsidRPr="00DC05BB">
              <w:rPr>
                <w:rFonts w:ascii="Times New Roman" w:hAnsi="Times New Roman" w:cs="Times New Roman"/>
                <w:color w:val="FF0000"/>
                <w:sz w:val="26"/>
                <w:szCs w:val="26"/>
              </w:rPr>
              <w:t>;</w:t>
            </w:r>
          </w:p>
          <w:p w14:paraId="090EDF97" w14:textId="77777777" w:rsidR="00DC05BB" w:rsidRPr="00DC05BB" w:rsidRDefault="00DC05BB" w:rsidP="003450F4">
            <w:pPr>
              <w:numPr>
                <w:ilvl w:val="0"/>
                <w:numId w:val="44"/>
              </w:numPr>
              <w:spacing w:after="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TCVN</w:t>
            </w:r>
            <w:r w:rsidRPr="00DC05BB">
              <w:rPr>
                <w:rFonts w:ascii="Times New Roman" w:hAnsi="Times New Roman" w:cs="Times New Roman"/>
                <w:color w:val="FF0000"/>
                <w:sz w:val="26"/>
                <w:szCs w:val="26"/>
                <w:lang w:val="vi-VN"/>
              </w:rPr>
              <w:t xml:space="preserve"> 12031:2018.</w:t>
            </w:r>
          </w:p>
          <w:p w14:paraId="1AA46C8A" w14:textId="77777777" w:rsidR="00DC05BB" w:rsidRPr="00DC05BB" w:rsidRDefault="00DC05BB" w:rsidP="003450F4">
            <w:pPr>
              <w:numPr>
                <w:ilvl w:val="0"/>
                <w:numId w:val="44"/>
              </w:numPr>
              <w:spacing w:after="0" w:line="259" w:lineRule="auto"/>
              <w:ind w:hanging="274"/>
              <w:rPr>
                <w:rFonts w:ascii="Times New Roman" w:hAnsi="Times New Roman" w:cs="Times New Roman"/>
                <w:sz w:val="26"/>
                <w:szCs w:val="26"/>
              </w:rPr>
            </w:pPr>
            <w:r w:rsidRPr="00DC05BB">
              <w:rPr>
                <w:rFonts w:ascii="Times New Roman" w:hAnsi="Times New Roman" w:cs="Times New Roman"/>
                <w:color w:val="FF0000"/>
                <w:sz w:val="26"/>
                <w:szCs w:val="26"/>
              </w:rPr>
              <w:t xml:space="preserve">PD CEN/TS 13649 </w:t>
            </w:r>
          </w:p>
        </w:tc>
      </w:tr>
      <w:tr w:rsidR="00DC05BB" w:rsidRPr="00DC05BB" w14:paraId="2A72B168"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E98EEAB"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21.</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5C0901A4" w14:textId="77777777" w:rsidR="00DC05BB" w:rsidRPr="00652822" w:rsidRDefault="00DC05BB" w:rsidP="00DC05BB">
            <w:pPr>
              <w:spacing w:after="0" w:line="259" w:lineRule="auto"/>
              <w:rPr>
                <w:rFonts w:ascii="Times New Roman" w:hAnsi="Times New Roman" w:cs="Times New Roman"/>
                <w:sz w:val="26"/>
                <w:szCs w:val="26"/>
                <w:lang w:val="nl-NL"/>
              </w:rPr>
            </w:pPr>
            <w:r w:rsidRPr="00652822">
              <w:rPr>
                <w:rFonts w:ascii="Times New Roman" w:hAnsi="Times New Roman" w:cs="Times New Roman"/>
                <w:sz w:val="26"/>
                <w:szCs w:val="26"/>
                <w:lang w:val="nl-NL"/>
              </w:rPr>
              <w:t xml:space="preserve">Tổng dioxin/furan (PCDD/PCDF)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6090E384" w14:textId="77777777" w:rsidR="00DC05BB" w:rsidRPr="00DC05BB" w:rsidRDefault="00DC05BB" w:rsidP="003450F4">
            <w:pPr>
              <w:numPr>
                <w:ilvl w:val="0"/>
                <w:numId w:val="45"/>
              </w:numPr>
              <w:spacing w:after="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US EPA method 0023</w:t>
            </w:r>
          </w:p>
          <w:p w14:paraId="31753138" w14:textId="77777777" w:rsidR="00DC05BB" w:rsidRPr="00DC05BB" w:rsidRDefault="00DC05BB" w:rsidP="003450F4">
            <w:pPr>
              <w:numPr>
                <w:ilvl w:val="0"/>
                <w:numId w:val="4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0023A; </w:t>
            </w:r>
          </w:p>
          <w:p w14:paraId="77EE0B41" w14:textId="77777777" w:rsidR="00DC05BB" w:rsidRPr="00DC05BB" w:rsidRDefault="00DC05BB" w:rsidP="003450F4">
            <w:pPr>
              <w:numPr>
                <w:ilvl w:val="0"/>
                <w:numId w:val="4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7556-1:2005; </w:t>
            </w:r>
          </w:p>
          <w:p w14:paraId="0232BB9F" w14:textId="77777777" w:rsidR="00DC05BB" w:rsidRPr="00DC05BB" w:rsidRDefault="00DC05BB" w:rsidP="003450F4">
            <w:pPr>
              <w:numPr>
                <w:ilvl w:val="0"/>
                <w:numId w:val="4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7556-2:2005; </w:t>
            </w:r>
          </w:p>
          <w:p w14:paraId="6F5471BD" w14:textId="77777777" w:rsidR="00DC05BB" w:rsidRPr="00DC05BB" w:rsidRDefault="00DC05BB" w:rsidP="003450F4">
            <w:pPr>
              <w:numPr>
                <w:ilvl w:val="0"/>
                <w:numId w:val="4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7556-3:2005; </w:t>
            </w:r>
          </w:p>
          <w:p w14:paraId="159C5B99" w14:textId="77777777" w:rsidR="00DC05BB" w:rsidRPr="00DC05BB" w:rsidRDefault="00DC05BB" w:rsidP="003450F4">
            <w:pPr>
              <w:numPr>
                <w:ilvl w:val="0"/>
                <w:numId w:val="4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BS EN 1948-1:2006 </w:t>
            </w:r>
          </w:p>
        </w:tc>
      </w:tr>
      <w:tr w:rsidR="00DC05BB" w:rsidRPr="00DC05BB" w14:paraId="7336AB34"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0D0CBECC"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22.</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3D004DAF"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Các hợp chất polyclobiphenyl tương tự dioxin (dl-PCB)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4FB1078B" w14:textId="77777777" w:rsidR="00DC05BB" w:rsidRPr="00DC05BB" w:rsidRDefault="00DC05BB" w:rsidP="003450F4">
            <w:pPr>
              <w:numPr>
                <w:ilvl w:val="0"/>
                <w:numId w:val="46"/>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0023A; </w:t>
            </w:r>
          </w:p>
          <w:p w14:paraId="557B3896" w14:textId="77777777" w:rsidR="00DC05BB" w:rsidRPr="00DC05BB" w:rsidRDefault="00DC05BB" w:rsidP="003450F4">
            <w:pPr>
              <w:numPr>
                <w:ilvl w:val="0"/>
                <w:numId w:val="46"/>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BS EN 1948-1:2006 </w:t>
            </w:r>
          </w:p>
        </w:tc>
      </w:tr>
      <w:tr w:rsidR="00DC05BB" w:rsidRPr="00DC05BB" w14:paraId="6746FE99"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1352EC7E"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23.</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6F476853"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Tổng các chất hữu cơ không bao gồm metan (TGNMO)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217A2E17" w14:textId="77777777" w:rsidR="00DC05BB" w:rsidRPr="00DC05BB" w:rsidRDefault="00DC05BB" w:rsidP="00DC05BB">
            <w:pPr>
              <w:spacing w:after="0" w:line="259" w:lineRule="auto"/>
              <w:ind w:left="79"/>
              <w:rPr>
                <w:rFonts w:ascii="Times New Roman" w:hAnsi="Times New Roman" w:cs="Times New Roman"/>
                <w:sz w:val="26"/>
                <w:szCs w:val="26"/>
              </w:rPr>
            </w:pPr>
            <w:r w:rsidRPr="00DC05BB">
              <w:rPr>
                <w:rFonts w:ascii="Times New Roman" w:eastAsia="Segoe UI Symbol" w:hAnsi="Times New Roman" w:cs="Times New Roman"/>
                <w:sz w:val="26"/>
                <w:szCs w:val="26"/>
              </w:rPr>
              <w:t></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US EPA method 25 </w:t>
            </w:r>
          </w:p>
        </w:tc>
      </w:tr>
      <w:tr w:rsidR="00DC05BB" w:rsidRPr="00DC05BB" w14:paraId="3C8529C9"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29A2100C"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24.</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494E5561"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HBr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D2E4CD8" w14:textId="77777777" w:rsidR="00DC05BB" w:rsidRPr="00DC05BB" w:rsidRDefault="00DC05BB" w:rsidP="003450F4">
            <w:pPr>
              <w:numPr>
                <w:ilvl w:val="0"/>
                <w:numId w:val="47"/>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 </w:t>
            </w:r>
          </w:p>
          <w:p w14:paraId="5446D5CE" w14:textId="77777777" w:rsidR="00DC05BB" w:rsidRPr="00DC05BB" w:rsidRDefault="00DC05BB" w:rsidP="003450F4">
            <w:pPr>
              <w:numPr>
                <w:ilvl w:val="0"/>
                <w:numId w:val="47"/>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26A  </w:t>
            </w:r>
          </w:p>
        </w:tc>
      </w:tr>
      <w:tr w:rsidR="00DC05BB" w:rsidRPr="00DC05BB" w14:paraId="51E7F70C"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BA0D7B7"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25.</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44805D33"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Cl</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0B843F94" w14:textId="77777777" w:rsidR="00DC05BB" w:rsidRPr="00DC05BB" w:rsidRDefault="00DC05BB" w:rsidP="003450F4">
            <w:pPr>
              <w:numPr>
                <w:ilvl w:val="0"/>
                <w:numId w:val="48"/>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 </w:t>
            </w:r>
          </w:p>
          <w:p w14:paraId="6B87C045" w14:textId="77777777" w:rsidR="00DC05BB" w:rsidRPr="00DC05BB" w:rsidRDefault="00DC05BB" w:rsidP="003450F4">
            <w:pPr>
              <w:numPr>
                <w:ilvl w:val="0"/>
                <w:numId w:val="48"/>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26A </w:t>
            </w:r>
          </w:p>
        </w:tc>
      </w:tr>
      <w:tr w:rsidR="00DC05BB" w:rsidRPr="00DC05BB" w14:paraId="6315815A"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AFD7B6C"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26.</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7974C5EF"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Br</w:t>
            </w:r>
            <w:r w:rsidRPr="00DC05BB">
              <w:rPr>
                <w:rFonts w:ascii="Times New Roman" w:hAnsi="Times New Roman" w:cs="Times New Roman"/>
                <w:sz w:val="26"/>
                <w:szCs w:val="26"/>
                <w:vertAlign w:val="subscript"/>
              </w:rPr>
              <w:t>2</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0FDA4AA7" w14:textId="77777777" w:rsidR="00DC05BB" w:rsidRPr="00DC05BB" w:rsidRDefault="00DC05BB" w:rsidP="003450F4">
            <w:pPr>
              <w:numPr>
                <w:ilvl w:val="0"/>
                <w:numId w:val="49"/>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 </w:t>
            </w:r>
          </w:p>
          <w:p w14:paraId="446EA0A4" w14:textId="77777777" w:rsidR="00DC05BB" w:rsidRPr="00DC05BB" w:rsidRDefault="00DC05BB" w:rsidP="003450F4">
            <w:pPr>
              <w:numPr>
                <w:ilvl w:val="0"/>
                <w:numId w:val="49"/>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26A </w:t>
            </w:r>
          </w:p>
        </w:tc>
      </w:tr>
      <w:tr w:rsidR="00DC05BB" w:rsidRPr="00DC05BB" w14:paraId="305EEEE7"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B10485D"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27.</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4AB4FC7D"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HF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1C47260C" w14:textId="77777777" w:rsidR="00DC05BB" w:rsidRPr="00DC05BB" w:rsidRDefault="00DC05BB" w:rsidP="003450F4">
            <w:pPr>
              <w:numPr>
                <w:ilvl w:val="0"/>
                <w:numId w:val="50"/>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 </w:t>
            </w:r>
          </w:p>
          <w:p w14:paraId="708B5DA4" w14:textId="77777777" w:rsidR="00DC05BB" w:rsidRPr="00DC05BB" w:rsidRDefault="00DC05BB" w:rsidP="003450F4">
            <w:pPr>
              <w:numPr>
                <w:ilvl w:val="0"/>
                <w:numId w:val="50"/>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lastRenderedPageBreak/>
              <w:t xml:space="preserve">US EPA method 26A; </w:t>
            </w:r>
          </w:p>
          <w:p w14:paraId="2D946121" w14:textId="77777777" w:rsidR="00DC05BB" w:rsidRPr="00DC05BB" w:rsidRDefault="00DC05BB" w:rsidP="003450F4">
            <w:pPr>
              <w:numPr>
                <w:ilvl w:val="0"/>
                <w:numId w:val="50"/>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7243:2003 </w:t>
            </w:r>
          </w:p>
        </w:tc>
      </w:tr>
      <w:tr w:rsidR="00DC05BB" w:rsidRPr="00DC05BB" w14:paraId="10459B68"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4FFEB6F"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lastRenderedPageBreak/>
              <w:t>28.</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28F7E129"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HCl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4885A195" w14:textId="77777777" w:rsidR="00DC05BB" w:rsidRPr="00DC05BB" w:rsidRDefault="00DC05BB" w:rsidP="003450F4">
            <w:pPr>
              <w:numPr>
                <w:ilvl w:val="0"/>
                <w:numId w:val="51"/>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 </w:t>
            </w:r>
          </w:p>
          <w:p w14:paraId="4994BA1A" w14:textId="77777777" w:rsidR="00DC05BB" w:rsidRPr="00DC05BB" w:rsidRDefault="00DC05BB" w:rsidP="003450F4">
            <w:pPr>
              <w:numPr>
                <w:ilvl w:val="0"/>
                <w:numId w:val="51"/>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26A; </w:t>
            </w:r>
          </w:p>
          <w:p w14:paraId="69B463A4" w14:textId="77777777" w:rsidR="00DC05BB" w:rsidRPr="00DC05BB" w:rsidRDefault="00DC05BB" w:rsidP="003450F4">
            <w:pPr>
              <w:numPr>
                <w:ilvl w:val="0"/>
                <w:numId w:val="51"/>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TCVN 7244:2003; </w:t>
            </w:r>
          </w:p>
          <w:p w14:paraId="485F6F82" w14:textId="77777777" w:rsidR="00DC05BB" w:rsidRPr="00DC05BB" w:rsidRDefault="00DC05BB" w:rsidP="003450F4">
            <w:pPr>
              <w:numPr>
                <w:ilvl w:val="0"/>
                <w:numId w:val="51"/>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JIS K 0107:2012 </w:t>
            </w:r>
          </w:p>
        </w:tc>
      </w:tr>
      <w:tr w:rsidR="00DC05BB" w:rsidRPr="00DC05BB" w14:paraId="5DDDF2A6"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9679BB4"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29.</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76CD27B2" w14:textId="77777777" w:rsidR="00DC05BB" w:rsidRPr="00DC05BB" w:rsidRDefault="00DC05BB" w:rsidP="00DC05BB">
            <w:pPr>
              <w:spacing w:after="0" w:line="259" w:lineRule="auto"/>
              <w:ind w:right="67"/>
              <w:rPr>
                <w:rFonts w:ascii="Times New Roman" w:hAnsi="Times New Roman" w:cs="Times New Roman"/>
                <w:sz w:val="26"/>
                <w:szCs w:val="26"/>
              </w:rPr>
            </w:pPr>
            <w:r w:rsidRPr="00DC05BB">
              <w:rPr>
                <w:rFonts w:ascii="Times New Roman" w:hAnsi="Times New Roman" w:cs="Times New Roman"/>
                <w:sz w:val="26"/>
                <w:szCs w:val="26"/>
              </w:rPr>
              <w:t>Kim loại gồm antimon (Sb), As, Ba, Be, Cd, Cr, Co, Cu, Mn, Ni, Se, Ag, Tl và Zn</w:t>
            </w:r>
            <w:r w:rsidRPr="00DC05BB">
              <w:rPr>
                <w:rFonts w:ascii="Times New Roman" w:hAnsi="Times New Roman" w:cs="Times New Roman"/>
                <w:sz w:val="26"/>
                <w:szCs w:val="26"/>
                <w:lang w:val="vi-VN"/>
              </w:rPr>
              <w:t>, Pb</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3778D9AA" w14:textId="77777777" w:rsidR="00DC05BB" w:rsidRPr="00DC05BB" w:rsidRDefault="00DC05BB" w:rsidP="003450F4">
            <w:pPr>
              <w:numPr>
                <w:ilvl w:val="0"/>
                <w:numId w:val="52"/>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29; </w:t>
            </w:r>
          </w:p>
          <w:p w14:paraId="32432E4B" w14:textId="77777777" w:rsidR="00DC05BB" w:rsidRPr="00DC05BB" w:rsidRDefault="00DC05BB" w:rsidP="003450F4">
            <w:pPr>
              <w:numPr>
                <w:ilvl w:val="0"/>
                <w:numId w:val="52"/>
              </w:numPr>
              <w:spacing w:after="0" w:line="259" w:lineRule="auto"/>
              <w:ind w:hanging="274"/>
              <w:rPr>
                <w:rFonts w:ascii="Times New Roman" w:hAnsi="Times New Roman" w:cs="Times New Roman"/>
                <w:strike/>
                <w:sz w:val="26"/>
                <w:szCs w:val="26"/>
              </w:rPr>
            </w:pPr>
            <w:r w:rsidRPr="00DC05BB">
              <w:rPr>
                <w:rFonts w:ascii="Times New Roman" w:hAnsi="Times New Roman" w:cs="Times New Roman"/>
                <w:strike/>
                <w:sz w:val="26"/>
                <w:szCs w:val="26"/>
              </w:rPr>
              <w:t xml:space="preserve">TCVN 7557:2005 </w:t>
            </w:r>
          </w:p>
          <w:p w14:paraId="5653BD6D" w14:textId="77777777" w:rsidR="00DC05BB" w:rsidRPr="00DC05BB" w:rsidRDefault="00DC05BB" w:rsidP="003450F4">
            <w:pPr>
              <w:numPr>
                <w:ilvl w:val="0"/>
                <w:numId w:val="52"/>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TCVN 7557-1:2005</w:t>
            </w:r>
          </w:p>
          <w:p w14:paraId="6596D1B1" w14:textId="77777777" w:rsidR="00DC05BB" w:rsidRPr="00DC05BB" w:rsidRDefault="00DC05BB" w:rsidP="003450F4">
            <w:pPr>
              <w:numPr>
                <w:ilvl w:val="0"/>
                <w:numId w:val="52"/>
              </w:numPr>
              <w:spacing w:after="0" w:line="259" w:lineRule="auto"/>
              <w:ind w:hanging="274"/>
              <w:rPr>
                <w:rFonts w:ascii="Times New Roman" w:hAnsi="Times New Roman" w:cs="Times New Roman"/>
                <w:color w:val="000000"/>
                <w:sz w:val="26"/>
                <w:szCs w:val="26"/>
              </w:rPr>
            </w:pPr>
            <w:r w:rsidRPr="00DC05BB">
              <w:rPr>
                <w:rStyle w:val="Emphasis"/>
                <w:rFonts w:ascii="Times New Roman" w:hAnsi="Times New Roman" w:cs="Times New Roman"/>
                <w:color w:val="FF0000"/>
                <w:sz w:val="26"/>
                <w:szCs w:val="26"/>
                <w:highlight w:val="yellow"/>
                <w:shd w:val="clear" w:color="auto" w:fill="FFFFFF"/>
              </w:rPr>
              <w:t>TCVN</w:t>
            </w:r>
            <w:r w:rsidRPr="00DC05BB">
              <w:rPr>
                <w:rFonts w:ascii="Times New Roman" w:hAnsi="Times New Roman" w:cs="Times New Roman"/>
                <w:color w:val="FF0000"/>
                <w:sz w:val="26"/>
                <w:szCs w:val="26"/>
                <w:highlight w:val="yellow"/>
                <w:shd w:val="clear" w:color="auto" w:fill="FFFFFF"/>
              </w:rPr>
              <w:t> 11311:2016 </w:t>
            </w:r>
          </w:p>
          <w:p w14:paraId="65F75DFF" w14:textId="77777777" w:rsidR="00DC05BB" w:rsidRPr="00DC05BB" w:rsidRDefault="00DC05BB" w:rsidP="00DC05BB">
            <w:pPr>
              <w:spacing w:after="0" w:line="259" w:lineRule="auto"/>
              <w:ind w:left="353"/>
              <w:rPr>
                <w:rFonts w:ascii="Times New Roman" w:hAnsi="Times New Roman" w:cs="Times New Roman"/>
                <w:sz w:val="26"/>
                <w:szCs w:val="26"/>
              </w:rPr>
            </w:pPr>
            <w:r w:rsidRPr="00DC05BB">
              <w:rPr>
                <w:rFonts w:ascii="Times New Roman" w:hAnsi="Times New Roman" w:cs="Times New Roman"/>
                <w:i/>
                <w:color w:val="3C4043"/>
                <w:sz w:val="26"/>
                <w:szCs w:val="26"/>
                <w:highlight w:val="yellow"/>
                <w:shd w:val="clear" w:color="auto" w:fill="FFFFFF"/>
              </w:rPr>
              <w:t>(đây là bản dịch của Method 29</w:t>
            </w:r>
          </w:p>
        </w:tc>
      </w:tr>
      <w:tr w:rsidR="00DC05BB" w:rsidRPr="00DC05BB" w14:paraId="56CE990E"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26B2C38A"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30.</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33045AED"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Hg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49210F1D" w14:textId="77777777" w:rsidR="00DC05BB" w:rsidRPr="00DC05BB" w:rsidRDefault="00DC05BB" w:rsidP="003450F4">
            <w:pPr>
              <w:numPr>
                <w:ilvl w:val="0"/>
                <w:numId w:val="53"/>
              </w:numPr>
              <w:spacing w:after="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TCVN</w:t>
            </w:r>
            <w:r w:rsidRPr="00DC05BB">
              <w:rPr>
                <w:rFonts w:ascii="Times New Roman" w:hAnsi="Times New Roman" w:cs="Times New Roman"/>
                <w:color w:val="FF0000"/>
                <w:sz w:val="26"/>
                <w:szCs w:val="26"/>
                <w:lang w:val="vi-VN"/>
              </w:rPr>
              <w:t xml:space="preserve"> 7557-2:2005</w:t>
            </w:r>
          </w:p>
          <w:p w14:paraId="144D9D49" w14:textId="77777777" w:rsidR="00DC05BB" w:rsidRPr="00DC05BB" w:rsidRDefault="00DC05BB" w:rsidP="003450F4">
            <w:pPr>
              <w:numPr>
                <w:ilvl w:val="0"/>
                <w:numId w:val="53"/>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29; </w:t>
            </w:r>
          </w:p>
          <w:p w14:paraId="0097B385" w14:textId="77777777" w:rsidR="00DC05BB" w:rsidRPr="00DC05BB" w:rsidRDefault="00DC05BB" w:rsidP="003450F4">
            <w:pPr>
              <w:numPr>
                <w:ilvl w:val="0"/>
                <w:numId w:val="53"/>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101A </w:t>
            </w:r>
          </w:p>
        </w:tc>
      </w:tr>
      <w:tr w:rsidR="00DC05BB" w:rsidRPr="00DC05BB" w14:paraId="23FA6737"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ED2A094"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31.</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016721B1"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Hơi thủy ngân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6C842132" w14:textId="77777777" w:rsidR="00DC05BB" w:rsidRPr="00DC05BB" w:rsidRDefault="00DC05BB" w:rsidP="00DC05BB">
            <w:pPr>
              <w:spacing w:after="0" w:line="259" w:lineRule="auto"/>
              <w:ind w:left="79"/>
              <w:rPr>
                <w:rFonts w:ascii="Times New Roman" w:hAnsi="Times New Roman" w:cs="Times New Roman"/>
                <w:sz w:val="26"/>
                <w:szCs w:val="26"/>
              </w:rPr>
            </w:pPr>
            <w:r w:rsidRPr="00DC05BB">
              <w:rPr>
                <w:rFonts w:ascii="Times New Roman" w:eastAsia="Segoe UI Symbol" w:hAnsi="Times New Roman" w:cs="Times New Roman"/>
                <w:sz w:val="26"/>
                <w:szCs w:val="26"/>
              </w:rPr>
              <w:t></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US EPA method 30B </w:t>
            </w:r>
          </w:p>
        </w:tc>
      </w:tr>
      <w:tr w:rsidR="00DC05BB" w:rsidRPr="00DC05BB" w14:paraId="400A7405"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8566526"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32.</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0573372E"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Bụi PM</w:t>
            </w:r>
            <w:r w:rsidRPr="00DC05BB">
              <w:rPr>
                <w:rFonts w:ascii="Times New Roman" w:hAnsi="Times New Roman" w:cs="Times New Roman"/>
                <w:sz w:val="26"/>
                <w:szCs w:val="26"/>
                <w:vertAlign w:val="subscript"/>
              </w:rPr>
              <w:t>10</w:t>
            </w:r>
            <w:r w:rsidRPr="00DC05BB">
              <w:rPr>
                <w:rFonts w:ascii="Times New Roman" w:hAnsi="Times New Roman" w:cs="Times New Roman"/>
                <w:sz w:val="26"/>
                <w:szCs w:val="26"/>
              </w:rPr>
              <w:t xml:space="preserve">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3018810E" w14:textId="77777777" w:rsidR="00DC05BB" w:rsidRPr="00DC05BB" w:rsidRDefault="00DC05BB" w:rsidP="003450F4">
            <w:pPr>
              <w:numPr>
                <w:ilvl w:val="0"/>
                <w:numId w:val="54"/>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201; </w:t>
            </w:r>
          </w:p>
          <w:p w14:paraId="371BC968" w14:textId="77777777" w:rsidR="00DC05BB" w:rsidRPr="00DC05BB" w:rsidRDefault="00DC05BB" w:rsidP="003450F4">
            <w:pPr>
              <w:numPr>
                <w:ilvl w:val="0"/>
                <w:numId w:val="54"/>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201A </w:t>
            </w:r>
          </w:p>
        </w:tc>
      </w:tr>
      <w:tr w:rsidR="00DC05BB" w:rsidRPr="00DC05BB" w14:paraId="6292B6F4"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6C11CA77" w14:textId="77777777" w:rsidR="00DC05BB" w:rsidRPr="00DC05BB" w:rsidRDefault="00DC05BB" w:rsidP="00DC05BB">
            <w:pPr>
              <w:spacing w:after="0" w:line="259" w:lineRule="auto"/>
              <w:ind w:left="60"/>
              <w:rPr>
                <w:rFonts w:ascii="Times New Roman" w:hAnsi="Times New Roman" w:cs="Times New Roman"/>
                <w:sz w:val="26"/>
                <w:szCs w:val="26"/>
              </w:rPr>
            </w:pPr>
            <w:r w:rsidRPr="00DC05BB">
              <w:rPr>
                <w:rFonts w:ascii="Times New Roman" w:hAnsi="Times New Roman" w:cs="Times New Roman"/>
                <w:sz w:val="26"/>
                <w:szCs w:val="26"/>
              </w:rPr>
              <w:t>33.</w:t>
            </w:r>
            <w:r w:rsidRPr="00DC05BB">
              <w:rPr>
                <w:rFonts w:ascii="Times New Roman" w:eastAsia="Arial" w:hAnsi="Times New Roman" w:cs="Times New Roman"/>
                <w:sz w:val="26"/>
                <w:szCs w:val="26"/>
              </w:rPr>
              <w:t xml:space="preserve"> </w:t>
            </w:r>
            <w:r w:rsidRPr="00DC05BB">
              <w:rPr>
                <w:rFonts w:ascii="Times New Roman" w:hAnsi="Times New Roman" w:cs="Times New Roman"/>
                <w:sz w:val="26"/>
                <w:szCs w:val="26"/>
              </w:rPr>
              <w:t xml:space="preserve"> </w:t>
            </w: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01913198"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rPr>
              <w:t xml:space="preserve">Hợp chất hidrocacbon đa vòng thơm (PAHs) </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3A283929" w14:textId="77777777" w:rsidR="00DC05BB" w:rsidRPr="00DC05BB" w:rsidRDefault="00DC05BB" w:rsidP="003450F4">
            <w:pPr>
              <w:numPr>
                <w:ilvl w:val="0"/>
                <w:numId w:val="55"/>
              </w:numPr>
              <w:spacing w:after="0" w:line="259" w:lineRule="auto"/>
              <w:ind w:hanging="274"/>
              <w:rPr>
                <w:rFonts w:ascii="Times New Roman" w:hAnsi="Times New Roman" w:cs="Times New Roman"/>
                <w:color w:val="FF0000"/>
                <w:sz w:val="26"/>
                <w:szCs w:val="26"/>
              </w:rPr>
            </w:pPr>
            <w:r w:rsidRPr="00DC05BB">
              <w:rPr>
                <w:rFonts w:ascii="Times New Roman" w:hAnsi="Times New Roman" w:cs="Times New Roman"/>
                <w:color w:val="FF0000"/>
                <w:sz w:val="26"/>
                <w:szCs w:val="26"/>
              </w:rPr>
              <w:t>US EPA method 23</w:t>
            </w:r>
            <w:r w:rsidRPr="00DC05BB">
              <w:rPr>
                <w:rFonts w:ascii="Times New Roman" w:hAnsi="Times New Roman" w:cs="Times New Roman"/>
                <w:color w:val="FF0000"/>
                <w:sz w:val="26"/>
                <w:szCs w:val="26"/>
                <w:lang w:val="vi-VN"/>
              </w:rPr>
              <w:t>A</w:t>
            </w:r>
          </w:p>
          <w:p w14:paraId="3425A26D" w14:textId="77777777" w:rsidR="00DC05BB" w:rsidRPr="00DC05BB" w:rsidRDefault="00DC05BB" w:rsidP="003450F4">
            <w:pPr>
              <w:numPr>
                <w:ilvl w:val="0"/>
                <w:numId w:val="5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23; </w:t>
            </w:r>
          </w:p>
          <w:p w14:paraId="22D50E4F" w14:textId="77777777" w:rsidR="00DC05BB" w:rsidRPr="00DC05BB" w:rsidRDefault="00DC05BB" w:rsidP="003450F4">
            <w:pPr>
              <w:numPr>
                <w:ilvl w:val="0"/>
                <w:numId w:val="55"/>
              </w:numPr>
              <w:spacing w:after="0" w:line="259" w:lineRule="auto"/>
              <w:ind w:hanging="274"/>
              <w:rPr>
                <w:rFonts w:ascii="Times New Roman" w:hAnsi="Times New Roman" w:cs="Times New Roman"/>
                <w:sz w:val="26"/>
                <w:szCs w:val="26"/>
              </w:rPr>
            </w:pPr>
            <w:r w:rsidRPr="00DC05BB">
              <w:rPr>
                <w:rFonts w:ascii="Times New Roman" w:hAnsi="Times New Roman" w:cs="Times New Roman"/>
                <w:sz w:val="26"/>
                <w:szCs w:val="26"/>
              </w:rPr>
              <w:t xml:space="preserve">US EPA method 0010 </w:t>
            </w:r>
          </w:p>
        </w:tc>
      </w:tr>
      <w:tr w:rsidR="00DC05BB" w:rsidRPr="00DC05BB" w14:paraId="4B9AEE9C" w14:textId="77777777" w:rsidTr="00432F93">
        <w:trPr>
          <w:trHeight w:val="36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318188B5" w14:textId="77777777" w:rsidR="00DC05BB" w:rsidRPr="00DC05BB" w:rsidRDefault="00DC05BB" w:rsidP="00DC05BB">
            <w:pPr>
              <w:spacing w:after="0" w:line="259" w:lineRule="auto"/>
              <w:ind w:left="60"/>
              <w:rPr>
                <w:rFonts w:ascii="Times New Roman" w:hAnsi="Times New Roman" w:cs="Times New Roman"/>
                <w:sz w:val="26"/>
                <w:szCs w:val="26"/>
              </w:rPr>
            </w:pPr>
          </w:p>
        </w:tc>
        <w:tc>
          <w:tcPr>
            <w:tcW w:w="2347" w:type="dxa"/>
            <w:tcBorders>
              <w:top w:val="single" w:sz="4" w:space="0" w:color="000000"/>
              <w:left w:val="single" w:sz="4" w:space="0" w:color="000000"/>
              <w:bottom w:val="single" w:sz="4" w:space="0" w:color="000000"/>
              <w:right w:val="single" w:sz="4" w:space="0" w:color="000000"/>
            </w:tcBorders>
            <w:shd w:val="clear" w:color="auto" w:fill="auto"/>
          </w:tcPr>
          <w:p w14:paraId="516647F7" w14:textId="77777777" w:rsidR="00DC05BB" w:rsidRPr="00DC05BB" w:rsidRDefault="00DC05BB" w:rsidP="00DC05BB">
            <w:pPr>
              <w:spacing w:after="0" w:line="259" w:lineRule="auto"/>
              <w:rPr>
                <w:rFonts w:ascii="Times New Roman" w:hAnsi="Times New Roman" w:cs="Times New Roman"/>
                <w:sz w:val="26"/>
                <w:szCs w:val="26"/>
              </w:rPr>
            </w:pPr>
            <w:r w:rsidRPr="00DC05BB">
              <w:rPr>
                <w:rFonts w:ascii="Times New Roman" w:hAnsi="Times New Roman" w:cs="Times New Roman"/>
                <w:sz w:val="26"/>
                <w:szCs w:val="26"/>
                <w:highlight w:val="yellow"/>
                <w:lang w:val="vi-VN"/>
              </w:rPr>
              <w:t>HNO3</w:t>
            </w:r>
          </w:p>
        </w:tc>
        <w:tc>
          <w:tcPr>
            <w:tcW w:w="4111" w:type="dxa"/>
            <w:tcBorders>
              <w:top w:val="single" w:sz="4" w:space="0" w:color="000000"/>
              <w:left w:val="single" w:sz="4" w:space="0" w:color="000000"/>
              <w:bottom w:val="single" w:sz="4" w:space="0" w:color="000000"/>
              <w:right w:val="single" w:sz="4" w:space="0" w:color="000000"/>
            </w:tcBorders>
            <w:shd w:val="clear" w:color="auto" w:fill="auto"/>
          </w:tcPr>
          <w:p w14:paraId="5BE3C21E" w14:textId="77777777" w:rsidR="00DC05BB" w:rsidRPr="00DC05BB" w:rsidRDefault="00DC05BB" w:rsidP="003450F4">
            <w:pPr>
              <w:numPr>
                <w:ilvl w:val="0"/>
                <w:numId w:val="55"/>
              </w:numPr>
              <w:spacing w:after="0" w:line="259" w:lineRule="auto"/>
              <w:ind w:hanging="274"/>
              <w:rPr>
                <w:rFonts w:ascii="Times New Roman" w:hAnsi="Times New Roman" w:cs="Times New Roman"/>
                <w:sz w:val="26"/>
                <w:szCs w:val="26"/>
              </w:rPr>
            </w:pPr>
            <w:r w:rsidRPr="00DC05BB">
              <w:rPr>
                <w:rFonts w:ascii="Times New Roman" w:eastAsia="Times New Roman" w:hAnsi="Times New Roman" w:cs="Times New Roman"/>
                <w:sz w:val="26"/>
                <w:szCs w:val="26"/>
              </w:rPr>
              <w:t>Tham khảo EPA 26A</w:t>
            </w:r>
          </w:p>
        </w:tc>
      </w:tr>
    </w:tbl>
    <w:p w14:paraId="11C0BE3A" w14:textId="77777777" w:rsidR="00DC05BB" w:rsidRDefault="00DC05BB">
      <w:pPr>
        <w:rPr>
          <w:rFonts w:ascii="Times New Roman" w:hAnsi="Times New Roman" w:cs="Times New Roman"/>
          <w:sz w:val="28"/>
          <w:szCs w:val="28"/>
        </w:rPr>
      </w:pPr>
    </w:p>
    <w:p w14:paraId="2A4E6B99" w14:textId="77777777" w:rsidR="009A43DE" w:rsidRDefault="009A43DE">
      <w:pPr>
        <w:rPr>
          <w:rFonts w:ascii="Times New Roman" w:hAnsi="Times New Roman" w:cs="Times New Roman"/>
          <w:sz w:val="28"/>
          <w:szCs w:val="28"/>
        </w:rPr>
      </w:pPr>
    </w:p>
    <w:p w14:paraId="1D828CB9" w14:textId="77777777" w:rsidR="009A43DE" w:rsidRDefault="009A43DE" w:rsidP="009A43DE">
      <w:pPr>
        <w:ind w:firstLine="720"/>
        <w:rPr>
          <w:rFonts w:ascii="Times New Roman" w:hAnsi="Times New Roman" w:cs="Times New Roman"/>
          <w:sz w:val="28"/>
          <w:szCs w:val="28"/>
        </w:rPr>
      </w:pPr>
      <w:r w:rsidRPr="009A43DE">
        <w:rPr>
          <w:rFonts w:ascii="Times New Roman" w:hAnsi="Times New Roman" w:cs="Times New Roman"/>
          <w:sz w:val="28"/>
          <w:szCs w:val="28"/>
        </w:rPr>
        <w:t>2. Việc phân tích mẫu khí thải trong phòng thí nghiệm: lựa chọn phương pháp quy định tại quy chuẩn kỹ thuật quốc gia hiện hành tương ứng hoặ</w:t>
      </w:r>
      <w:r w:rsidR="002339A2">
        <w:rPr>
          <w:rFonts w:ascii="Times New Roman" w:hAnsi="Times New Roman" w:cs="Times New Roman"/>
          <w:sz w:val="28"/>
          <w:szCs w:val="28"/>
        </w:rPr>
        <w:t>c trong b</w:t>
      </w:r>
      <w:r w:rsidRPr="009A43DE">
        <w:rPr>
          <w:rFonts w:ascii="Times New Roman" w:hAnsi="Times New Roman" w:cs="Times New Roman"/>
          <w:sz w:val="28"/>
          <w:szCs w:val="28"/>
        </w:rPr>
        <w:t>ả</w:t>
      </w:r>
      <w:r w:rsidR="002339A2">
        <w:rPr>
          <w:rFonts w:ascii="Times New Roman" w:hAnsi="Times New Roman" w:cs="Times New Roman"/>
          <w:sz w:val="28"/>
          <w:szCs w:val="28"/>
        </w:rPr>
        <w:t xml:space="preserve">ng </w:t>
      </w:r>
      <w:r w:rsidRPr="009A43DE">
        <w:rPr>
          <w:rFonts w:ascii="Times New Roman" w:hAnsi="Times New Roman" w:cs="Times New Roman"/>
          <w:sz w:val="28"/>
          <w:szCs w:val="28"/>
        </w:rPr>
        <w:t xml:space="preserve"> dưới đây.</w:t>
      </w:r>
    </w:p>
    <w:p w14:paraId="345D5B44" w14:textId="77777777" w:rsidR="002339A2" w:rsidRPr="002339A2" w:rsidRDefault="002339A2" w:rsidP="002339A2">
      <w:pPr>
        <w:ind w:firstLine="720"/>
        <w:jc w:val="center"/>
        <w:rPr>
          <w:rFonts w:ascii="Times New Roman" w:hAnsi="Times New Roman" w:cs="Times New Roman"/>
          <w:b/>
          <w:sz w:val="28"/>
          <w:szCs w:val="28"/>
        </w:rPr>
      </w:pPr>
      <w:r w:rsidRPr="002339A2">
        <w:rPr>
          <w:rFonts w:ascii="Times New Roman" w:hAnsi="Times New Roman" w:cs="Times New Roman"/>
          <w:b/>
          <w:sz w:val="28"/>
          <w:szCs w:val="28"/>
        </w:rPr>
        <w:t>Bảng 2.9.2</w:t>
      </w:r>
    </w:p>
    <w:tbl>
      <w:tblPr>
        <w:tblW w:w="7004" w:type="dxa"/>
        <w:jc w:val="center"/>
        <w:tblLayout w:type="fixed"/>
        <w:tblCellMar>
          <w:top w:w="12" w:type="dxa"/>
          <w:right w:w="0" w:type="dxa"/>
        </w:tblCellMar>
        <w:tblLook w:val="04A0" w:firstRow="1" w:lastRow="0" w:firstColumn="1" w:lastColumn="0" w:noHBand="0" w:noVBand="1"/>
      </w:tblPr>
      <w:tblGrid>
        <w:gridCol w:w="698"/>
        <w:gridCol w:w="2479"/>
        <w:gridCol w:w="3827"/>
      </w:tblGrid>
      <w:tr w:rsidR="00132F9F" w:rsidRPr="00132F9F" w14:paraId="29EE91F4" w14:textId="77777777" w:rsidTr="002339A2">
        <w:trPr>
          <w:trHeight w:val="33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7C83132B"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b/>
                <w:sz w:val="26"/>
                <w:szCs w:val="26"/>
              </w:rPr>
              <w:t xml:space="preserve">STT </w:t>
            </w:r>
          </w:p>
        </w:tc>
        <w:tc>
          <w:tcPr>
            <w:tcW w:w="2479" w:type="dxa"/>
            <w:tcBorders>
              <w:top w:val="single" w:sz="4" w:space="0" w:color="000000"/>
              <w:left w:val="single" w:sz="4" w:space="0" w:color="000000"/>
              <w:bottom w:val="single" w:sz="4" w:space="0" w:color="000000"/>
              <w:right w:val="single" w:sz="4" w:space="0" w:color="000000"/>
            </w:tcBorders>
            <w:shd w:val="clear" w:color="auto" w:fill="auto"/>
          </w:tcPr>
          <w:p w14:paraId="4B836629" w14:textId="77777777" w:rsidR="00132F9F" w:rsidRPr="00132F9F" w:rsidRDefault="00132F9F" w:rsidP="00D1685C">
            <w:pPr>
              <w:spacing w:after="0" w:line="259" w:lineRule="auto"/>
              <w:ind w:right="110"/>
              <w:jc w:val="center"/>
              <w:rPr>
                <w:rFonts w:ascii="Times New Roman" w:hAnsi="Times New Roman" w:cs="Times New Roman"/>
                <w:sz w:val="26"/>
                <w:szCs w:val="26"/>
              </w:rPr>
            </w:pPr>
            <w:r w:rsidRPr="00132F9F">
              <w:rPr>
                <w:rFonts w:ascii="Times New Roman" w:hAnsi="Times New Roman" w:cs="Times New Roman"/>
                <w:b/>
                <w:sz w:val="26"/>
                <w:szCs w:val="26"/>
              </w:rPr>
              <w:t>Thông số</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0AF31162" w14:textId="77777777" w:rsidR="00132F9F" w:rsidRPr="00132F9F" w:rsidRDefault="00132F9F" w:rsidP="00D1685C">
            <w:pPr>
              <w:spacing w:after="0" w:line="259" w:lineRule="auto"/>
              <w:ind w:right="111"/>
              <w:jc w:val="center"/>
              <w:rPr>
                <w:rFonts w:ascii="Times New Roman" w:hAnsi="Times New Roman" w:cs="Times New Roman"/>
                <w:sz w:val="26"/>
                <w:szCs w:val="26"/>
              </w:rPr>
            </w:pPr>
            <w:r w:rsidRPr="00132F9F">
              <w:rPr>
                <w:rFonts w:ascii="Times New Roman" w:hAnsi="Times New Roman" w:cs="Times New Roman"/>
                <w:b/>
                <w:sz w:val="26"/>
                <w:szCs w:val="26"/>
              </w:rPr>
              <w:t xml:space="preserve">Số hiệu phương pháp </w:t>
            </w:r>
          </w:p>
        </w:tc>
      </w:tr>
      <w:tr w:rsidR="00132F9F" w:rsidRPr="00132F9F" w14:paraId="7C02758F" w14:textId="77777777" w:rsidTr="002339A2">
        <w:trPr>
          <w:trHeight w:val="687"/>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61FDB4" w14:textId="77777777" w:rsidR="00132F9F" w:rsidRPr="00132F9F" w:rsidRDefault="00132F9F" w:rsidP="00D1685C">
            <w:pPr>
              <w:spacing w:after="0" w:line="259" w:lineRule="auto"/>
              <w:ind w:left="108"/>
              <w:rPr>
                <w:rFonts w:ascii="Times New Roman" w:hAnsi="Times New Roman" w:cs="Times New Roman"/>
                <w:sz w:val="26"/>
                <w:szCs w:val="26"/>
              </w:rPr>
            </w:pPr>
            <w:r w:rsidRPr="00132F9F">
              <w:rPr>
                <w:rFonts w:ascii="Times New Roman" w:hAnsi="Times New Roman" w:cs="Times New Roman"/>
                <w:sz w:val="26"/>
                <w:szCs w:val="26"/>
              </w:rPr>
              <w:t>1.</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4EC7D9" w14:textId="77777777" w:rsidR="00132F9F" w:rsidRPr="00132F9F" w:rsidRDefault="00132F9F" w:rsidP="00D1685C">
            <w:pPr>
              <w:spacing w:after="0" w:line="259" w:lineRule="auto"/>
              <w:ind w:left="108"/>
              <w:rPr>
                <w:rFonts w:ascii="Times New Roman" w:hAnsi="Times New Roman" w:cs="Times New Roman"/>
                <w:sz w:val="26"/>
                <w:szCs w:val="26"/>
              </w:rPr>
            </w:pPr>
            <w:r w:rsidRPr="00132F9F">
              <w:rPr>
                <w:rFonts w:ascii="Times New Roman" w:hAnsi="Times New Roman" w:cs="Times New Roman"/>
                <w:sz w:val="26"/>
                <w:szCs w:val="26"/>
              </w:rPr>
              <w:t xml:space="preserve">Bụi (PM)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0B558110"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US EPA method 5; </w:t>
            </w:r>
          </w:p>
          <w:p w14:paraId="6A450340"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US EPA method 17; </w:t>
            </w:r>
          </w:p>
          <w:p w14:paraId="749A902E"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trike/>
                <w:sz w:val="26"/>
                <w:szCs w:val="26"/>
              </w:rPr>
              <w:t>TCVN 5977:2005</w:t>
            </w:r>
            <w:r w:rsidRPr="00132F9F">
              <w:rPr>
                <w:rFonts w:ascii="Times New Roman" w:hAnsi="Times New Roman" w:cs="Times New Roman"/>
                <w:sz w:val="26"/>
                <w:szCs w:val="26"/>
              </w:rPr>
              <w:t xml:space="preserve"> (hết hiệu lực); </w:t>
            </w:r>
          </w:p>
          <w:p w14:paraId="689A1E0F"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ISO 10155; </w:t>
            </w:r>
          </w:p>
          <w:p w14:paraId="7B800E45"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AS 4323.2:1995; </w:t>
            </w:r>
          </w:p>
          <w:p w14:paraId="7AB071B0"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z w:val="26"/>
                <w:szCs w:val="26"/>
              </w:rPr>
              <w:lastRenderedPageBreak/>
              <w:t>JIS Z 8808:2013</w:t>
            </w:r>
          </w:p>
          <w:p w14:paraId="5E065A42"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color w:val="FF0000"/>
                <w:sz w:val="26"/>
                <w:szCs w:val="26"/>
              </w:rPr>
            </w:pPr>
            <w:r w:rsidRPr="00132F9F">
              <w:rPr>
                <w:rFonts w:ascii="Times New Roman" w:hAnsi="Times New Roman" w:cs="Times New Roman"/>
                <w:color w:val="FF0000"/>
                <w:sz w:val="26"/>
                <w:szCs w:val="26"/>
              </w:rPr>
              <w:t>TCVN 5977:200</w:t>
            </w:r>
            <w:r w:rsidRPr="00132F9F">
              <w:rPr>
                <w:rFonts w:ascii="Times New Roman" w:hAnsi="Times New Roman" w:cs="Times New Roman"/>
                <w:color w:val="FF0000"/>
                <w:sz w:val="26"/>
                <w:szCs w:val="26"/>
                <w:lang w:val="vi-VN"/>
              </w:rPr>
              <w:t>9</w:t>
            </w:r>
          </w:p>
          <w:p w14:paraId="34C1706B"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color w:val="FF0000"/>
                <w:sz w:val="26"/>
                <w:szCs w:val="26"/>
              </w:rPr>
              <w:t>ISO 9096:2017</w:t>
            </w:r>
          </w:p>
        </w:tc>
      </w:tr>
      <w:tr w:rsidR="00132F9F" w:rsidRPr="00132F9F" w14:paraId="6BA73018" w14:textId="77777777" w:rsidTr="002339A2">
        <w:trPr>
          <w:trHeight w:val="200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564F41A"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lastRenderedPageBreak/>
              <w:t>2.</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F53462"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SO</w:t>
            </w:r>
            <w:r w:rsidRPr="00132F9F">
              <w:rPr>
                <w:rFonts w:ascii="Times New Roman" w:hAnsi="Times New Roman" w:cs="Times New Roman"/>
                <w:sz w:val="26"/>
                <w:szCs w:val="26"/>
                <w:vertAlign w:val="subscript"/>
              </w:rPr>
              <w:t>2</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35E74A26"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US EPA method 6; </w:t>
            </w:r>
          </w:p>
          <w:p w14:paraId="051476A4"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US EPA method 8; </w:t>
            </w:r>
          </w:p>
          <w:p w14:paraId="7D181517" w14:textId="77777777" w:rsidR="00132F9F" w:rsidRPr="00132F9F" w:rsidRDefault="00132F9F" w:rsidP="003450F4">
            <w:pPr>
              <w:pStyle w:val="ListParagraph"/>
              <w:numPr>
                <w:ilvl w:val="0"/>
                <w:numId w:val="76"/>
              </w:numPr>
              <w:spacing w:after="0" w:line="259" w:lineRule="auto"/>
              <w:ind w:left="352" w:hanging="284"/>
              <w:rPr>
                <w:rFonts w:ascii="Times New Roman" w:hAnsi="Times New Roman" w:cs="Times New Roman"/>
                <w:sz w:val="26"/>
                <w:szCs w:val="26"/>
              </w:rPr>
            </w:pPr>
            <w:r w:rsidRPr="00132F9F">
              <w:rPr>
                <w:rFonts w:ascii="Times New Roman" w:hAnsi="Times New Roman" w:cs="Times New Roman"/>
                <w:sz w:val="26"/>
                <w:szCs w:val="26"/>
              </w:rPr>
              <w:t>US EPA method 8A;</w:t>
            </w:r>
          </w:p>
          <w:p w14:paraId="1FEE174E" w14:textId="77777777" w:rsidR="00132F9F" w:rsidRPr="00132F9F" w:rsidRDefault="00132F9F" w:rsidP="003450F4">
            <w:pPr>
              <w:pStyle w:val="ListParagraph"/>
              <w:numPr>
                <w:ilvl w:val="0"/>
                <w:numId w:val="76"/>
              </w:numPr>
              <w:spacing w:after="2" w:line="236" w:lineRule="auto"/>
              <w:ind w:left="352" w:hanging="284"/>
              <w:rPr>
                <w:rFonts w:ascii="Times New Roman" w:hAnsi="Times New Roman" w:cs="Times New Roman"/>
                <w:color w:val="FF0000"/>
                <w:sz w:val="26"/>
                <w:szCs w:val="26"/>
              </w:rPr>
            </w:pPr>
            <w:r w:rsidRPr="00132F9F">
              <w:rPr>
                <w:rFonts w:ascii="Times New Roman" w:hAnsi="Times New Roman" w:cs="Times New Roman"/>
                <w:color w:val="FF0000"/>
                <w:sz w:val="26"/>
                <w:szCs w:val="26"/>
              </w:rPr>
              <w:t>TCVN 6750:200</w:t>
            </w:r>
            <w:r w:rsidRPr="00132F9F">
              <w:rPr>
                <w:rFonts w:ascii="Times New Roman" w:hAnsi="Times New Roman" w:cs="Times New Roman"/>
                <w:color w:val="FF0000"/>
                <w:sz w:val="26"/>
                <w:szCs w:val="26"/>
                <w:lang w:val="vi-VN"/>
              </w:rPr>
              <w:t>0.</w:t>
            </w:r>
          </w:p>
          <w:p w14:paraId="0C00E03C" w14:textId="77777777" w:rsidR="00132F9F" w:rsidRPr="00132F9F" w:rsidRDefault="00132F9F" w:rsidP="003450F4">
            <w:pPr>
              <w:pStyle w:val="ListParagraph"/>
              <w:numPr>
                <w:ilvl w:val="0"/>
                <w:numId w:val="76"/>
              </w:numPr>
              <w:spacing w:after="0" w:line="259" w:lineRule="auto"/>
              <w:ind w:left="352" w:hanging="284"/>
              <w:rPr>
                <w:rFonts w:ascii="Times New Roman" w:hAnsi="Times New Roman" w:cs="Times New Roman"/>
                <w:sz w:val="26"/>
                <w:szCs w:val="26"/>
              </w:rPr>
            </w:pPr>
            <w:r w:rsidRPr="00132F9F">
              <w:rPr>
                <w:rFonts w:ascii="Times New Roman" w:hAnsi="Times New Roman" w:cs="Times New Roman"/>
                <w:strike/>
                <w:sz w:val="26"/>
                <w:szCs w:val="26"/>
              </w:rPr>
              <w:t>TCVN 6750:2005</w:t>
            </w:r>
            <w:r w:rsidRPr="00132F9F">
              <w:rPr>
                <w:rFonts w:ascii="Times New Roman" w:hAnsi="Times New Roman" w:cs="Times New Roman"/>
                <w:sz w:val="26"/>
                <w:szCs w:val="26"/>
              </w:rPr>
              <w:t xml:space="preserve">; </w:t>
            </w:r>
          </w:p>
          <w:p w14:paraId="18A7098F" w14:textId="77777777" w:rsidR="00132F9F" w:rsidRPr="00132F9F" w:rsidRDefault="00132F9F" w:rsidP="003450F4">
            <w:pPr>
              <w:pStyle w:val="ListParagraph"/>
              <w:numPr>
                <w:ilvl w:val="0"/>
                <w:numId w:val="76"/>
              </w:numPr>
              <w:spacing w:after="0" w:line="259"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TCVN 7246:2003; </w:t>
            </w:r>
          </w:p>
          <w:p w14:paraId="5B26696C" w14:textId="77777777" w:rsidR="00132F9F" w:rsidRPr="00132F9F" w:rsidRDefault="00132F9F" w:rsidP="003450F4">
            <w:pPr>
              <w:pStyle w:val="ListParagraph"/>
              <w:numPr>
                <w:ilvl w:val="0"/>
                <w:numId w:val="76"/>
              </w:numPr>
              <w:spacing w:after="0" w:line="259" w:lineRule="auto"/>
              <w:ind w:left="352" w:hanging="284"/>
              <w:rPr>
                <w:rFonts w:ascii="Times New Roman" w:hAnsi="Times New Roman" w:cs="Times New Roman"/>
                <w:sz w:val="26"/>
                <w:szCs w:val="26"/>
              </w:rPr>
            </w:pPr>
            <w:r w:rsidRPr="00132F9F">
              <w:rPr>
                <w:rFonts w:ascii="Times New Roman" w:hAnsi="Times New Roman" w:cs="Times New Roman"/>
                <w:sz w:val="26"/>
                <w:szCs w:val="26"/>
              </w:rPr>
              <w:t xml:space="preserve">JIS K 0103:2011 </w:t>
            </w:r>
          </w:p>
        </w:tc>
      </w:tr>
      <w:tr w:rsidR="00132F9F" w:rsidRPr="00132F9F" w14:paraId="1F6B5AF4" w14:textId="77777777" w:rsidTr="002339A2">
        <w:trPr>
          <w:trHeight w:val="1342"/>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ECFD16"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3.</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9B5EBEB"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NO</w:t>
            </w:r>
            <w:r w:rsidRPr="00132F9F">
              <w:rPr>
                <w:rFonts w:ascii="Times New Roman" w:hAnsi="Times New Roman" w:cs="Times New Roman"/>
                <w:sz w:val="26"/>
                <w:szCs w:val="26"/>
                <w:vertAlign w:val="subscript"/>
              </w:rPr>
              <w:t>x</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43284F51" w14:textId="77777777" w:rsidR="00132F9F" w:rsidRPr="00132F9F" w:rsidRDefault="00132F9F" w:rsidP="003450F4">
            <w:pPr>
              <w:numPr>
                <w:ilvl w:val="0"/>
                <w:numId w:val="56"/>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7; </w:t>
            </w:r>
          </w:p>
          <w:p w14:paraId="7C77B20F" w14:textId="77777777" w:rsidR="00132F9F" w:rsidRPr="00132F9F" w:rsidRDefault="00132F9F" w:rsidP="003450F4">
            <w:pPr>
              <w:numPr>
                <w:ilvl w:val="0"/>
                <w:numId w:val="56"/>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7172:2002; </w:t>
            </w:r>
          </w:p>
          <w:p w14:paraId="16F6EF46" w14:textId="77777777" w:rsidR="00132F9F" w:rsidRPr="00132F9F" w:rsidRDefault="00132F9F" w:rsidP="003450F4">
            <w:pPr>
              <w:numPr>
                <w:ilvl w:val="0"/>
                <w:numId w:val="56"/>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7245:2003; </w:t>
            </w:r>
          </w:p>
          <w:p w14:paraId="1A4613CB" w14:textId="77777777" w:rsidR="00132F9F" w:rsidRPr="00132F9F" w:rsidRDefault="00132F9F" w:rsidP="003450F4">
            <w:pPr>
              <w:numPr>
                <w:ilvl w:val="0"/>
                <w:numId w:val="56"/>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JIS K 0104:2011 </w:t>
            </w:r>
          </w:p>
          <w:p w14:paraId="0D72118A" w14:textId="77777777" w:rsidR="00132F9F" w:rsidRPr="00132F9F" w:rsidRDefault="00132F9F" w:rsidP="003450F4">
            <w:pPr>
              <w:numPr>
                <w:ilvl w:val="0"/>
                <w:numId w:val="56"/>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EPA Method 7A (sắc ký ion)</w:t>
            </w:r>
          </w:p>
          <w:p w14:paraId="6C1796D9" w14:textId="77777777" w:rsidR="00132F9F" w:rsidRPr="00132F9F" w:rsidRDefault="00132F9F" w:rsidP="003450F4">
            <w:pPr>
              <w:numPr>
                <w:ilvl w:val="0"/>
                <w:numId w:val="56"/>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US EPA Method 7B</w:t>
            </w:r>
          </w:p>
          <w:p w14:paraId="6002FA1E" w14:textId="77777777" w:rsidR="00132F9F" w:rsidRPr="00132F9F" w:rsidRDefault="00132F9F" w:rsidP="003450F4">
            <w:pPr>
              <w:numPr>
                <w:ilvl w:val="0"/>
                <w:numId w:val="56"/>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US EPA Method 7C</w:t>
            </w:r>
          </w:p>
          <w:p w14:paraId="6D423154" w14:textId="77777777" w:rsidR="00132F9F" w:rsidRPr="00132F9F" w:rsidRDefault="00132F9F" w:rsidP="003450F4">
            <w:pPr>
              <w:numPr>
                <w:ilvl w:val="0"/>
                <w:numId w:val="56"/>
              </w:numPr>
              <w:spacing w:after="0" w:line="259" w:lineRule="auto"/>
              <w:ind w:hanging="274"/>
              <w:rPr>
                <w:rFonts w:ascii="Times New Roman" w:hAnsi="Times New Roman" w:cs="Times New Roman"/>
                <w:sz w:val="26"/>
                <w:szCs w:val="26"/>
              </w:rPr>
            </w:pPr>
            <w:r w:rsidRPr="00132F9F">
              <w:rPr>
                <w:rFonts w:ascii="Times New Roman" w:hAnsi="Times New Roman" w:cs="Times New Roman"/>
                <w:color w:val="FF0000"/>
                <w:sz w:val="26"/>
                <w:szCs w:val="26"/>
              </w:rPr>
              <w:t>US EPA Method 7D</w:t>
            </w:r>
          </w:p>
        </w:tc>
      </w:tr>
      <w:tr w:rsidR="00132F9F" w:rsidRPr="00132F9F" w14:paraId="232454D1" w14:textId="77777777" w:rsidTr="002339A2">
        <w:trPr>
          <w:trHeight w:val="67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8D0ACB"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4.</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E40AE0"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H</w:t>
            </w:r>
            <w:r w:rsidRPr="00132F9F">
              <w:rPr>
                <w:rFonts w:ascii="Times New Roman" w:hAnsi="Times New Roman" w:cs="Times New Roman"/>
                <w:sz w:val="26"/>
                <w:szCs w:val="26"/>
                <w:vertAlign w:val="subscript"/>
              </w:rPr>
              <w:t>2</w:t>
            </w:r>
            <w:r w:rsidRPr="00132F9F">
              <w:rPr>
                <w:rFonts w:ascii="Times New Roman" w:hAnsi="Times New Roman" w:cs="Times New Roman"/>
                <w:sz w:val="26"/>
                <w:szCs w:val="26"/>
              </w:rPr>
              <w:t>SO</w:t>
            </w:r>
            <w:r w:rsidRPr="00132F9F">
              <w:rPr>
                <w:rFonts w:ascii="Times New Roman" w:hAnsi="Times New Roman" w:cs="Times New Roman"/>
                <w:sz w:val="26"/>
                <w:szCs w:val="26"/>
                <w:vertAlign w:val="subscript"/>
              </w:rPr>
              <w:t>4</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04821A68" w14:textId="77777777" w:rsidR="00132F9F" w:rsidRPr="00132F9F" w:rsidRDefault="00132F9F" w:rsidP="003450F4">
            <w:pPr>
              <w:numPr>
                <w:ilvl w:val="0"/>
                <w:numId w:val="57"/>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8; </w:t>
            </w:r>
          </w:p>
          <w:p w14:paraId="0E3BB1E5" w14:textId="77777777" w:rsidR="00132F9F" w:rsidRPr="00132F9F" w:rsidRDefault="00132F9F" w:rsidP="003450F4">
            <w:pPr>
              <w:numPr>
                <w:ilvl w:val="0"/>
                <w:numId w:val="57"/>
              </w:num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US EPA method 8A </w:t>
            </w:r>
            <w:r w:rsidRPr="00132F9F">
              <w:rPr>
                <w:rFonts w:ascii="Times New Roman" w:hAnsi="Times New Roman" w:cs="Times New Roman"/>
                <w:i/>
                <w:color w:val="FF0000"/>
                <w:sz w:val="26"/>
                <w:szCs w:val="26"/>
              </w:rPr>
              <w:t>(phạm vi áp dụng hẹp)</w:t>
            </w:r>
            <w:r w:rsidRPr="00132F9F">
              <w:rPr>
                <w:rFonts w:ascii="Times New Roman" w:hAnsi="Times New Roman" w:cs="Times New Roman"/>
                <w:color w:val="FF0000"/>
                <w:sz w:val="26"/>
                <w:szCs w:val="26"/>
              </w:rPr>
              <w:t xml:space="preserve"> </w:t>
            </w:r>
          </w:p>
        </w:tc>
      </w:tr>
      <w:tr w:rsidR="00132F9F" w:rsidRPr="00132F9F" w14:paraId="171A1DCE" w14:textId="77777777" w:rsidTr="002339A2">
        <w:trPr>
          <w:trHeight w:val="34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43D6995D"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5.</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tcPr>
          <w:p w14:paraId="1AC64A8C"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Độ khói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44269475" w14:textId="77777777" w:rsidR="00132F9F" w:rsidRPr="00132F9F" w:rsidRDefault="00132F9F" w:rsidP="003450F4">
            <w:pPr>
              <w:numPr>
                <w:ilvl w:val="0"/>
                <w:numId w:val="58"/>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9 </w:t>
            </w:r>
          </w:p>
        </w:tc>
      </w:tr>
      <w:tr w:rsidR="00132F9F" w:rsidRPr="00132F9F" w14:paraId="1F0608F5" w14:textId="77777777" w:rsidTr="002339A2">
        <w:trPr>
          <w:trHeight w:val="67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61E62"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6.</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FF8786E"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CO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7A310433" w14:textId="77777777" w:rsidR="00132F9F" w:rsidRPr="00132F9F" w:rsidRDefault="00132F9F" w:rsidP="003450F4">
            <w:pPr>
              <w:numPr>
                <w:ilvl w:val="0"/>
                <w:numId w:val="58"/>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10; </w:t>
            </w:r>
          </w:p>
          <w:p w14:paraId="457B1CA0" w14:textId="77777777" w:rsidR="00132F9F" w:rsidRPr="00132F9F" w:rsidRDefault="00132F9F" w:rsidP="003450F4">
            <w:pPr>
              <w:numPr>
                <w:ilvl w:val="0"/>
                <w:numId w:val="58"/>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7242:2003 </w:t>
            </w:r>
          </w:p>
        </w:tc>
      </w:tr>
      <w:tr w:rsidR="00132F9F" w:rsidRPr="00132F9F" w14:paraId="79447470" w14:textId="77777777" w:rsidTr="002339A2">
        <w:trPr>
          <w:trHeight w:val="1342"/>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59268E2"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7.</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CE83B1"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H</w:t>
            </w:r>
            <w:r w:rsidRPr="00132F9F">
              <w:rPr>
                <w:rFonts w:ascii="Times New Roman" w:hAnsi="Times New Roman" w:cs="Times New Roman"/>
                <w:sz w:val="26"/>
                <w:szCs w:val="26"/>
                <w:vertAlign w:val="subscript"/>
              </w:rPr>
              <w:t>2</w:t>
            </w:r>
            <w:r w:rsidRPr="00132F9F">
              <w:rPr>
                <w:rFonts w:ascii="Times New Roman" w:hAnsi="Times New Roman" w:cs="Times New Roman"/>
                <w:sz w:val="26"/>
                <w:szCs w:val="26"/>
              </w:rPr>
              <w:t xml:space="preserve">S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399ECBC2" w14:textId="77777777" w:rsidR="00132F9F" w:rsidRPr="00132F9F" w:rsidRDefault="00132F9F" w:rsidP="003450F4">
            <w:pPr>
              <w:numPr>
                <w:ilvl w:val="0"/>
                <w:numId w:val="59"/>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15; </w:t>
            </w:r>
          </w:p>
          <w:p w14:paraId="1BFB9CA2" w14:textId="77777777" w:rsidR="00132F9F" w:rsidRPr="00132F9F" w:rsidRDefault="00132F9F" w:rsidP="003450F4">
            <w:pPr>
              <w:numPr>
                <w:ilvl w:val="0"/>
                <w:numId w:val="59"/>
              </w:numPr>
              <w:spacing w:after="0" w:line="259" w:lineRule="auto"/>
              <w:ind w:hanging="274"/>
              <w:rPr>
                <w:rFonts w:ascii="Times New Roman" w:hAnsi="Times New Roman" w:cs="Times New Roman"/>
                <w:sz w:val="26"/>
                <w:szCs w:val="26"/>
              </w:rPr>
            </w:pPr>
            <w:r w:rsidRPr="00132F9F">
              <w:rPr>
                <w:rFonts w:ascii="Times New Roman" w:hAnsi="Times New Roman" w:cs="Times New Roman"/>
                <w:strike/>
                <w:sz w:val="26"/>
                <w:szCs w:val="26"/>
              </w:rPr>
              <w:t>US EPA method 15A</w:t>
            </w:r>
            <w:r w:rsidRPr="00132F9F">
              <w:rPr>
                <w:rFonts w:ascii="Times New Roman" w:hAnsi="Times New Roman" w:cs="Times New Roman"/>
                <w:sz w:val="26"/>
                <w:szCs w:val="26"/>
              </w:rPr>
              <w:t xml:space="preserve"> </w:t>
            </w:r>
            <w:r w:rsidRPr="00132F9F">
              <w:rPr>
                <w:rFonts w:ascii="Times New Roman" w:hAnsi="Times New Roman" w:cs="Times New Roman"/>
                <w:i/>
                <w:color w:val="FF0000"/>
                <w:sz w:val="26"/>
                <w:szCs w:val="26"/>
                <w:lang w:val="vi-VN"/>
              </w:rPr>
              <w:t>(chỉ cho nguồn thải sản xuất Hoá Dầu và chỉ tính tổng Sulfua bằng chuẩn độ với Ba</w:t>
            </w:r>
            <w:r w:rsidRPr="00132F9F">
              <w:rPr>
                <w:rFonts w:ascii="Times New Roman" w:hAnsi="Times New Roman" w:cs="Times New Roman"/>
                <w:i/>
                <w:color w:val="FF0000"/>
                <w:sz w:val="26"/>
                <w:szCs w:val="26"/>
                <w:vertAlign w:val="superscript"/>
                <w:lang w:val="vi-VN"/>
              </w:rPr>
              <w:t>2+</w:t>
            </w:r>
            <w:r w:rsidRPr="00132F9F">
              <w:rPr>
                <w:rFonts w:ascii="Times New Roman" w:hAnsi="Times New Roman" w:cs="Times New Roman"/>
                <w:i/>
                <w:color w:val="FF0000"/>
                <w:sz w:val="26"/>
                <w:szCs w:val="26"/>
                <w:lang w:val="vi-VN"/>
              </w:rPr>
              <w:t xml:space="preserve"> rồi quy về H</w:t>
            </w:r>
            <w:r w:rsidRPr="00132F9F">
              <w:rPr>
                <w:rFonts w:ascii="Times New Roman" w:hAnsi="Times New Roman" w:cs="Times New Roman"/>
                <w:i/>
                <w:color w:val="FF0000"/>
                <w:sz w:val="26"/>
                <w:szCs w:val="26"/>
                <w:vertAlign w:val="subscript"/>
                <w:lang w:val="vi-VN"/>
              </w:rPr>
              <w:t>2</w:t>
            </w:r>
            <w:r w:rsidRPr="00132F9F">
              <w:rPr>
                <w:rFonts w:ascii="Times New Roman" w:hAnsi="Times New Roman" w:cs="Times New Roman"/>
                <w:i/>
                <w:color w:val="FF0000"/>
                <w:sz w:val="26"/>
                <w:szCs w:val="26"/>
                <w:lang w:val="vi-VN"/>
              </w:rPr>
              <w:t>S)</w:t>
            </w:r>
            <w:r w:rsidRPr="00132F9F">
              <w:rPr>
                <w:rFonts w:ascii="Times New Roman" w:hAnsi="Times New Roman" w:cs="Times New Roman"/>
                <w:i/>
                <w:color w:val="FF0000"/>
                <w:sz w:val="26"/>
                <w:szCs w:val="26"/>
              </w:rPr>
              <w:t>;</w:t>
            </w:r>
            <w:r w:rsidRPr="00132F9F">
              <w:rPr>
                <w:rFonts w:ascii="Times New Roman" w:hAnsi="Times New Roman" w:cs="Times New Roman"/>
                <w:color w:val="FF0000"/>
                <w:sz w:val="26"/>
                <w:szCs w:val="26"/>
              </w:rPr>
              <w:t xml:space="preserve"> </w:t>
            </w:r>
          </w:p>
          <w:p w14:paraId="1EB4AD73" w14:textId="77777777" w:rsidR="00132F9F" w:rsidRPr="00132F9F" w:rsidRDefault="00132F9F" w:rsidP="003450F4">
            <w:pPr>
              <w:numPr>
                <w:ilvl w:val="0"/>
                <w:numId w:val="59"/>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JIS K 0108:2010;  </w:t>
            </w:r>
          </w:p>
          <w:p w14:paraId="146EC9E8" w14:textId="77777777" w:rsidR="00132F9F" w:rsidRPr="00132F9F" w:rsidRDefault="00132F9F" w:rsidP="003450F4">
            <w:pPr>
              <w:numPr>
                <w:ilvl w:val="0"/>
                <w:numId w:val="59"/>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IS 11255 (part 4):2006 </w:t>
            </w:r>
          </w:p>
        </w:tc>
      </w:tr>
      <w:tr w:rsidR="00132F9F" w:rsidRPr="00132F9F" w14:paraId="67393F03" w14:textId="77777777" w:rsidTr="002339A2">
        <w:trPr>
          <w:trHeight w:val="341"/>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5233DE81"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8.</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tcPr>
          <w:p w14:paraId="2AEBD168"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NH</w:t>
            </w:r>
            <w:r w:rsidRPr="00132F9F">
              <w:rPr>
                <w:rFonts w:ascii="Times New Roman" w:hAnsi="Times New Roman" w:cs="Times New Roman"/>
                <w:sz w:val="26"/>
                <w:szCs w:val="26"/>
                <w:vertAlign w:val="subscript"/>
              </w:rPr>
              <w:t>3</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33CD54C1" w14:textId="77777777" w:rsidR="00132F9F" w:rsidRPr="00132F9F" w:rsidRDefault="00132F9F" w:rsidP="00D1685C">
            <w:pPr>
              <w:spacing w:after="0" w:line="259" w:lineRule="auto"/>
              <w:ind w:left="79"/>
              <w:rPr>
                <w:rFonts w:ascii="Times New Roman" w:hAnsi="Times New Roman" w:cs="Times New Roman"/>
                <w:sz w:val="26"/>
                <w:szCs w:val="26"/>
              </w:rPr>
            </w:pPr>
            <w:r w:rsidRPr="00132F9F">
              <w:rPr>
                <w:rFonts w:ascii="Times New Roman" w:eastAsia="Segoe UI Symbol" w:hAnsi="Times New Roman" w:cs="Times New Roman"/>
                <w:sz w:val="26"/>
                <w:szCs w:val="26"/>
              </w:rPr>
              <w:t></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JIS K 0099:2004 </w:t>
            </w:r>
          </w:p>
        </w:tc>
      </w:tr>
      <w:tr w:rsidR="00132F9F" w:rsidRPr="00132F9F" w14:paraId="6D3A738D" w14:textId="77777777" w:rsidTr="002339A2">
        <w:trPr>
          <w:trHeight w:val="677"/>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333A32"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9.</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C5D6A"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Cacbonyl sunfua (COS),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1EA88FC4" w14:textId="77777777" w:rsidR="00132F9F" w:rsidRPr="00132F9F" w:rsidRDefault="00132F9F" w:rsidP="003450F4">
            <w:pPr>
              <w:numPr>
                <w:ilvl w:val="0"/>
                <w:numId w:val="60"/>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15; </w:t>
            </w:r>
          </w:p>
          <w:p w14:paraId="43A00707" w14:textId="77777777" w:rsidR="00132F9F" w:rsidRPr="00132F9F" w:rsidRDefault="00132F9F" w:rsidP="003450F4">
            <w:pPr>
              <w:numPr>
                <w:ilvl w:val="0"/>
                <w:numId w:val="60"/>
              </w:numPr>
              <w:spacing w:after="0" w:line="259" w:lineRule="auto"/>
              <w:ind w:hanging="274"/>
              <w:rPr>
                <w:rFonts w:ascii="Times New Roman" w:hAnsi="Times New Roman" w:cs="Times New Roman"/>
                <w:sz w:val="26"/>
                <w:szCs w:val="26"/>
              </w:rPr>
            </w:pPr>
            <w:r w:rsidRPr="00132F9F">
              <w:rPr>
                <w:rFonts w:ascii="Times New Roman" w:hAnsi="Times New Roman" w:cs="Times New Roman"/>
                <w:strike/>
                <w:sz w:val="26"/>
                <w:szCs w:val="26"/>
              </w:rPr>
              <w:t>US EPA method 15A</w:t>
            </w:r>
            <w:r w:rsidRPr="00132F9F">
              <w:rPr>
                <w:rFonts w:ascii="Times New Roman" w:hAnsi="Times New Roman" w:cs="Times New Roman"/>
                <w:sz w:val="26"/>
                <w:szCs w:val="26"/>
              </w:rPr>
              <w:t xml:space="preserve"> </w:t>
            </w:r>
            <w:r w:rsidRPr="00132F9F">
              <w:rPr>
                <w:rFonts w:ascii="Times New Roman" w:hAnsi="Times New Roman" w:cs="Times New Roman"/>
                <w:i/>
                <w:color w:val="FF0000"/>
                <w:sz w:val="26"/>
                <w:szCs w:val="26"/>
                <w:lang w:val="vi-VN"/>
              </w:rPr>
              <w:t>(chỉ cho nguồn thải sản xuất Hoá Dầu và chỉ tính tổng Sulfua bằng chuẩn độ với Ba</w:t>
            </w:r>
            <w:r w:rsidRPr="00132F9F">
              <w:rPr>
                <w:rFonts w:ascii="Times New Roman" w:hAnsi="Times New Roman" w:cs="Times New Roman"/>
                <w:i/>
                <w:color w:val="FF0000"/>
                <w:sz w:val="26"/>
                <w:szCs w:val="26"/>
                <w:vertAlign w:val="superscript"/>
                <w:lang w:val="vi-VN"/>
              </w:rPr>
              <w:t>2+</w:t>
            </w:r>
            <w:r w:rsidRPr="00132F9F">
              <w:rPr>
                <w:rFonts w:ascii="Times New Roman" w:hAnsi="Times New Roman" w:cs="Times New Roman"/>
                <w:i/>
                <w:color w:val="FF0000"/>
                <w:sz w:val="26"/>
                <w:szCs w:val="26"/>
                <w:lang w:val="vi-VN"/>
              </w:rPr>
              <w:t xml:space="preserve"> rồi quy về H</w:t>
            </w:r>
            <w:r w:rsidRPr="00132F9F">
              <w:rPr>
                <w:rFonts w:ascii="Times New Roman" w:hAnsi="Times New Roman" w:cs="Times New Roman"/>
                <w:i/>
                <w:color w:val="FF0000"/>
                <w:sz w:val="26"/>
                <w:szCs w:val="26"/>
                <w:vertAlign w:val="subscript"/>
                <w:lang w:val="vi-VN"/>
              </w:rPr>
              <w:t>2</w:t>
            </w:r>
            <w:r w:rsidRPr="00132F9F">
              <w:rPr>
                <w:rFonts w:ascii="Times New Roman" w:hAnsi="Times New Roman" w:cs="Times New Roman"/>
                <w:i/>
                <w:color w:val="FF0000"/>
                <w:sz w:val="26"/>
                <w:szCs w:val="26"/>
                <w:lang w:val="vi-VN"/>
              </w:rPr>
              <w:t>S)</w:t>
            </w:r>
          </w:p>
        </w:tc>
      </w:tr>
      <w:tr w:rsidR="00132F9F" w:rsidRPr="00132F9F" w14:paraId="7F7F331C" w14:textId="77777777" w:rsidTr="002339A2">
        <w:trPr>
          <w:trHeight w:val="67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6FEA85"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lastRenderedPageBreak/>
              <w:t>10.</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84EBB9"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CS</w:t>
            </w:r>
            <w:r w:rsidRPr="00132F9F">
              <w:rPr>
                <w:rFonts w:ascii="Times New Roman" w:hAnsi="Times New Roman" w:cs="Times New Roman"/>
                <w:sz w:val="26"/>
                <w:szCs w:val="26"/>
                <w:vertAlign w:val="subscript"/>
              </w:rPr>
              <w:t>2</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0C53F858" w14:textId="77777777" w:rsidR="00132F9F" w:rsidRPr="00132F9F" w:rsidRDefault="00132F9F" w:rsidP="003450F4">
            <w:pPr>
              <w:numPr>
                <w:ilvl w:val="0"/>
                <w:numId w:val="61"/>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15; </w:t>
            </w:r>
          </w:p>
          <w:p w14:paraId="0C6AFD2C" w14:textId="77777777" w:rsidR="00132F9F" w:rsidRPr="00132F9F" w:rsidRDefault="00132F9F" w:rsidP="003450F4">
            <w:pPr>
              <w:numPr>
                <w:ilvl w:val="0"/>
                <w:numId w:val="61"/>
              </w:numPr>
              <w:spacing w:after="0" w:line="259" w:lineRule="auto"/>
              <w:ind w:hanging="274"/>
              <w:rPr>
                <w:rFonts w:ascii="Times New Roman" w:hAnsi="Times New Roman" w:cs="Times New Roman"/>
                <w:strike/>
                <w:sz w:val="26"/>
                <w:szCs w:val="26"/>
              </w:rPr>
            </w:pPr>
            <w:r w:rsidRPr="00132F9F">
              <w:rPr>
                <w:rFonts w:ascii="Times New Roman" w:hAnsi="Times New Roman" w:cs="Times New Roman"/>
                <w:strike/>
                <w:sz w:val="26"/>
                <w:szCs w:val="26"/>
              </w:rPr>
              <w:t xml:space="preserve">US EPA method 15A </w:t>
            </w:r>
          </w:p>
        </w:tc>
      </w:tr>
      <w:tr w:rsidR="00132F9F" w:rsidRPr="00132F9F" w14:paraId="6A75BC78" w14:textId="77777777" w:rsidTr="002339A2">
        <w:trPr>
          <w:trHeight w:val="136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D8A6DE"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11.</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86697E"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Pb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3E89CE41" w14:textId="77777777" w:rsidR="00132F9F" w:rsidRPr="00132F9F" w:rsidRDefault="00132F9F" w:rsidP="003450F4">
            <w:pPr>
              <w:numPr>
                <w:ilvl w:val="0"/>
                <w:numId w:val="6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US EPA method 12;</w:t>
            </w:r>
          </w:p>
          <w:p w14:paraId="47BA7864" w14:textId="77777777" w:rsidR="00132F9F" w:rsidRPr="00132F9F" w:rsidRDefault="00132F9F" w:rsidP="003450F4">
            <w:pPr>
              <w:numPr>
                <w:ilvl w:val="0"/>
                <w:numId w:val="6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29; </w:t>
            </w:r>
          </w:p>
          <w:p w14:paraId="57A979EE" w14:textId="77777777" w:rsidR="00132F9F" w:rsidRPr="00132F9F" w:rsidRDefault="00132F9F" w:rsidP="003450F4">
            <w:pPr>
              <w:numPr>
                <w:ilvl w:val="0"/>
                <w:numId w:val="6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7557-1:2005; </w:t>
            </w:r>
          </w:p>
          <w:p w14:paraId="1BB784FE" w14:textId="77777777" w:rsidR="00132F9F" w:rsidRPr="00132F9F" w:rsidRDefault="00132F9F" w:rsidP="003450F4">
            <w:pPr>
              <w:numPr>
                <w:ilvl w:val="0"/>
                <w:numId w:val="6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7557-3:2005 </w:t>
            </w:r>
          </w:p>
        </w:tc>
      </w:tr>
      <w:tr w:rsidR="00132F9F" w:rsidRPr="00132F9F" w14:paraId="54F288DC" w14:textId="77777777" w:rsidTr="002339A2">
        <w:trPr>
          <w:trHeight w:val="677"/>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CC2A46"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12.</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7EA1BC"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Tổng florua (F</w:t>
            </w:r>
            <w:r w:rsidRPr="00132F9F">
              <w:rPr>
                <w:rFonts w:ascii="Times New Roman" w:hAnsi="Times New Roman" w:cs="Times New Roman"/>
                <w:sz w:val="26"/>
                <w:szCs w:val="26"/>
                <w:vertAlign w:val="superscript"/>
              </w:rPr>
              <w:t>-</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250F8F20" w14:textId="77777777" w:rsidR="00132F9F" w:rsidRPr="00132F9F" w:rsidRDefault="00132F9F" w:rsidP="003450F4">
            <w:pPr>
              <w:numPr>
                <w:ilvl w:val="0"/>
                <w:numId w:val="6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13A; </w:t>
            </w:r>
          </w:p>
          <w:p w14:paraId="60F292B1" w14:textId="77777777" w:rsidR="00132F9F" w:rsidRPr="00132F9F" w:rsidRDefault="00132F9F" w:rsidP="003450F4">
            <w:pPr>
              <w:numPr>
                <w:ilvl w:val="0"/>
                <w:numId w:val="6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13B                      </w:t>
            </w:r>
          </w:p>
        </w:tc>
      </w:tr>
      <w:tr w:rsidR="00132F9F" w:rsidRPr="00132F9F" w14:paraId="76225530" w14:textId="77777777" w:rsidTr="002339A2">
        <w:trPr>
          <w:trHeight w:val="100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77943B9"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13.</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280E51"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Hợp chất hữu cơ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55B9E183" w14:textId="77777777" w:rsidR="00132F9F" w:rsidRPr="00132F9F" w:rsidRDefault="00132F9F" w:rsidP="003450F4">
            <w:pPr>
              <w:numPr>
                <w:ilvl w:val="0"/>
                <w:numId w:val="63"/>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US</w:t>
            </w:r>
            <w:r w:rsidRPr="00132F9F">
              <w:rPr>
                <w:rFonts w:ascii="Times New Roman" w:hAnsi="Times New Roman" w:cs="Times New Roman"/>
                <w:color w:val="FF0000"/>
                <w:sz w:val="26"/>
                <w:szCs w:val="26"/>
                <w:lang w:val="vi-VN"/>
              </w:rPr>
              <w:t xml:space="preserve"> EPA Method 18</w:t>
            </w:r>
          </w:p>
          <w:p w14:paraId="570D3F40" w14:textId="77777777" w:rsidR="00132F9F" w:rsidRPr="00132F9F" w:rsidRDefault="00132F9F" w:rsidP="003450F4">
            <w:pPr>
              <w:numPr>
                <w:ilvl w:val="0"/>
                <w:numId w:val="63"/>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0030; </w:t>
            </w:r>
          </w:p>
          <w:p w14:paraId="324050DE" w14:textId="77777777" w:rsidR="00132F9F" w:rsidRPr="00132F9F" w:rsidRDefault="00132F9F" w:rsidP="003450F4">
            <w:pPr>
              <w:numPr>
                <w:ilvl w:val="0"/>
                <w:numId w:val="63"/>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0031; </w:t>
            </w:r>
          </w:p>
          <w:p w14:paraId="686B2D96" w14:textId="77777777" w:rsidR="00132F9F" w:rsidRPr="00132F9F" w:rsidRDefault="00132F9F" w:rsidP="003450F4">
            <w:pPr>
              <w:numPr>
                <w:ilvl w:val="0"/>
                <w:numId w:val="63"/>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US EPA 0010;</w:t>
            </w:r>
          </w:p>
          <w:p w14:paraId="72C0C4A2" w14:textId="77777777" w:rsidR="00132F9F" w:rsidRPr="00132F9F" w:rsidRDefault="00132F9F" w:rsidP="003450F4">
            <w:pPr>
              <w:numPr>
                <w:ilvl w:val="0"/>
                <w:numId w:val="63"/>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TCVN</w:t>
            </w:r>
            <w:r w:rsidRPr="00132F9F">
              <w:rPr>
                <w:rFonts w:ascii="Times New Roman" w:hAnsi="Times New Roman" w:cs="Times New Roman"/>
                <w:color w:val="FF0000"/>
                <w:sz w:val="26"/>
                <w:szCs w:val="26"/>
                <w:lang w:val="vi-VN"/>
              </w:rPr>
              <w:t xml:space="preserve"> 12031:2018.</w:t>
            </w:r>
          </w:p>
          <w:p w14:paraId="68445F54" w14:textId="77777777" w:rsidR="00132F9F" w:rsidRPr="00132F9F" w:rsidRDefault="00132F9F" w:rsidP="003450F4">
            <w:pPr>
              <w:numPr>
                <w:ilvl w:val="0"/>
                <w:numId w:val="63"/>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PD CEN/TS 13649</w:t>
            </w:r>
          </w:p>
          <w:p w14:paraId="220A09AF" w14:textId="77777777" w:rsidR="00132F9F" w:rsidRPr="00132F9F" w:rsidRDefault="00132F9F" w:rsidP="00D1685C">
            <w:pPr>
              <w:spacing w:after="0" w:line="259" w:lineRule="auto"/>
              <w:rPr>
                <w:rFonts w:ascii="Times New Roman" w:hAnsi="Times New Roman" w:cs="Times New Roman"/>
                <w:sz w:val="26"/>
                <w:szCs w:val="26"/>
              </w:rPr>
            </w:pPr>
          </w:p>
        </w:tc>
      </w:tr>
      <w:tr w:rsidR="00132F9F" w:rsidRPr="00132F9F" w14:paraId="4D614ABA" w14:textId="77777777" w:rsidTr="002339A2">
        <w:trPr>
          <w:trHeight w:val="167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2B11BE"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14.</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5470E0"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Dioxin/furan (PCDD/PCDF)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437B2CD3" w14:textId="77777777" w:rsidR="00132F9F" w:rsidRPr="00132F9F" w:rsidRDefault="00132F9F" w:rsidP="003450F4">
            <w:pPr>
              <w:numPr>
                <w:ilvl w:val="0"/>
                <w:numId w:val="64"/>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US</w:t>
            </w:r>
            <w:r w:rsidRPr="00132F9F">
              <w:rPr>
                <w:rFonts w:ascii="Times New Roman" w:hAnsi="Times New Roman" w:cs="Times New Roman"/>
                <w:color w:val="FF0000"/>
                <w:sz w:val="26"/>
                <w:szCs w:val="26"/>
                <w:lang w:val="vi-VN"/>
              </w:rPr>
              <w:t xml:space="preserve"> EPA Method 0023A.</w:t>
            </w:r>
          </w:p>
          <w:p w14:paraId="67736069" w14:textId="77777777" w:rsidR="00132F9F" w:rsidRPr="00132F9F" w:rsidRDefault="00132F9F" w:rsidP="003450F4">
            <w:pPr>
              <w:numPr>
                <w:ilvl w:val="0"/>
                <w:numId w:val="6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23; </w:t>
            </w:r>
          </w:p>
          <w:p w14:paraId="50467A1B" w14:textId="77777777" w:rsidR="00132F9F" w:rsidRPr="00132F9F" w:rsidRDefault="00132F9F" w:rsidP="003450F4">
            <w:pPr>
              <w:numPr>
                <w:ilvl w:val="0"/>
                <w:numId w:val="6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BS EN 1948-2:2006; </w:t>
            </w:r>
          </w:p>
          <w:p w14:paraId="3AC72F1B" w14:textId="77777777" w:rsidR="00132F9F" w:rsidRPr="00132F9F" w:rsidRDefault="00132F9F" w:rsidP="003450F4">
            <w:pPr>
              <w:numPr>
                <w:ilvl w:val="0"/>
                <w:numId w:val="6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BS EN 1948-3:2006; </w:t>
            </w:r>
          </w:p>
          <w:p w14:paraId="0666FBB9" w14:textId="77777777" w:rsidR="00132F9F" w:rsidRPr="00132F9F" w:rsidRDefault="00132F9F" w:rsidP="003450F4">
            <w:pPr>
              <w:numPr>
                <w:ilvl w:val="0"/>
                <w:numId w:val="6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7556-2:2005; </w:t>
            </w:r>
          </w:p>
          <w:p w14:paraId="37D3A4AD" w14:textId="77777777" w:rsidR="00132F9F" w:rsidRPr="00132F9F" w:rsidRDefault="00132F9F" w:rsidP="003450F4">
            <w:pPr>
              <w:numPr>
                <w:ilvl w:val="0"/>
                <w:numId w:val="6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7556-3:2005 </w:t>
            </w:r>
          </w:p>
        </w:tc>
      </w:tr>
      <w:tr w:rsidR="00132F9F" w:rsidRPr="00132F9F" w14:paraId="51DE0D39" w14:textId="77777777" w:rsidTr="002339A2">
        <w:trPr>
          <w:trHeight w:val="101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7C9F28"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15.</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F29659"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Các hợp chất polyclobiphenyl tương tự dioxin (dl-PCB)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287EC5DA" w14:textId="77777777" w:rsidR="00132F9F" w:rsidRPr="00132F9F" w:rsidRDefault="00132F9F" w:rsidP="003450F4">
            <w:pPr>
              <w:numPr>
                <w:ilvl w:val="0"/>
                <w:numId w:val="65"/>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US</w:t>
            </w:r>
            <w:r w:rsidRPr="00132F9F">
              <w:rPr>
                <w:rFonts w:ascii="Times New Roman" w:hAnsi="Times New Roman" w:cs="Times New Roman"/>
                <w:color w:val="FF0000"/>
                <w:sz w:val="26"/>
                <w:szCs w:val="26"/>
                <w:lang w:val="vi-VN"/>
              </w:rPr>
              <w:t xml:space="preserve"> EPA Method 0023A.</w:t>
            </w:r>
          </w:p>
          <w:p w14:paraId="2278F6CB" w14:textId="77777777" w:rsidR="00132F9F" w:rsidRPr="00132F9F" w:rsidRDefault="00132F9F" w:rsidP="003450F4">
            <w:pPr>
              <w:numPr>
                <w:ilvl w:val="0"/>
                <w:numId w:val="65"/>
              </w:numPr>
              <w:spacing w:after="0" w:line="259" w:lineRule="auto"/>
              <w:ind w:hanging="274"/>
              <w:rPr>
                <w:rFonts w:ascii="Times New Roman" w:hAnsi="Times New Roman" w:cs="Times New Roman"/>
                <w:sz w:val="26"/>
                <w:szCs w:val="26"/>
              </w:rPr>
            </w:pPr>
            <w:r w:rsidRPr="00132F9F">
              <w:rPr>
                <w:rFonts w:ascii="Times New Roman" w:hAnsi="Times New Roman" w:cs="Times New Roman"/>
                <w:strike/>
                <w:sz w:val="26"/>
                <w:szCs w:val="26"/>
              </w:rPr>
              <w:t>US EPA method 1668B</w:t>
            </w:r>
            <w:r w:rsidRPr="00132F9F">
              <w:rPr>
                <w:rFonts w:ascii="Times New Roman" w:hAnsi="Times New Roman" w:cs="Times New Roman"/>
                <w:sz w:val="26"/>
                <w:szCs w:val="26"/>
              </w:rPr>
              <w:t xml:space="preserve"> </w:t>
            </w:r>
            <w:r w:rsidRPr="00132F9F">
              <w:rPr>
                <w:rFonts w:ascii="Times New Roman" w:hAnsi="Times New Roman" w:cs="Times New Roman"/>
                <w:i/>
                <w:color w:val="FF0000"/>
                <w:sz w:val="26"/>
                <w:szCs w:val="26"/>
                <w:lang w:val="vi-VN"/>
              </w:rPr>
              <w:t>(chỉ hướng dẫn phân tích PCBs trong nước)</w:t>
            </w:r>
            <w:r w:rsidRPr="00132F9F">
              <w:rPr>
                <w:rFonts w:ascii="Times New Roman" w:hAnsi="Times New Roman" w:cs="Times New Roman"/>
                <w:i/>
                <w:color w:val="FF0000"/>
                <w:sz w:val="26"/>
                <w:szCs w:val="26"/>
              </w:rPr>
              <w:t>;</w:t>
            </w:r>
            <w:r w:rsidRPr="00132F9F">
              <w:rPr>
                <w:rFonts w:ascii="Times New Roman" w:hAnsi="Times New Roman" w:cs="Times New Roman"/>
                <w:color w:val="FF0000"/>
                <w:sz w:val="26"/>
                <w:szCs w:val="26"/>
              </w:rPr>
              <w:t xml:space="preserve"> </w:t>
            </w:r>
          </w:p>
          <w:p w14:paraId="15A07EE0" w14:textId="77777777" w:rsidR="00132F9F" w:rsidRPr="00132F9F" w:rsidRDefault="00132F9F" w:rsidP="003450F4">
            <w:pPr>
              <w:numPr>
                <w:ilvl w:val="0"/>
                <w:numId w:val="65"/>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BS EN 1948-2:2006; </w:t>
            </w:r>
          </w:p>
          <w:p w14:paraId="49300289" w14:textId="77777777" w:rsidR="00132F9F" w:rsidRPr="00132F9F" w:rsidRDefault="00132F9F" w:rsidP="003450F4">
            <w:pPr>
              <w:numPr>
                <w:ilvl w:val="0"/>
                <w:numId w:val="65"/>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BS EN 1948-3:2006 </w:t>
            </w:r>
          </w:p>
        </w:tc>
      </w:tr>
      <w:tr w:rsidR="00132F9F" w:rsidRPr="00132F9F" w14:paraId="3CA31636" w14:textId="77777777" w:rsidTr="002339A2">
        <w:trPr>
          <w:trHeight w:val="636"/>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AE1A2C"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16.</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tcPr>
          <w:p w14:paraId="082EFB5B"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Tổng các chất hữu cơ không bao gồm metan (TGNMO) </w:t>
            </w:r>
          </w:p>
        </w:tc>
        <w:tc>
          <w:tcPr>
            <w:tcW w:w="3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6D7EB8" w14:textId="77777777" w:rsidR="00132F9F" w:rsidRPr="00132F9F" w:rsidRDefault="00132F9F" w:rsidP="003450F4">
            <w:pPr>
              <w:numPr>
                <w:ilvl w:val="0"/>
                <w:numId w:val="65"/>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25 </w:t>
            </w:r>
          </w:p>
        </w:tc>
      </w:tr>
      <w:tr w:rsidR="00132F9F" w:rsidRPr="00132F9F" w14:paraId="43D11492" w14:textId="77777777" w:rsidTr="002339A2">
        <w:trPr>
          <w:trHeight w:val="677"/>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7E664"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17.</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96E5CD2"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HBr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19EBE3F8" w14:textId="77777777" w:rsidR="00132F9F" w:rsidRPr="00132F9F" w:rsidRDefault="00132F9F" w:rsidP="003450F4">
            <w:pPr>
              <w:numPr>
                <w:ilvl w:val="0"/>
                <w:numId w:val="66"/>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 </w:t>
            </w:r>
          </w:p>
          <w:p w14:paraId="0995685B" w14:textId="77777777" w:rsidR="00132F9F" w:rsidRPr="00132F9F" w:rsidRDefault="00132F9F" w:rsidP="003450F4">
            <w:pPr>
              <w:numPr>
                <w:ilvl w:val="0"/>
                <w:numId w:val="66"/>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26A  </w:t>
            </w:r>
          </w:p>
        </w:tc>
      </w:tr>
      <w:tr w:rsidR="00132F9F" w:rsidRPr="00132F9F" w14:paraId="255F1348" w14:textId="77777777" w:rsidTr="002339A2">
        <w:trPr>
          <w:trHeight w:val="67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0EF0A4"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18.</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32A7FC"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Cl</w:t>
            </w:r>
            <w:r w:rsidRPr="00132F9F">
              <w:rPr>
                <w:rFonts w:ascii="Times New Roman" w:hAnsi="Times New Roman" w:cs="Times New Roman"/>
                <w:sz w:val="26"/>
                <w:szCs w:val="26"/>
                <w:vertAlign w:val="subscript"/>
              </w:rPr>
              <w:t>2</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6963314E" w14:textId="77777777" w:rsidR="00132F9F" w:rsidRPr="00132F9F" w:rsidRDefault="00132F9F" w:rsidP="003450F4">
            <w:pPr>
              <w:numPr>
                <w:ilvl w:val="0"/>
                <w:numId w:val="67"/>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 </w:t>
            </w:r>
          </w:p>
          <w:p w14:paraId="1D677779" w14:textId="77777777" w:rsidR="00132F9F" w:rsidRPr="00132F9F" w:rsidRDefault="00132F9F" w:rsidP="003450F4">
            <w:pPr>
              <w:numPr>
                <w:ilvl w:val="0"/>
                <w:numId w:val="67"/>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26A </w:t>
            </w:r>
          </w:p>
        </w:tc>
      </w:tr>
      <w:tr w:rsidR="00132F9F" w:rsidRPr="00132F9F" w14:paraId="600F9E36" w14:textId="77777777" w:rsidTr="002339A2">
        <w:trPr>
          <w:trHeight w:val="67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737F15"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19.</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DF1EE0"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Br</w:t>
            </w:r>
            <w:r w:rsidRPr="00132F9F">
              <w:rPr>
                <w:rFonts w:ascii="Times New Roman" w:hAnsi="Times New Roman" w:cs="Times New Roman"/>
                <w:sz w:val="26"/>
                <w:szCs w:val="26"/>
                <w:vertAlign w:val="subscript"/>
              </w:rPr>
              <w:t>2</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12B02D7A" w14:textId="77777777" w:rsidR="00132F9F" w:rsidRPr="00132F9F" w:rsidRDefault="00132F9F" w:rsidP="003450F4">
            <w:pPr>
              <w:numPr>
                <w:ilvl w:val="0"/>
                <w:numId w:val="68"/>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 </w:t>
            </w:r>
          </w:p>
          <w:p w14:paraId="0BCD5A58" w14:textId="77777777" w:rsidR="00132F9F" w:rsidRPr="00132F9F" w:rsidRDefault="00132F9F" w:rsidP="003450F4">
            <w:pPr>
              <w:numPr>
                <w:ilvl w:val="0"/>
                <w:numId w:val="68"/>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26A </w:t>
            </w:r>
          </w:p>
        </w:tc>
      </w:tr>
      <w:tr w:rsidR="00132F9F" w:rsidRPr="00132F9F" w14:paraId="737B1286" w14:textId="77777777" w:rsidTr="002339A2">
        <w:trPr>
          <w:trHeight w:val="1009"/>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3558F4"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lastRenderedPageBreak/>
              <w:t>20.</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A27296"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HF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6A12DE8C" w14:textId="77777777" w:rsidR="00132F9F" w:rsidRPr="00132F9F" w:rsidRDefault="00132F9F" w:rsidP="003450F4">
            <w:pPr>
              <w:numPr>
                <w:ilvl w:val="0"/>
                <w:numId w:val="69"/>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 </w:t>
            </w:r>
          </w:p>
          <w:p w14:paraId="70F09CF0" w14:textId="77777777" w:rsidR="00132F9F" w:rsidRPr="00132F9F" w:rsidRDefault="00132F9F" w:rsidP="003450F4">
            <w:pPr>
              <w:numPr>
                <w:ilvl w:val="0"/>
                <w:numId w:val="69"/>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EPAmethod 26A; </w:t>
            </w:r>
          </w:p>
          <w:p w14:paraId="59C19B99" w14:textId="77777777" w:rsidR="00132F9F" w:rsidRPr="00132F9F" w:rsidRDefault="00132F9F" w:rsidP="003450F4">
            <w:pPr>
              <w:numPr>
                <w:ilvl w:val="0"/>
                <w:numId w:val="69"/>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7243:2003 </w:t>
            </w:r>
          </w:p>
        </w:tc>
      </w:tr>
      <w:tr w:rsidR="00132F9F" w:rsidRPr="00132F9F" w14:paraId="2291BE14" w14:textId="77777777" w:rsidTr="002339A2">
        <w:trPr>
          <w:trHeight w:val="1342"/>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8285A1"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21.</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14D6181"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HCl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20A280E9" w14:textId="77777777" w:rsidR="00132F9F" w:rsidRPr="00132F9F" w:rsidRDefault="00132F9F" w:rsidP="003450F4">
            <w:pPr>
              <w:numPr>
                <w:ilvl w:val="0"/>
                <w:numId w:val="70"/>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26; </w:t>
            </w:r>
          </w:p>
          <w:p w14:paraId="15382577" w14:textId="77777777" w:rsidR="00132F9F" w:rsidRPr="00132F9F" w:rsidRDefault="00132F9F" w:rsidP="003450F4">
            <w:pPr>
              <w:numPr>
                <w:ilvl w:val="0"/>
                <w:numId w:val="70"/>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26A; </w:t>
            </w:r>
          </w:p>
          <w:p w14:paraId="26021043" w14:textId="77777777" w:rsidR="00132F9F" w:rsidRPr="00132F9F" w:rsidRDefault="00132F9F" w:rsidP="003450F4">
            <w:pPr>
              <w:numPr>
                <w:ilvl w:val="0"/>
                <w:numId w:val="70"/>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TCVN 7244:2003; </w:t>
            </w:r>
          </w:p>
          <w:p w14:paraId="38369F80" w14:textId="77777777" w:rsidR="00132F9F" w:rsidRPr="00132F9F" w:rsidRDefault="00132F9F" w:rsidP="003450F4">
            <w:pPr>
              <w:numPr>
                <w:ilvl w:val="0"/>
                <w:numId w:val="70"/>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JIS K 0107:2012  </w:t>
            </w:r>
          </w:p>
        </w:tc>
      </w:tr>
      <w:tr w:rsidR="00132F9F" w:rsidRPr="00132F9F" w14:paraId="11512BED" w14:textId="77777777" w:rsidTr="002339A2">
        <w:trPr>
          <w:trHeight w:val="950"/>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C35D12B"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22.</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tcPr>
          <w:p w14:paraId="47A63889" w14:textId="77777777" w:rsidR="00132F9F" w:rsidRPr="00132F9F" w:rsidRDefault="00132F9F" w:rsidP="00D1685C">
            <w:pPr>
              <w:spacing w:after="0" w:line="259" w:lineRule="auto"/>
              <w:ind w:right="75"/>
              <w:rPr>
                <w:rFonts w:ascii="Times New Roman" w:hAnsi="Times New Roman" w:cs="Times New Roman"/>
                <w:sz w:val="26"/>
                <w:szCs w:val="26"/>
              </w:rPr>
            </w:pPr>
            <w:r w:rsidRPr="00132F9F">
              <w:rPr>
                <w:rFonts w:ascii="Times New Roman" w:hAnsi="Times New Roman" w:cs="Times New Roman"/>
                <w:sz w:val="26"/>
                <w:szCs w:val="26"/>
              </w:rPr>
              <w:t>Kim loại gồm antimon (Sb), As, Ba, Be, Cd, Cr, Co, Cu, Mn, Ni, Se, Ag, Tl và Zn</w:t>
            </w:r>
            <w:r w:rsidRPr="00132F9F">
              <w:rPr>
                <w:rFonts w:ascii="Times New Roman" w:hAnsi="Times New Roman" w:cs="Times New Roman"/>
                <w:sz w:val="26"/>
                <w:szCs w:val="26"/>
                <w:lang w:val="vi-VN"/>
              </w:rPr>
              <w:t>, Pb</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D3B869" w14:textId="77777777" w:rsidR="00132F9F" w:rsidRPr="00132F9F" w:rsidRDefault="00132F9F" w:rsidP="003450F4">
            <w:pPr>
              <w:numPr>
                <w:ilvl w:val="0"/>
                <w:numId w:val="71"/>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29; </w:t>
            </w:r>
          </w:p>
          <w:p w14:paraId="2B56696A" w14:textId="77777777" w:rsidR="00132F9F" w:rsidRPr="00132F9F" w:rsidRDefault="00132F9F" w:rsidP="003450F4">
            <w:pPr>
              <w:numPr>
                <w:ilvl w:val="0"/>
                <w:numId w:val="71"/>
              </w:numPr>
              <w:spacing w:after="0" w:line="259" w:lineRule="auto"/>
              <w:ind w:hanging="274"/>
              <w:rPr>
                <w:rFonts w:ascii="Times New Roman" w:hAnsi="Times New Roman" w:cs="Times New Roman"/>
                <w:strike/>
                <w:sz w:val="26"/>
                <w:szCs w:val="26"/>
              </w:rPr>
            </w:pPr>
            <w:r w:rsidRPr="00132F9F">
              <w:rPr>
                <w:rFonts w:ascii="Times New Roman" w:hAnsi="Times New Roman" w:cs="Times New Roman"/>
                <w:strike/>
                <w:sz w:val="26"/>
                <w:szCs w:val="26"/>
              </w:rPr>
              <w:t xml:space="preserve">TCVN 7557:2005 </w:t>
            </w:r>
            <w:r w:rsidRPr="00132F9F">
              <w:rPr>
                <w:rFonts w:ascii="Times New Roman" w:hAnsi="Times New Roman" w:cs="Times New Roman"/>
                <w:i/>
                <w:color w:val="FF0000"/>
                <w:sz w:val="26"/>
                <w:szCs w:val="26"/>
                <w:lang w:val="vi-VN"/>
              </w:rPr>
              <w:t>(không đầy đủ số hiệu)</w:t>
            </w:r>
          </w:p>
          <w:p w14:paraId="2D16D61C" w14:textId="77777777" w:rsidR="00132F9F" w:rsidRPr="00132F9F" w:rsidRDefault="00132F9F" w:rsidP="003450F4">
            <w:pPr>
              <w:numPr>
                <w:ilvl w:val="0"/>
                <w:numId w:val="71"/>
              </w:numPr>
              <w:spacing w:after="0" w:line="259" w:lineRule="auto"/>
              <w:ind w:hanging="274"/>
              <w:rPr>
                <w:rFonts w:ascii="Times New Roman" w:hAnsi="Times New Roman" w:cs="Times New Roman"/>
                <w:color w:val="000000"/>
                <w:sz w:val="26"/>
                <w:szCs w:val="26"/>
              </w:rPr>
            </w:pPr>
            <w:r w:rsidRPr="00132F9F">
              <w:rPr>
                <w:rFonts w:ascii="Times New Roman" w:hAnsi="Times New Roman" w:cs="Times New Roman"/>
                <w:color w:val="FF0000"/>
                <w:sz w:val="26"/>
                <w:szCs w:val="26"/>
              </w:rPr>
              <w:t>TCVN 7557-1:2005</w:t>
            </w:r>
          </w:p>
          <w:p w14:paraId="6020B867" w14:textId="77777777" w:rsidR="00132F9F" w:rsidRPr="00132F9F" w:rsidRDefault="00132F9F" w:rsidP="003450F4">
            <w:pPr>
              <w:numPr>
                <w:ilvl w:val="0"/>
                <w:numId w:val="71"/>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TCVN 7557</w:t>
            </w:r>
            <w:r w:rsidRPr="00132F9F">
              <w:rPr>
                <w:rFonts w:ascii="Times New Roman" w:hAnsi="Times New Roman" w:cs="Times New Roman"/>
                <w:color w:val="FF0000"/>
                <w:sz w:val="26"/>
                <w:szCs w:val="26"/>
                <w:lang w:val="vi-VN"/>
              </w:rPr>
              <w:t>-3</w:t>
            </w:r>
            <w:r w:rsidRPr="00132F9F">
              <w:rPr>
                <w:rFonts w:ascii="Times New Roman" w:hAnsi="Times New Roman" w:cs="Times New Roman"/>
                <w:color w:val="FF0000"/>
                <w:sz w:val="26"/>
                <w:szCs w:val="26"/>
              </w:rPr>
              <w:t>:2005</w:t>
            </w:r>
          </w:p>
          <w:p w14:paraId="624F2527" w14:textId="77777777" w:rsidR="00132F9F" w:rsidRPr="00132F9F" w:rsidRDefault="00132F9F" w:rsidP="003450F4">
            <w:pPr>
              <w:numPr>
                <w:ilvl w:val="0"/>
                <w:numId w:val="71"/>
              </w:numPr>
              <w:spacing w:after="0" w:line="259" w:lineRule="auto"/>
              <w:ind w:hanging="274"/>
              <w:rPr>
                <w:rFonts w:ascii="Times New Roman" w:hAnsi="Times New Roman" w:cs="Times New Roman"/>
                <w:sz w:val="26"/>
                <w:szCs w:val="26"/>
              </w:rPr>
            </w:pPr>
            <w:r w:rsidRPr="002339A2">
              <w:rPr>
                <w:rStyle w:val="Emphasis"/>
                <w:rFonts w:ascii="Times New Roman" w:hAnsi="Times New Roman" w:cs="Times New Roman"/>
                <w:i w:val="0"/>
                <w:color w:val="FF0000"/>
                <w:sz w:val="26"/>
                <w:szCs w:val="26"/>
                <w:highlight w:val="yellow"/>
                <w:shd w:val="clear" w:color="auto" w:fill="FFFFFF"/>
              </w:rPr>
              <w:t>TCVN</w:t>
            </w:r>
            <w:r w:rsidRPr="002339A2">
              <w:rPr>
                <w:rFonts w:ascii="Times New Roman" w:hAnsi="Times New Roman" w:cs="Times New Roman"/>
                <w:i/>
                <w:color w:val="FF0000"/>
                <w:sz w:val="26"/>
                <w:szCs w:val="26"/>
                <w:highlight w:val="yellow"/>
                <w:shd w:val="clear" w:color="auto" w:fill="FFFFFF"/>
              </w:rPr>
              <w:t> 11311:2016</w:t>
            </w:r>
            <w:r w:rsidRPr="00132F9F">
              <w:rPr>
                <w:rFonts w:ascii="Times New Roman" w:hAnsi="Times New Roman" w:cs="Times New Roman"/>
                <w:color w:val="FF0000"/>
                <w:sz w:val="26"/>
                <w:szCs w:val="26"/>
                <w:highlight w:val="yellow"/>
                <w:shd w:val="clear" w:color="auto" w:fill="FFFFFF"/>
              </w:rPr>
              <w:t> </w:t>
            </w:r>
            <w:r w:rsidRPr="00132F9F">
              <w:rPr>
                <w:rFonts w:ascii="Times New Roman" w:hAnsi="Times New Roman" w:cs="Times New Roman"/>
                <w:i/>
                <w:color w:val="FF0000"/>
                <w:sz w:val="26"/>
                <w:szCs w:val="26"/>
                <w:highlight w:val="yellow"/>
                <w:shd w:val="clear" w:color="auto" w:fill="FFFFFF"/>
              </w:rPr>
              <w:t>(đây là bản dịch của Method 29</w:t>
            </w:r>
          </w:p>
        </w:tc>
      </w:tr>
      <w:tr w:rsidR="00132F9F" w:rsidRPr="00132F9F" w14:paraId="06AF0C6C" w14:textId="77777777" w:rsidTr="002339A2">
        <w:trPr>
          <w:trHeight w:val="677"/>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0EE602"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23.</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09ABC6F"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highlight w:val="yellow"/>
              </w:rPr>
              <w:t>Pb</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0B3BC2C6" w14:textId="77777777" w:rsidR="00132F9F" w:rsidRPr="00132F9F" w:rsidRDefault="00132F9F" w:rsidP="003450F4">
            <w:pPr>
              <w:numPr>
                <w:ilvl w:val="0"/>
                <w:numId w:val="7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29; </w:t>
            </w:r>
          </w:p>
          <w:p w14:paraId="0EABCE3F" w14:textId="77777777" w:rsidR="00132F9F" w:rsidRPr="00132F9F" w:rsidRDefault="00132F9F" w:rsidP="003450F4">
            <w:pPr>
              <w:numPr>
                <w:ilvl w:val="0"/>
                <w:numId w:val="72"/>
              </w:numPr>
              <w:spacing w:after="0" w:line="259" w:lineRule="auto"/>
              <w:ind w:hanging="274"/>
              <w:rPr>
                <w:rFonts w:ascii="Times New Roman" w:hAnsi="Times New Roman" w:cs="Times New Roman"/>
                <w:strike/>
                <w:sz w:val="26"/>
                <w:szCs w:val="26"/>
              </w:rPr>
            </w:pPr>
            <w:r w:rsidRPr="00132F9F">
              <w:rPr>
                <w:rFonts w:ascii="Times New Roman" w:hAnsi="Times New Roman" w:cs="Times New Roman"/>
                <w:strike/>
                <w:sz w:val="26"/>
                <w:szCs w:val="26"/>
              </w:rPr>
              <w:t xml:space="preserve">TCVN 7557:2005; </w:t>
            </w:r>
            <w:r w:rsidRPr="00132F9F">
              <w:rPr>
                <w:rFonts w:ascii="Times New Roman" w:hAnsi="Times New Roman" w:cs="Times New Roman"/>
                <w:i/>
                <w:color w:val="FF0000"/>
                <w:sz w:val="26"/>
                <w:szCs w:val="26"/>
                <w:lang w:val="vi-VN"/>
              </w:rPr>
              <w:t>(không đầy đủ số hiệu)</w:t>
            </w:r>
          </w:p>
          <w:p w14:paraId="7013EFB8" w14:textId="77777777" w:rsidR="00132F9F" w:rsidRPr="00132F9F" w:rsidRDefault="00132F9F" w:rsidP="003450F4">
            <w:pPr>
              <w:numPr>
                <w:ilvl w:val="0"/>
                <w:numId w:val="72"/>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TCVN 7557</w:t>
            </w:r>
            <w:r w:rsidRPr="00132F9F">
              <w:rPr>
                <w:rFonts w:ascii="Times New Roman" w:hAnsi="Times New Roman" w:cs="Times New Roman"/>
                <w:sz w:val="26"/>
                <w:szCs w:val="26"/>
                <w:lang w:val="vi-VN"/>
              </w:rPr>
              <w:t>-1</w:t>
            </w:r>
            <w:r w:rsidRPr="00132F9F">
              <w:rPr>
                <w:rFonts w:ascii="Times New Roman" w:hAnsi="Times New Roman" w:cs="Times New Roman"/>
                <w:sz w:val="26"/>
                <w:szCs w:val="26"/>
              </w:rPr>
              <w:t>:2005</w:t>
            </w:r>
            <w:r w:rsidRPr="00132F9F">
              <w:rPr>
                <w:rFonts w:ascii="Times New Roman" w:hAnsi="Times New Roman" w:cs="Times New Roman"/>
                <w:sz w:val="26"/>
                <w:szCs w:val="26"/>
                <w:lang w:val="vi-VN"/>
              </w:rPr>
              <w:t>;</w:t>
            </w:r>
          </w:p>
          <w:p w14:paraId="47E065D2" w14:textId="77777777" w:rsidR="00132F9F" w:rsidRPr="00132F9F" w:rsidRDefault="00132F9F" w:rsidP="00D1685C">
            <w:pPr>
              <w:spacing w:after="0" w:line="259" w:lineRule="auto"/>
              <w:ind w:left="353"/>
              <w:rPr>
                <w:rFonts w:ascii="Times New Roman" w:hAnsi="Times New Roman" w:cs="Times New Roman"/>
                <w:strike/>
                <w:sz w:val="26"/>
                <w:szCs w:val="26"/>
              </w:rPr>
            </w:pPr>
          </w:p>
        </w:tc>
      </w:tr>
      <w:tr w:rsidR="00132F9F" w:rsidRPr="00132F9F" w14:paraId="0FAA197F" w14:textId="77777777" w:rsidTr="002339A2">
        <w:trPr>
          <w:trHeight w:val="67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7C4AA1"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24.</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47A93A"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Hg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6B33EC63" w14:textId="77777777" w:rsidR="00132F9F" w:rsidRPr="00132F9F" w:rsidRDefault="00132F9F" w:rsidP="003450F4">
            <w:pPr>
              <w:numPr>
                <w:ilvl w:val="0"/>
                <w:numId w:val="73"/>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29; </w:t>
            </w:r>
          </w:p>
          <w:p w14:paraId="42007565" w14:textId="77777777" w:rsidR="00132F9F" w:rsidRPr="00132F9F" w:rsidRDefault="00132F9F" w:rsidP="003450F4">
            <w:pPr>
              <w:numPr>
                <w:ilvl w:val="0"/>
                <w:numId w:val="73"/>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US EPA method 101A;</w:t>
            </w:r>
          </w:p>
          <w:p w14:paraId="26A47F08" w14:textId="77777777" w:rsidR="00132F9F" w:rsidRPr="00132F9F" w:rsidRDefault="00132F9F" w:rsidP="003450F4">
            <w:pPr>
              <w:numPr>
                <w:ilvl w:val="0"/>
                <w:numId w:val="73"/>
              </w:numPr>
              <w:spacing w:after="0" w:line="259" w:lineRule="auto"/>
              <w:ind w:hanging="274"/>
              <w:rPr>
                <w:rFonts w:ascii="Times New Roman" w:hAnsi="Times New Roman" w:cs="Times New Roman"/>
                <w:sz w:val="26"/>
                <w:szCs w:val="26"/>
              </w:rPr>
            </w:pPr>
            <w:r w:rsidRPr="00132F9F">
              <w:rPr>
                <w:rFonts w:ascii="Times New Roman" w:hAnsi="Times New Roman" w:cs="Times New Roman"/>
                <w:color w:val="FF0000"/>
                <w:sz w:val="26"/>
                <w:szCs w:val="26"/>
              </w:rPr>
              <w:t>TCVN 7557</w:t>
            </w:r>
            <w:r w:rsidRPr="00132F9F">
              <w:rPr>
                <w:rFonts w:ascii="Times New Roman" w:hAnsi="Times New Roman" w:cs="Times New Roman"/>
                <w:color w:val="FF0000"/>
                <w:sz w:val="26"/>
                <w:szCs w:val="26"/>
                <w:lang w:val="vi-VN"/>
              </w:rPr>
              <w:t>-2</w:t>
            </w:r>
            <w:r w:rsidRPr="00132F9F">
              <w:rPr>
                <w:rFonts w:ascii="Times New Roman" w:hAnsi="Times New Roman" w:cs="Times New Roman"/>
                <w:color w:val="FF0000"/>
                <w:sz w:val="26"/>
                <w:szCs w:val="26"/>
              </w:rPr>
              <w:t>:2005</w:t>
            </w:r>
          </w:p>
        </w:tc>
      </w:tr>
      <w:tr w:rsidR="00132F9F" w:rsidRPr="00132F9F" w14:paraId="72414609" w14:textId="77777777" w:rsidTr="002339A2">
        <w:trPr>
          <w:trHeight w:val="343"/>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tcPr>
          <w:p w14:paraId="0BA0CA79"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25.</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tcPr>
          <w:p w14:paraId="32843350"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Hơi thủy ngân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14B1561D" w14:textId="77777777" w:rsidR="00132F9F" w:rsidRPr="00132F9F" w:rsidRDefault="00132F9F" w:rsidP="003450F4">
            <w:pPr>
              <w:numPr>
                <w:ilvl w:val="0"/>
                <w:numId w:val="7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30B; </w:t>
            </w:r>
          </w:p>
        </w:tc>
      </w:tr>
      <w:tr w:rsidR="00132F9F" w:rsidRPr="00132F9F" w14:paraId="2D5223F2" w14:textId="77777777" w:rsidTr="002339A2">
        <w:trPr>
          <w:trHeight w:val="674"/>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28CD9E"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26.</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164F41A"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Bụi PM</w:t>
            </w:r>
            <w:r w:rsidRPr="00132F9F">
              <w:rPr>
                <w:rFonts w:ascii="Times New Roman" w:hAnsi="Times New Roman" w:cs="Times New Roman"/>
                <w:sz w:val="26"/>
                <w:szCs w:val="26"/>
                <w:vertAlign w:val="subscript"/>
              </w:rPr>
              <w:t>10</w:t>
            </w:r>
            <w:r w:rsidRPr="00132F9F">
              <w:rPr>
                <w:rFonts w:ascii="Times New Roman" w:hAnsi="Times New Roman" w:cs="Times New Roman"/>
                <w:sz w:val="26"/>
                <w:szCs w:val="26"/>
              </w:rPr>
              <w:t xml:space="preserve">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08F54AC9" w14:textId="77777777" w:rsidR="00132F9F" w:rsidRPr="00132F9F" w:rsidRDefault="00132F9F" w:rsidP="003450F4">
            <w:pPr>
              <w:numPr>
                <w:ilvl w:val="0"/>
                <w:numId w:val="7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201; </w:t>
            </w:r>
          </w:p>
          <w:p w14:paraId="4542C37B" w14:textId="77777777" w:rsidR="00132F9F" w:rsidRPr="00132F9F" w:rsidRDefault="00132F9F" w:rsidP="003450F4">
            <w:pPr>
              <w:numPr>
                <w:ilvl w:val="0"/>
                <w:numId w:val="74"/>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201A </w:t>
            </w:r>
          </w:p>
        </w:tc>
      </w:tr>
      <w:tr w:rsidR="00132F9F" w:rsidRPr="00132F9F" w14:paraId="58DB4585" w14:textId="77777777" w:rsidTr="002339A2">
        <w:trPr>
          <w:trHeight w:val="677"/>
          <w:jc w:val="center"/>
        </w:trPr>
        <w:tc>
          <w:tcPr>
            <w:tcW w:w="69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339C1B9"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27.</w:t>
            </w:r>
            <w:r w:rsidRPr="00132F9F">
              <w:rPr>
                <w:rFonts w:ascii="Times New Roman" w:eastAsia="Arial" w:hAnsi="Times New Roman" w:cs="Times New Roman"/>
                <w:sz w:val="26"/>
                <w:szCs w:val="26"/>
              </w:rPr>
              <w:t xml:space="preserve"> </w:t>
            </w:r>
            <w:r w:rsidRPr="00132F9F">
              <w:rPr>
                <w:rFonts w:ascii="Times New Roman" w:hAnsi="Times New Roman" w:cs="Times New Roman"/>
                <w:sz w:val="26"/>
                <w:szCs w:val="26"/>
              </w:rPr>
              <w:t xml:space="preserve"> </w:t>
            </w:r>
          </w:p>
        </w:tc>
        <w:tc>
          <w:tcPr>
            <w:tcW w:w="2479" w:type="dxa"/>
            <w:tcBorders>
              <w:top w:val="single" w:sz="4" w:space="0" w:color="000000"/>
              <w:left w:val="single" w:sz="4" w:space="0" w:color="000000"/>
              <w:bottom w:val="single" w:sz="4" w:space="0" w:color="000000"/>
              <w:right w:val="single" w:sz="4" w:space="0" w:color="000000"/>
            </w:tcBorders>
            <w:shd w:val="clear" w:color="auto" w:fill="auto"/>
          </w:tcPr>
          <w:p w14:paraId="19C9A2A3" w14:textId="77777777" w:rsidR="00132F9F" w:rsidRPr="00132F9F" w:rsidRDefault="00132F9F" w:rsidP="00D1685C">
            <w:pPr>
              <w:spacing w:after="0" w:line="259" w:lineRule="auto"/>
              <w:rPr>
                <w:rFonts w:ascii="Times New Roman" w:hAnsi="Times New Roman" w:cs="Times New Roman"/>
                <w:sz w:val="26"/>
                <w:szCs w:val="26"/>
              </w:rPr>
            </w:pPr>
            <w:r w:rsidRPr="00132F9F">
              <w:rPr>
                <w:rFonts w:ascii="Times New Roman" w:hAnsi="Times New Roman" w:cs="Times New Roman"/>
                <w:sz w:val="26"/>
                <w:szCs w:val="26"/>
              </w:rPr>
              <w:t xml:space="preserve">Hợp chất hidrocacbon đa vòng thơm (PAHs) </w:t>
            </w:r>
          </w:p>
        </w:tc>
        <w:tc>
          <w:tcPr>
            <w:tcW w:w="3827" w:type="dxa"/>
            <w:tcBorders>
              <w:top w:val="single" w:sz="4" w:space="0" w:color="000000"/>
              <w:left w:val="single" w:sz="4" w:space="0" w:color="000000"/>
              <w:bottom w:val="single" w:sz="4" w:space="0" w:color="000000"/>
              <w:right w:val="single" w:sz="4" w:space="0" w:color="000000"/>
            </w:tcBorders>
            <w:shd w:val="clear" w:color="auto" w:fill="auto"/>
          </w:tcPr>
          <w:p w14:paraId="6771052E" w14:textId="77777777" w:rsidR="00132F9F" w:rsidRPr="00132F9F" w:rsidRDefault="00132F9F" w:rsidP="003450F4">
            <w:pPr>
              <w:numPr>
                <w:ilvl w:val="0"/>
                <w:numId w:val="75"/>
              </w:numPr>
              <w:spacing w:after="0" w:line="259" w:lineRule="auto"/>
              <w:ind w:hanging="274"/>
              <w:rPr>
                <w:rFonts w:ascii="Times New Roman" w:hAnsi="Times New Roman" w:cs="Times New Roman"/>
                <w:color w:val="FF0000"/>
                <w:sz w:val="26"/>
                <w:szCs w:val="26"/>
              </w:rPr>
            </w:pPr>
            <w:r w:rsidRPr="00132F9F">
              <w:rPr>
                <w:rFonts w:ascii="Times New Roman" w:hAnsi="Times New Roman" w:cs="Times New Roman"/>
                <w:color w:val="FF0000"/>
                <w:sz w:val="26"/>
                <w:szCs w:val="26"/>
              </w:rPr>
              <w:t>US</w:t>
            </w:r>
            <w:r w:rsidRPr="00132F9F">
              <w:rPr>
                <w:rFonts w:ascii="Times New Roman" w:hAnsi="Times New Roman" w:cs="Times New Roman"/>
                <w:color w:val="FF0000"/>
                <w:sz w:val="26"/>
                <w:szCs w:val="26"/>
                <w:lang w:val="vi-VN"/>
              </w:rPr>
              <w:t xml:space="preserve"> EPA Method 0023A</w:t>
            </w:r>
          </w:p>
          <w:p w14:paraId="75E097DD" w14:textId="77777777" w:rsidR="00132F9F" w:rsidRPr="00132F9F" w:rsidRDefault="00132F9F" w:rsidP="003450F4">
            <w:pPr>
              <w:numPr>
                <w:ilvl w:val="0"/>
                <w:numId w:val="75"/>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23; </w:t>
            </w:r>
          </w:p>
          <w:p w14:paraId="442EF78A" w14:textId="77777777" w:rsidR="00132F9F" w:rsidRPr="00132F9F" w:rsidRDefault="00132F9F" w:rsidP="003450F4">
            <w:pPr>
              <w:numPr>
                <w:ilvl w:val="0"/>
                <w:numId w:val="75"/>
              </w:numPr>
              <w:spacing w:after="0" w:line="259" w:lineRule="auto"/>
              <w:ind w:hanging="274"/>
              <w:rPr>
                <w:rFonts w:ascii="Times New Roman" w:hAnsi="Times New Roman" w:cs="Times New Roman"/>
                <w:sz w:val="26"/>
                <w:szCs w:val="26"/>
              </w:rPr>
            </w:pPr>
            <w:r w:rsidRPr="00132F9F">
              <w:rPr>
                <w:rFonts w:ascii="Times New Roman" w:hAnsi="Times New Roman" w:cs="Times New Roman"/>
                <w:sz w:val="26"/>
                <w:szCs w:val="26"/>
              </w:rPr>
              <w:t xml:space="preserve">US EPA method 0010 </w:t>
            </w:r>
          </w:p>
        </w:tc>
      </w:tr>
    </w:tbl>
    <w:p w14:paraId="6F06D7BB" w14:textId="77777777" w:rsidR="00432F93" w:rsidRDefault="00432F93">
      <w:pPr>
        <w:rPr>
          <w:rFonts w:ascii="Times New Roman" w:hAnsi="Times New Roman" w:cs="Times New Roman"/>
          <w:sz w:val="28"/>
          <w:szCs w:val="28"/>
        </w:rPr>
      </w:pPr>
    </w:p>
    <w:p w14:paraId="748F07A8" w14:textId="77777777" w:rsidR="00600FE5" w:rsidRPr="002F30DB" w:rsidRDefault="00600FE5" w:rsidP="000756B5">
      <w:pPr>
        <w:spacing w:before="60" w:after="60" w:line="295" w:lineRule="auto"/>
        <w:jc w:val="both"/>
        <w:rPr>
          <w:rFonts w:ascii="Times New Roman" w:hAnsi="Times New Roman" w:cs="Times New Roman"/>
          <w:color w:val="FF0000"/>
          <w:sz w:val="28"/>
          <w:szCs w:val="28"/>
        </w:rPr>
      </w:pPr>
      <w:r>
        <w:rPr>
          <w:rFonts w:ascii="Times New Roman" w:hAnsi="Times New Roman" w:cs="Times New Roman"/>
          <w:sz w:val="28"/>
          <w:szCs w:val="28"/>
        </w:rPr>
        <w:t xml:space="preserve">Phụ lục 2.10. </w:t>
      </w:r>
      <w:r w:rsidRPr="002F30DB">
        <w:rPr>
          <w:rFonts w:ascii="Times New Roman" w:hAnsi="Times New Roman" w:cs="Times New Roman"/>
          <w:color w:val="FF0000"/>
          <w:sz w:val="28"/>
          <w:szCs w:val="28"/>
        </w:rPr>
        <w:t>Phương pháp quan trắc bùn thải từ hệ thống xử lý nước.</w:t>
      </w:r>
    </w:p>
    <w:p w14:paraId="2E25B96F" w14:textId="77777777" w:rsidR="002812EE" w:rsidRPr="002812EE" w:rsidRDefault="002812EE" w:rsidP="002812EE">
      <w:pPr>
        <w:ind w:right="400" w:firstLine="720"/>
        <w:jc w:val="both"/>
        <w:rPr>
          <w:rFonts w:ascii="Times New Roman" w:hAnsi="Times New Roman" w:cs="Times New Roman"/>
          <w:sz w:val="28"/>
          <w:szCs w:val="28"/>
        </w:rPr>
      </w:pPr>
      <w:r>
        <w:rPr>
          <w:rFonts w:ascii="Times New Roman" w:hAnsi="Times New Roman" w:cs="Times New Roman"/>
          <w:sz w:val="28"/>
          <w:szCs w:val="28"/>
        </w:rPr>
        <w:t xml:space="preserve">1. </w:t>
      </w:r>
      <w:r w:rsidRPr="002812EE">
        <w:rPr>
          <w:rFonts w:ascii="Times New Roman" w:hAnsi="Times New Roman" w:cs="Times New Roman"/>
          <w:sz w:val="28"/>
          <w:szCs w:val="28"/>
        </w:rPr>
        <w:t>Lấy mẫu bùn thải áp dụng theo hướng dẫn của các tiêu chuẩn quốc gia sau đây:</w:t>
      </w:r>
    </w:p>
    <w:p w14:paraId="7847A579" w14:textId="77777777" w:rsidR="002812EE" w:rsidRPr="002812EE" w:rsidRDefault="002812EE" w:rsidP="002812EE">
      <w:pPr>
        <w:ind w:right="400"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2812EE">
        <w:rPr>
          <w:rFonts w:ascii="Times New Roman" w:hAnsi="Times New Roman" w:cs="Times New Roman"/>
          <w:sz w:val="28"/>
          <w:szCs w:val="28"/>
        </w:rPr>
        <w:t>TCVN 6663-13:2015 - Chất lượng nước. Lấy mẫu. Phần 13 hướng dẫn lấy mẫu bùn nước, bùn nước thải và bùn liên quan;</w:t>
      </w:r>
    </w:p>
    <w:p w14:paraId="6FA3FE1A" w14:textId="77777777" w:rsidR="002812EE" w:rsidRPr="002812EE" w:rsidRDefault="002812EE" w:rsidP="002812EE">
      <w:pPr>
        <w:ind w:right="400" w:firstLine="72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2812EE">
        <w:rPr>
          <w:rFonts w:ascii="Times New Roman" w:hAnsi="Times New Roman" w:cs="Times New Roman"/>
          <w:sz w:val="28"/>
          <w:szCs w:val="28"/>
        </w:rPr>
        <w:t>TCVN 6663-15:2004 - Chất lượng nước - Lấy mẫu. Hướng dẫn bảo quản và xử lý mẫu bùn và trầm tích.</w:t>
      </w:r>
    </w:p>
    <w:p w14:paraId="01582210" w14:textId="77777777" w:rsidR="00CF22F7" w:rsidRPr="007117D3" w:rsidRDefault="007F3B9E" w:rsidP="00CF22F7">
      <w:pPr>
        <w:spacing w:after="0"/>
        <w:ind w:right="400" w:firstLine="621"/>
        <w:rPr>
          <w:rFonts w:ascii="Times New Roman" w:hAnsi="Times New Roman" w:cs="Times New Roman"/>
          <w:sz w:val="28"/>
          <w:szCs w:val="28"/>
        </w:rPr>
      </w:pPr>
      <w:r>
        <w:rPr>
          <w:rFonts w:ascii="Times New Roman" w:hAnsi="Times New Roman" w:cs="Times New Roman"/>
          <w:sz w:val="28"/>
          <w:szCs w:val="28"/>
        </w:rPr>
        <w:t xml:space="preserve">  </w:t>
      </w:r>
      <w:r w:rsidR="00CF22F7">
        <w:rPr>
          <w:rFonts w:ascii="Times New Roman" w:hAnsi="Times New Roman" w:cs="Times New Roman"/>
          <w:sz w:val="28"/>
          <w:szCs w:val="28"/>
        </w:rPr>
        <w:t xml:space="preserve">2. </w:t>
      </w:r>
      <w:r w:rsidR="00CF22F7" w:rsidRPr="007117D3">
        <w:rPr>
          <w:rFonts w:ascii="Times New Roman" w:hAnsi="Times New Roman" w:cs="Times New Roman"/>
          <w:sz w:val="28"/>
          <w:szCs w:val="28"/>
        </w:rPr>
        <w:t>Phân tích trong phòng thí nghiệm: lựa chọn phương pháp quy định tại quy chuẩn kỹ thuật quốc gia hiện hành tương ứng hoặ</w:t>
      </w:r>
      <w:r w:rsidR="00CF22F7">
        <w:rPr>
          <w:rFonts w:ascii="Times New Roman" w:hAnsi="Times New Roman" w:cs="Times New Roman"/>
          <w:sz w:val="28"/>
          <w:szCs w:val="28"/>
        </w:rPr>
        <w:t>c trong bảng</w:t>
      </w:r>
      <w:r w:rsidR="00CF22F7" w:rsidRPr="007117D3">
        <w:rPr>
          <w:rFonts w:ascii="Times New Roman" w:hAnsi="Times New Roman" w:cs="Times New Roman"/>
          <w:sz w:val="28"/>
          <w:szCs w:val="28"/>
        </w:rPr>
        <w:t xml:space="preserve"> dưới đây</w:t>
      </w:r>
    </w:p>
    <w:p w14:paraId="2D1F619B" w14:textId="77777777" w:rsidR="001E2227" w:rsidRPr="002812EE" w:rsidRDefault="002812EE" w:rsidP="002812EE">
      <w:pPr>
        <w:spacing w:before="60" w:after="60" w:line="295" w:lineRule="auto"/>
        <w:jc w:val="center"/>
        <w:rPr>
          <w:rFonts w:ascii="Times New Roman" w:hAnsi="Times New Roman" w:cs="Times New Roman"/>
          <w:b/>
          <w:sz w:val="28"/>
          <w:szCs w:val="28"/>
        </w:rPr>
      </w:pPr>
      <w:r w:rsidRPr="002812EE">
        <w:rPr>
          <w:rFonts w:ascii="Times New Roman" w:hAnsi="Times New Roman" w:cs="Times New Roman"/>
          <w:b/>
          <w:sz w:val="28"/>
          <w:szCs w:val="28"/>
        </w:rPr>
        <w:t>Bảng 2.10.1</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13"/>
        <w:gridCol w:w="1544"/>
        <w:gridCol w:w="6544"/>
      </w:tblGrid>
      <w:tr w:rsidR="00CF22F7" w:rsidRPr="00D1685C" w14:paraId="1F962736" w14:textId="77777777" w:rsidTr="00B7141E">
        <w:trPr>
          <w:trHeight w:val="689"/>
          <w:jc w:val="center"/>
        </w:trPr>
        <w:tc>
          <w:tcPr>
            <w:tcW w:w="713" w:type="dxa"/>
          </w:tcPr>
          <w:p w14:paraId="27F04E14" w14:textId="77777777" w:rsidR="00CF22F7" w:rsidRPr="00D1685C" w:rsidRDefault="00CF22F7" w:rsidP="00D1685C">
            <w:pPr>
              <w:pStyle w:val="TableParagraph"/>
              <w:spacing w:before="0" w:line="240" w:lineRule="auto"/>
              <w:ind w:left="25" w:right="6"/>
              <w:rPr>
                <w:rFonts w:ascii="Times New Roman" w:hAnsi="Times New Roman" w:cs="Times New Roman"/>
                <w:b/>
                <w:sz w:val="26"/>
                <w:szCs w:val="26"/>
              </w:rPr>
            </w:pPr>
            <w:r w:rsidRPr="00D1685C">
              <w:rPr>
                <w:rFonts w:ascii="Times New Roman" w:hAnsi="Times New Roman" w:cs="Times New Roman"/>
                <w:b/>
                <w:sz w:val="26"/>
                <w:szCs w:val="26"/>
              </w:rPr>
              <w:t>TT</w:t>
            </w:r>
          </w:p>
        </w:tc>
        <w:tc>
          <w:tcPr>
            <w:tcW w:w="1544" w:type="dxa"/>
          </w:tcPr>
          <w:p w14:paraId="48F02148" w14:textId="77777777" w:rsidR="00CF22F7" w:rsidRPr="00D1685C" w:rsidRDefault="00CF22F7" w:rsidP="00D1685C">
            <w:pPr>
              <w:pStyle w:val="TableParagraph"/>
              <w:spacing w:before="0" w:line="240" w:lineRule="auto"/>
              <w:rPr>
                <w:rFonts w:ascii="Times New Roman" w:hAnsi="Times New Roman" w:cs="Times New Roman"/>
                <w:sz w:val="26"/>
                <w:szCs w:val="26"/>
              </w:rPr>
            </w:pPr>
            <w:r w:rsidRPr="00D1685C">
              <w:rPr>
                <w:rFonts w:ascii="Times New Roman" w:hAnsi="Times New Roman" w:cs="Times New Roman"/>
                <w:b/>
                <w:w w:val="105"/>
                <w:sz w:val="26"/>
                <w:szCs w:val="26"/>
              </w:rPr>
              <w:t>Thông s</w:t>
            </w:r>
            <w:r w:rsidRPr="00D1685C">
              <w:rPr>
                <w:rFonts w:ascii="Times New Roman" w:hAnsi="Times New Roman" w:cs="Times New Roman"/>
                <w:w w:val="105"/>
                <w:sz w:val="26"/>
                <w:szCs w:val="26"/>
              </w:rPr>
              <w:t>ố</w:t>
            </w:r>
          </w:p>
        </w:tc>
        <w:tc>
          <w:tcPr>
            <w:tcW w:w="6544" w:type="dxa"/>
          </w:tcPr>
          <w:p w14:paraId="3F399857" w14:textId="77777777" w:rsidR="00CF22F7" w:rsidRPr="00CF22F7" w:rsidRDefault="00CF22F7" w:rsidP="00CF22F7">
            <w:pPr>
              <w:pStyle w:val="TableParagraph"/>
              <w:spacing w:before="0" w:line="240" w:lineRule="auto"/>
              <w:rPr>
                <w:rFonts w:ascii="Times New Roman" w:hAnsi="Times New Roman" w:cs="Times New Roman"/>
                <w:b/>
                <w:w w:val="105"/>
                <w:sz w:val="26"/>
                <w:szCs w:val="26"/>
                <w:lang w:val="en-GB"/>
              </w:rPr>
            </w:pPr>
            <w:r w:rsidRPr="00D1685C">
              <w:rPr>
                <w:rFonts w:ascii="Times New Roman" w:hAnsi="Times New Roman" w:cs="Times New Roman"/>
                <w:b/>
                <w:w w:val="105"/>
                <w:sz w:val="26"/>
                <w:szCs w:val="26"/>
              </w:rPr>
              <w:t>Số hiệu phương pháp</w:t>
            </w:r>
          </w:p>
        </w:tc>
      </w:tr>
      <w:tr w:rsidR="00CF22F7" w:rsidRPr="00D1685C" w14:paraId="36CFA9B4" w14:textId="77777777" w:rsidTr="00B7141E">
        <w:trPr>
          <w:trHeight w:val="373"/>
          <w:jc w:val="center"/>
        </w:trPr>
        <w:tc>
          <w:tcPr>
            <w:tcW w:w="713" w:type="dxa"/>
          </w:tcPr>
          <w:p w14:paraId="5E6B01C8" w14:textId="77777777" w:rsidR="00CF22F7" w:rsidRPr="00D1685C" w:rsidRDefault="00CF22F7" w:rsidP="00D1685C">
            <w:pPr>
              <w:pStyle w:val="TableParagraph"/>
              <w:spacing w:line="236" w:lineRule="exact"/>
              <w:ind w:left="17"/>
              <w:rPr>
                <w:rFonts w:ascii="Times New Roman" w:hAnsi="Times New Roman" w:cs="Times New Roman"/>
                <w:sz w:val="26"/>
                <w:szCs w:val="26"/>
              </w:rPr>
            </w:pPr>
          </w:p>
        </w:tc>
        <w:tc>
          <w:tcPr>
            <w:tcW w:w="1544" w:type="dxa"/>
          </w:tcPr>
          <w:p w14:paraId="4A303437"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pH</w:t>
            </w:r>
          </w:p>
        </w:tc>
        <w:tc>
          <w:tcPr>
            <w:tcW w:w="6544" w:type="dxa"/>
          </w:tcPr>
          <w:p w14:paraId="365004A9" w14:textId="77777777" w:rsidR="00CF22F7" w:rsidRPr="00D1685C" w:rsidRDefault="00CF22F7" w:rsidP="003450F4">
            <w:pPr>
              <w:pStyle w:val="TableParagraph"/>
              <w:numPr>
                <w:ilvl w:val="0"/>
                <w:numId w:val="108"/>
              </w:numPr>
              <w:tabs>
                <w:tab w:val="left" w:pos="5316"/>
              </w:tabs>
              <w:spacing w:line="236" w:lineRule="exact"/>
              <w:ind w:right="437"/>
              <w:jc w:val="left"/>
              <w:rPr>
                <w:rFonts w:ascii="Times New Roman" w:hAnsi="Times New Roman" w:cs="Times New Roman"/>
                <w:sz w:val="26"/>
                <w:szCs w:val="26"/>
                <w:lang w:val="en-GB"/>
              </w:rPr>
            </w:pPr>
            <w:r w:rsidRPr="00D1685C">
              <w:rPr>
                <w:rFonts w:ascii="Times New Roman" w:hAnsi="Times New Roman" w:cs="Times New Roman"/>
                <w:color w:val="4F81BD" w:themeColor="accent1"/>
                <w:sz w:val="26"/>
                <w:szCs w:val="26"/>
              </w:rPr>
              <w:t>US EPA</w:t>
            </w:r>
            <w:r w:rsidRPr="00D1685C">
              <w:rPr>
                <w:rFonts w:ascii="Times New Roman" w:hAnsi="Times New Roman" w:cs="Times New Roman"/>
                <w:color w:val="4F81BD" w:themeColor="accent1"/>
                <w:sz w:val="26"/>
                <w:szCs w:val="26"/>
                <w:lang w:val="en-GB"/>
              </w:rPr>
              <w:t xml:space="preserve"> 9040 C &amp; </w:t>
            </w:r>
            <w:r w:rsidRPr="00D1685C">
              <w:rPr>
                <w:rFonts w:ascii="Times New Roman" w:hAnsi="Times New Roman" w:cs="Times New Roman"/>
                <w:sz w:val="26"/>
                <w:szCs w:val="26"/>
                <w:lang w:val="en-GB"/>
              </w:rPr>
              <w:t xml:space="preserve"> </w:t>
            </w:r>
            <w:r w:rsidRPr="00D1685C">
              <w:rPr>
                <w:rFonts w:ascii="Times New Roman" w:hAnsi="Times New Roman" w:cs="Times New Roman"/>
                <w:color w:val="4F81BD" w:themeColor="accent1"/>
                <w:sz w:val="26"/>
                <w:szCs w:val="26"/>
              </w:rPr>
              <w:t>US EPA</w:t>
            </w:r>
            <w:r w:rsidRPr="00D1685C">
              <w:rPr>
                <w:rFonts w:ascii="Times New Roman" w:hAnsi="Times New Roman" w:cs="Times New Roman"/>
                <w:color w:val="4F81BD" w:themeColor="accent1"/>
                <w:sz w:val="26"/>
                <w:szCs w:val="26"/>
                <w:lang w:val="en-GB"/>
              </w:rPr>
              <w:t xml:space="preserve"> 9040 D</w:t>
            </w:r>
          </w:p>
        </w:tc>
      </w:tr>
      <w:tr w:rsidR="00CF22F7" w:rsidRPr="00D1685C" w14:paraId="29873A51" w14:textId="77777777" w:rsidTr="00B7141E">
        <w:trPr>
          <w:trHeight w:val="373"/>
          <w:jc w:val="center"/>
        </w:trPr>
        <w:tc>
          <w:tcPr>
            <w:tcW w:w="713" w:type="dxa"/>
            <w:vMerge w:val="restart"/>
          </w:tcPr>
          <w:p w14:paraId="57AE1DDB" w14:textId="77777777" w:rsidR="00CF22F7" w:rsidRPr="00D1685C" w:rsidRDefault="00CF22F7" w:rsidP="00D1685C">
            <w:pPr>
              <w:pStyle w:val="TableParagraph"/>
              <w:spacing w:line="236" w:lineRule="exact"/>
              <w:ind w:left="17"/>
              <w:rPr>
                <w:rFonts w:ascii="Times New Roman" w:hAnsi="Times New Roman" w:cs="Times New Roman"/>
                <w:sz w:val="26"/>
                <w:szCs w:val="26"/>
              </w:rPr>
            </w:pPr>
            <w:r w:rsidRPr="00D1685C">
              <w:rPr>
                <w:rFonts w:ascii="Times New Roman" w:hAnsi="Times New Roman" w:cs="Times New Roman"/>
                <w:sz w:val="26"/>
                <w:szCs w:val="26"/>
              </w:rPr>
              <w:t>1</w:t>
            </w:r>
          </w:p>
        </w:tc>
        <w:tc>
          <w:tcPr>
            <w:tcW w:w="1544" w:type="dxa"/>
            <w:vMerge w:val="restart"/>
          </w:tcPr>
          <w:p w14:paraId="4DBC2EA1"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Asen</w:t>
            </w:r>
          </w:p>
        </w:tc>
        <w:tc>
          <w:tcPr>
            <w:tcW w:w="6544" w:type="dxa"/>
          </w:tcPr>
          <w:p w14:paraId="4755A8AF" w14:textId="77777777" w:rsidR="00CF22F7" w:rsidRPr="00D1685C" w:rsidRDefault="00CF22F7" w:rsidP="003450F4">
            <w:pPr>
              <w:pStyle w:val="TableParagraph"/>
              <w:numPr>
                <w:ilvl w:val="0"/>
                <w:numId w:val="108"/>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rPr>
              <w:t xml:space="preserve">TCVN 6649: 2000+ TCVN 8467: 2010; </w:t>
            </w:r>
          </w:p>
          <w:p w14:paraId="3C352561" w14:textId="77777777" w:rsidR="00CF22F7" w:rsidRPr="00D1685C" w:rsidRDefault="00CF22F7" w:rsidP="003450F4">
            <w:pPr>
              <w:pStyle w:val="TableParagraph"/>
              <w:numPr>
                <w:ilvl w:val="0"/>
                <w:numId w:val="108"/>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5DE7D1FA" w14:textId="77777777" w:rsidR="00CF22F7" w:rsidRPr="00D1685C" w:rsidRDefault="00CF22F7" w:rsidP="003450F4">
            <w:pPr>
              <w:pStyle w:val="TableParagraph"/>
              <w:numPr>
                <w:ilvl w:val="0"/>
                <w:numId w:val="108"/>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216F5890" w14:textId="77777777" w:rsidR="00CF22F7" w:rsidRPr="00D1685C" w:rsidRDefault="00CF22F7" w:rsidP="003450F4">
            <w:pPr>
              <w:pStyle w:val="TableParagraph"/>
              <w:numPr>
                <w:ilvl w:val="0"/>
                <w:numId w:val="108"/>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7010 </w:t>
            </w:r>
          </w:p>
          <w:p w14:paraId="47A53FA3" w14:textId="77777777" w:rsidR="00CF22F7" w:rsidRPr="00D1685C" w:rsidRDefault="00CF22F7" w:rsidP="003450F4">
            <w:pPr>
              <w:pStyle w:val="TableParagraph"/>
              <w:numPr>
                <w:ilvl w:val="0"/>
                <w:numId w:val="108"/>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rPr>
              <w:t>EPA 3050b+ EPA 7062</w:t>
            </w:r>
          </w:p>
        </w:tc>
      </w:tr>
      <w:tr w:rsidR="00CF22F7" w:rsidRPr="00D1685C" w14:paraId="0F24D15C" w14:textId="77777777" w:rsidTr="00B7141E">
        <w:trPr>
          <w:trHeight w:val="371"/>
          <w:jc w:val="center"/>
        </w:trPr>
        <w:tc>
          <w:tcPr>
            <w:tcW w:w="713" w:type="dxa"/>
            <w:vMerge/>
          </w:tcPr>
          <w:p w14:paraId="43D4F0B2" w14:textId="77777777" w:rsidR="00CF22F7" w:rsidRPr="00D1685C" w:rsidRDefault="00CF22F7" w:rsidP="00D1685C">
            <w:pPr>
              <w:pStyle w:val="TableParagraph"/>
              <w:ind w:left="17"/>
              <w:rPr>
                <w:rFonts w:ascii="Times New Roman" w:hAnsi="Times New Roman" w:cs="Times New Roman"/>
                <w:sz w:val="26"/>
                <w:szCs w:val="26"/>
              </w:rPr>
            </w:pPr>
          </w:p>
        </w:tc>
        <w:tc>
          <w:tcPr>
            <w:tcW w:w="1544" w:type="dxa"/>
            <w:vMerge/>
          </w:tcPr>
          <w:p w14:paraId="5B22AA23" w14:textId="77777777" w:rsidR="00CF22F7" w:rsidRPr="00D1685C" w:rsidRDefault="00CF22F7" w:rsidP="00D1685C">
            <w:pPr>
              <w:pStyle w:val="TableParagraph"/>
              <w:ind w:left="9"/>
              <w:jc w:val="left"/>
              <w:rPr>
                <w:rFonts w:ascii="Times New Roman" w:hAnsi="Times New Roman" w:cs="Times New Roman"/>
                <w:sz w:val="26"/>
                <w:szCs w:val="26"/>
              </w:rPr>
            </w:pPr>
          </w:p>
        </w:tc>
        <w:tc>
          <w:tcPr>
            <w:tcW w:w="6544" w:type="dxa"/>
          </w:tcPr>
          <w:p w14:paraId="5BE5F9DF" w14:textId="77777777" w:rsidR="00CF22F7" w:rsidRPr="00D1685C" w:rsidRDefault="00CF22F7" w:rsidP="003450F4">
            <w:pPr>
              <w:pStyle w:val="TableParagraph"/>
              <w:numPr>
                <w:ilvl w:val="0"/>
                <w:numId w:val="109"/>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rPr>
              <w:t>TCVN 9239:2012</w:t>
            </w:r>
            <w:r w:rsidRPr="00D1685C">
              <w:rPr>
                <w:rFonts w:ascii="Times New Roman" w:hAnsi="Times New Roman" w:cs="Times New Roman"/>
                <w:sz w:val="26"/>
                <w:szCs w:val="26"/>
                <w:lang w:val="en-GB"/>
              </w:rPr>
              <w:t xml:space="preserve">/ EPA 1311  </w:t>
            </w:r>
            <w:r w:rsidRPr="00D1685C">
              <w:rPr>
                <w:rFonts w:ascii="Times New Roman" w:hAnsi="Times New Roman" w:cs="Times New Roman"/>
                <w:sz w:val="26"/>
                <w:szCs w:val="26"/>
              </w:rPr>
              <w:t xml:space="preserve">+ TCVN 8467: 2010; </w:t>
            </w:r>
          </w:p>
          <w:p w14:paraId="20AFD534" w14:textId="77777777" w:rsidR="00CF22F7" w:rsidRPr="00D1685C" w:rsidRDefault="00CF22F7" w:rsidP="003450F4">
            <w:pPr>
              <w:pStyle w:val="TableParagraph"/>
              <w:numPr>
                <w:ilvl w:val="0"/>
                <w:numId w:val="109"/>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1492E2AB" w14:textId="77777777" w:rsidR="00CF22F7" w:rsidRPr="00D1685C" w:rsidRDefault="00CF22F7" w:rsidP="003450F4">
            <w:pPr>
              <w:pStyle w:val="TableParagraph"/>
              <w:numPr>
                <w:ilvl w:val="0"/>
                <w:numId w:val="109"/>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rPr>
              <w:t xml:space="preserve">US EPA method 6020; </w:t>
            </w:r>
          </w:p>
          <w:p w14:paraId="620E6521" w14:textId="77777777" w:rsidR="00CF22F7" w:rsidRPr="00D1685C" w:rsidRDefault="00CF22F7" w:rsidP="003450F4">
            <w:pPr>
              <w:pStyle w:val="TableParagraph"/>
              <w:numPr>
                <w:ilvl w:val="0"/>
                <w:numId w:val="109"/>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rPr>
              <w:t xml:space="preserve">US EPA method 7010 </w:t>
            </w:r>
          </w:p>
          <w:p w14:paraId="5D4A86DE" w14:textId="77777777" w:rsidR="00CF22F7" w:rsidRPr="00D1685C" w:rsidRDefault="00CF22F7" w:rsidP="003450F4">
            <w:pPr>
              <w:pStyle w:val="TableParagraph"/>
              <w:numPr>
                <w:ilvl w:val="0"/>
                <w:numId w:val="109"/>
              </w:numPr>
              <w:spacing w:line="236" w:lineRule="exact"/>
              <w:ind w:right="437"/>
              <w:jc w:val="left"/>
              <w:rPr>
                <w:rFonts w:ascii="Times New Roman" w:hAnsi="Times New Roman" w:cs="Times New Roman"/>
                <w:sz w:val="26"/>
                <w:szCs w:val="26"/>
              </w:rPr>
            </w:pPr>
            <w:r w:rsidRPr="00D1685C">
              <w:rPr>
                <w:rFonts w:ascii="Times New Roman" w:hAnsi="Times New Roman" w:cs="Times New Roman"/>
                <w:sz w:val="26"/>
                <w:szCs w:val="26"/>
              </w:rPr>
              <w:t>EPA 1311+ EPA 7062</w:t>
            </w:r>
          </w:p>
        </w:tc>
      </w:tr>
      <w:tr w:rsidR="00CF22F7" w:rsidRPr="00D1685C" w14:paraId="6C7D3E09" w14:textId="77777777" w:rsidTr="00B7141E">
        <w:trPr>
          <w:trHeight w:val="371"/>
          <w:jc w:val="center"/>
        </w:trPr>
        <w:tc>
          <w:tcPr>
            <w:tcW w:w="713" w:type="dxa"/>
            <w:vMerge w:val="restart"/>
          </w:tcPr>
          <w:p w14:paraId="128080AE" w14:textId="77777777" w:rsidR="00CF22F7" w:rsidRPr="00D1685C" w:rsidRDefault="00CF22F7" w:rsidP="00D1685C">
            <w:pPr>
              <w:pStyle w:val="TableParagraph"/>
              <w:ind w:left="17"/>
              <w:rPr>
                <w:rFonts w:ascii="Times New Roman" w:hAnsi="Times New Roman" w:cs="Times New Roman"/>
                <w:sz w:val="26"/>
                <w:szCs w:val="26"/>
              </w:rPr>
            </w:pPr>
            <w:r w:rsidRPr="00D1685C">
              <w:rPr>
                <w:rFonts w:ascii="Times New Roman" w:hAnsi="Times New Roman" w:cs="Times New Roman"/>
                <w:sz w:val="26"/>
                <w:szCs w:val="26"/>
              </w:rPr>
              <w:t>2</w:t>
            </w:r>
          </w:p>
        </w:tc>
        <w:tc>
          <w:tcPr>
            <w:tcW w:w="1544" w:type="dxa"/>
            <w:vMerge w:val="restart"/>
          </w:tcPr>
          <w:p w14:paraId="66D546E9" w14:textId="77777777" w:rsidR="00CF22F7" w:rsidRPr="00D1685C" w:rsidRDefault="00CF22F7" w:rsidP="00D1685C">
            <w:pPr>
              <w:pStyle w:val="TableParagraph"/>
              <w:ind w:left="9"/>
              <w:jc w:val="left"/>
              <w:rPr>
                <w:rFonts w:ascii="Times New Roman" w:hAnsi="Times New Roman" w:cs="Times New Roman"/>
                <w:sz w:val="26"/>
                <w:szCs w:val="26"/>
              </w:rPr>
            </w:pPr>
            <w:r w:rsidRPr="00D1685C">
              <w:rPr>
                <w:rFonts w:ascii="Times New Roman" w:hAnsi="Times New Roman" w:cs="Times New Roman"/>
                <w:sz w:val="26"/>
                <w:szCs w:val="26"/>
              </w:rPr>
              <w:t>Bari</w:t>
            </w:r>
          </w:p>
        </w:tc>
        <w:tc>
          <w:tcPr>
            <w:tcW w:w="6544" w:type="dxa"/>
          </w:tcPr>
          <w:p w14:paraId="1F0E3F39"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009C3ABD"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04860DA6"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25C65A7F"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7000;</w:t>
            </w:r>
          </w:p>
          <w:p w14:paraId="458A7A29"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6800</w:t>
            </w:r>
          </w:p>
        </w:tc>
      </w:tr>
      <w:tr w:rsidR="00CF22F7" w:rsidRPr="00D1685C" w14:paraId="19AE8CB0" w14:textId="77777777" w:rsidTr="00B7141E">
        <w:trPr>
          <w:trHeight w:val="373"/>
          <w:jc w:val="center"/>
        </w:trPr>
        <w:tc>
          <w:tcPr>
            <w:tcW w:w="713" w:type="dxa"/>
            <w:vMerge/>
          </w:tcPr>
          <w:p w14:paraId="1BC1DE33" w14:textId="77777777" w:rsidR="00CF22F7" w:rsidRPr="00D1685C" w:rsidRDefault="00CF22F7" w:rsidP="00D1685C">
            <w:pPr>
              <w:pStyle w:val="TableParagraph"/>
              <w:spacing w:before="119"/>
              <w:ind w:left="17"/>
              <w:rPr>
                <w:rFonts w:ascii="Times New Roman" w:hAnsi="Times New Roman" w:cs="Times New Roman"/>
                <w:sz w:val="26"/>
                <w:szCs w:val="26"/>
              </w:rPr>
            </w:pPr>
          </w:p>
        </w:tc>
        <w:tc>
          <w:tcPr>
            <w:tcW w:w="1544" w:type="dxa"/>
            <w:vMerge/>
          </w:tcPr>
          <w:p w14:paraId="777618F9" w14:textId="77777777" w:rsidR="00CF22F7" w:rsidRPr="00D1685C" w:rsidRDefault="00CF22F7" w:rsidP="00D1685C">
            <w:pPr>
              <w:pStyle w:val="TableParagraph"/>
              <w:spacing w:before="119"/>
              <w:ind w:left="9"/>
              <w:jc w:val="left"/>
              <w:rPr>
                <w:rFonts w:ascii="Times New Roman" w:hAnsi="Times New Roman" w:cs="Times New Roman"/>
                <w:sz w:val="26"/>
                <w:szCs w:val="26"/>
              </w:rPr>
            </w:pPr>
          </w:p>
        </w:tc>
        <w:tc>
          <w:tcPr>
            <w:tcW w:w="6544" w:type="dxa"/>
          </w:tcPr>
          <w:p w14:paraId="08A90F7B"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58C3A172"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6415825B"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2836C523"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7000;</w:t>
            </w:r>
          </w:p>
          <w:p w14:paraId="58358EA7" w14:textId="77777777" w:rsidR="00CF22F7" w:rsidRPr="00D1685C" w:rsidRDefault="00CF22F7" w:rsidP="003450F4">
            <w:pPr>
              <w:pStyle w:val="TableParagraph"/>
              <w:numPr>
                <w:ilvl w:val="0"/>
                <w:numId w:val="110"/>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6800</w:t>
            </w:r>
          </w:p>
        </w:tc>
      </w:tr>
      <w:tr w:rsidR="00CF22F7" w:rsidRPr="00D1685C" w14:paraId="655CB056" w14:textId="77777777" w:rsidTr="00B7141E">
        <w:trPr>
          <w:trHeight w:val="373"/>
          <w:jc w:val="center"/>
        </w:trPr>
        <w:tc>
          <w:tcPr>
            <w:tcW w:w="713" w:type="dxa"/>
          </w:tcPr>
          <w:p w14:paraId="5858049E" w14:textId="77777777" w:rsidR="00CF22F7" w:rsidRPr="00D1685C" w:rsidRDefault="00CF22F7" w:rsidP="00D1685C">
            <w:pPr>
              <w:pStyle w:val="TableParagraph"/>
              <w:spacing w:before="119"/>
              <w:ind w:left="17"/>
              <w:rPr>
                <w:rFonts w:ascii="Times New Roman" w:hAnsi="Times New Roman" w:cs="Times New Roman"/>
                <w:sz w:val="26"/>
                <w:szCs w:val="26"/>
              </w:rPr>
            </w:pPr>
            <w:r w:rsidRPr="00D1685C">
              <w:rPr>
                <w:rFonts w:ascii="Times New Roman" w:hAnsi="Times New Roman" w:cs="Times New Roman"/>
                <w:sz w:val="26"/>
                <w:szCs w:val="26"/>
              </w:rPr>
              <w:t>3</w:t>
            </w:r>
          </w:p>
        </w:tc>
        <w:tc>
          <w:tcPr>
            <w:tcW w:w="1544" w:type="dxa"/>
            <w:vMerge w:val="restart"/>
          </w:tcPr>
          <w:p w14:paraId="43B60295"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Bạc</w:t>
            </w:r>
          </w:p>
        </w:tc>
        <w:tc>
          <w:tcPr>
            <w:tcW w:w="6544" w:type="dxa"/>
          </w:tcPr>
          <w:p w14:paraId="388DD829"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34AA620E"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07807FAB"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67AE68A8"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7000;</w:t>
            </w:r>
          </w:p>
          <w:p w14:paraId="28F1F54F"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6800</w:t>
            </w:r>
          </w:p>
        </w:tc>
      </w:tr>
      <w:tr w:rsidR="00CF22F7" w:rsidRPr="00D1685C" w14:paraId="4C515F51" w14:textId="77777777" w:rsidTr="00B7141E">
        <w:trPr>
          <w:trHeight w:val="373"/>
          <w:jc w:val="center"/>
        </w:trPr>
        <w:tc>
          <w:tcPr>
            <w:tcW w:w="713" w:type="dxa"/>
          </w:tcPr>
          <w:p w14:paraId="2FE5CEE0" w14:textId="77777777" w:rsidR="00CF22F7" w:rsidRPr="00D1685C" w:rsidRDefault="00CF22F7" w:rsidP="00D1685C">
            <w:pPr>
              <w:pStyle w:val="TableParagraph"/>
              <w:spacing w:before="119"/>
              <w:ind w:left="17"/>
              <w:rPr>
                <w:rFonts w:ascii="Times New Roman" w:hAnsi="Times New Roman" w:cs="Times New Roman"/>
                <w:sz w:val="26"/>
                <w:szCs w:val="26"/>
              </w:rPr>
            </w:pPr>
          </w:p>
        </w:tc>
        <w:tc>
          <w:tcPr>
            <w:tcW w:w="1544" w:type="dxa"/>
            <w:vMerge/>
          </w:tcPr>
          <w:p w14:paraId="1E3E35FA" w14:textId="77777777" w:rsidR="00CF22F7" w:rsidRPr="00D1685C" w:rsidRDefault="00CF22F7" w:rsidP="00D1685C">
            <w:pPr>
              <w:pStyle w:val="TableParagraph"/>
              <w:spacing w:before="119"/>
              <w:ind w:left="9"/>
              <w:jc w:val="left"/>
              <w:rPr>
                <w:rFonts w:ascii="Times New Roman" w:hAnsi="Times New Roman" w:cs="Times New Roman"/>
                <w:sz w:val="26"/>
                <w:szCs w:val="26"/>
              </w:rPr>
            </w:pPr>
          </w:p>
        </w:tc>
        <w:tc>
          <w:tcPr>
            <w:tcW w:w="6544" w:type="dxa"/>
          </w:tcPr>
          <w:p w14:paraId="53A9800D"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28A25076"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lastRenderedPageBreak/>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75F57B42"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65867C40"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7000;</w:t>
            </w:r>
          </w:p>
          <w:p w14:paraId="73598507"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6800</w:t>
            </w:r>
          </w:p>
        </w:tc>
      </w:tr>
      <w:tr w:rsidR="00CF22F7" w:rsidRPr="00D1685C" w14:paraId="4C5B7B0A" w14:textId="77777777" w:rsidTr="00B7141E">
        <w:trPr>
          <w:trHeight w:val="373"/>
          <w:jc w:val="center"/>
        </w:trPr>
        <w:tc>
          <w:tcPr>
            <w:tcW w:w="713" w:type="dxa"/>
          </w:tcPr>
          <w:p w14:paraId="68C29757" w14:textId="77777777" w:rsidR="00CF22F7" w:rsidRPr="00D1685C" w:rsidRDefault="00CF22F7" w:rsidP="00D1685C">
            <w:pPr>
              <w:pStyle w:val="TableParagraph"/>
              <w:spacing w:before="119"/>
              <w:ind w:left="17"/>
              <w:rPr>
                <w:rFonts w:ascii="Times New Roman" w:hAnsi="Times New Roman" w:cs="Times New Roman"/>
                <w:sz w:val="26"/>
                <w:szCs w:val="26"/>
              </w:rPr>
            </w:pPr>
            <w:r w:rsidRPr="00D1685C">
              <w:rPr>
                <w:rFonts w:ascii="Times New Roman" w:hAnsi="Times New Roman" w:cs="Times New Roman"/>
                <w:sz w:val="26"/>
                <w:szCs w:val="26"/>
              </w:rPr>
              <w:lastRenderedPageBreak/>
              <w:t>4</w:t>
            </w:r>
          </w:p>
        </w:tc>
        <w:tc>
          <w:tcPr>
            <w:tcW w:w="1544" w:type="dxa"/>
          </w:tcPr>
          <w:p w14:paraId="0C34DA8C"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Cadimi</w:t>
            </w:r>
          </w:p>
        </w:tc>
        <w:tc>
          <w:tcPr>
            <w:tcW w:w="6544" w:type="dxa"/>
          </w:tcPr>
          <w:p w14:paraId="62B0DC96"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360B5B62"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6CBD7FDD"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3CDF2324"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7000;</w:t>
            </w:r>
          </w:p>
          <w:p w14:paraId="5753FE9C" w14:textId="77777777" w:rsidR="00CF22F7" w:rsidRPr="00D1685C" w:rsidRDefault="00CF22F7" w:rsidP="003450F4">
            <w:pPr>
              <w:pStyle w:val="TableParagraph"/>
              <w:numPr>
                <w:ilvl w:val="0"/>
                <w:numId w:val="111"/>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6800</w:t>
            </w:r>
          </w:p>
        </w:tc>
      </w:tr>
      <w:tr w:rsidR="00CF22F7" w:rsidRPr="00D1685C" w14:paraId="34F1A1DE" w14:textId="77777777" w:rsidTr="00B7141E">
        <w:trPr>
          <w:trHeight w:val="373"/>
          <w:jc w:val="center"/>
        </w:trPr>
        <w:tc>
          <w:tcPr>
            <w:tcW w:w="713" w:type="dxa"/>
          </w:tcPr>
          <w:p w14:paraId="6C8C1CB3" w14:textId="77777777" w:rsidR="00CF22F7" w:rsidRPr="00D1685C" w:rsidRDefault="00CF22F7" w:rsidP="00D1685C">
            <w:pPr>
              <w:pStyle w:val="TableParagraph"/>
              <w:spacing w:line="236" w:lineRule="exact"/>
              <w:ind w:left="17"/>
              <w:rPr>
                <w:rFonts w:ascii="Times New Roman" w:hAnsi="Times New Roman" w:cs="Times New Roman"/>
                <w:sz w:val="26"/>
                <w:szCs w:val="26"/>
              </w:rPr>
            </w:pPr>
          </w:p>
        </w:tc>
        <w:tc>
          <w:tcPr>
            <w:tcW w:w="1544" w:type="dxa"/>
          </w:tcPr>
          <w:p w14:paraId="5635F8B6"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p>
        </w:tc>
        <w:tc>
          <w:tcPr>
            <w:tcW w:w="6544" w:type="dxa"/>
          </w:tcPr>
          <w:p w14:paraId="6F93375B"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7DBF84B5"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37530E43"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0856F995"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7000;</w:t>
            </w:r>
          </w:p>
          <w:p w14:paraId="0BB1896C"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6800</w:t>
            </w:r>
          </w:p>
        </w:tc>
      </w:tr>
      <w:tr w:rsidR="00CF22F7" w:rsidRPr="00D1685C" w14:paraId="7D14639E" w14:textId="77777777" w:rsidTr="00B7141E">
        <w:trPr>
          <w:trHeight w:val="373"/>
          <w:jc w:val="center"/>
        </w:trPr>
        <w:tc>
          <w:tcPr>
            <w:tcW w:w="713" w:type="dxa"/>
          </w:tcPr>
          <w:p w14:paraId="34DB8CE1" w14:textId="77777777" w:rsidR="00CF22F7" w:rsidRPr="00D1685C" w:rsidRDefault="00CF22F7" w:rsidP="00D1685C">
            <w:pPr>
              <w:pStyle w:val="TableParagraph"/>
              <w:spacing w:line="236" w:lineRule="exact"/>
              <w:ind w:left="17"/>
              <w:rPr>
                <w:rFonts w:ascii="Times New Roman" w:hAnsi="Times New Roman" w:cs="Times New Roman"/>
                <w:sz w:val="26"/>
                <w:szCs w:val="26"/>
              </w:rPr>
            </w:pPr>
            <w:r w:rsidRPr="00D1685C">
              <w:rPr>
                <w:rFonts w:ascii="Times New Roman" w:hAnsi="Times New Roman" w:cs="Times New Roman"/>
                <w:sz w:val="26"/>
                <w:szCs w:val="26"/>
              </w:rPr>
              <w:t>5</w:t>
            </w:r>
          </w:p>
        </w:tc>
        <w:tc>
          <w:tcPr>
            <w:tcW w:w="1544" w:type="dxa"/>
          </w:tcPr>
          <w:p w14:paraId="65B8554C"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Chì</w:t>
            </w:r>
          </w:p>
        </w:tc>
        <w:tc>
          <w:tcPr>
            <w:tcW w:w="6544" w:type="dxa"/>
          </w:tcPr>
          <w:p w14:paraId="6BAD4256"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70D6D580"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7CC97DDE"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58EE9CEA"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7000;</w:t>
            </w:r>
          </w:p>
          <w:p w14:paraId="5506B32B" w14:textId="77777777" w:rsidR="00CF22F7" w:rsidRPr="00D1685C" w:rsidRDefault="00CF22F7" w:rsidP="003450F4">
            <w:pPr>
              <w:pStyle w:val="TableParagraph"/>
              <w:numPr>
                <w:ilvl w:val="0"/>
                <w:numId w:val="112"/>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6800</w:t>
            </w:r>
          </w:p>
        </w:tc>
      </w:tr>
      <w:tr w:rsidR="00CF22F7" w:rsidRPr="00D1685C" w14:paraId="789A807D" w14:textId="77777777" w:rsidTr="00B7141E">
        <w:trPr>
          <w:trHeight w:val="373"/>
          <w:jc w:val="center"/>
        </w:trPr>
        <w:tc>
          <w:tcPr>
            <w:tcW w:w="713" w:type="dxa"/>
          </w:tcPr>
          <w:p w14:paraId="123E8CED" w14:textId="77777777" w:rsidR="00CF22F7" w:rsidRPr="00D1685C" w:rsidRDefault="00CF22F7" w:rsidP="00D1685C">
            <w:pPr>
              <w:pStyle w:val="TableParagraph"/>
              <w:spacing w:line="236" w:lineRule="exact"/>
              <w:ind w:left="17"/>
              <w:rPr>
                <w:rFonts w:ascii="Times New Roman" w:hAnsi="Times New Roman" w:cs="Times New Roman"/>
                <w:sz w:val="26"/>
                <w:szCs w:val="26"/>
              </w:rPr>
            </w:pPr>
          </w:p>
        </w:tc>
        <w:tc>
          <w:tcPr>
            <w:tcW w:w="1544" w:type="dxa"/>
          </w:tcPr>
          <w:p w14:paraId="04B12290"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p>
        </w:tc>
        <w:tc>
          <w:tcPr>
            <w:tcW w:w="6544" w:type="dxa"/>
          </w:tcPr>
          <w:p w14:paraId="1A87A636"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61002C6C"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5EB51E06"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654DB082"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7000;</w:t>
            </w:r>
          </w:p>
          <w:p w14:paraId="70794D61"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6800</w:t>
            </w:r>
          </w:p>
        </w:tc>
      </w:tr>
      <w:tr w:rsidR="00CF22F7" w:rsidRPr="00D1685C" w14:paraId="624132BC" w14:textId="77777777" w:rsidTr="00B7141E">
        <w:trPr>
          <w:trHeight w:val="371"/>
          <w:jc w:val="center"/>
        </w:trPr>
        <w:tc>
          <w:tcPr>
            <w:tcW w:w="713" w:type="dxa"/>
          </w:tcPr>
          <w:p w14:paraId="5A403E29" w14:textId="77777777" w:rsidR="00CF22F7" w:rsidRPr="00D1685C" w:rsidRDefault="00CF22F7" w:rsidP="00D1685C">
            <w:pPr>
              <w:pStyle w:val="TableParagraph"/>
              <w:ind w:left="17"/>
              <w:rPr>
                <w:rFonts w:ascii="Times New Roman" w:hAnsi="Times New Roman" w:cs="Times New Roman"/>
                <w:sz w:val="26"/>
                <w:szCs w:val="26"/>
              </w:rPr>
            </w:pPr>
            <w:r w:rsidRPr="00D1685C">
              <w:rPr>
                <w:rFonts w:ascii="Times New Roman" w:hAnsi="Times New Roman" w:cs="Times New Roman"/>
                <w:sz w:val="26"/>
                <w:szCs w:val="26"/>
              </w:rPr>
              <w:t>6</w:t>
            </w:r>
          </w:p>
        </w:tc>
        <w:tc>
          <w:tcPr>
            <w:tcW w:w="1544" w:type="dxa"/>
          </w:tcPr>
          <w:p w14:paraId="6D9D8362" w14:textId="77777777" w:rsidR="00CF22F7" w:rsidRPr="00D1685C" w:rsidRDefault="00CF22F7" w:rsidP="00D1685C">
            <w:pPr>
              <w:pStyle w:val="TableParagraph"/>
              <w:ind w:left="9"/>
              <w:jc w:val="left"/>
              <w:rPr>
                <w:rFonts w:ascii="Times New Roman" w:hAnsi="Times New Roman" w:cs="Times New Roman"/>
                <w:sz w:val="26"/>
                <w:szCs w:val="26"/>
              </w:rPr>
            </w:pPr>
            <w:r w:rsidRPr="00D1685C">
              <w:rPr>
                <w:rFonts w:ascii="Times New Roman" w:hAnsi="Times New Roman" w:cs="Times New Roman"/>
                <w:sz w:val="26"/>
                <w:szCs w:val="26"/>
              </w:rPr>
              <w:t>Coban</w:t>
            </w:r>
          </w:p>
        </w:tc>
        <w:tc>
          <w:tcPr>
            <w:tcW w:w="6544" w:type="dxa"/>
          </w:tcPr>
          <w:p w14:paraId="4EC6344C"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24D11E74"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058A0FA0"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1C862B8B"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7000;</w:t>
            </w:r>
          </w:p>
        </w:tc>
      </w:tr>
      <w:tr w:rsidR="00CF22F7" w:rsidRPr="00D1685C" w14:paraId="543AC647" w14:textId="77777777" w:rsidTr="00B7141E">
        <w:trPr>
          <w:trHeight w:val="373"/>
          <w:jc w:val="center"/>
        </w:trPr>
        <w:tc>
          <w:tcPr>
            <w:tcW w:w="713" w:type="dxa"/>
          </w:tcPr>
          <w:p w14:paraId="7A443BD2" w14:textId="77777777" w:rsidR="00CF22F7" w:rsidRPr="00D1685C" w:rsidRDefault="00CF22F7" w:rsidP="00D1685C">
            <w:pPr>
              <w:pStyle w:val="TableParagraph"/>
              <w:spacing w:before="119"/>
              <w:ind w:left="17"/>
              <w:rPr>
                <w:rFonts w:ascii="Times New Roman" w:hAnsi="Times New Roman" w:cs="Times New Roman"/>
                <w:sz w:val="26"/>
                <w:szCs w:val="26"/>
              </w:rPr>
            </w:pPr>
          </w:p>
        </w:tc>
        <w:tc>
          <w:tcPr>
            <w:tcW w:w="1544" w:type="dxa"/>
          </w:tcPr>
          <w:p w14:paraId="26B7EC37" w14:textId="77777777" w:rsidR="00CF22F7" w:rsidRPr="00D1685C" w:rsidRDefault="00CF22F7" w:rsidP="00D1685C">
            <w:pPr>
              <w:pStyle w:val="TableParagraph"/>
              <w:spacing w:before="119"/>
              <w:ind w:left="9"/>
              <w:jc w:val="left"/>
              <w:rPr>
                <w:rFonts w:ascii="Times New Roman" w:hAnsi="Times New Roman" w:cs="Times New Roman"/>
                <w:sz w:val="26"/>
                <w:szCs w:val="26"/>
              </w:rPr>
            </w:pPr>
          </w:p>
        </w:tc>
        <w:tc>
          <w:tcPr>
            <w:tcW w:w="6544" w:type="dxa"/>
          </w:tcPr>
          <w:p w14:paraId="78EDB672"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527D23A8"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25CDC1C5"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618F5EF5"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7000;</w:t>
            </w:r>
          </w:p>
        </w:tc>
      </w:tr>
      <w:tr w:rsidR="00CF22F7" w:rsidRPr="00D1685C" w14:paraId="0D7D2F88" w14:textId="77777777" w:rsidTr="00B7141E">
        <w:trPr>
          <w:trHeight w:val="373"/>
          <w:jc w:val="center"/>
        </w:trPr>
        <w:tc>
          <w:tcPr>
            <w:tcW w:w="713" w:type="dxa"/>
          </w:tcPr>
          <w:p w14:paraId="6DD5737F" w14:textId="77777777" w:rsidR="00CF22F7" w:rsidRPr="00D1685C" w:rsidRDefault="00CF22F7" w:rsidP="00D1685C">
            <w:pPr>
              <w:pStyle w:val="TableParagraph"/>
              <w:spacing w:before="119"/>
              <w:ind w:left="17"/>
              <w:rPr>
                <w:rFonts w:ascii="Times New Roman" w:hAnsi="Times New Roman" w:cs="Times New Roman"/>
                <w:sz w:val="26"/>
                <w:szCs w:val="26"/>
              </w:rPr>
            </w:pPr>
            <w:r w:rsidRPr="00D1685C">
              <w:rPr>
                <w:rFonts w:ascii="Times New Roman" w:hAnsi="Times New Roman" w:cs="Times New Roman"/>
                <w:sz w:val="26"/>
                <w:szCs w:val="26"/>
              </w:rPr>
              <w:t>7</w:t>
            </w:r>
          </w:p>
        </w:tc>
        <w:tc>
          <w:tcPr>
            <w:tcW w:w="1544" w:type="dxa"/>
          </w:tcPr>
          <w:p w14:paraId="30BCC9F2"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Kẽm</w:t>
            </w:r>
          </w:p>
        </w:tc>
        <w:tc>
          <w:tcPr>
            <w:tcW w:w="6544" w:type="dxa"/>
          </w:tcPr>
          <w:p w14:paraId="559C17AA"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6044AAEC"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455E1B97"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4655535C"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7000;</w:t>
            </w:r>
          </w:p>
          <w:p w14:paraId="526BD2A7"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lastRenderedPageBreak/>
              <w:t xml:space="preserve">EPA 3050b+ EPA </w:t>
            </w:r>
            <w:r w:rsidRPr="00D1685C">
              <w:rPr>
                <w:rFonts w:ascii="Times New Roman" w:hAnsi="Times New Roman" w:cs="Times New Roman"/>
                <w:sz w:val="26"/>
                <w:szCs w:val="26"/>
                <w:lang w:val="en-GB"/>
              </w:rPr>
              <w:t>6800</w:t>
            </w:r>
          </w:p>
        </w:tc>
      </w:tr>
      <w:tr w:rsidR="00CF22F7" w:rsidRPr="00D1685C" w14:paraId="4E4FFFCA" w14:textId="77777777" w:rsidTr="00B7141E">
        <w:trPr>
          <w:trHeight w:val="373"/>
          <w:jc w:val="center"/>
        </w:trPr>
        <w:tc>
          <w:tcPr>
            <w:tcW w:w="713" w:type="dxa"/>
          </w:tcPr>
          <w:p w14:paraId="1695263D" w14:textId="77777777" w:rsidR="00CF22F7" w:rsidRPr="00D1685C" w:rsidRDefault="00CF22F7" w:rsidP="00D1685C">
            <w:pPr>
              <w:pStyle w:val="TableParagraph"/>
              <w:spacing w:line="236" w:lineRule="exact"/>
              <w:ind w:left="17"/>
              <w:rPr>
                <w:rFonts w:ascii="Times New Roman" w:hAnsi="Times New Roman" w:cs="Times New Roman"/>
                <w:sz w:val="26"/>
                <w:szCs w:val="26"/>
              </w:rPr>
            </w:pPr>
          </w:p>
        </w:tc>
        <w:tc>
          <w:tcPr>
            <w:tcW w:w="1544" w:type="dxa"/>
          </w:tcPr>
          <w:p w14:paraId="72E89D9E"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p>
        </w:tc>
        <w:tc>
          <w:tcPr>
            <w:tcW w:w="6544" w:type="dxa"/>
          </w:tcPr>
          <w:p w14:paraId="60F39DB9"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7CF6AEA0"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1E9629F6"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01D48356"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7000;</w:t>
            </w:r>
          </w:p>
          <w:p w14:paraId="50BF19DC"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6800</w:t>
            </w:r>
          </w:p>
        </w:tc>
      </w:tr>
      <w:tr w:rsidR="00CF22F7" w:rsidRPr="00D1685C" w14:paraId="4D9722D1" w14:textId="77777777" w:rsidTr="00B7141E">
        <w:trPr>
          <w:trHeight w:val="373"/>
          <w:jc w:val="center"/>
        </w:trPr>
        <w:tc>
          <w:tcPr>
            <w:tcW w:w="713" w:type="dxa"/>
          </w:tcPr>
          <w:p w14:paraId="6E14C451" w14:textId="77777777" w:rsidR="00CF22F7" w:rsidRPr="00D1685C" w:rsidRDefault="00CF22F7" w:rsidP="00D1685C">
            <w:pPr>
              <w:pStyle w:val="TableParagraph"/>
              <w:spacing w:line="236" w:lineRule="exact"/>
              <w:ind w:left="17"/>
              <w:rPr>
                <w:rFonts w:ascii="Times New Roman" w:hAnsi="Times New Roman" w:cs="Times New Roman"/>
                <w:sz w:val="26"/>
                <w:szCs w:val="26"/>
              </w:rPr>
            </w:pPr>
            <w:r w:rsidRPr="00D1685C">
              <w:rPr>
                <w:rFonts w:ascii="Times New Roman" w:hAnsi="Times New Roman" w:cs="Times New Roman"/>
                <w:sz w:val="26"/>
                <w:szCs w:val="26"/>
              </w:rPr>
              <w:t>8</w:t>
            </w:r>
          </w:p>
        </w:tc>
        <w:tc>
          <w:tcPr>
            <w:tcW w:w="1544" w:type="dxa"/>
          </w:tcPr>
          <w:p w14:paraId="2DBC52C2"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Niken</w:t>
            </w:r>
          </w:p>
        </w:tc>
        <w:tc>
          <w:tcPr>
            <w:tcW w:w="6544" w:type="dxa"/>
          </w:tcPr>
          <w:p w14:paraId="2CBFB5B8"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51AB1422"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2B303059"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72BB918F"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7000;</w:t>
            </w:r>
          </w:p>
          <w:p w14:paraId="20CC02E1"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6800</w:t>
            </w:r>
          </w:p>
        </w:tc>
      </w:tr>
      <w:tr w:rsidR="00CF22F7" w:rsidRPr="00D1685C" w14:paraId="4F01DA7C" w14:textId="77777777" w:rsidTr="00B7141E">
        <w:trPr>
          <w:trHeight w:val="373"/>
          <w:jc w:val="center"/>
        </w:trPr>
        <w:tc>
          <w:tcPr>
            <w:tcW w:w="713" w:type="dxa"/>
          </w:tcPr>
          <w:p w14:paraId="3A1F84CB" w14:textId="77777777" w:rsidR="00CF22F7" w:rsidRPr="00D1685C" w:rsidRDefault="00CF22F7" w:rsidP="00D1685C">
            <w:pPr>
              <w:pStyle w:val="TableParagraph"/>
              <w:spacing w:line="236" w:lineRule="exact"/>
              <w:ind w:left="17"/>
              <w:rPr>
                <w:rFonts w:ascii="Times New Roman" w:hAnsi="Times New Roman" w:cs="Times New Roman"/>
                <w:sz w:val="26"/>
                <w:szCs w:val="26"/>
              </w:rPr>
            </w:pPr>
          </w:p>
        </w:tc>
        <w:tc>
          <w:tcPr>
            <w:tcW w:w="1544" w:type="dxa"/>
          </w:tcPr>
          <w:p w14:paraId="6636238E"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p>
        </w:tc>
        <w:tc>
          <w:tcPr>
            <w:tcW w:w="6544" w:type="dxa"/>
          </w:tcPr>
          <w:p w14:paraId="45FEE730"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5EF7E5CA"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67376FEA"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54CD55AC"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7000;</w:t>
            </w:r>
          </w:p>
          <w:p w14:paraId="645C9660"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6800</w:t>
            </w:r>
          </w:p>
        </w:tc>
      </w:tr>
      <w:tr w:rsidR="00CF22F7" w:rsidRPr="00D1685C" w14:paraId="002733CC" w14:textId="77777777" w:rsidTr="00B7141E">
        <w:trPr>
          <w:trHeight w:val="373"/>
          <w:jc w:val="center"/>
        </w:trPr>
        <w:tc>
          <w:tcPr>
            <w:tcW w:w="713" w:type="dxa"/>
          </w:tcPr>
          <w:p w14:paraId="15279952" w14:textId="77777777" w:rsidR="00CF22F7" w:rsidRPr="00D1685C" w:rsidRDefault="00CF22F7" w:rsidP="00D1685C">
            <w:pPr>
              <w:pStyle w:val="TableParagraph"/>
              <w:spacing w:line="236" w:lineRule="exact"/>
              <w:ind w:left="17"/>
              <w:rPr>
                <w:rFonts w:ascii="Times New Roman" w:hAnsi="Times New Roman" w:cs="Times New Roman"/>
                <w:sz w:val="26"/>
                <w:szCs w:val="26"/>
              </w:rPr>
            </w:pPr>
            <w:r w:rsidRPr="00D1685C">
              <w:rPr>
                <w:rFonts w:ascii="Times New Roman" w:hAnsi="Times New Roman" w:cs="Times New Roman"/>
                <w:sz w:val="26"/>
                <w:szCs w:val="26"/>
              </w:rPr>
              <w:t>9</w:t>
            </w:r>
          </w:p>
        </w:tc>
        <w:tc>
          <w:tcPr>
            <w:tcW w:w="1544" w:type="dxa"/>
          </w:tcPr>
          <w:p w14:paraId="2B31A333"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Selen</w:t>
            </w:r>
          </w:p>
        </w:tc>
        <w:tc>
          <w:tcPr>
            <w:tcW w:w="6544" w:type="dxa"/>
          </w:tcPr>
          <w:p w14:paraId="2A4EAF26"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US EPA method 6010; </w:t>
            </w:r>
          </w:p>
          <w:p w14:paraId="27A2138E"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0FD504C2"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3050b</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7A24359A"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6800;</w:t>
            </w:r>
          </w:p>
          <w:p w14:paraId="5A295ED0"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3050b+ EPA </w:t>
            </w:r>
            <w:r w:rsidRPr="00D1685C">
              <w:rPr>
                <w:rFonts w:ascii="Times New Roman" w:hAnsi="Times New Roman" w:cs="Times New Roman"/>
                <w:sz w:val="26"/>
                <w:szCs w:val="26"/>
                <w:lang w:val="en-GB"/>
              </w:rPr>
              <w:t>7742</w:t>
            </w:r>
          </w:p>
        </w:tc>
      </w:tr>
      <w:tr w:rsidR="00CF22F7" w:rsidRPr="00D1685C" w14:paraId="58A87107" w14:textId="77777777" w:rsidTr="00B7141E">
        <w:trPr>
          <w:trHeight w:val="371"/>
          <w:jc w:val="center"/>
        </w:trPr>
        <w:tc>
          <w:tcPr>
            <w:tcW w:w="713" w:type="dxa"/>
          </w:tcPr>
          <w:p w14:paraId="7AFAD19A" w14:textId="77777777" w:rsidR="00CF22F7" w:rsidRPr="00D1685C" w:rsidRDefault="00CF22F7" w:rsidP="00D1685C">
            <w:pPr>
              <w:pStyle w:val="TableParagraph"/>
              <w:ind w:left="25" w:right="6"/>
              <w:rPr>
                <w:rFonts w:ascii="Times New Roman" w:hAnsi="Times New Roman" w:cs="Times New Roman"/>
                <w:sz w:val="26"/>
                <w:szCs w:val="26"/>
              </w:rPr>
            </w:pPr>
          </w:p>
        </w:tc>
        <w:tc>
          <w:tcPr>
            <w:tcW w:w="1544" w:type="dxa"/>
          </w:tcPr>
          <w:p w14:paraId="0347FF81" w14:textId="77777777" w:rsidR="00CF22F7" w:rsidRPr="00D1685C" w:rsidRDefault="00CF22F7" w:rsidP="00D1685C">
            <w:pPr>
              <w:pStyle w:val="TableParagraph"/>
              <w:ind w:left="9"/>
              <w:jc w:val="left"/>
              <w:rPr>
                <w:rFonts w:ascii="Times New Roman" w:hAnsi="Times New Roman" w:cs="Times New Roman"/>
                <w:sz w:val="26"/>
                <w:szCs w:val="26"/>
              </w:rPr>
            </w:pPr>
          </w:p>
        </w:tc>
        <w:tc>
          <w:tcPr>
            <w:tcW w:w="6544" w:type="dxa"/>
          </w:tcPr>
          <w:p w14:paraId="7C21B1C8"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33AE2F29"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3C53F8DC"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7010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7C7ED5E7"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6800;</w:t>
            </w:r>
          </w:p>
          <w:p w14:paraId="28E0F1C9"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7742</w:t>
            </w:r>
          </w:p>
        </w:tc>
      </w:tr>
      <w:tr w:rsidR="00CF22F7" w:rsidRPr="00D1685C" w14:paraId="1995E7F0" w14:textId="77777777" w:rsidTr="00B7141E">
        <w:trPr>
          <w:trHeight w:val="371"/>
          <w:jc w:val="center"/>
        </w:trPr>
        <w:tc>
          <w:tcPr>
            <w:tcW w:w="713" w:type="dxa"/>
          </w:tcPr>
          <w:p w14:paraId="5104FE8C" w14:textId="77777777" w:rsidR="00CF22F7" w:rsidRPr="00D1685C" w:rsidRDefault="00CF22F7" w:rsidP="00D1685C">
            <w:pPr>
              <w:pStyle w:val="TableParagraph"/>
              <w:ind w:left="25" w:right="6"/>
              <w:rPr>
                <w:rFonts w:ascii="Times New Roman" w:hAnsi="Times New Roman" w:cs="Times New Roman"/>
                <w:sz w:val="26"/>
                <w:szCs w:val="26"/>
              </w:rPr>
            </w:pPr>
            <w:r w:rsidRPr="00D1685C">
              <w:rPr>
                <w:rFonts w:ascii="Times New Roman" w:hAnsi="Times New Roman" w:cs="Times New Roman"/>
                <w:sz w:val="26"/>
                <w:szCs w:val="26"/>
              </w:rPr>
              <w:t>10</w:t>
            </w:r>
          </w:p>
        </w:tc>
        <w:tc>
          <w:tcPr>
            <w:tcW w:w="1544" w:type="dxa"/>
          </w:tcPr>
          <w:p w14:paraId="47A61501" w14:textId="77777777" w:rsidR="00CF22F7" w:rsidRPr="00D1685C" w:rsidRDefault="00CF22F7" w:rsidP="00D1685C">
            <w:pPr>
              <w:pStyle w:val="TableParagraph"/>
              <w:ind w:left="9"/>
              <w:jc w:val="left"/>
              <w:rPr>
                <w:rFonts w:ascii="Times New Roman" w:hAnsi="Times New Roman" w:cs="Times New Roman"/>
                <w:sz w:val="26"/>
                <w:szCs w:val="26"/>
              </w:rPr>
            </w:pPr>
            <w:r w:rsidRPr="00D1685C">
              <w:rPr>
                <w:rFonts w:ascii="Times New Roman" w:hAnsi="Times New Roman" w:cs="Times New Roman"/>
                <w:sz w:val="26"/>
                <w:szCs w:val="26"/>
              </w:rPr>
              <w:t>Thủy ngân</w:t>
            </w:r>
          </w:p>
        </w:tc>
        <w:tc>
          <w:tcPr>
            <w:tcW w:w="6544" w:type="dxa"/>
          </w:tcPr>
          <w:p w14:paraId="4980A087"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3051a+</w:t>
            </w:r>
            <w:r w:rsidRPr="00D1685C">
              <w:rPr>
                <w:rFonts w:ascii="Times New Roman" w:hAnsi="Times New Roman" w:cs="Times New Roman"/>
                <w:sz w:val="26"/>
                <w:szCs w:val="26"/>
              </w:rPr>
              <w:t xml:space="preserve">US EPA method 6010; </w:t>
            </w:r>
          </w:p>
          <w:p w14:paraId="669B3AB9"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3051a</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6C28C9AF"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lang w:val="en-GB"/>
              </w:rPr>
              <w:t>US EPA 3051a</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6</w:t>
            </w:r>
            <w:r w:rsidRPr="00D1685C">
              <w:rPr>
                <w:rFonts w:ascii="Times New Roman" w:hAnsi="Times New Roman" w:cs="Times New Roman"/>
                <w:sz w:val="26"/>
                <w:szCs w:val="26"/>
                <w:lang w:val="en-GB"/>
              </w:rPr>
              <w:t>80</w:t>
            </w:r>
            <w:r w:rsidRPr="00D1685C">
              <w:rPr>
                <w:rFonts w:ascii="Times New Roman" w:hAnsi="Times New Roman" w:cs="Times New Roman"/>
                <w:sz w:val="26"/>
                <w:szCs w:val="26"/>
              </w:rPr>
              <w:t>0</w:t>
            </w:r>
          </w:p>
          <w:p w14:paraId="73CE2FCA"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3051a</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w:t>
            </w:r>
            <w:r w:rsidRPr="00D1685C">
              <w:rPr>
                <w:rFonts w:ascii="Times New Roman" w:hAnsi="Times New Roman" w:cs="Times New Roman"/>
                <w:sz w:val="26"/>
                <w:szCs w:val="26"/>
                <w:lang w:val="en-GB"/>
              </w:rPr>
              <w:t>47</w:t>
            </w:r>
            <w:r w:rsidRPr="00D1685C">
              <w:rPr>
                <w:rFonts w:ascii="Times New Roman" w:hAnsi="Times New Roman" w:cs="Times New Roman"/>
                <w:sz w:val="26"/>
                <w:szCs w:val="26"/>
              </w:rPr>
              <w:t>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480C43E8"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rPr>
              <w:t xml:space="preserve">EPA 3051a+ EPA </w:t>
            </w:r>
            <w:r w:rsidRPr="00D1685C">
              <w:rPr>
                <w:rFonts w:ascii="Times New Roman" w:hAnsi="Times New Roman" w:cs="Times New Roman"/>
                <w:sz w:val="26"/>
                <w:szCs w:val="26"/>
                <w:lang w:val="en-GB"/>
              </w:rPr>
              <w:t>7471b</w:t>
            </w:r>
          </w:p>
        </w:tc>
      </w:tr>
      <w:tr w:rsidR="00CF22F7" w:rsidRPr="00D1685C" w14:paraId="45151881" w14:textId="77777777" w:rsidTr="00B7141E">
        <w:trPr>
          <w:trHeight w:val="373"/>
          <w:jc w:val="center"/>
        </w:trPr>
        <w:tc>
          <w:tcPr>
            <w:tcW w:w="713" w:type="dxa"/>
          </w:tcPr>
          <w:p w14:paraId="26EF8EB2" w14:textId="77777777" w:rsidR="00CF22F7" w:rsidRPr="00D1685C" w:rsidRDefault="00CF22F7" w:rsidP="00D1685C">
            <w:pPr>
              <w:pStyle w:val="TableParagraph"/>
              <w:spacing w:before="119"/>
              <w:ind w:left="25" w:right="6"/>
              <w:rPr>
                <w:rFonts w:ascii="Times New Roman" w:hAnsi="Times New Roman" w:cs="Times New Roman"/>
                <w:sz w:val="26"/>
                <w:szCs w:val="26"/>
              </w:rPr>
            </w:pPr>
          </w:p>
        </w:tc>
        <w:tc>
          <w:tcPr>
            <w:tcW w:w="1544" w:type="dxa"/>
          </w:tcPr>
          <w:p w14:paraId="4F421875" w14:textId="77777777" w:rsidR="00CF22F7" w:rsidRPr="00D1685C" w:rsidRDefault="00CF22F7" w:rsidP="00D1685C">
            <w:pPr>
              <w:pStyle w:val="TableParagraph"/>
              <w:spacing w:before="119"/>
              <w:ind w:left="9"/>
              <w:jc w:val="left"/>
              <w:rPr>
                <w:rFonts w:ascii="Times New Roman" w:hAnsi="Times New Roman" w:cs="Times New Roman"/>
                <w:sz w:val="26"/>
                <w:szCs w:val="26"/>
              </w:rPr>
            </w:pPr>
          </w:p>
        </w:tc>
        <w:tc>
          <w:tcPr>
            <w:tcW w:w="6544" w:type="dxa"/>
          </w:tcPr>
          <w:p w14:paraId="35B11985"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US EPA method 6010; </w:t>
            </w:r>
          </w:p>
          <w:p w14:paraId="662CD510"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6020; </w:t>
            </w:r>
          </w:p>
          <w:p w14:paraId="60F6A72B"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6</w:t>
            </w:r>
            <w:r w:rsidRPr="00D1685C">
              <w:rPr>
                <w:rFonts w:ascii="Times New Roman" w:hAnsi="Times New Roman" w:cs="Times New Roman"/>
                <w:sz w:val="26"/>
                <w:szCs w:val="26"/>
                <w:lang w:val="en-GB"/>
              </w:rPr>
              <w:t>80</w:t>
            </w:r>
            <w:r w:rsidRPr="00D1685C">
              <w:rPr>
                <w:rFonts w:ascii="Times New Roman" w:hAnsi="Times New Roman" w:cs="Times New Roman"/>
                <w:sz w:val="26"/>
                <w:szCs w:val="26"/>
              </w:rPr>
              <w:t>0</w:t>
            </w:r>
          </w:p>
          <w:p w14:paraId="71780D16"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US EPA method 7</w:t>
            </w:r>
            <w:r w:rsidRPr="00D1685C">
              <w:rPr>
                <w:rFonts w:ascii="Times New Roman" w:hAnsi="Times New Roman" w:cs="Times New Roman"/>
                <w:sz w:val="26"/>
                <w:szCs w:val="26"/>
                <w:lang w:val="en-GB"/>
              </w:rPr>
              <w:t>47</w:t>
            </w:r>
            <w:r w:rsidRPr="00D1685C">
              <w:rPr>
                <w:rFonts w:ascii="Times New Roman" w:hAnsi="Times New Roman" w:cs="Times New Roman"/>
                <w:sz w:val="26"/>
                <w:szCs w:val="26"/>
              </w:rPr>
              <w:t>0</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 </w:t>
            </w:r>
          </w:p>
          <w:p w14:paraId="259AF77C" w14:textId="77777777" w:rsidR="00CF22F7" w:rsidRPr="00D1685C" w:rsidRDefault="00CF22F7" w:rsidP="003450F4">
            <w:pPr>
              <w:pStyle w:val="TableParagraph"/>
              <w:numPr>
                <w:ilvl w:val="0"/>
                <w:numId w:val="113"/>
              </w:numPr>
              <w:spacing w:before="119"/>
              <w:ind w:right="437"/>
              <w:jc w:val="left"/>
              <w:rPr>
                <w:rFonts w:ascii="Times New Roman" w:hAnsi="Times New Roman" w:cs="Times New Roman"/>
                <w:sz w:val="26"/>
                <w:szCs w:val="26"/>
              </w:rPr>
            </w:pPr>
            <w:r w:rsidRPr="00D1685C">
              <w:rPr>
                <w:rFonts w:ascii="Times New Roman" w:hAnsi="Times New Roman" w:cs="Times New Roman"/>
                <w:sz w:val="26"/>
                <w:szCs w:val="26"/>
              </w:rPr>
              <w:t xml:space="preserve">EPA 1311+ EPA </w:t>
            </w:r>
            <w:r w:rsidRPr="00D1685C">
              <w:rPr>
                <w:rFonts w:ascii="Times New Roman" w:hAnsi="Times New Roman" w:cs="Times New Roman"/>
                <w:sz w:val="26"/>
                <w:szCs w:val="26"/>
                <w:lang w:val="en-GB"/>
              </w:rPr>
              <w:t>7471b</w:t>
            </w:r>
          </w:p>
        </w:tc>
      </w:tr>
      <w:tr w:rsidR="00CF22F7" w:rsidRPr="00D1685C" w14:paraId="52EAB39C" w14:textId="77777777" w:rsidTr="00B7141E">
        <w:trPr>
          <w:trHeight w:val="373"/>
          <w:jc w:val="center"/>
        </w:trPr>
        <w:tc>
          <w:tcPr>
            <w:tcW w:w="713" w:type="dxa"/>
          </w:tcPr>
          <w:p w14:paraId="5559D924" w14:textId="77777777" w:rsidR="00CF22F7" w:rsidRPr="00D1685C" w:rsidRDefault="00CF22F7" w:rsidP="00D1685C">
            <w:pPr>
              <w:pStyle w:val="TableParagraph"/>
              <w:spacing w:before="119"/>
              <w:ind w:left="25" w:right="6"/>
              <w:rPr>
                <w:rFonts w:ascii="Times New Roman" w:hAnsi="Times New Roman" w:cs="Times New Roman"/>
                <w:sz w:val="26"/>
                <w:szCs w:val="26"/>
              </w:rPr>
            </w:pPr>
            <w:r w:rsidRPr="00D1685C">
              <w:rPr>
                <w:rFonts w:ascii="Times New Roman" w:hAnsi="Times New Roman" w:cs="Times New Roman"/>
                <w:sz w:val="26"/>
                <w:szCs w:val="26"/>
              </w:rPr>
              <w:lastRenderedPageBreak/>
              <w:t>11</w:t>
            </w:r>
          </w:p>
        </w:tc>
        <w:tc>
          <w:tcPr>
            <w:tcW w:w="1544" w:type="dxa"/>
          </w:tcPr>
          <w:p w14:paraId="72EC1078"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Crôm VI</w:t>
            </w:r>
          </w:p>
        </w:tc>
        <w:tc>
          <w:tcPr>
            <w:tcW w:w="6544" w:type="dxa"/>
          </w:tcPr>
          <w:p w14:paraId="6540B5FD" w14:textId="77777777" w:rsidR="00CF22F7" w:rsidRPr="00D1685C" w:rsidRDefault="00CF22F7"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lang w:val="en-GB"/>
              </w:rPr>
              <w:t>US EPA 3060</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w:t>
            </w:r>
            <w:r w:rsidRPr="00D1685C">
              <w:rPr>
                <w:rFonts w:ascii="Times New Roman" w:hAnsi="Times New Roman" w:cs="Times New Roman"/>
                <w:sz w:val="26"/>
                <w:szCs w:val="26"/>
                <w:lang w:val="en-GB"/>
              </w:rPr>
              <w:t>7196</w:t>
            </w:r>
          </w:p>
          <w:p w14:paraId="7E92A869" w14:textId="77777777" w:rsidR="00CF22F7" w:rsidRDefault="00CF22F7" w:rsidP="003450F4">
            <w:pPr>
              <w:pStyle w:val="TableParagraph"/>
              <w:numPr>
                <w:ilvl w:val="0"/>
                <w:numId w:val="113"/>
              </w:numPr>
              <w:spacing w:before="119"/>
              <w:ind w:right="437"/>
              <w:jc w:val="left"/>
              <w:rPr>
                <w:rFonts w:ascii="Times New Roman" w:hAnsi="Times New Roman" w:cs="Times New Roman"/>
                <w:sz w:val="26"/>
                <w:szCs w:val="26"/>
                <w:lang w:val="en-GB"/>
              </w:rPr>
            </w:pPr>
            <w:r w:rsidRPr="00D1685C">
              <w:rPr>
                <w:rFonts w:ascii="Times New Roman" w:hAnsi="Times New Roman" w:cs="Times New Roman"/>
                <w:sz w:val="26"/>
                <w:szCs w:val="26"/>
                <w:lang w:val="en-GB"/>
              </w:rPr>
              <w:t xml:space="preserve">US </w:t>
            </w:r>
            <w:r w:rsidRPr="00D1685C">
              <w:rPr>
                <w:rFonts w:ascii="Times New Roman" w:hAnsi="Times New Roman" w:cs="Times New Roman"/>
                <w:sz w:val="26"/>
                <w:szCs w:val="26"/>
              </w:rPr>
              <w:t>EPA 30</w:t>
            </w:r>
            <w:r w:rsidRPr="00D1685C">
              <w:rPr>
                <w:rFonts w:ascii="Times New Roman" w:hAnsi="Times New Roman" w:cs="Times New Roman"/>
                <w:sz w:val="26"/>
                <w:szCs w:val="26"/>
                <w:lang w:val="en-GB"/>
              </w:rPr>
              <w:t>60</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 xml:space="preserve">US </w:t>
            </w:r>
            <w:r w:rsidRPr="00D1685C">
              <w:rPr>
                <w:rFonts w:ascii="Times New Roman" w:hAnsi="Times New Roman" w:cs="Times New Roman"/>
                <w:sz w:val="26"/>
                <w:szCs w:val="26"/>
              </w:rPr>
              <w:t xml:space="preserve">EPA </w:t>
            </w:r>
            <w:r w:rsidRPr="00D1685C">
              <w:rPr>
                <w:rFonts w:ascii="Times New Roman" w:hAnsi="Times New Roman" w:cs="Times New Roman"/>
                <w:sz w:val="26"/>
                <w:szCs w:val="26"/>
                <w:lang w:val="en-GB"/>
              </w:rPr>
              <w:t>7199</w:t>
            </w:r>
          </w:p>
          <w:p w14:paraId="5B53CDDD" w14:textId="77777777" w:rsidR="002812EE" w:rsidRPr="00D1685C" w:rsidRDefault="002812EE" w:rsidP="003450F4">
            <w:pPr>
              <w:pStyle w:val="TableParagraph"/>
              <w:numPr>
                <w:ilvl w:val="0"/>
                <w:numId w:val="113"/>
              </w:numPr>
              <w:spacing w:line="236" w:lineRule="exact"/>
              <w:jc w:val="left"/>
              <w:rPr>
                <w:rFonts w:ascii="Times New Roman" w:hAnsi="Times New Roman" w:cs="Times New Roman"/>
                <w:sz w:val="26"/>
                <w:szCs w:val="26"/>
                <w:lang w:val="en-GB"/>
              </w:rPr>
            </w:pPr>
            <w:r w:rsidRPr="00D1685C">
              <w:rPr>
                <w:rFonts w:ascii="Times New Roman" w:hAnsi="Times New Roman" w:cs="Times New Roman"/>
                <w:sz w:val="26"/>
                <w:szCs w:val="26"/>
                <w:lang w:val="en-GB"/>
              </w:rPr>
              <w:t>US EPA 1311</w:t>
            </w:r>
            <w:r w:rsidRPr="00D1685C">
              <w:rPr>
                <w:rFonts w:ascii="Times New Roman" w:hAnsi="Times New Roman" w:cs="Times New Roman"/>
                <w:sz w:val="26"/>
                <w:szCs w:val="26"/>
              </w:rPr>
              <w:t xml:space="preserve"> </w:t>
            </w:r>
            <w:r w:rsidRPr="00D1685C">
              <w:rPr>
                <w:rFonts w:ascii="Times New Roman" w:hAnsi="Times New Roman" w:cs="Times New Roman"/>
                <w:sz w:val="26"/>
                <w:szCs w:val="26"/>
                <w:lang w:val="en-GB"/>
              </w:rPr>
              <w:t>+</w:t>
            </w:r>
            <w:r w:rsidRPr="00D1685C">
              <w:rPr>
                <w:rFonts w:ascii="Times New Roman" w:hAnsi="Times New Roman" w:cs="Times New Roman"/>
                <w:sz w:val="26"/>
                <w:szCs w:val="26"/>
              </w:rPr>
              <w:t xml:space="preserve">US EPA method </w:t>
            </w:r>
            <w:r w:rsidRPr="00D1685C">
              <w:rPr>
                <w:rFonts w:ascii="Times New Roman" w:hAnsi="Times New Roman" w:cs="Times New Roman"/>
                <w:sz w:val="26"/>
                <w:szCs w:val="26"/>
                <w:lang w:val="en-GB"/>
              </w:rPr>
              <w:t>7196</w:t>
            </w:r>
          </w:p>
          <w:p w14:paraId="390D6BBB" w14:textId="77777777" w:rsidR="002812EE" w:rsidRPr="00D1685C" w:rsidRDefault="002812EE" w:rsidP="003450F4">
            <w:pPr>
              <w:pStyle w:val="TableParagraph"/>
              <w:numPr>
                <w:ilvl w:val="0"/>
                <w:numId w:val="113"/>
              </w:numPr>
              <w:spacing w:before="119"/>
              <w:ind w:right="437"/>
              <w:jc w:val="left"/>
              <w:rPr>
                <w:rFonts w:ascii="Times New Roman" w:hAnsi="Times New Roman" w:cs="Times New Roman"/>
                <w:sz w:val="26"/>
                <w:szCs w:val="26"/>
                <w:lang w:val="en-GB"/>
              </w:rPr>
            </w:pPr>
            <w:r w:rsidRPr="00D1685C">
              <w:rPr>
                <w:rFonts w:ascii="Times New Roman" w:hAnsi="Times New Roman" w:cs="Times New Roman"/>
                <w:sz w:val="26"/>
                <w:szCs w:val="26"/>
                <w:lang w:val="en-GB"/>
              </w:rPr>
              <w:t xml:space="preserve">US </w:t>
            </w:r>
            <w:r w:rsidRPr="00D1685C">
              <w:rPr>
                <w:rFonts w:ascii="Times New Roman" w:hAnsi="Times New Roman" w:cs="Times New Roman"/>
                <w:sz w:val="26"/>
                <w:szCs w:val="26"/>
              </w:rPr>
              <w:t xml:space="preserve">EPA 1311+ </w:t>
            </w:r>
            <w:r w:rsidRPr="00D1685C">
              <w:rPr>
                <w:rFonts w:ascii="Times New Roman" w:hAnsi="Times New Roman" w:cs="Times New Roman"/>
                <w:sz w:val="26"/>
                <w:szCs w:val="26"/>
                <w:lang w:val="en-GB"/>
              </w:rPr>
              <w:t xml:space="preserve">US </w:t>
            </w:r>
            <w:r w:rsidRPr="00D1685C">
              <w:rPr>
                <w:rFonts w:ascii="Times New Roman" w:hAnsi="Times New Roman" w:cs="Times New Roman"/>
                <w:sz w:val="26"/>
                <w:szCs w:val="26"/>
              </w:rPr>
              <w:t xml:space="preserve">EPA </w:t>
            </w:r>
            <w:r w:rsidRPr="00D1685C">
              <w:rPr>
                <w:rFonts w:ascii="Times New Roman" w:hAnsi="Times New Roman" w:cs="Times New Roman"/>
                <w:sz w:val="26"/>
                <w:szCs w:val="26"/>
                <w:lang w:val="en-GB"/>
              </w:rPr>
              <w:t>7199</w:t>
            </w:r>
          </w:p>
        </w:tc>
      </w:tr>
      <w:tr w:rsidR="00CF22F7" w:rsidRPr="00D1685C" w14:paraId="34DE5E5E" w14:textId="77777777" w:rsidTr="00B7141E">
        <w:trPr>
          <w:trHeight w:val="373"/>
          <w:jc w:val="center"/>
        </w:trPr>
        <w:tc>
          <w:tcPr>
            <w:tcW w:w="713" w:type="dxa"/>
          </w:tcPr>
          <w:p w14:paraId="10F936E0" w14:textId="77777777" w:rsidR="00CF22F7" w:rsidRPr="00D1685C" w:rsidRDefault="00CF22F7" w:rsidP="00D1685C">
            <w:pPr>
              <w:pStyle w:val="TableParagraph"/>
              <w:spacing w:line="236" w:lineRule="exact"/>
              <w:ind w:left="25" w:right="6"/>
              <w:rPr>
                <w:rFonts w:ascii="Times New Roman" w:hAnsi="Times New Roman" w:cs="Times New Roman"/>
                <w:sz w:val="26"/>
                <w:szCs w:val="26"/>
              </w:rPr>
            </w:pPr>
            <w:r w:rsidRPr="00D1685C">
              <w:rPr>
                <w:rFonts w:ascii="Times New Roman" w:hAnsi="Times New Roman" w:cs="Times New Roman"/>
                <w:sz w:val="26"/>
                <w:szCs w:val="26"/>
              </w:rPr>
              <w:t>12</w:t>
            </w:r>
          </w:p>
        </w:tc>
        <w:tc>
          <w:tcPr>
            <w:tcW w:w="1544" w:type="dxa"/>
          </w:tcPr>
          <w:p w14:paraId="43BAE2A0"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Tổng Xyanua</w:t>
            </w:r>
          </w:p>
        </w:tc>
        <w:tc>
          <w:tcPr>
            <w:tcW w:w="6544" w:type="dxa"/>
          </w:tcPr>
          <w:p w14:paraId="7394F741"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lang w:val="en-GB"/>
              </w:rPr>
            </w:pPr>
            <w:r w:rsidRPr="00D1685C">
              <w:rPr>
                <w:rFonts w:ascii="Times New Roman" w:hAnsi="Times New Roman" w:cs="Times New Roman"/>
                <w:sz w:val="26"/>
                <w:szCs w:val="26"/>
                <w:lang w:val="en-GB"/>
              </w:rPr>
              <w:t>US EPA 9013a + US  EPA 9010c+ US  EPA 9014</w:t>
            </w:r>
          </w:p>
        </w:tc>
      </w:tr>
      <w:tr w:rsidR="00CF22F7" w:rsidRPr="00D1685C" w14:paraId="4A00AF7A" w14:textId="77777777" w:rsidTr="00B7141E">
        <w:trPr>
          <w:trHeight w:val="373"/>
          <w:jc w:val="center"/>
        </w:trPr>
        <w:tc>
          <w:tcPr>
            <w:tcW w:w="713" w:type="dxa"/>
          </w:tcPr>
          <w:p w14:paraId="51D70966" w14:textId="77777777" w:rsidR="00CF22F7" w:rsidRPr="00D1685C" w:rsidRDefault="00CF22F7" w:rsidP="00D1685C">
            <w:pPr>
              <w:pStyle w:val="TableParagraph"/>
              <w:spacing w:line="236" w:lineRule="exact"/>
              <w:ind w:left="25" w:right="6"/>
              <w:rPr>
                <w:rFonts w:ascii="Times New Roman" w:hAnsi="Times New Roman" w:cs="Times New Roman"/>
                <w:sz w:val="26"/>
                <w:szCs w:val="26"/>
              </w:rPr>
            </w:pPr>
          </w:p>
        </w:tc>
        <w:tc>
          <w:tcPr>
            <w:tcW w:w="1544" w:type="dxa"/>
          </w:tcPr>
          <w:p w14:paraId="4190724F"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p>
        </w:tc>
        <w:tc>
          <w:tcPr>
            <w:tcW w:w="6544" w:type="dxa"/>
          </w:tcPr>
          <w:p w14:paraId="5D7E1BE3"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D1685C">
              <w:rPr>
                <w:rFonts w:ascii="Times New Roman" w:hAnsi="Times New Roman" w:cs="Times New Roman"/>
                <w:sz w:val="26"/>
                <w:szCs w:val="26"/>
                <w:lang w:val="en-GB"/>
              </w:rPr>
              <w:t>US EPA 1312 + US  EPA 9010c+ US  EPA 9014</w:t>
            </w:r>
          </w:p>
        </w:tc>
      </w:tr>
      <w:tr w:rsidR="00CF22F7" w:rsidRPr="00D1685C" w14:paraId="2BDB4281" w14:textId="77777777" w:rsidTr="00B7141E">
        <w:trPr>
          <w:trHeight w:val="373"/>
          <w:jc w:val="center"/>
        </w:trPr>
        <w:tc>
          <w:tcPr>
            <w:tcW w:w="713" w:type="dxa"/>
          </w:tcPr>
          <w:p w14:paraId="1758B743" w14:textId="77777777" w:rsidR="00CF22F7" w:rsidRPr="00D1685C" w:rsidRDefault="00CF22F7" w:rsidP="00D1685C">
            <w:pPr>
              <w:pStyle w:val="TableParagraph"/>
              <w:spacing w:line="236" w:lineRule="exact"/>
              <w:ind w:left="25" w:right="6"/>
              <w:rPr>
                <w:rFonts w:ascii="Times New Roman" w:hAnsi="Times New Roman" w:cs="Times New Roman"/>
                <w:sz w:val="26"/>
                <w:szCs w:val="26"/>
              </w:rPr>
            </w:pPr>
            <w:r w:rsidRPr="00D1685C">
              <w:rPr>
                <w:rFonts w:ascii="Times New Roman" w:hAnsi="Times New Roman" w:cs="Times New Roman"/>
                <w:sz w:val="26"/>
                <w:szCs w:val="26"/>
              </w:rPr>
              <w:t>13</w:t>
            </w:r>
          </w:p>
        </w:tc>
        <w:tc>
          <w:tcPr>
            <w:tcW w:w="1544" w:type="dxa"/>
          </w:tcPr>
          <w:p w14:paraId="417B33F2"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Tổng Dầu</w:t>
            </w:r>
          </w:p>
        </w:tc>
        <w:tc>
          <w:tcPr>
            <w:tcW w:w="6544" w:type="dxa"/>
          </w:tcPr>
          <w:p w14:paraId="2E84A401" w14:textId="77777777" w:rsidR="00CF22F7" w:rsidRPr="00B7141E"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D1685C">
              <w:rPr>
                <w:rFonts w:ascii="Times New Roman" w:hAnsi="Times New Roman" w:cs="Times New Roman"/>
                <w:sz w:val="26"/>
                <w:szCs w:val="26"/>
              </w:rPr>
              <w:t>US EPA 9071 B</w:t>
            </w:r>
          </w:p>
          <w:p w14:paraId="31949314" w14:textId="77777777" w:rsidR="00B7141E" w:rsidRPr="00D1685C" w:rsidRDefault="00B7141E" w:rsidP="003450F4">
            <w:pPr>
              <w:pStyle w:val="TableParagraph"/>
              <w:numPr>
                <w:ilvl w:val="0"/>
                <w:numId w:val="113"/>
              </w:numPr>
              <w:spacing w:line="236" w:lineRule="exact"/>
              <w:ind w:right="437"/>
              <w:jc w:val="left"/>
              <w:rPr>
                <w:rFonts w:ascii="Times New Roman" w:hAnsi="Times New Roman" w:cs="Times New Roman"/>
                <w:sz w:val="26"/>
                <w:szCs w:val="26"/>
              </w:rPr>
            </w:pPr>
            <w:r w:rsidRPr="00D1685C">
              <w:rPr>
                <w:rFonts w:ascii="Times New Roman" w:hAnsi="Times New Roman" w:cs="Times New Roman"/>
                <w:sz w:val="26"/>
                <w:szCs w:val="26"/>
                <w:lang w:val="en-GB"/>
              </w:rPr>
              <w:t xml:space="preserve">US EPA 1311+ </w:t>
            </w:r>
            <w:r w:rsidRPr="00D1685C">
              <w:rPr>
                <w:rFonts w:ascii="Times New Roman" w:hAnsi="Times New Roman" w:cs="Times New Roman"/>
                <w:sz w:val="26"/>
                <w:szCs w:val="26"/>
              </w:rPr>
              <w:t xml:space="preserve">US EPA </w:t>
            </w:r>
            <w:r w:rsidRPr="00D1685C">
              <w:rPr>
                <w:rFonts w:ascii="Times New Roman" w:hAnsi="Times New Roman" w:cs="Times New Roman"/>
                <w:sz w:val="26"/>
                <w:szCs w:val="26"/>
                <w:lang w:val="en-GB"/>
              </w:rPr>
              <w:t>1664a</w:t>
            </w:r>
          </w:p>
        </w:tc>
      </w:tr>
      <w:tr w:rsidR="00CF22F7" w:rsidRPr="00D1685C" w14:paraId="748C7F14" w14:textId="77777777" w:rsidTr="00B7141E">
        <w:trPr>
          <w:trHeight w:val="371"/>
          <w:jc w:val="center"/>
        </w:trPr>
        <w:tc>
          <w:tcPr>
            <w:tcW w:w="713" w:type="dxa"/>
          </w:tcPr>
          <w:p w14:paraId="15931958" w14:textId="77777777" w:rsidR="00CF22F7" w:rsidRPr="00D1685C" w:rsidRDefault="00CF22F7" w:rsidP="00D1685C">
            <w:pPr>
              <w:pStyle w:val="TableParagraph"/>
              <w:ind w:left="25" w:right="6"/>
              <w:rPr>
                <w:rFonts w:ascii="Times New Roman" w:hAnsi="Times New Roman" w:cs="Times New Roman"/>
                <w:sz w:val="26"/>
                <w:szCs w:val="26"/>
              </w:rPr>
            </w:pPr>
            <w:r w:rsidRPr="00D1685C">
              <w:rPr>
                <w:rFonts w:ascii="Times New Roman" w:hAnsi="Times New Roman" w:cs="Times New Roman"/>
                <w:sz w:val="26"/>
                <w:szCs w:val="26"/>
              </w:rPr>
              <w:t>14</w:t>
            </w:r>
          </w:p>
        </w:tc>
        <w:tc>
          <w:tcPr>
            <w:tcW w:w="1544" w:type="dxa"/>
          </w:tcPr>
          <w:p w14:paraId="47400D93" w14:textId="77777777" w:rsidR="00CF22F7" w:rsidRPr="00D1685C" w:rsidRDefault="00CF22F7" w:rsidP="00D1685C">
            <w:pPr>
              <w:pStyle w:val="TableParagraph"/>
              <w:ind w:left="9"/>
              <w:jc w:val="left"/>
              <w:rPr>
                <w:rFonts w:ascii="Times New Roman" w:hAnsi="Times New Roman" w:cs="Times New Roman"/>
                <w:sz w:val="26"/>
                <w:szCs w:val="26"/>
              </w:rPr>
            </w:pPr>
            <w:r w:rsidRPr="00D1685C">
              <w:rPr>
                <w:rFonts w:ascii="Times New Roman" w:hAnsi="Times New Roman" w:cs="Times New Roman"/>
                <w:sz w:val="26"/>
                <w:szCs w:val="26"/>
              </w:rPr>
              <w:t>Phenol</w:t>
            </w:r>
          </w:p>
        </w:tc>
        <w:tc>
          <w:tcPr>
            <w:tcW w:w="6544" w:type="dxa"/>
          </w:tcPr>
          <w:p w14:paraId="7F559A9D"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Pr>
                <w:rFonts w:ascii="Times New Roman" w:hAnsi="Times New Roman" w:cs="Times New Roman"/>
                <w:sz w:val="26"/>
                <w:szCs w:val="26"/>
              </w:rPr>
              <w:t>TCVN 8964:2011;</w:t>
            </w:r>
          </w:p>
          <w:p w14:paraId="12196D8D"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SMEWW 6420B :2017/SMEWW 6420C :2017</w:t>
            </w:r>
            <w:r>
              <w:rPr>
                <w:rFonts w:ascii="Times New Roman" w:hAnsi="Times New Roman" w:cs="Times New Roman"/>
                <w:sz w:val="26"/>
                <w:szCs w:val="26"/>
              </w:rPr>
              <w:t xml:space="preserve">, US </w:t>
            </w:r>
            <w:r w:rsidRPr="00433343">
              <w:rPr>
                <w:rFonts w:ascii="Times New Roman" w:hAnsi="Times New Roman" w:cs="Times New Roman"/>
                <w:sz w:val="26"/>
                <w:szCs w:val="26"/>
              </w:rPr>
              <w:t xml:space="preserve">EPA </w:t>
            </w:r>
            <w:r>
              <w:rPr>
                <w:rFonts w:ascii="Times New Roman" w:hAnsi="Times New Roman" w:cs="Times New Roman"/>
                <w:sz w:val="26"/>
                <w:szCs w:val="26"/>
              </w:rPr>
              <w:t xml:space="preserve">method </w:t>
            </w:r>
            <w:r w:rsidRPr="00433343">
              <w:rPr>
                <w:rFonts w:ascii="Times New Roman" w:hAnsi="Times New Roman" w:cs="Times New Roman"/>
                <w:sz w:val="26"/>
                <w:szCs w:val="26"/>
              </w:rPr>
              <w:t>8041A</w:t>
            </w:r>
          </w:p>
        </w:tc>
      </w:tr>
      <w:tr w:rsidR="00CF22F7" w:rsidRPr="00D1685C" w14:paraId="5AD0A610" w14:textId="77777777" w:rsidTr="00B7141E">
        <w:trPr>
          <w:trHeight w:val="373"/>
          <w:jc w:val="center"/>
        </w:trPr>
        <w:tc>
          <w:tcPr>
            <w:tcW w:w="713" w:type="dxa"/>
          </w:tcPr>
          <w:p w14:paraId="4CF41FB2" w14:textId="77777777" w:rsidR="00CF22F7" w:rsidRPr="00D1685C" w:rsidRDefault="00CF22F7" w:rsidP="00D1685C">
            <w:pPr>
              <w:pStyle w:val="TableParagraph"/>
              <w:spacing w:before="119"/>
              <w:ind w:left="25" w:right="6"/>
              <w:rPr>
                <w:rFonts w:ascii="Times New Roman" w:hAnsi="Times New Roman" w:cs="Times New Roman"/>
                <w:sz w:val="26"/>
                <w:szCs w:val="26"/>
              </w:rPr>
            </w:pPr>
            <w:r w:rsidRPr="00D1685C">
              <w:rPr>
                <w:rFonts w:ascii="Times New Roman" w:hAnsi="Times New Roman" w:cs="Times New Roman"/>
                <w:sz w:val="26"/>
                <w:szCs w:val="26"/>
              </w:rPr>
              <w:t>15</w:t>
            </w:r>
          </w:p>
        </w:tc>
        <w:tc>
          <w:tcPr>
            <w:tcW w:w="1544" w:type="dxa"/>
          </w:tcPr>
          <w:p w14:paraId="4C70CC33"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Benzen</w:t>
            </w:r>
          </w:p>
        </w:tc>
        <w:tc>
          <w:tcPr>
            <w:tcW w:w="6544" w:type="dxa"/>
          </w:tcPr>
          <w:p w14:paraId="1E56A6E2"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7873:2008;</w:t>
            </w:r>
          </w:p>
          <w:p w14:paraId="7D4CE438"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9241:2012;</w:t>
            </w:r>
          </w:p>
          <w:p w14:paraId="09DC3A6C"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10495:2015;</w:t>
            </w:r>
          </w:p>
          <w:p w14:paraId="60BA014C"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EPA 8260D,</w:t>
            </w:r>
            <w:r w:rsidRPr="00D1685C">
              <w:rPr>
                <w:rFonts w:ascii="Times New Roman" w:hAnsi="Times New Roman" w:cs="Times New Roman"/>
                <w:sz w:val="26"/>
                <w:szCs w:val="26"/>
              </w:rPr>
              <w:t xml:space="preserve"> </w:t>
            </w:r>
          </w:p>
        </w:tc>
      </w:tr>
      <w:tr w:rsidR="00CF22F7" w:rsidRPr="00D1685C" w14:paraId="24FBE7F8" w14:textId="77777777" w:rsidTr="00B7141E">
        <w:trPr>
          <w:trHeight w:val="373"/>
          <w:jc w:val="center"/>
        </w:trPr>
        <w:tc>
          <w:tcPr>
            <w:tcW w:w="713" w:type="dxa"/>
          </w:tcPr>
          <w:p w14:paraId="117F8B68" w14:textId="77777777" w:rsidR="00CF22F7" w:rsidRPr="00D1685C" w:rsidRDefault="00CF22F7" w:rsidP="00D1685C">
            <w:pPr>
              <w:pStyle w:val="TableParagraph"/>
              <w:spacing w:line="236" w:lineRule="exact"/>
              <w:ind w:left="25" w:right="6"/>
              <w:rPr>
                <w:rFonts w:ascii="Times New Roman" w:hAnsi="Times New Roman" w:cs="Times New Roman"/>
                <w:sz w:val="26"/>
                <w:szCs w:val="26"/>
              </w:rPr>
            </w:pPr>
            <w:r w:rsidRPr="00D1685C">
              <w:rPr>
                <w:rFonts w:ascii="Times New Roman" w:hAnsi="Times New Roman" w:cs="Times New Roman"/>
                <w:sz w:val="26"/>
                <w:szCs w:val="26"/>
              </w:rPr>
              <w:t>16</w:t>
            </w:r>
          </w:p>
        </w:tc>
        <w:tc>
          <w:tcPr>
            <w:tcW w:w="1544" w:type="dxa"/>
          </w:tcPr>
          <w:p w14:paraId="6513D538"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Clobenzen</w:t>
            </w:r>
          </w:p>
        </w:tc>
        <w:tc>
          <w:tcPr>
            <w:tcW w:w="6544" w:type="dxa"/>
          </w:tcPr>
          <w:p w14:paraId="44E7A746"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7873:2008</w:t>
            </w:r>
            <w:r>
              <w:rPr>
                <w:rFonts w:ascii="Times New Roman" w:hAnsi="Times New Roman" w:cs="Times New Roman"/>
                <w:sz w:val="26"/>
                <w:szCs w:val="26"/>
              </w:rPr>
              <w:t>;</w:t>
            </w:r>
          </w:p>
          <w:p w14:paraId="060911C8"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Pr>
                <w:rFonts w:ascii="Times New Roman" w:hAnsi="Times New Roman" w:cs="Times New Roman"/>
                <w:sz w:val="26"/>
                <w:szCs w:val="26"/>
              </w:rPr>
              <w:t>US</w:t>
            </w:r>
            <w:r w:rsidRPr="00433343">
              <w:rPr>
                <w:rFonts w:ascii="Times New Roman" w:hAnsi="Times New Roman" w:cs="Times New Roman"/>
                <w:sz w:val="26"/>
                <w:szCs w:val="26"/>
              </w:rPr>
              <w:t xml:space="preserve"> EPA</w:t>
            </w:r>
            <w:r>
              <w:rPr>
                <w:rFonts w:ascii="Times New Roman" w:hAnsi="Times New Roman" w:cs="Times New Roman"/>
                <w:sz w:val="26"/>
                <w:szCs w:val="26"/>
              </w:rPr>
              <w:t xml:space="preserve"> method</w:t>
            </w:r>
            <w:r w:rsidRPr="00433343">
              <w:rPr>
                <w:rFonts w:ascii="Times New Roman" w:hAnsi="Times New Roman" w:cs="Times New Roman"/>
                <w:sz w:val="26"/>
                <w:szCs w:val="26"/>
              </w:rPr>
              <w:t xml:space="preserve"> 8260D</w:t>
            </w:r>
          </w:p>
        </w:tc>
      </w:tr>
      <w:tr w:rsidR="00CF22F7" w:rsidRPr="00D1685C" w14:paraId="0EE7E51F" w14:textId="77777777" w:rsidTr="00B7141E">
        <w:trPr>
          <w:trHeight w:val="373"/>
          <w:jc w:val="center"/>
        </w:trPr>
        <w:tc>
          <w:tcPr>
            <w:tcW w:w="713" w:type="dxa"/>
          </w:tcPr>
          <w:p w14:paraId="6EFEE56A" w14:textId="77777777" w:rsidR="00CF22F7" w:rsidRPr="00D1685C" w:rsidRDefault="00CF22F7" w:rsidP="00D1685C">
            <w:pPr>
              <w:pStyle w:val="TableParagraph"/>
              <w:spacing w:line="236" w:lineRule="exact"/>
              <w:ind w:left="25" w:right="6"/>
              <w:rPr>
                <w:rFonts w:ascii="Times New Roman" w:hAnsi="Times New Roman" w:cs="Times New Roman"/>
                <w:sz w:val="26"/>
                <w:szCs w:val="26"/>
              </w:rPr>
            </w:pPr>
            <w:r w:rsidRPr="00D1685C">
              <w:rPr>
                <w:rFonts w:ascii="Times New Roman" w:hAnsi="Times New Roman" w:cs="Times New Roman"/>
                <w:sz w:val="26"/>
                <w:szCs w:val="26"/>
              </w:rPr>
              <w:t>17</w:t>
            </w:r>
          </w:p>
        </w:tc>
        <w:tc>
          <w:tcPr>
            <w:tcW w:w="1544" w:type="dxa"/>
          </w:tcPr>
          <w:p w14:paraId="43B408EC" w14:textId="77777777" w:rsidR="00CF22F7" w:rsidRPr="00D1685C" w:rsidRDefault="00CF22F7" w:rsidP="00D1685C">
            <w:pPr>
              <w:pStyle w:val="TableParagraph"/>
              <w:spacing w:line="236" w:lineRule="exact"/>
              <w:ind w:left="9"/>
              <w:jc w:val="left"/>
              <w:rPr>
                <w:rFonts w:ascii="Times New Roman" w:hAnsi="Times New Roman" w:cs="Times New Roman"/>
                <w:sz w:val="26"/>
                <w:szCs w:val="26"/>
              </w:rPr>
            </w:pPr>
            <w:r w:rsidRPr="00D1685C">
              <w:rPr>
                <w:rFonts w:ascii="Times New Roman" w:hAnsi="Times New Roman" w:cs="Times New Roman"/>
                <w:sz w:val="26"/>
                <w:szCs w:val="26"/>
              </w:rPr>
              <w:t>Toluen</w:t>
            </w:r>
          </w:p>
        </w:tc>
        <w:tc>
          <w:tcPr>
            <w:tcW w:w="6544" w:type="dxa"/>
          </w:tcPr>
          <w:p w14:paraId="6CC7117C"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8964:2011</w:t>
            </w:r>
            <w:r>
              <w:rPr>
                <w:rFonts w:ascii="Times New Roman" w:hAnsi="Times New Roman" w:cs="Times New Roman"/>
                <w:sz w:val="26"/>
                <w:szCs w:val="26"/>
              </w:rPr>
              <w:t>;</w:t>
            </w:r>
          </w:p>
          <w:p w14:paraId="2BF6B464"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7873:2008</w:t>
            </w:r>
            <w:r>
              <w:rPr>
                <w:rFonts w:ascii="Times New Roman" w:hAnsi="Times New Roman" w:cs="Times New Roman"/>
                <w:sz w:val="26"/>
                <w:szCs w:val="26"/>
              </w:rPr>
              <w:t>;</w:t>
            </w:r>
          </w:p>
          <w:p w14:paraId="32731B00"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Pr>
                <w:rFonts w:ascii="Times New Roman" w:hAnsi="Times New Roman" w:cs="Times New Roman"/>
                <w:sz w:val="26"/>
                <w:szCs w:val="26"/>
              </w:rPr>
              <w:t xml:space="preserve">US </w:t>
            </w:r>
            <w:r w:rsidRPr="00433343">
              <w:rPr>
                <w:rFonts w:ascii="Times New Roman" w:hAnsi="Times New Roman" w:cs="Times New Roman"/>
                <w:sz w:val="26"/>
                <w:szCs w:val="26"/>
              </w:rPr>
              <w:t>EPA</w:t>
            </w:r>
            <w:r>
              <w:rPr>
                <w:rFonts w:ascii="Times New Roman" w:hAnsi="Times New Roman" w:cs="Times New Roman"/>
                <w:sz w:val="26"/>
                <w:szCs w:val="26"/>
              </w:rPr>
              <w:t xml:space="preserve"> method 8260D;</w:t>
            </w:r>
          </w:p>
          <w:p w14:paraId="04DF8B19"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Pr>
                <w:rFonts w:ascii="Times New Roman" w:hAnsi="Times New Roman" w:cs="Times New Roman"/>
                <w:sz w:val="26"/>
                <w:szCs w:val="26"/>
              </w:rPr>
              <w:t xml:space="preserve">US </w:t>
            </w:r>
            <w:r w:rsidRPr="00433343">
              <w:rPr>
                <w:rFonts w:ascii="Times New Roman" w:hAnsi="Times New Roman" w:cs="Times New Roman"/>
                <w:sz w:val="26"/>
                <w:szCs w:val="26"/>
              </w:rPr>
              <w:t xml:space="preserve">EPA </w:t>
            </w:r>
            <w:r>
              <w:rPr>
                <w:rFonts w:ascii="Times New Roman" w:hAnsi="Times New Roman" w:cs="Times New Roman"/>
                <w:sz w:val="26"/>
                <w:szCs w:val="26"/>
              </w:rPr>
              <w:t xml:space="preserve">method </w:t>
            </w:r>
            <w:r w:rsidRPr="00433343">
              <w:rPr>
                <w:rFonts w:ascii="Times New Roman" w:hAnsi="Times New Roman" w:cs="Times New Roman"/>
                <w:sz w:val="26"/>
                <w:szCs w:val="26"/>
              </w:rPr>
              <w:t>8270E</w:t>
            </w:r>
            <w:r>
              <w:rPr>
                <w:rFonts w:ascii="Times New Roman" w:hAnsi="Times New Roman" w:cs="Times New Roman"/>
                <w:sz w:val="26"/>
                <w:szCs w:val="26"/>
              </w:rPr>
              <w:t>.</w:t>
            </w:r>
          </w:p>
        </w:tc>
      </w:tr>
      <w:tr w:rsidR="00CF22F7" w:rsidRPr="00D1685C" w14:paraId="79A4A1F6" w14:textId="77777777" w:rsidTr="00B7141E">
        <w:trPr>
          <w:trHeight w:val="371"/>
          <w:jc w:val="center"/>
        </w:trPr>
        <w:tc>
          <w:tcPr>
            <w:tcW w:w="713" w:type="dxa"/>
          </w:tcPr>
          <w:p w14:paraId="714DA216" w14:textId="77777777" w:rsidR="00CF22F7" w:rsidRPr="00D1685C" w:rsidRDefault="00CF22F7" w:rsidP="00D1685C">
            <w:pPr>
              <w:pStyle w:val="TableParagraph"/>
              <w:ind w:left="25" w:right="6"/>
              <w:rPr>
                <w:rFonts w:ascii="Times New Roman" w:hAnsi="Times New Roman" w:cs="Times New Roman"/>
                <w:sz w:val="26"/>
                <w:szCs w:val="26"/>
              </w:rPr>
            </w:pPr>
            <w:r w:rsidRPr="00D1685C">
              <w:rPr>
                <w:rFonts w:ascii="Times New Roman" w:hAnsi="Times New Roman" w:cs="Times New Roman"/>
                <w:sz w:val="26"/>
                <w:szCs w:val="26"/>
              </w:rPr>
              <w:t>18</w:t>
            </w:r>
          </w:p>
        </w:tc>
        <w:tc>
          <w:tcPr>
            <w:tcW w:w="1544" w:type="dxa"/>
          </w:tcPr>
          <w:p w14:paraId="4A501F4D" w14:textId="77777777" w:rsidR="00CF22F7" w:rsidRPr="00D1685C" w:rsidRDefault="00CF22F7" w:rsidP="00D1685C">
            <w:pPr>
              <w:pStyle w:val="TableParagraph"/>
              <w:ind w:left="9"/>
              <w:jc w:val="left"/>
              <w:rPr>
                <w:rFonts w:ascii="Times New Roman" w:hAnsi="Times New Roman" w:cs="Times New Roman"/>
                <w:sz w:val="26"/>
                <w:szCs w:val="26"/>
              </w:rPr>
            </w:pPr>
            <w:r w:rsidRPr="00D1685C">
              <w:rPr>
                <w:rFonts w:ascii="Times New Roman" w:hAnsi="Times New Roman" w:cs="Times New Roman"/>
                <w:sz w:val="26"/>
                <w:szCs w:val="26"/>
              </w:rPr>
              <w:t>Naptalen</w:t>
            </w:r>
          </w:p>
        </w:tc>
        <w:tc>
          <w:tcPr>
            <w:tcW w:w="6544" w:type="dxa"/>
          </w:tcPr>
          <w:p w14:paraId="7ECDA9CE"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8964:2011</w:t>
            </w:r>
            <w:r>
              <w:rPr>
                <w:rFonts w:ascii="Times New Roman" w:hAnsi="Times New Roman" w:cs="Times New Roman"/>
                <w:sz w:val="26"/>
                <w:szCs w:val="26"/>
              </w:rPr>
              <w:t>;</w:t>
            </w:r>
          </w:p>
          <w:p w14:paraId="32F84610"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 xml:space="preserve">TCVN 10495:2015, </w:t>
            </w:r>
          </w:p>
        </w:tc>
      </w:tr>
      <w:tr w:rsidR="00CF22F7" w:rsidRPr="00D1685C" w14:paraId="0BC81AEB" w14:textId="77777777" w:rsidTr="00B7141E">
        <w:trPr>
          <w:trHeight w:val="373"/>
          <w:jc w:val="center"/>
        </w:trPr>
        <w:tc>
          <w:tcPr>
            <w:tcW w:w="713" w:type="dxa"/>
          </w:tcPr>
          <w:p w14:paraId="3BE64584" w14:textId="77777777" w:rsidR="00CF22F7" w:rsidRPr="00D1685C" w:rsidRDefault="00CF22F7" w:rsidP="00D1685C">
            <w:pPr>
              <w:pStyle w:val="TableParagraph"/>
              <w:spacing w:before="119"/>
              <w:ind w:left="25" w:right="6"/>
              <w:rPr>
                <w:rFonts w:ascii="Times New Roman" w:hAnsi="Times New Roman" w:cs="Times New Roman"/>
                <w:sz w:val="26"/>
                <w:szCs w:val="26"/>
              </w:rPr>
            </w:pPr>
            <w:r w:rsidRPr="00D1685C">
              <w:rPr>
                <w:rFonts w:ascii="Times New Roman" w:hAnsi="Times New Roman" w:cs="Times New Roman"/>
                <w:sz w:val="26"/>
                <w:szCs w:val="26"/>
              </w:rPr>
              <w:t>19</w:t>
            </w:r>
          </w:p>
        </w:tc>
        <w:tc>
          <w:tcPr>
            <w:tcW w:w="1544" w:type="dxa"/>
          </w:tcPr>
          <w:p w14:paraId="0C05A934"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Clodan</w:t>
            </w:r>
          </w:p>
        </w:tc>
        <w:tc>
          <w:tcPr>
            <w:tcW w:w="6544" w:type="dxa"/>
          </w:tcPr>
          <w:p w14:paraId="5038F7F9"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7873:2008</w:t>
            </w:r>
            <w:r>
              <w:rPr>
                <w:rFonts w:ascii="Times New Roman" w:hAnsi="Times New Roman" w:cs="Times New Roman"/>
                <w:sz w:val="26"/>
                <w:szCs w:val="26"/>
              </w:rPr>
              <w:t>;</w:t>
            </w:r>
          </w:p>
          <w:p w14:paraId="348DDB42"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9241:2012</w:t>
            </w:r>
            <w:r>
              <w:rPr>
                <w:rFonts w:ascii="Times New Roman" w:hAnsi="Times New Roman" w:cs="Times New Roman"/>
                <w:sz w:val="26"/>
                <w:szCs w:val="26"/>
              </w:rPr>
              <w:t>;</w:t>
            </w:r>
          </w:p>
          <w:p w14:paraId="4121379C"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 xml:space="preserve"> TC</w:t>
            </w:r>
            <w:r>
              <w:rPr>
                <w:rFonts w:ascii="Times New Roman" w:hAnsi="Times New Roman" w:cs="Times New Roman"/>
                <w:sz w:val="26"/>
                <w:szCs w:val="26"/>
              </w:rPr>
              <w:t>VN 10495:2015;</w:t>
            </w:r>
          </w:p>
          <w:p w14:paraId="325F4433"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Pr>
                <w:rFonts w:ascii="Times New Roman" w:hAnsi="Times New Roman" w:cs="Times New Roman"/>
                <w:sz w:val="26"/>
                <w:szCs w:val="26"/>
              </w:rPr>
              <w:t>US</w:t>
            </w:r>
            <w:r w:rsidRPr="00433343">
              <w:rPr>
                <w:rFonts w:ascii="Times New Roman" w:hAnsi="Times New Roman" w:cs="Times New Roman"/>
                <w:sz w:val="26"/>
                <w:szCs w:val="26"/>
              </w:rPr>
              <w:t xml:space="preserve"> EPA</w:t>
            </w:r>
            <w:r>
              <w:rPr>
                <w:rFonts w:ascii="Times New Roman" w:hAnsi="Times New Roman" w:cs="Times New Roman"/>
                <w:sz w:val="26"/>
                <w:szCs w:val="26"/>
              </w:rPr>
              <w:t xml:space="preserve"> method</w:t>
            </w:r>
            <w:r w:rsidRPr="00433343">
              <w:rPr>
                <w:rFonts w:ascii="Times New Roman" w:hAnsi="Times New Roman" w:cs="Times New Roman"/>
                <w:sz w:val="26"/>
                <w:szCs w:val="26"/>
              </w:rPr>
              <w:t xml:space="preserve"> 8260D, </w:t>
            </w:r>
          </w:p>
        </w:tc>
      </w:tr>
      <w:tr w:rsidR="00CF22F7" w:rsidRPr="00D1685C" w14:paraId="5F8EB02E" w14:textId="77777777" w:rsidTr="00B7141E">
        <w:trPr>
          <w:trHeight w:val="625"/>
          <w:jc w:val="center"/>
        </w:trPr>
        <w:tc>
          <w:tcPr>
            <w:tcW w:w="713" w:type="dxa"/>
          </w:tcPr>
          <w:p w14:paraId="16BD5A4D" w14:textId="77777777" w:rsidR="00CF22F7" w:rsidRPr="00D1685C" w:rsidRDefault="00CF22F7" w:rsidP="00D1685C">
            <w:pPr>
              <w:pStyle w:val="TableParagraph"/>
              <w:spacing w:line="240" w:lineRule="auto"/>
              <w:ind w:left="25" w:right="6"/>
              <w:rPr>
                <w:rFonts w:ascii="Times New Roman" w:hAnsi="Times New Roman" w:cs="Times New Roman"/>
                <w:sz w:val="26"/>
                <w:szCs w:val="26"/>
              </w:rPr>
            </w:pPr>
            <w:r w:rsidRPr="00D1685C">
              <w:rPr>
                <w:rFonts w:ascii="Times New Roman" w:hAnsi="Times New Roman" w:cs="Times New Roman"/>
                <w:sz w:val="26"/>
                <w:szCs w:val="26"/>
              </w:rPr>
              <w:t>20</w:t>
            </w:r>
          </w:p>
        </w:tc>
        <w:tc>
          <w:tcPr>
            <w:tcW w:w="1544" w:type="dxa"/>
          </w:tcPr>
          <w:p w14:paraId="793E06E6" w14:textId="77777777" w:rsidR="00CF22F7" w:rsidRPr="00D1685C" w:rsidRDefault="00CF22F7" w:rsidP="00433343">
            <w:pPr>
              <w:pStyle w:val="TableParagraph"/>
              <w:spacing w:line="250" w:lineRule="atLeast"/>
              <w:ind w:left="9"/>
              <w:jc w:val="left"/>
              <w:rPr>
                <w:rFonts w:ascii="Times New Roman" w:hAnsi="Times New Roman" w:cs="Times New Roman"/>
                <w:sz w:val="26"/>
                <w:szCs w:val="26"/>
              </w:rPr>
            </w:pPr>
            <w:r w:rsidRPr="00D1685C">
              <w:rPr>
                <w:rFonts w:ascii="Times New Roman" w:hAnsi="Times New Roman" w:cs="Times New Roman"/>
                <w:sz w:val="26"/>
                <w:szCs w:val="26"/>
              </w:rPr>
              <w:t>2,4-Diclophenoxy axeticaxit (2,4-D)</w:t>
            </w:r>
          </w:p>
        </w:tc>
        <w:tc>
          <w:tcPr>
            <w:tcW w:w="6544" w:type="dxa"/>
          </w:tcPr>
          <w:p w14:paraId="5B9B97F8" w14:textId="77777777" w:rsidR="00CF22F7" w:rsidRPr="00433343"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433343">
              <w:rPr>
                <w:rFonts w:ascii="Times New Roman" w:hAnsi="Times New Roman" w:cs="Times New Roman"/>
                <w:sz w:val="26"/>
                <w:szCs w:val="26"/>
              </w:rPr>
              <w:t>TCVN 8964:2011,</w:t>
            </w:r>
          </w:p>
          <w:p w14:paraId="7B21ED04"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Pr>
                <w:rFonts w:ascii="Times New Roman" w:hAnsi="Times New Roman" w:cs="Times New Roman"/>
                <w:sz w:val="26"/>
                <w:szCs w:val="26"/>
              </w:rPr>
              <w:t xml:space="preserve">US </w:t>
            </w:r>
            <w:r w:rsidRPr="00433343">
              <w:rPr>
                <w:rFonts w:ascii="Times New Roman" w:hAnsi="Times New Roman" w:cs="Times New Roman"/>
                <w:sz w:val="26"/>
                <w:szCs w:val="26"/>
              </w:rPr>
              <w:t>EPA</w:t>
            </w:r>
            <w:r>
              <w:rPr>
                <w:rFonts w:ascii="Times New Roman" w:hAnsi="Times New Roman" w:cs="Times New Roman"/>
                <w:sz w:val="26"/>
                <w:szCs w:val="26"/>
              </w:rPr>
              <w:t xml:space="preserve"> method</w:t>
            </w:r>
            <w:r w:rsidRPr="00433343">
              <w:rPr>
                <w:rFonts w:ascii="Times New Roman" w:hAnsi="Times New Roman" w:cs="Times New Roman"/>
                <w:sz w:val="26"/>
                <w:szCs w:val="26"/>
              </w:rPr>
              <w:t xml:space="preserve"> 8321B</w:t>
            </w:r>
            <w:r>
              <w:rPr>
                <w:rFonts w:ascii="Times New Roman" w:hAnsi="Times New Roman" w:cs="Times New Roman"/>
                <w:sz w:val="26"/>
                <w:szCs w:val="26"/>
              </w:rPr>
              <w:t>.</w:t>
            </w:r>
          </w:p>
        </w:tc>
      </w:tr>
      <w:tr w:rsidR="00CF22F7" w:rsidRPr="00D1685C" w14:paraId="6FF9A9C5" w14:textId="77777777" w:rsidTr="00B7141E">
        <w:trPr>
          <w:trHeight w:val="373"/>
          <w:jc w:val="center"/>
        </w:trPr>
        <w:tc>
          <w:tcPr>
            <w:tcW w:w="713" w:type="dxa"/>
          </w:tcPr>
          <w:p w14:paraId="0009CD20" w14:textId="77777777" w:rsidR="00CF22F7" w:rsidRPr="00D1685C" w:rsidRDefault="00CF22F7" w:rsidP="00D1685C">
            <w:pPr>
              <w:pStyle w:val="TableParagraph"/>
              <w:spacing w:before="119"/>
              <w:ind w:left="25" w:right="6"/>
              <w:rPr>
                <w:rFonts w:ascii="Times New Roman" w:hAnsi="Times New Roman" w:cs="Times New Roman"/>
                <w:sz w:val="26"/>
                <w:szCs w:val="26"/>
              </w:rPr>
            </w:pPr>
            <w:r w:rsidRPr="00D1685C">
              <w:rPr>
                <w:rFonts w:ascii="Times New Roman" w:hAnsi="Times New Roman" w:cs="Times New Roman"/>
                <w:sz w:val="26"/>
                <w:szCs w:val="26"/>
              </w:rPr>
              <w:t>21</w:t>
            </w:r>
          </w:p>
        </w:tc>
        <w:tc>
          <w:tcPr>
            <w:tcW w:w="1544" w:type="dxa"/>
          </w:tcPr>
          <w:p w14:paraId="130EF422"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Lindan</w:t>
            </w:r>
          </w:p>
        </w:tc>
        <w:tc>
          <w:tcPr>
            <w:tcW w:w="6544" w:type="dxa"/>
          </w:tcPr>
          <w:p w14:paraId="3FB875F9" w14:textId="77777777" w:rsidR="00CF22F7" w:rsidRPr="008774E4"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TCVN 8964:2011</w:t>
            </w:r>
            <w:r>
              <w:rPr>
                <w:rFonts w:ascii="Times New Roman" w:hAnsi="Times New Roman" w:cs="Times New Roman"/>
                <w:sz w:val="26"/>
                <w:szCs w:val="26"/>
              </w:rPr>
              <w:t>;</w:t>
            </w:r>
          </w:p>
          <w:p w14:paraId="2292ACBE"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 xml:space="preserve"> TCVN 10495:2015</w:t>
            </w:r>
          </w:p>
        </w:tc>
      </w:tr>
      <w:tr w:rsidR="00CF22F7" w:rsidRPr="00D1685C" w14:paraId="3851B51E" w14:textId="77777777" w:rsidTr="00B7141E">
        <w:trPr>
          <w:trHeight w:val="373"/>
          <w:jc w:val="center"/>
        </w:trPr>
        <w:tc>
          <w:tcPr>
            <w:tcW w:w="713" w:type="dxa"/>
            <w:tcBorders>
              <w:bottom w:val="single" w:sz="4" w:space="0" w:color="000000"/>
            </w:tcBorders>
          </w:tcPr>
          <w:p w14:paraId="57F2E5F9" w14:textId="77777777" w:rsidR="00CF22F7" w:rsidRPr="00D1685C" w:rsidRDefault="00CF22F7" w:rsidP="00D1685C">
            <w:pPr>
              <w:pStyle w:val="TableParagraph"/>
              <w:spacing w:line="237" w:lineRule="exact"/>
              <w:ind w:left="25" w:right="6"/>
              <w:rPr>
                <w:rFonts w:ascii="Times New Roman" w:hAnsi="Times New Roman" w:cs="Times New Roman"/>
                <w:sz w:val="26"/>
                <w:szCs w:val="26"/>
              </w:rPr>
            </w:pPr>
            <w:r w:rsidRPr="00D1685C">
              <w:rPr>
                <w:rFonts w:ascii="Times New Roman" w:hAnsi="Times New Roman" w:cs="Times New Roman"/>
                <w:sz w:val="26"/>
                <w:szCs w:val="26"/>
              </w:rPr>
              <w:t>22</w:t>
            </w:r>
          </w:p>
        </w:tc>
        <w:tc>
          <w:tcPr>
            <w:tcW w:w="1544" w:type="dxa"/>
            <w:tcBorders>
              <w:bottom w:val="single" w:sz="4" w:space="0" w:color="000000"/>
            </w:tcBorders>
          </w:tcPr>
          <w:p w14:paraId="1C6D6198" w14:textId="77777777" w:rsidR="00CF22F7" w:rsidRPr="00D1685C" w:rsidRDefault="00CF22F7" w:rsidP="00D1685C">
            <w:pPr>
              <w:pStyle w:val="TableParagraph"/>
              <w:spacing w:line="237" w:lineRule="exact"/>
              <w:ind w:left="9"/>
              <w:jc w:val="left"/>
              <w:rPr>
                <w:rFonts w:ascii="Times New Roman" w:hAnsi="Times New Roman" w:cs="Times New Roman"/>
                <w:sz w:val="26"/>
                <w:szCs w:val="26"/>
              </w:rPr>
            </w:pPr>
            <w:r w:rsidRPr="00D1685C">
              <w:rPr>
                <w:rFonts w:ascii="Times New Roman" w:hAnsi="Times New Roman" w:cs="Times New Roman"/>
                <w:sz w:val="26"/>
                <w:szCs w:val="26"/>
              </w:rPr>
              <w:t>Metoxyclo</w:t>
            </w:r>
          </w:p>
        </w:tc>
        <w:tc>
          <w:tcPr>
            <w:tcW w:w="6544" w:type="dxa"/>
            <w:tcBorders>
              <w:bottom w:val="single" w:sz="4" w:space="0" w:color="000000"/>
            </w:tcBorders>
          </w:tcPr>
          <w:p w14:paraId="2B45B96B" w14:textId="77777777" w:rsidR="00CF22F7" w:rsidRPr="008774E4"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TCVN 8964:2011</w:t>
            </w:r>
            <w:r>
              <w:rPr>
                <w:rFonts w:ascii="Times New Roman" w:hAnsi="Times New Roman" w:cs="Times New Roman"/>
                <w:sz w:val="26"/>
                <w:szCs w:val="26"/>
              </w:rPr>
              <w:t>;</w:t>
            </w:r>
          </w:p>
          <w:p w14:paraId="2CE7165D"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 xml:space="preserve"> TCVN 10495:2015</w:t>
            </w:r>
          </w:p>
        </w:tc>
      </w:tr>
      <w:tr w:rsidR="00CF22F7" w:rsidRPr="00D1685C" w14:paraId="03C0B63E" w14:textId="77777777" w:rsidTr="00B7141E">
        <w:trPr>
          <w:trHeight w:val="371"/>
          <w:jc w:val="center"/>
        </w:trPr>
        <w:tc>
          <w:tcPr>
            <w:tcW w:w="713" w:type="dxa"/>
            <w:tcBorders>
              <w:top w:val="single" w:sz="4" w:space="0" w:color="000000"/>
              <w:bottom w:val="single" w:sz="4" w:space="0" w:color="000000"/>
            </w:tcBorders>
          </w:tcPr>
          <w:p w14:paraId="319E16BE" w14:textId="77777777" w:rsidR="00CF22F7" w:rsidRPr="00D1685C" w:rsidRDefault="00CF22F7" w:rsidP="00D1685C">
            <w:pPr>
              <w:pStyle w:val="TableParagraph"/>
              <w:ind w:left="25" w:right="6"/>
              <w:rPr>
                <w:rFonts w:ascii="Times New Roman" w:hAnsi="Times New Roman" w:cs="Times New Roman"/>
                <w:sz w:val="26"/>
                <w:szCs w:val="26"/>
              </w:rPr>
            </w:pPr>
            <w:r w:rsidRPr="00D1685C">
              <w:rPr>
                <w:rFonts w:ascii="Times New Roman" w:hAnsi="Times New Roman" w:cs="Times New Roman"/>
                <w:sz w:val="26"/>
                <w:szCs w:val="26"/>
              </w:rPr>
              <w:t>23</w:t>
            </w:r>
          </w:p>
        </w:tc>
        <w:tc>
          <w:tcPr>
            <w:tcW w:w="1544" w:type="dxa"/>
            <w:tcBorders>
              <w:top w:val="single" w:sz="4" w:space="0" w:color="000000"/>
              <w:bottom w:val="single" w:sz="4" w:space="0" w:color="000000"/>
            </w:tcBorders>
          </w:tcPr>
          <w:p w14:paraId="18DB3E82" w14:textId="77777777" w:rsidR="00CF22F7" w:rsidRPr="00D1685C" w:rsidRDefault="00CF22F7" w:rsidP="00D1685C">
            <w:pPr>
              <w:pStyle w:val="TableParagraph"/>
              <w:ind w:left="9"/>
              <w:jc w:val="left"/>
              <w:rPr>
                <w:rFonts w:ascii="Times New Roman" w:hAnsi="Times New Roman" w:cs="Times New Roman"/>
                <w:sz w:val="26"/>
                <w:szCs w:val="26"/>
              </w:rPr>
            </w:pPr>
            <w:r w:rsidRPr="00D1685C">
              <w:rPr>
                <w:rFonts w:ascii="Times New Roman" w:hAnsi="Times New Roman" w:cs="Times New Roman"/>
                <w:sz w:val="26"/>
                <w:szCs w:val="26"/>
              </w:rPr>
              <w:t>Endrin</w:t>
            </w:r>
          </w:p>
        </w:tc>
        <w:tc>
          <w:tcPr>
            <w:tcW w:w="6544" w:type="dxa"/>
            <w:tcBorders>
              <w:top w:val="single" w:sz="4" w:space="0" w:color="000000"/>
              <w:bottom w:val="single" w:sz="4" w:space="0" w:color="000000"/>
            </w:tcBorders>
          </w:tcPr>
          <w:p w14:paraId="2DF9BFA5" w14:textId="77777777" w:rsidR="00CF22F7" w:rsidRPr="008774E4"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TCVN 8964:2011</w:t>
            </w:r>
            <w:r>
              <w:rPr>
                <w:rFonts w:ascii="Times New Roman" w:hAnsi="Times New Roman" w:cs="Times New Roman"/>
                <w:sz w:val="26"/>
                <w:szCs w:val="26"/>
              </w:rPr>
              <w:t>;</w:t>
            </w:r>
          </w:p>
          <w:p w14:paraId="6139DC2E"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lastRenderedPageBreak/>
              <w:t>TCVN 10495:2015</w:t>
            </w:r>
          </w:p>
        </w:tc>
      </w:tr>
      <w:tr w:rsidR="00CF22F7" w:rsidRPr="00D1685C" w14:paraId="2B202AF2" w14:textId="77777777" w:rsidTr="00B7141E">
        <w:trPr>
          <w:trHeight w:val="371"/>
          <w:jc w:val="center"/>
        </w:trPr>
        <w:tc>
          <w:tcPr>
            <w:tcW w:w="713" w:type="dxa"/>
            <w:tcBorders>
              <w:top w:val="single" w:sz="4" w:space="0" w:color="000000"/>
              <w:bottom w:val="single" w:sz="4" w:space="0" w:color="000000"/>
            </w:tcBorders>
          </w:tcPr>
          <w:p w14:paraId="131C20B9" w14:textId="77777777" w:rsidR="00CF22F7" w:rsidRPr="00D1685C" w:rsidRDefault="00CF22F7" w:rsidP="00D1685C">
            <w:pPr>
              <w:pStyle w:val="TableParagraph"/>
              <w:ind w:left="25" w:right="6"/>
              <w:rPr>
                <w:rFonts w:ascii="Times New Roman" w:hAnsi="Times New Roman" w:cs="Times New Roman"/>
                <w:sz w:val="26"/>
                <w:szCs w:val="26"/>
              </w:rPr>
            </w:pPr>
          </w:p>
        </w:tc>
        <w:tc>
          <w:tcPr>
            <w:tcW w:w="1544" w:type="dxa"/>
            <w:tcBorders>
              <w:top w:val="single" w:sz="4" w:space="0" w:color="000000"/>
              <w:bottom w:val="single" w:sz="4" w:space="0" w:color="000000"/>
            </w:tcBorders>
          </w:tcPr>
          <w:p w14:paraId="39201586" w14:textId="77777777" w:rsidR="00CF22F7" w:rsidRPr="00D1685C" w:rsidRDefault="00CF22F7" w:rsidP="00D1685C">
            <w:pPr>
              <w:pStyle w:val="TableParagraph"/>
              <w:spacing w:before="120"/>
              <w:ind w:left="9"/>
              <w:jc w:val="left"/>
              <w:rPr>
                <w:rFonts w:ascii="Times New Roman" w:hAnsi="Times New Roman" w:cs="Times New Roman"/>
                <w:sz w:val="26"/>
                <w:szCs w:val="26"/>
              </w:rPr>
            </w:pPr>
            <w:r w:rsidRPr="00D1685C">
              <w:rPr>
                <w:rFonts w:ascii="Times New Roman" w:hAnsi="Times New Roman" w:cs="Times New Roman"/>
                <w:sz w:val="26"/>
                <w:szCs w:val="26"/>
              </w:rPr>
              <w:t>Heptaclo</w:t>
            </w:r>
          </w:p>
        </w:tc>
        <w:tc>
          <w:tcPr>
            <w:tcW w:w="6544" w:type="dxa"/>
            <w:tcBorders>
              <w:top w:val="single" w:sz="4" w:space="0" w:color="000000"/>
              <w:bottom w:val="single" w:sz="4" w:space="0" w:color="000000"/>
            </w:tcBorders>
          </w:tcPr>
          <w:p w14:paraId="1EE697FD" w14:textId="77777777" w:rsidR="00CF22F7" w:rsidRPr="008774E4"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TCVN 8964:2011</w:t>
            </w:r>
            <w:r>
              <w:rPr>
                <w:rFonts w:ascii="Times New Roman" w:hAnsi="Times New Roman" w:cs="Times New Roman"/>
                <w:sz w:val="26"/>
                <w:szCs w:val="26"/>
              </w:rPr>
              <w:t>;</w:t>
            </w:r>
          </w:p>
          <w:p w14:paraId="0F618461"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TCVN 10495:2015</w:t>
            </w:r>
          </w:p>
        </w:tc>
      </w:tr>
      <w:tr w:rsidR="00CF22F7" w:rsidRPr="00D1685C" w14:paraId="3A8F52A1" w14:textId="77777777" w:rsidTr="00B7141E">
        <w:trPr>
          <w:trHeight w:val="371"/>
          <w:jc w:val="center"/>
        </w:trPr>
        <w:tc>
          <w:tcPr>
            <w:tcW w:w="713" w:type="dxa"/>
            <w:tcBorders>
              <w:top w:val="single" w:sz="4" w:space="0" w:color="000000"/>
              <w:bottom w:val="single" w:sz="4" w:space="0" w:color="000000"/>
            </w:tcBorders>
          </w:tcPr>
          <w:p w14:paraId="0C1C581D" w14:textId="77777777" w:rsidR="00CF22F7" w:rsidRPr="00D1685C" w:rsidRDefault="00CF22F7" w:rsidP="00D1685C">
            <w:pPr>
              <w:pStyle w:val="TableParagraph"/>
              <w:ind w:left="25" w:right="6"/>
              <w:rPr>
                <w:rFonts w:ascii="Times New Roman" w:hAnsi="Times New Roman" w:cs="Times New Roman"/>
                <w:sz w:val="26"/>
                <w:szCs w:val="26"/>
              </w:rPr>
            </w:pPr>
          </w:p>
        </w:tc>
        <w:tc>
          <w:tcPr>
            <w:tcW w:w="1544" w:type="dxa"/>
            <w:tcBorders>
              <w:top w:val="single" w:sz="4" w:space="0" w:color="000000"/>
              <w:bottom w:val="single" w:sz="4" w:space="0" w:color="000000"/>
            </w:tcBorders>
          </w:tcPr>
          <w:p w14:paraId="366D0DFA" w14:textId="77777777" w:rsidR="00CF22F7" w:rsidRPr="00D1685C" w:rsidRDefault="00CF22F7" w:rsidP="00D1685C">
            <w:pPr>
              <w:pStyle w:val="TableParagraph"/>
              <w:spacing w:line="240" w:lineRule="auto"/>
              <w:ind w:left="9"/>
              <w:jc w:val="left"/>
              <w:rPr>
                <w:rFonts w:ascii="Times New Roman" w:hAnsi="Times New Roman" w:cs="Times New Roman"/>
                <w:sz w:val="26"/>
                <w:szCs w:val="26"/>
              </w:rPr>
            </w:pPr>
            <w:r w:rsidRPr="00D1685C">
              <w:rPr>
                <w:rFonts w:ascii="Times New Roman" w:hAnsi="Times New Roman" w:cs="Times New Roman"/>
                <w:sz w:val="26"/>
                <w:szCs w:val="26"/>
              </w:rPr>
              <w:t>Metyl parathion</w:t>
            </w:r>
          </w:p>
        </w:tc>
        <w:tc>
          <w:tcPr>
            <w:tcW w:w="6544" w:type="dxa"/>
            <w:tcBorders>
              <w:top w:val="single" w:sz="4" w:space="0" w:color="000000"/>
              <w:bottom w:val="single" w:sz="4" w:space="0" w:color="000000"/>
            </w:tcBorders>
          </w:tcPr>
          <w:p w14:paraId="10BE0791" w14:textId="77777777" w:rsidR="00CF22F7" w:rsidRPr="008774E4"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TCVN 8964:2011</w:t>
            </w:r>
            <w:r>
              <w:rPr>
                <w:rFonts w:ascii="Times New Roman" w:hAnsi="Times New Roman" w:cs="Times New Roman"/>
                <w:sz w:val="26"/>
                <w:szCs w:val="26"/>
              </w:rPr>
              <w:t>;</w:t>
            </w:r>
          </w:p>
          <w:p w14:paraId="6534EDB0"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 xml:space="preserve">TCVN 6134:2009, </w:t>
            </w:r>
          </w:p>
        </w:tc>
      </w:tr>
      <w:tr w:rsidR="00CF22F7" w:rsidRPr="00D1685C" w14:paraId="0E4B3580" w14:textId="77777777" w:rsidTr="00B7141E">
        <w:trPr>
          <w:trHeight w:val="371"/>
          <w:jc w:val="center"/>
        </w:trPr>
        <w:tc>
          <w:tcPr>
            <w:tcW w:w="713" w:type="dxa"/>
            <w:tcBorders>
              <w:top w:val="single" w:sz="4" w:space="0" w:color="000000"/>
              <w:bottom w:val="single" w:sz="4" w:space="0" w:color="000000"/>
            </w:tcBorders>
          </w:tcPr>
          <w:p w14:paraId="2761AE3A" w14:textId="77777777" w:rsidR="00CF22F7" w:rsidRPr="00D1685C" w:rsidRDefault="00CF22F7" w:rsidP="00D1685C">
            <w:pPr>
              <w:pStyle w:val="TableParagraph"/>
              <w:ind w:left="25" w:right="6"/>
              <w:rPr>
                <w:rFonts w:ascii="Times New Roman" w:hAnsi="Times New Roman" w:cs="Times New Roman"/>
                <w:sz w:val="26"/>
                <w:szCs w:val="26"/>
              </w:rPr>
            </w:pPr>
          </w:p>
        </w:tc>
        <w:tc>
          <w:tcPr>
            <w:tcW w:w="1544" w:type="dxa"/>
            <w:tcBorders>
              <w:top w:val="single" w:sz="4" w:space="0" w:color="000000"/>
              <w:bottom w:val="single" w:sz="4" w:space="0" w:color="000000"/>
            </w:tcBorders>
          </w:tcPr>
          <w:p w14:paraId="6965A256" w14:textId="77777777" w:rsidR="00CF22F7" w:rsidRPr="00D1685C" w:rsidRDefault="00CF22F7" w:rsidP="00D1685C">
            <w:pPr>
              <w:pStyle w:val="TableParagraph"/>
              <w:spacing w:before="119"/>
              <w:ind w:left="9"/>
              <w:jc w:val="left"/>
              <w:rPr>
                <w:rFonts w:ascii="Times New Roman" w:hAnsi="Times New Roman" w:cs="Times New Roman"/>
                <w:sz w:val="26"/>
                <w:szCs w:val="26"/>
              </w:rPr>
            </w:pPr>
            <w:r w:rsidRPr="00D1685C">
              <w:rPr>
                <w:rFonts w:ascii="Times New Roman" w:hAnsi="Times New Roman" w:cs="Times New Roman"/>
                <w:sz w:val="26"/>
                <w:szCs w:val="26"/>
              </w:rPr>
              <w:t>Parathion</w:t>
            </w:r>
          </w:p>
        </w:tc>
        <w:tc>
          <w:tcPr>
            <w:tcW w:w="6544" w:type="dxa"/>
            <w:tcBorders>
              <w:top w:val="single" w:sz="4" w:space="0" w:color="000000"/>
              <w:bottom w:val="single" w:sz="4" w:space="0" w:color="000000"/>
            </w:tcBorders>
          </w:tcPr>
          <w:p w14:paraId="7B11B114" w14:textId="77777777" w:rsidR="00CF22F7" w:rsidRPr="008774E4"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TCVN 8964:2011</w:t>
            </w:r>
            <w:r>
              <w:rPr>
                <w:rFonts w:ascii="Times New Roman" w:hAnsi="Times New Roman" w:cs="Times New Roman"/>
                <w:sz w:val="26"/>
                <w:szCs w:val="26"/>
              </w:rPr>
              <w:t>;</w:t>
            </w:r>
          </w:p>
          <w:p w14:paraId="70C3456C" w14:textId="77777777" w:rsidR="00CF22F7" w:rsidRPr="00D1685C" w:rsidRDefault="00CF22F7" w:rsidP="003450F4">
            <w:pPr>
              <w:pStyle w:val="TableParagraph"/>
              <w:numPr>
                <w:ilvl w:val="0"/>
                <w:numId w:val="113"/>
              </w:numPr>
              <w:spacing w:line="236" w:lineRule="exact"/>
              <w:ind w:right="437"/>
              <w:jc w:val="left"/>
              <w:rPr>
                <w:rFonts w:ascii="Times New Roman" w:hAnsi="Times New Roman" w:cs="Times New Roman"/>
                <w:sz w:val="26"/>
                <w:szCs w:val="26"/>
              </w:rPr>
            </w:pPr>
            <w:r w:rsidRPr="008774E4">
              <w:rPr>
                <w:rFonts w:ascii="Times New Roman" w:hAnsi="Times New Roman" w:cs="Times New Roman"/>
                <w:sz w:val="26"/>
                <w:szCs w:val="26"/>
              </w:rPr>
              <w:t xml:space="preserve">TCVN 6134:2009, </w:t>
            </w:r>
          </w:p>
        </w:tc>
      </w:tr>
    </w:tbl>
    <w:p w14:paraId="76502D50" w14:textId="77777777" w:rsidR="001E2227" w:rsidRDefault="001E2227" w:rsidP="000756B5">
      <w:pPr>
        <w:spacing w:before="60" w:after="60" w:line="295" w:lineRule="auto"/>
        <w:jc w:val="both"/>
        <w:rPr>
          <w:rFonts w:ascii="Times New Roman" w:hAnsi="Times New Roman" w:cs="Times New Roman"/>
          <w:sz w:val="28"/>
          <w:szCs w:val="28"/>
        </w:rPr>
      </w:pPr>
    </w:p>
    <w:p w14:paraId="7CE750A4" w14:textId="77777777" w:rsidR="001E2227" w:rsidRDefault="001E2227" w:rsidP="000756B5">
      <w:pPr>
        <w:spacing w:before="60" w:after="60" w:line="295" w:lineRule="auto"/>
        <w:jc w:val="both"/>
        <w:rPr>
          <w:rFonts w:ascii="Times New Roman" w:hAnsi="Times New Roman" w:cs="Times New Roman"/>
          <w:sz w:val="28"/>
          <w:szCs w:val="28"/>
        </w:rPr>
      </w:pPr>
    </w:p>
    <w:p w14:paraId="510DAA13" w14:textId="77777777" w:rsidR="001E2227" w:rsidRDefault="001E2227" w:rsidP="000756B5">
      <w:pPr>
        <w:spacing w:before="60" w:after="60" w:line="295" w:lineRule="auto"/>
        <w:jc w:val="both"/>
        <w:rPr>
          <w:rFonts w:ascii="Times New Roman" w:hAnsi="Times New Roman" w:cs="Times New Roman"/>
          <w:sz w:val="28"/>
          <w:szCs w:val="28"/>
        </w:rPr>
      </w:pPr>
    </w:p>
    <w:p w14:paraId="1442768B" w14:textId="77777777" w:rsidR="001E2227" w:rsidRDefault="001E2227" w:rsidP="000756B5">
      <w:pPr>
        <w:spacing w:before="60" w:after="60" w:line="295" w:lineRule="auto"/>
        <w:jc w:val="both"/>
        <w:rPr>
          <w:rFonts w:ascii="Times New Roman" w:hAnsi="Times New Roman" w:cs="Times New Roman"/>
          <w:sz w:val="28"/>
          <w:szCs w:val="28"/>
        </w:rPr>
      </w:pPr>
    </w:p>
    <w:p w14:paraId="54CA6B97" w14:textId="77777777" w:rsidR="001E2227" w:rsidRDefault="001E2227" w:rsidP="000756B5">
      <w:pPr>
        <w:spacing w:before="60" w:after="60" w:line="295" w:lineRule="auto"/>
        <w:jc w:val="both"/>
        <w:rPr>
          <w:rFonts w:ascii="Times New Roman" w:hAnsi="Times New Roman" w:cs="Times New Roman"/>
          <w:sz w:val="28"/>
          <w:szCs w:val="28"/>
        </w:rPr>
      </w:pPr>
    </w:p>
    <w:p w14:paraId="748E696D" w14:textId="77777777" w:rsidR="001E2227" w:rsidRDefault="001E2227" w:rsidP="000756B5">
      <w:pPr>
        <w:spacing w:before="60" w:after="60" w:line="295" w:lineRule="auto"/>
        <w:jc w:val="both"/>
        <w:rPr>
          <w:rFonts w:ascii="Times New Roman" w:hAnsi="Times New Roman" w:cs="Times New Roman"/>
          <w:sz w:val="28"/>
          <w:szCs w:val="28"/>
        </w:rPr>
      </w:pPr>
    </w:p>
    <w:p w14:paraId="166F782E" w14:textId="77777777" w:rsidR="001E2227" w:rsidRDefault="001E2227" w:rsidP="000756B5">
      <w:pPr>
        <w:spacing w:before="60" w:after="60" w:line="295" w:lineRule="auto"/>
        <w:jc w:val="both"/>
        <w:rPr>
          <w:rFonts w:ascii="Times New Roman" w:hAnsi="Times New Roman" w:cs="Times New Roman"/>
          <w:sz w:val="28"/>
          <w:szCs w:val="28"/>
        </w:rPr>
      </w:pPr>
    </w:p>
    <w:p w14:paraId="4D6240AC" w14:textId="77777777" w:rsidR="001E2227" w:rsidRDefault="001E2227" w:rsidP="000756B5">
      <w:pPr>
        <w:spacing w:before="60" w:after="60" w:line="295" w:lineRule="auto"/>
        <w:jc w:val="both"/>
        <w:rPr>
          <w:rFonts w:ascii="Times New Roman" w:hAnsi="Times New Roman" w:cs="Times New Roman"/>
          <w:sz w:val="28"/>
          <w:szCs w:val="28"/>
        </w:rPr>
      </w:pPr>
    </w:p>
    <w:p w14:paraId="4D57D6A8" w14:textId="77777777" w:rsidR="001E2227" w:rsidRDefault="001E2227" w:rsidP="000756B5">
      <w:pPr>
        <w:spacing w:before="60" w:after="60" w:line="295" w:lineRule="auto"/>
        <w:jc w:val="both"/>
        <w:rPr>
          <w:rFonts w:ascii="Times New Roman" w:hAnsi="Times New Roman" w:cs="Times New Roman"/>
          <w:sz w:val="28"/>
          <w:szCs w:val="28"/>
        </w:rPr>
      </w:pPr>
    </w:p>
    <w:p w14:paraId="3DD2D282" w14:textId="77777777" w:rsidR="001E2227" w:rsidRDefault="001E2227" w:rsidP="000756B5">
      <w:pPr>
        <w:spacing w:before="60" w:after="60" w:line="295" w:lineRule="auto"/>
        <w:jc w:val="both"/>
        <w:rPr>
          <w:rFonts w:ascii="Times New Roman" w:hAnsi="Times New Roman" w:cs="Times New Roman"/>
          <w:sz w:val="28"/>
          <w:szCs w:val="28"/>
        </w:rPr>
      </w:pPr>
    </w:p>
    <w:p w14:paraId="5BE29925" w14:textId="77777777" w:rsidR="0025737D" w:rsidRDefault="0025737D" w:rsidP="000756B5">
      <w:pPr>
        <w:spacing w:before="60" w:after="60" w:line="295" w:lineRule="auto"/>
        <w:jc w:val="both"/>
        <w:rPr>
          <w:rFonts w:ascii="Times New Roman" w:hAnsi="Times New Roman" w:cs="Times New Roman"/>
          <w:sz w:val="28"/>
          <w:szCs w:val="28"/>
        </w:rPr>
      </w:pPr>
    </w:p>
    <w:p w14:paraId="1F1A0B11" w14:textId="77777777" w:rsidR="0025737D" w:rsidRDefault="0025737D" w:rsidP="000756B5">
      <w:pPr>
        <w:spacing w:before="60" w:after="60" w:line="295" w:lineRule="auto"/>
        <w:jc w:val="both"/>
        <w:rPr>
          <w:rFonts w:ascii="Times New Roman" w:hAnsi="Times New Roman" w:cs="Times New Roman"/>
          <w:sz w:val="28"/>
          <w:szCs w:val="28"/>
        </w:rPr>
      </w:pPr>
    </w:p>
    <w:p w14:paraId="452750DC" w14:textId="77777777" w:rsidR="00B7141E" w:rsidRDefault="00B7141E">
      <w:pPr>
        <w:rPr>
          <w:rFonts w:ascii="Times New Roman" w:hAnsi="Times New Roman" w:cs="Times New Roman"/>
          <w:b/>
          <w:sz w:val="28"/>
          <w:szCs w:val="28"/>
        </w:rPr>
      </w:pPr>
      <w:r>
        <w:rPr>
          <w:rFonts w:ascii="Times New Roman" w:hAnsi="Times New Roman" w:cs="Times New Roman"/>
          <w:b/>
          <w:sz w:val="28"/>
          <w:szCs w:val="28"/>
        </w:rPr>
        <w:br w:type="page"/>
      </w:r>
    </w:p>
    <w:p w14:paraId="1055DEEB" w14:textId="77777777" w:rsidR="001C458D" w:rsidRPr="0025737D" w:rsidRDefault="001C458D" w:rsidP="0025737D">
      <w:pPr>
        <w:spacing w:before="60" w:after="60" w:line="295" w:lineRule="auto"/>
        <w:jc w:val="center"/>
        <w:rPr>
          <w:rFonts w:ascii="Times New Roman" w:hAnsi="Times New Roman" w:cs="Times New Roman"/>
          <w:b/>
          <w:sz w:val="28"/>
          <w:szCs w:val="28"/>
        </w:rPr>
      </w:pPr>
      <w:r w:rsidRPr="0025737D">
        <w:rPr>
          <w:rFonts w:ascii="Times New Roman" w:hAnsi="Times New Roman" w:cs="Times New Roman"/>
          <w:b/>
          <w:sz w:val="28"/>
          <w:szCs w:val="28"/>
        </w:rPr>
        <w:lastRenderedPageBreak/>
        <w:t xml:space="preserve">Phụ lục </w:t>
      </w:r>
      <w:r w:rsidR="001E2227" w:rsidRPr="0025737D">
        <w:rPr>
          <w:rFonts w:ascii="Times New Roman" w:hAnsi="Times New Roman" w:cs="Times New Roman"/>
          <w:b/>
          <w:sz w:val="28"/>
          <w:szCs w:val="28"/>
        </w:rPr>
        <w:t>3</w:t>
      </w:r>
    </w:p>
    <w:p w14:paraId="49558C6D" w14:textId="77777777" w:rsidR="001C458D" w:rsidRPr="0025737D" w:rsidRDefault="001C458D" w:rsidP="0025737D">
      <w:pPr>
        <w:spacing w:before="60" w:after="60" w:line="295" w:lineRule="auto"/>
        <w:jc w:val="center"/>
        <w:rPr>
          <w:rFonts w:ascii="Times New Roman" w:hAnsi="Times New Roman" w:cs="Times New Roman"/>
          <w:b/>
          <w:sz w:val="28"/>
          <w:szCs w:val="28"/>
        </w:rPr>
      </w:pPr>
      <w:r w:rsidRPr="0025737D">
        <w:rPr>
          <w:rFonts w:ascii="Times New Roman" w:hAnsi="Times New Roman" w:cs="Times New Roman"/>
          <w:b/>
          <w:sz w:val="28"/>
          <w:szCs w:val="28"/>
        </w:rPr>
        <w:t>YÊU CẦU KỸ THUẬT VÀ QUY TRÌNH ĐO CÁC CHẤT  Ô NHIỄM DẠNG KHÍ TRONG KHÍ THẢI BẰNG THIẾT BỊ ĐO TRỰC TIẾP</w:t>
      </w:r>
    </w:p>
    <w:p w14:paraId="71F90E22" w14:textId="77777777" w:rsidR="001C458D" w:rsidRPr="00AD108D" w:rsidRDefault="001C458D" w:rsidP="00AD108D">
      <w:pPr>
        <w:spacing w:before="60" w:after="60" w:line="295" w:lineRule="auto"/>
        <w:jc w:val="center"/>
        <w:rPr>
          <w:rFonts w:ascii="Times New Roman" w:hAnsi="Times New Roman" w:cs="Times New Roman"/>
          <w:i/>
          <w:sz w:val="28"/>
          <w:szCs w:val="28"/>
        </w:rPr>
      </w:pPr>
      <w:r w:rsidRPr="00AD108D">
        <w:rPr>
          <w:rFonts w:ascii="Times New Roman" w:hAnsi="Times New Roman" w:cs="Times New Roman"/>
          <w:i/>
          <w:sz w:val="28"/>
          <w:szCs w:val="28"/>
        </w:rPr>
        <w:t>(Ban hành kèm theo Thông tư số /</w:t>
      </w:r>
      <w:r w:rsidR="0032418D" w:rsidRPr="00AD108D">
        <w:rPr>
          <w:rFonts w:ascii="Times New Roman" w:hAnsi="Times New Roman" w:cs="Times New Roman"/>
          <w:i/>
          <w:sz w:val="28"/>
          <w:szCs w:val="28"/>
        </w:rPr>
        <w:t>2020</w:t>
      </w:r>
      <w:r w:rsidRPr="00AD108D">
        <w:rPr>
          <w:rFonts w:ascii="Times New Roman" w:hAnsi="Times New Roman" w:cs="Times New Roman"/>
          <w:i/>
          <w:sz w:val="28"/>
          <w:szCs w:val="28"/>
        </w:rPr>
        <w:t xml:space="preserve">/TT-BTNMT ngày </w:t>
      </w:r>
      <w:r w:rsidR="0032418D" w:rsidRPr="00AD108D">
        <w:rPr>
          <w:rFonts w:ascii="Times New Roman" w:hAnsi="Times New Roman" w:cs="Times New Roman"/>
          <w:i/>
          <w:sz w:val="28"/>
          <w:szCs w:val="28"/>
        </w:rPr>
        <w:t xml:space="preserve">   </w:t>
      </w:r>
      <w:r w:rsidRPr="00AD108D">
        <w:rPr>
          <w:rFonts w:ascii="Times New Roman" w:hAnsi="Times New Roman" w:cs="Times New Roman"/>
          <w:i/>
          <w:sz w:val="28"/>
          <w:szCs w:val="28"/>
        </w:rPr>
        <w:t xml:space="preserve">tháng </w:t>
      </w:r>
      <w:r w:rsidR="0032418D" w:rsidRPr="00AD108D">
        <w:rPr>
          <w:rFonts w:ascii="Times New Roman" w:hAnsi="Times New Roman" w:cs="Times New Roman"/>
          <w:i/>
          <w:sz w:val="28"/>
          <w:szCs w:val="28"/>
        </w:rPr>
        <w:t xml:space="preserve">  </w:t>
      </w:r>
      <w:r w:rsidRPr="00AD108D">
        <w:rPr>
          <w:rFonts w:ascii="Times New Roman" w:hAnsi="Times New Roman" w:cs="Times New Roman"/>
          <w:i/>
          <w:sz w:val="28"/>
          <w:szCs w:val="28"/>
        </w:rPr>
        <w:t xml:space="preserve">năm </w:t>
      </w:r>
      <w:r w:rsidR="0032418D" w:rsidRPr="00AD108D">
        <w:rPr>
          <w:rFonts w:ascii="Times New Roman" w:hAnsi="Times New Roman" w:cs="Times New Roman"/>
          <w:i/>
          <w:sz w:val="28"/>
          <w:szCs w:val="28"/>
        </w:rPr>
        <w:t xml:space="preserve">2020 </w:t>
      </w:r>
      <w:r w:rsidRPr="00AD108D">
        <w:rPr>
          <w:rFonts w:ascii="Times New Roman" w:hAnsi="Times New Roman" w:cs="Times New Roman"/>
          <w:i/>
          <w:sz w:val="28"/>
          <w:szCs w:val="28"/>
        </w:rPr>
        <w:t>của Bộ trưởng Bộ Tài nguyên và Môi trường)</w:t>
      </w:r>
    </w:p>
    <w:p w14:paraId="7AA014B3"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  </w:t>
      </w:r>
    </w:p>
    <w:p w14:paraId="6A471C06" w14:textId="77777777" w:rsidR="001C458D" w:rsidRPr="00AD108D" w:rsidRDefault="00AD108D" w:rsidP="00AD108D">
      <w:pPr>
        <w:spacing w:before="60" w:after="60" w:line="295" w:lineRule="auto"/>
        <w:ind w:firstLine="720"/>
        <w:jc w:val="both"/>
        <w:rPr>
          <w:rFonts w:ascii="Times New Roman" w:hAnsi="Times New Roman" w:cs="Times New Roman"/>
          <w:b/>
          <w:sz w:val="28"/>
          <w:szCs w:val="28"/>
        </w:rPr>
      </w:pPr>
      <w:r w:rsidRPr="00AD108D">
        <w:rPr>
          <w:rFonts w:ascii="Times New Roman" w:hAnsi="Times New Roman" w:cs="Times New Roman"/>
          <w:b/>
          <w:sz w:val="28"/>
          <w:szCs w:val="28"/>
        </w:rPr>
        <w:t>1</w:t>
      </w:r>
      <w:r w:rsidR="001C458D" w:rsidRPr="00AD108D">
        <w:rPr>
          <w:rFonts w:ascii="Times New Roman" w:hAnsi="Times New Roman" w:cs="Times New Roman"/>
          <w:b/>
          <w:sz w:val="28"/>
          <w:szCs w:val="28"/>
        </w:rPr>
        <w:t xml:space="preserve">. Quy định chung </w:t>
      </w:r>
    </w:p>
    <w:p w14:paraId="450AFBE7"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 </w:t>
      </w:r>
      <w:r w:rsidR="00AD108D">
        <w:rPr>
          <w:rFonts w:ascii="Times New Roman" w:hAnsi="Times New Roman" w:cs="Times New Roman"/>
          <w:sz w:val="28"/>
          <w:szCs w:val="28"/>
        </w:rPr>
        <w:tab/>
      </w:r>
      <w:r w:rsidRPr="001C458D">
        <w:rPr>
          <w:rFonts w:ascii="Times New Roman" w:hAnsi="Times New Roman" w:cs="Times New Roman"/>
          <w:sz w:val="28"/>
          <w:szCs w:val="28"/>
        </w:rPr>
        <w:t>Phụ lục này quy định yêu cầu kỹ thuật cơ bản và quy trình đo các thông số gồm NO</w:t>
      </w:r>
      <w:r w:rsidRPr="00AD108D">
        <w:rPr>
          <w:rFonts w:ascii="Times New Roman" w:hAnsi="Times New Roman" w:cs="Times New Roman"/>
          <w:sz w:val="28"/>
          <w:szCs w:val="28"/>
          <w:vertAlign w:val="subscript"/>
        </w:rPr>
        <w:t>x</w:t>
      </w:r>
      <w:r w:rsidRPr="001C458D">
        <w:rPr>
          <w:rFonts w:ascii="Times New Roman" w:hAnsi="Times New Roman" w:cs="Times New Roman"/>
          <w:sz w:val="28"/>
          <w:szCs w:val="28"/>
        </w:rPr>
        <w:t xml:space="preserve"> (NO và NO</w:t>
      </w:r>
      <w:r w:rsidRPr="00AD108D">
        <w:rPr>
          <w:rFonts w:ascii="Times New Roman" w:hAnsi="Times New Roman" w:cs="Times New Roman"/>
          <w:sz w:val="28"/>
          <w:szCs w:val="28"/>
          <w:vertAlign w:val="subscript"/>
        </w:rPr>
        <w:t>2</w:t>
      </w:r>
      <w:r w:rsidRPr="001C458D">
        <w:rPr>
          <w:rFonts w:ascii="Times New Roman" w:hAnsi="Times New Roman" w:cs="Times New Roman"/>
          <w:sz w:val="28"/>
          <w:szCs w:val="28"/>
        </w:rPr>
        <w:t>), SO</w:t>
      </w:r>
      <w:r w:rsidRPr="00AD108D">
        <w:rPr>
          <w:rFonts w:ascii="Times New Roman" w:hAnsi="Times New Roman" w:cs="Times New Roman"/>
          <w:sz w:val="28"/>
          <w:szCs w:val="28"/>
          <w:vertAlign w:val="subscript"/>
        </w:rPr>
        <w:t>2</w:t>
      </w:r>
      <w:r w:rsidRPr="001C458D">
        <w:rPr>
          <w:rFonts w:ascii="Times New Roman" w:hAnsi="Times New Roman" w:cs="Times New Roman"/>
          <w:sz w:val="28"/>
          <w:szCs w:val="28"/>
        </w:rPr>
        <w:t>, CO, O</w:t>
      </w:r>
      <w:r w:rsidRPr="00AD108D">
        <w:rPr>
          <w:rFonts w:ascii="Times New Roman" w:hAnsi="Times New Roman" w:cs="Times New Roman"/>
          <w:sz w:val="28"/>
          <w:szCs w:val="28"/>
          <w:vertAlign w:val="subscript"/>
        </w:rPr>
        <w:t>2</w:t>
      </w:r>
      <w:r w:rsidRPr="001C458D">
        <w:rPr>
          <w:rFonts w:ascii="Times New Roman" w:hAnsi="Times New Roman" w:cs="Times New Roman"/>
          <w:sz w:val="28"/>
          <w:szCs w:val="28"/>
        </w:rPr>
        <w:t xml:space="preserve"> trong khí thải bằng thiết bị đo trực tiếp. </w:t>
      </w:r>
    </w:p>
    <w:p w14:paraId="516EB212" w14:textId="77777777" w:rsidR="001C458D" w:rsidRPr="00AD108D" w:rsidRDefault="00AD108D" w:rsidP="00AD108D">
      <w:pPr>
        <w:spacing w:before="60" w:after="60" w:line="295" w:lineRule="auto"/>
        <w:ind w:firstLine="720"/>
        <w:jc w:val="both"/>
        <w:rPr>
          <w:rFonts w:ascii="Times New Roman" w:hAnsi="Times New Roman" w:cs="Times New Roman"/>
          <w:b/>
          <w:sz w:val="28"/>
          <w:szCs w:val="28"/>
        </w:rPr>
      </w:pPr>
      <w:r w:rsidRPr="00AD108D">
        <w:rPr>
          <w:rFonts w:ascii="Times New Roman" w:hAnsi="Times New Roman" w:cs="Times New Roman"/>
          <w:b/>
          <w:sz w:val="28"/>
          <w:szCs w:val="28"/>
        </w:rPr>
        <w:t>2</w:t>
      </w:r>
      <w:r w:rsidR="001C458D" w:rsidRPr="00AD108D">
        <w:rPr>
          <w:rFonts w:ascii="Times New Roman" w:hAnsi="Times New Roman" w:cs="Times New Roman"/>
          <w:b/>
          <w:sz w:val="28"/>
          <w:szCs w:val="28"/>
        </w:rPr>
        <w:t xml:space="preserve">. Yêu cầu kỹ thuật đối với thiết bị đo trực tiếp </w:t>
      </w:r>
    </w:p>
    <w:p w14:paraId="1EB23E9F" w14:textId="77777777" w:rsidR="001C458D" w:rsidRPr="00AD108D" w:rsidRDefault="001C458D" w:rsidP="000756B5">
      <w:pPr>
        <w:spacing w:before="60" w:after="60" w:line="295" w:lineRule="auto"/>
        <w:jc w:val="both"/>
        <w:rPr>
          <w:rFonts w:ascii="Times New Roman" w:hAnsi="Times New Roman" w:cs="Times New Roman"/>
          <w:b/>
          <w:sz w:val="28"/>
          <w:szCs w:val="28"/>
        </w:rPr>
      </w:pPr>
      <w:r w:rsidRPr="001C458D">
        <w:rPr>
          <w:rFonts w:ascii="Times New Roman" w:hAnsi="Times New Roman" w:cs="Times New Roman"/>
          <w:sz w:val="28"/>
          <w:szCs w:val="28"/>
        </w:rPr>
        <w:t xml:space="preserve">  </w:t>
      </w:r>
      <w:r w:rsidR="00AD108D">
        <w:rPr>
          <w:rFonts w:ascii="Times New Roman" w:hAnsi="Times New Roman" w:cs="Times New Roman"/>
          <w:sz w:val="28"/>
          <w:szCs w:val="28"/>
        </w:rPr>
        <w:tab/>
      </w:r>
      <w:r w:rsidR="00AD108D" w:rsidRPr="00AD108D">
        <w:rPr>
          <w:rFonts w:ascii="Times New Roman" w:hAnsi="Times New Roman" w:cs="Times New Roman"/>
          <w:b/>
          <w:sz w:val="28"/>
          <w:szCs w:val="28"/>
        </w:rPr>
        <w:t>2.</w:t>
      </w:r>
      <w:r w:rsidRPr="00AD108D">
        <w:rPr>
          <w:rFonts w:ascii="Times New Roman" w:hAnsi="Times New Roman" w:cs="Times New Roman"/>
          <w:b/>
          <w:sz w:val="28"/>
          <w:szCs w:val="28"/>
        </w:rPr>
        <w:t xml:space="preserve">1.Yêu cầu kỹ thuật của thiết bị </w:t>
      </w:r>
    </w:p>
    <w:p w14:paraId="37192AAF" w14:textId="77777777" w:rsidR="001C458D" w:rsidRPr="001C458D" w:rsidRDefault="001C458D" w:rsidP="00AD108D">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Thiết bị đo trực tiếp các chất ô nhiễm dạng khí trong khí thải tối thiểu phải đáp ứng các yêu cầu về đặc tính kỹ thuật theo quy định tại Bảng </w:t>
      </w:r>
      <w:r w:rsidR="00AD108D">
        <w:rPr>
          <w:rFonts w:ascii="Times New Roman" w:hAnsi="Times New Roman" w:cs="Times New Roman"/>
          <w:sz w:val="28"/>
          <w:szCs w:val="28"/>
        </w:rPr>
        <w:t xml:space="preserve"> </w:t>
      </w:r>
      <w:r w:rsidRPr="001C458D">
        <w:rPr>
          <w:rFonts w:ascii="Times New Roman" w:hAnsi="Times New Roman" w:cs="Times New Roman"/>
          <w:sz w:val="28"/>
          <w:szCs w:val="28"/>
        </w:rPr>
        <w:t xml:space="preserve">. </w:t>
      </w:r>
    </w:p>
    <w:p w14:paraId="5B875C01" w14:textId="77777777" w:rsidR="001C458D" w:rsidRPr="001C458D" w:rsidRDefault="001C458D" w:rsidP="00AD108D">
      <w:pPr>
        <w:spacing w:before="60" w:after="60" w:line="295" w:lineRule="auto"/>
        <w:jc w:val="center"/>
        <w:rPr>
          <w:rFonts w:ascii="Times New Roman" w:hAnsi="Times New Roman" w:cs="Times New Roman"/>
          <w:sz w:val="28"/>
          <w:szCs w:val="28"/>
        </w:rPr>
      </w:pPr>
      <w:r w:rsidRPr="001C458D">
        <w:rPr>
          <w:rFonts w:ascii="Times New Roman" w:hAnsi="Times New Roman" w:cs="Times New Roman"/>
          <w:sz w:val="28"/>
          <w:szCs w:val="28"/>
        </w:rPr>
        <w:t xml:space="preserve">Bảng </w:t>
      </w:r>
      <w:r w:rsidR="00AD108D">
        <w:rPr>
          <w:rFonts w:ascii="Times New Roman" w:hAnsi="Times New Roman" w:cs="Times New Roman"/>
          <w:sz w:val="28"/>
          <w:szCs w:val="28"/>
        </w:rPr>
        <w:t xml:space="preserve"> </w:t>
      </w:r>
      <w:r w:rsidRPr="001C458D">
        <w:rPr>
          <w:rFonts w:ascii="Times New Roman" w:hAnsi="Times New Roman" w:cs="Times New Roman"/>
          <w:sz w:val="28"/>
          <w:szCs w:val="28"/>
        </w:rPr>
        <w:t>: Yêu cầu kỹ thuật đối với thiết bị đo trực tiếp</w:t>
      </w:r>
    </w:p>
    <w:p w14:paraId="72E189CC"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Stt </w:t>
      </w:r>
      <w:r w:rsidRPr="001C458D">
        <w:rPr>
          <w:rFonts w:ascii="Times New Roman" w:hAnsi="Times New Roman" w:cs="Times New Roman"/>
          <w:sz w:val="28"/>
          <w:szCs w:val="28"/>
        </w:rPr>
        <w:tab/>
        <w:t xml:space="preserve">Thông số đo </w:t>
      </w:r>
      <w:r w:rsidRPr="001C458D">
        <w:rPr>
          <w:rFonts w:ascii="Times New Roman" w:hAnsi="Times New Roman" w:cs="Times New Roman"/>
          <w:sz w:val="28"/>
          <w:szCs w:val="28"/>
        </w:rPr>
        <w:tab/>
        <w:t xml:space="preserve">Độ chính xác </w:t>
      </w:r>
      <w:r w:rsidRPr="001C458D">
        <w:rPr>
          <w:rFonts w:ascii="Times New Roman" w:hAnsi="Times New Roman" w:cs="Times New Roman"/>
          <w:sz w:val="28"/>
          <w:szCs w:val="28"/>
        </w:rPr>
        <w:tab/>
        <w:t xml:space="preserve">Độ phân giải </w:t>
      </w:r>
      <w:r w:rsidRPr="001C458D">
        <w:rPr>
          <w:rFonts w:ascii="Times New Roman" w:hAnsi="Times New Roman" w:cs="Times New Roman"/>
          <w:sz w:val="28"/>
          <w:szCs w:val="28"/>
        </w:rPr>
        <w:tab/>
        <w:t xml:space="preserve">Thời gian đáp ứng </w:t>
      </w:r>
    </w:p>
    <w:p w14:paraId="5170457A"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1. </w:t>
      </w:r>
      <w:r w:rsidRPr="001C458D">
        <w:rPr>
          <w:rFonts w:ascii="Times New Roman" w:hAnsi="Times New Roman" w:cs="Times New Roman"/>
          <w:sz w:val="28"/>
          <w:szCs w:val="28"/>
        </w:rPr>
        <w:tab/>
        <w:t xml:space="preserve">NO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 5% của giá trị đọc </w:t>
      </w:r>
      <w:r w:rsidRPr="001C458D">
        <w:rPr>
          <w:rFonts w:ascii="Times New Roman" w:hAnsi="Times New Roman" w:cs="Times New Roman"/>
          <w:sz w:val="28"/>
          <w:szCs w:val="28"/>
        </w:rPr>
        <w:tab/>
      </w:r>
      <w:r w:rsidR="00A00356">
        <w:rPr>
          <w:rFonts w:ascii="Times New Roman" w:hAnsi="Times New Roman" w:cs="Times New Roman"/>
          <w:sz w:val="28"/>
          <w:szCs w:val="28"/>
        </w:rPr>
        <w:t xml:space="preserve">   </w:t>
      </w:r>
      <w:r w:rsidRPr="001C458D">
        <w:rPr>
          <w:rFonts w:ascii="Times New Roman" w:hAnsi="Times New Roman" w:cs="Times New Roman"/>
          <w:sz w:val="28"/>
          <w:szCs w:val="28"/>
        </w:rPr>
        <w:t xml:space="preserve">1 ppm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&lt;30s </w:t>
      </w:r>
    </w:p>
    <w:p w14:paraId="5B264896"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2.  </w:t>
      </w:r>
      <w:r w:rsidRPr="001C458D">
        <w:rPr>
          <w:rFonts w:ascii="Times New Roman" w:hAnsi="Times New Roman" w:cs="Times New Roman"/>
          <w:sz w:val="28"/>
          <w:szCs w:val="28"/>
        </w:rPr>
        <w:tab/>
        <w:t xml:space="preserve">NO2 </w:t>
      </w:r>
      <w:r w:rsidR="00A00356">
        <w:rPr>
          <w:rFonts w:ascii="Times New Roman" w:hAnsi="Times New Roman" w:cs="Times New Roman"/>
          <w:sz w:val="28"/>
          <w:szCs w:val="28"/>
        </w:rPr>
        <w:tab/>
      </w:r>
      <w:r w:rsidRPr="001C458D">
        <w:rPr>
          <w:rFonts w:ascii="Times New Roman" w:hAnsi="Times New Roman" w:cs="Times New Roman"/>
          <w:sz w:val="28"/>
          <w:szCs w:val="28"/>
        </w:rPr>
        <w:tab/>
        <w:t xml:space="preserve">± 5% của giá trị đọc </w:t>
      </w:r>
      <w:r w:rsidRPr="001C458D">
        <w:rPr>
          <w:rFonts w:ascii="Times New Roman" w:hAnsi="Times New Roman" w:cs="Times New Roman"/>
          <w:sz w:val="28"/>
          <w:szCs w:val="28"/>
        </w:rPr>
        <w:tab/>
      </w:r>
      <w:r w:rsidR="00A00356">
        <w:rPr>
          <w:rFonts w:ascii="Times New Roman" w:hAnsi="Times New Roman" w:cs="Times New Roman"/>
          <w:sz w:val="28"/>
          <w:szCs w:val="28"/>
        </w:rPr>
        <w:t xml:space="preserve">   </w:t>
      </w:r>
      <w:r w:rsidRPr="001C458D">
        <w:rPr>
          <w:rFonts w:ascii="Times New Roman" w:hAnsi="Times New Roman" w:cs="Times New Roman"/>
          <w:sz w:val="28"/>
          <w:szCs w:val="28"/>
        </w:rPr>
        <w:t xml:space="preserve">0,1 ppm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&lt;40s </w:t>
      </w:r>
    </w:p>
    <w:p w14:paraId="66BB9894"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3. </w:t>
      </w:r>
      <w:r w:rsidRPr="001C458D">
        <w:rPr>
          <w:rFonts w:ascii="Times New Roman" w:hAnsi="Times New Roman" w:cs="Times New Roman"/>
          <w:sz w:val="28"/>
          <w:szCs w:val="28"/>
        </w:rPr>
        <w:tab/>
        <w:t xml:space="preserve">SO2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 5% của giá trị đọc </w:t>
      </w:r>
      <w:r w:rsidRPr="001C458D">
        <w:rPr>
          <w:rFonts w:ascii="Times New Roman" w:hAnsi="Times New Roman" w:cs="Times New Roman"/>
          <w:sz w:val="28"/>
          <w:szCs w:val="28"/>
        </w:rPr>
        <w:tab/>
      </w:r>
      <w:r w:rsidR="00A00356">
        <w:rPr>
          <w:rFonts w:ascii="Times New Roman" w:hAnsi="Times New Roman" w:cs="Times New Roman"/>
          <w:sz w:val="28"/>
          <w:szCs w:val="28"/>
        </w:rPr>
        <w:t xml:space="preserve">   </w:t>
      </w:r>
      <w:r w:rsidRPr="001C458D">
        <w:rPr>
          <w:rFonts w:ascii="Times New Roman" w:hAnsi="Times New Roman" w:cs="Times New Roman"/>
          <w:sz w:val="28"/>
          <w:szCs w:val="28"/>
        </w:rPr>
        <w:t xml:space="preserve">1 ppm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&lt;30s </w:t>
      </w:r>
    </w:p>
    <w:p w14:paraId="45D949CB"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4. </w:t>
      </w:r>
      <w:r w:rsidRPr="001C458D">
        <w:rPr>
          <w:rFonts w:ascii="Times New Roman" w:hAnsi="Times New Roman" w:cs="Times New Roman"/>
          <w:sz w:val="28"/>
          <w:szCs w:val="28"/>
        </w:rPr>
        <w:tab/>
        <w:t xml:space="preserve">CO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 5% của giá trị đọc </w:t>
      </w:r>
      <w:r w:rsidRPr="001C458D">
        <w:rPr>
          <w:rFonts w:ascii="Times New Roman" w:hAnsi="Times New Roman" w:cs="Times New Roman"/>
          <w:sz w:val="28"/>
          <w:szCs w:val="28"/>
        </w:rPr>
        <w:tab/>
      </w:r>
      <w:r w:rsidR="00A00356">
        <w:rPr>
          <w:rFonts w:ascii="Times New Roman" w:hAnsi="Times New Roman" w:cs="Times New Roman"/>
          <w:sz w:val="28"/>
          <w:szCs w:val="28"/>
        </w:rPr>
        <w:t xml:space="preserve">   </w:t>
      </w:r>
      <w:r w:rsidRPr="001C458D">
        <w:rPr>
          <w:rFonts w:ascii="Times New Roman" w:hAnsi="Times New Roman" w:cs="Times New Roman"/>
          <w:sz w:val="28"/>
          <w:szCs w:val="28"/>
        </w:rPr>
        <w:t xml:space="preserve">1 ppm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&lt;40s </w:t>
      </w:r>
    </w:p>
    <w:p w14:paraId="3BF0DD65"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5. </w:t>
      </w:r>
      <w:r w:rsidRPr="001C458D">
        <w:rPr>
          <w:rFonts w:ascii="Times New Roman" w:hAnsi="Times New Roman" w:cs="Times New Roman"/>
          <w:sz w:val="28"/>
          <w:szCs w:val="28"/>
        </w:rPr>
        <w:tab/>
        <w:t xml:space="preserve">O2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 0,3% toàn dải đo </w:t>
      </w:r>
      <w:r w:rsidRPr="001C458D">
        <w:rPr>
          <w:rFonts w:ascii="Times New Roman" w:hAnsi="Times New Roman" w:cs="Times New Roman"/>
          <w:sz w:val="28"/>
          <w:szCs w:val="28"/>
        </w:rPr>
        <w:tab/>
      </w:r>
      <w:r w:rsidR="00A00356">
        <w:rPr>
          <w:rFonts w:ascii="Times New Roman" w:hAnsi="Times New Roman" w:cs="Times New Roman"/>
          <w:sz w:val="28"/>
          <w:szCs w:val="28"/>
        </w:rPr>
        <w:t xml:space="preserve">   </w:t>
      </w:r>
      <w:r w:rsidRPr="001C458D">
        <w:rPr>
          <w:rFonts w:ascii="Times New Roman" w:hAnsi="Times New Roman" w:cs="Times New Roman"/>
          <w:sz w:val="28"/>
          <w:szCs w:val="28"/>
        </w:rPr>
        <w:t xml:space="preserve">0,1%V </w:t>
      </w:r>
      <w:r w:rsidRPr="001C458D">
        <w:rPr>
          <w:rFonts w:ascii="Times New Roman" w:hAnsi="Times New Roman" w:cs="Times New Roman"/>
          <w:sz w:val="28"/>
          <w:szCs w:val="28"/>
        </w:rPr>
        <w:tab/>
      </w:r>
      <w:r w:rsidR="00A00356">
        <w:rPr>
          <w:rFonts w:ascii="Times New Roman" w:hAnsi="Times New Roman" w:cs="Times New Roman"/>
          <w:sz w:val="28"/>
          <w:szCs w:val="28"/>
        </w:rPr>
        <w:tab/>
      </w:r>
      <w:r w:rsidR="00A00356">
        <w:rPr>
          <w:rFonts w:ascii="Times New Roman" w:hAnsi="Times New Roman" w:cs="Times New Roman"/>
          <w:sz w:val="28"/>
          <w:szCs w:val="28"/>
        </w:rPr>
        <w:tab/>
      </w:r>
      <w:r w:rsidRPr="001C458D">
        <w:rPr>
          <w:rFonts w:ascii="Times New Roman" w:hAnsi="Times New Roman" w:cs="Times New Roman"/>
          <w:sz w:val="28"/>
          <w:szCs w:val="28"/>
        </w:rPr>
        <w:t xml:space="preserve">&lt;60s </w:t>
      </w:r>
    </w:p>
    <w:p w14:paraId="226A2DB5" w14:textId="77777777" w:rsidR="00AD108D" w:rsidRDefault="00AD108D" w:rsidP="000756B5">
      <w:pPr>
        <w:spacing w:before="60" w:after="60" w:line="295" w:lineRule="auto"/>
        <w:jc w:val="both"/>
        <w:rPr>
          <w:rFonts w:ascii="Times New Roman" w:hAnsi="Times New Roman" w:cs="Times New Roman"/>
          <w:sz w:val="28"/>
          <w:szCs w:val="28"/>
        </w:rPr>
      </w:pPr>
    </w:p>
    <w:p w14:paraId="5E682D34" w14:textId="77777777" w:rsidR="001C458D" w:rsidRPr="001C458D" w:rsidRDefault="001C458D" w:rsidP="00AD108D">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Khuyến khích sử dụng các thiết bị đo đã được cấp chứng chỉ kiểm định bởi một trong các tổ chức sau: Cơ quan Bảo vệ môi trường Hoa Kỳ (US EPA), Tổ chức chứng nhận Anh (mCERTs), Cơ quan kiểm định kỹ thuật Đức (TÜV), Bộ Môi trường Hàn Quốc (KMOE) và Bộ Môi trường Nhật Bản (JMOE); </w:t>
      </w:r>
    </w:p>
    <w:p w14:paraId="5D9B036C" w14:textId="77777777" w:rsidR="001C458D" w:rsidRPr="00AD108D" w:rsidRDefault="00AD108D" w:rsidP="00AD108D">
      <w:pPr>
        <w:spacing w:before="60" w:after="60" w:line="295" w:lineRule="auto"/>
        <w:ind w:firstLine="720"/>
        <w:jc w:val="both"/>
        <w:rPr>
          <w:rFonts w:ascii="Times New Roman" w:hAnsi="Times New Roman" w:cs="Times New Roman"/>
          <w:b/>
          <w:sz w:val="28"/>
          <w:szCs w:val="28"/>
        </w:rPr>
      </w:pPr>
      <w:r w:rsidRPr="00AD108D">
        <w:rPr>
          <w:rFonts w:ascii="Times New Roman" w:hAnsi="Times New Roman" w:cs="Times New Roman"/>
          <w:b/>
          <w:sz w:val="28"/>
          <w:szCs w:val="28"/>
        </w:rPr>
        <w:t>2.</w:t>
      </w:r>
      <w:r w:rsidR="001C458D" w:rsidRPr="00AD108D">
        <w:rPr>
          <w:rFonts w:ascii="Times New Roman" w:hAnsi="Times New Roman" w:cs="Times New Roman"/>
          <w:b/>
          <w:sz w:val="28"/>
          <w:szCs w:val="28"/>
        </w:rPr>
        <w:t xml:space="preserve">2.  Kiểm định và kiểm tra thiết bị </w:t>
      </w:r>
    </w:p>
    <w:p w14:paraId="1EDF36C7" w14:textId="77777777" w:rsidR="001C458D" w:rsidRPr="001C458D" w:rsidRDefault="001C458D" w:rsidP="00AD108D">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Thực hiện theo quy định </w:t>
      </w:r>
      <w:r w:rsidRPr="000756B5">
        <w:rPr>
          <w:rFonts w:ascii="Times New Roman" w:hAnsi="Times New Roman" w:cs="Times New Roman"/>
          <w:sz w:val="28"/>
          <w:szCs w:val="28"/>
          <w:highlight w:val="yellow"/>
        </w:rPr>
        <w:t xml:space="preserve">tại </w:t>
      </w:r>
      <w:r w:rsidR="00A00356" w:rsidRPr="000756B5">
        <w:rPr>
          <w:rFonts w:ascii="Times New Roman" w:hAnsi="Times New Roman" w:cs="Times New Roman"/>
          <w:sz w:val="28"/>
          <w:szCs w:val="28"/>
          <w:highlight w:val="yellow"/>
        </w:rPr>
        <w:t xml:space="preserve">Điều </w:t>
      </w:r>
      <w:r w:rsidR="0097147B" w:rsidRPr="000756B5">
        <w:rPr>
          <w:rFonts w:ascii="Times New Roman" w:hAnsi="Times New Roman" w:cs="Times New Roman"/>
          <w:sz w:val="28"/>
          <w:szCs w:val="28"/>
          <w:highlight w:val="yellow"/>
        </w:rPr>
        <w:t>22</w:t>
      </w:r>
      <w:r w:rsidRPr="001C458D">
        <w:rPr>
          <w:rFonts w:ascii="Times New Roman" w:hAnsi="Times New Roman" w:cs="Times New Roman"/>
          <w:sz w:val="28"/>
          <w:szCs w:val="28"/>
        </w:rPr>
        <w:t xml:space="preserve"> Thông tư này; </w:t>
      </w:r>
    </w:p>
    <w:p w14:paraId="74454363" w14:textId="77777777" w:rsidR="001C458D" w:rsidRPr="001C458D" w:rsidRDefault="001C458D" w:rsidP="00AD108D">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lastRenderedPageBreak/>
        <w:t xml:space="preserve">Kiểm tra thiết bị bằng khí chuẩn tại hiện trường: trước khi đo nồng độ các chất ô nhiễm trong khí thải, cần thực hiện kiểm tra thiết bị bằng khí “không” và khí chuẩn tại hiện trường với tần suất tối thiểu là 1 lần trước mỗi ngày quan trắc; </w:t>
      </w:r>
    </w:p>
    <w:p w14:paraId="203717AA" w14:textId="77777777" w:rsidR="001C458D" w:rsidRPr="001C458D" w:rsidRDefault="001C458D" w:rsidP="00AD108D">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Tất cả tài liệu liên quan đến quá trình kiểm tra bằng khí chuẩn tại hiện trường phải được ghi chép, lưu lại hồ sơ gồm biên bản, nhật ký hiện trường, dữ liệu gốc được in hoặc sao lưu trong bộ nhớ thiết bị đối với tất cả các giá trị,giấy chứng nhận của khí chuẩn được sử dụng và sẵn sàng cung cấp cho cơ quan có thẩm quyền khi được yêu cầu; </w:t>
      </w:r>
    </w:p>
    <w:p w14:paraId="7C93A168" w14:textId="77777777" w:rsidR="001C458D" w:rsidRPr="001C458D" w:rsidRDefault="001C458D" w:rsidP="00776176">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Khí chuẩn được sử dụng tại hiện trường phải còn hạn sử dụng, bảo đảm độ chính xác tối thiểu là ± 5% và phải được liên kết chuẩn theo quy định của pháp luật đo lường. Khí chuẩn được sử dụng có thể là khí đơn hoặc khí hỗn hợp. </w:t>
      </w:r>
    </w:p>
    <w:p w14:paraId="46A40C04" w14:textId="77777777" w:rsidR="001C458D" w:rsidRPr="00776176" w:rsidRDefault="00776176" w:rsidP="00776176">
      <w:pPr>
        <w:spacing w:before="60" w:after="60" w:line="295" w:lineRule="auto"/>
        <w:ind w:firstLine="720"/>
        <w:jc w:val="both"/>
        <w:rPr>
          <w:rFonts w:ascii="Times New Roman" w:hAnsi="Times New Roman" w:cs="Times New Roman"/>
          <w:b/>
          <w:sz w:val="28"/>
          <w:szCs w:val="28"/>
        </w:rPr>
      </w:pPr>
      <w:r w:rsidRPr="00776176">
        <w:rPr>
          <w:rFonts w:ascii="Times New Roman" w:hAnsi="Times New Roman" w:cs="Times New Roman"/>
          <w:b/>
          <w:sz w:val="28"/>
          <w:szCs w:val="28"/>
        </w:rPr>
        <w:t>3</w:t>
      </w:r>
      <w:r w:rsidR="001C458D" w:rsidRPr="00776176">
        <w:rPr>
          <w:rFonts w:ascii="Times New Roman" w:hAnsi="Times New Roman" w:cs="Times New Roman"/>
          <w:b/>
          <w:sz w:val="28"/>
          <w:szCs w:val="28"/>
        </w:rPr>
        <w:t xml:space="preserve">. Vị trí đo </w:t>
      </w:r>
    </w:p>
    <w:p w14:paraId="1E6DCB66" w14:textId="77777777" w:rsidR="001C458D" w:rsidRPr="001C458D" w:rsidRDefault="001C458D" w:rsidP="00776176">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Vị trí đo mẫu khí được xác định cùng với vị trí lấy mẫu bụi. </w:t>
      </w:r>
    </w:p>
    <w:p w14:paraId="7520C8A4" w14:textId="77777777" w:rsidR="00255F03" w:rsidRDefault="001C458D" w:rsidP="00145B7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Trường hợp chỉ thực hiện đo các chất ô nhiễm dạng khí mà không lấy mẫu bụi thì vị trí đo mẫu khí phải thỏa mãn điều kiện: không ở miệng ống khói và ưu tiên chọn nơi có dòng khí chuyển động ổn định.  </w:t>
      </w:r>
    </w:p>
    <w:p w14:paraId="05BE2B73" w14:textId="77777777" w:rsidR="001C458D" w:rsidRPr="00145B79" w:rsidRDefault="00145B79" w:rsidP="00145B79">
      <w:pPr>
        <w:spacing w:before="60" w:after="60" w:line="295" w:lineRule="auto"/>
        <w:ind w:firstLine="720"/>
        <w:jc w:val="both"/>
        <w:rPr>
          <w:rFonts w:ascii="Times New Roman" w:hAnsi="Times New Roman" w:cs="Times New Roman"/>
          <w:b/>
          <w:sz w:val="28"/>
          <w:szCs w:val="28"/>
        </w:rPr>
      </w:pPr>
      <w:r w:rsidRPr="00145B79">
        <w:rPr>
          <w:rFonts w:ascii="Times New Roman" w:hAnsi="Times New Roman" w:cs="Times New Roman"/>
          <w:b/>
          <w:sz w:val="28"/>
          <w:szCs w:val="28"/>
        </w:rPr>
        <w:t>4</w:t>
      </w:r>
      <w:r w:rsidR="001C458D" w:rsidRPr="00145B79">
        <w:rPr>
          <w:rFonts w:ascii="Times New Roman" w:hAnsi="Times New Roman" w:cs="Times New Roman"/>
          <w:b/>
          <w:sz w:val="28"/>
          <w:szCs w:val="28"/>
        </w:rPr>
        <w:t xml:space="preserve">. Quy trình đo tại hiện trường </w:t>
      </w:r>
    </w:p>
    <w:p w14:paraId="6B959598" w14:textId="77777777" w:rsidR="001C458D" w:rsidRPr="00145B79" w:rsidRDefault="00145B79" w:rsidP="00145B79">
      <w:pPr>
        <w:spacing w:before="60" w:after="60" w:line="295" w:lineRule="auto"/>
        <w:ind w:firstLine="720"/>
        <w:jc w:val="both"/>
        <w:rPr>
          <w:rFonts w:ascii="Times New Roman" w:hAnsi="Times New Roman" w:cs="Times New Roman"/>
          <w:b/>
          <w:sz w:val="28"/>
          <w:szCs w:val="28"/>
        </w:rPr>
      </w:pPr>
      <w:r w:rsidRPr="00145B79">
        <w:rPr>
          <w:rFonts w:ascii="Times New Roman" w:hAnsi="Times New Roman" w:cs="Times New Roman"/>
          <w:b/>
          <w:sz w:val="28"/>
          <w:szCs w:val="28"/>
        </w:rPr>
        <w:t>4.</w:t>
      </w:r>
      <w:r w:rsidR="001C458D" w:rsidRPr="00145B79">
        <w:rPr>
          <w:rFonts w:ascii="Times New Roman" w:hAnsi="Times New Roman" w:cs="Times New Roman"/>
          <w:b/>
          <w:sz w:val="28"/>
          <w:szCs w:val="28"/>
        </w:rPr>
        <w:t xml:space="preserve">1. Kiểm tra thiết bị tại hiện trường </w:t>
      </w:r>
    </w:p>
    <w:p w14:paraId="6498D89C" w14:textId="77777777" w:rsidR="00255F03" w:rsidRDefault="001C458D" w:rsidP="00145B7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 Kiểm tra đầu đo: tất cả đầu đo của thiết bị phải được làm sạch đúng hướng dẫn của nhà sản xuất, sạch và khô ráo trước khi sử dụng;  </w:t>
      </w:r>
    </w:p>
    <w:p w14:paraId="56BAC431" w14:textId="77777777" w:rsidR="001C458D" w:rsidRPr="001C458D" w:rsidRDefault="001C458D" w:rsidP="00145B7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 Kiểm tra pin; </w:t>
      </w:r>
    </w:p>
    <w:p w14:paraId="56057EBD" w14:textId="77777777" w:rsidR="001C458D" w:rsidRPr="001C458D" w:rsidRDefault="001C458D" w:rsidP="00145B7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 Khởi động thiết bị đo. </w:t>
      </w:r>
    </w:p>
    <w:p w14:paraId="2BDC0AED" w14:textId="77777777" w:rsidR="001C458D" w:rsidRPr="00A0095B" w:rsidRDefault="001C458D" w:rsidP="000756B5">
      <w:pPr>
        <w:spacing w:before="60" w:after="60" w:line="295" w:lineRule="auto"/>
        <w:jc w:val="both"/>
        <w:rPr>
          <w:rFonts w:ascii="Times New Roman" w:hAnsi="Times New Roman" w:cs="Times New Roman"/>
          <w:b/>
          <w:sz w:val="28"/>
          <w:szCs w:val="28"/>
        </w:rPr>
      </w:pPr>
      <w:r w:rsidRPr="00A0095B">
        <w:rPr>
          <w:rFonts w:ascii="Times New Roman" w:hAnsi="Times New Roman" w:cs="Times New Roman"/>
          <w:b/>
          <w:sz w:val="28"/>
          <w:szCs w:val="28"/>
        </w:rPr>
        <w:t xml:space="preserve"> </w:t>
      </w:r>
      <w:r w:rsidR="00A0095B" w:rsidRPr="00A0095B">
        <w:rPr>
          <w:rFonts w:ascii="Times New Roman" w:hAnsi="Times New Roman" w:cs="Times New Roman"/>
          <w:b/>
          <w:sz w:val="28"/>
          <w:szCs w:val="28"/>
        </w:rPr>
        <w:tab/>
        <w:t>4.</w:t>
      </w:r>
      <w:r w:rsidRPr="00A0095B">
        <w:rPr>
          <w:rFonts w:ascii="Times New Roman" w:hAnsi="Times New Roman" w:cs="Times New Roman"/>
          <w:b/>
          <w:sz w:val="28"/>
          <w:szCs w:val="28"/>
        </w:rPr>
        <w:t xml:space="preserve">2. Kiểm tra thiết bị bằng khí chuẩn tại hiện trường </w:t>
      </w:r>
    </w:p>
    <w:p w14:paraId="339C0003" w14:textId="77777777" w:rsidR="001C458D" w:rsidRPr="001C458D" w:rsidRDefault="001C458D" w:rsidP="00A0095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Kiểm tra điểm “không” (zero check): kiểm tra điểm “không” được thực hiện theo chế độ tự kiểm tra điểm “không” của thiết bị hoặc sử dụng khí không. Kết quả kiểm tra điểm không phải nhỏ hơn độ phân giải của thiết bị tương ứng với từng thông số. Trường hợp kết quả kiểm tra điểm không lớn hơn độ phân giải của thiết bị, phải tiến hành kiểm tra lặp lại cho đến khi đạt yêu cầu quy định; </w:t>
      </w:r>
    </w:p>
    <w:p w14:paraId="02B94BBC" w14:textId="77777777" w:rsidR="001C458D" w:rsidRPr="001C458D" w:rsidRDefault="001C458D" w:rsidP="00A0095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Kiểm tra thiết bị bằng khí chuẩn (span check): kiểm tra tại điểm nồng độ khí chuẩn trong khoảng từ 10% đến 50% giá trị của toàn dải đo của thiết bị đối với các </w:t>
      </w:r>
      <w:r w:rsidRPr="001C458D">
        <w:rPr>
          <w:rFonts w:ascii="Times New Roman" w:hAnsi="Times New Roman" w:cs="Times New Roman"/>
          <w:sz w:val="28"/>
          <w:szCs w:val="28"/>
        </w:rPr>
        <w:lastRenderedPageBreak/>
        <w:t xml:space="preserve">thông số SO2, NOx (NO và NO2); đối với thông số CO, điểm nồng độ khí chuẩn sử dụng để kiểm tra được xác định bằng ± 50% so với giá trị quy định về ngưỡng tối đa cho phép trong các quy chuẩn kỹ thuật quốc gia về môi trường tương ứng. Hoạt động đo khí thải chỉ được thực hiện khi sự sai khác giữa kết quả đo khí chuẩn hiển thị trên thiết bị và nồng độ khí chuẩn được sử dụng để kiểm tra không quá 20%. Trường hợp sự sai khác lớn hơn 20%, phải tiến hành kiểm tra lặp lại bằng khí chuẩn cho đến khi đạt yêu cầu quy định. </w:t>
      </w:r>
    </w:p>
    <w:p w14:paraId="199B1A34" w14:textId="77777777" w:rsidR="001C458D" w:rsidRPr="00A0095B" w:rsidRDefault="001C458D" w:rsidP="000756B5">
      <w:pPr>
        <w:spacing w:before="60" w:after="60" w:line="295" w:lineRule="auto"/>
        <w:jc w:val="both"/>
        <w:rPr>
          <w:rFonts w:ascii="Times New Roman" w:hAnsi="Times New Roman" w:cs="Times New Roman"/>
          <w:b/>
          <w:sz w:val="28"/>
          <w:szCs w:val="28"/>
        </w:rPr>
      </w:pPr>
      <w:r w:rsidRPr="00A0095B">
        <w:rPr>
          <w:rFonts w:ascii="Times New Roman" w:hAnsi="Times New Roman" w:cs="Times New Roman"/>
          <w:b/>
          <w:sz w:val="28"/>
          <w:szCs w:val="28"/>
        </w:rPr>
        <w:t xml:space="preserve"> </w:t>
      </w:r>
      <w:r w:rsidR="00A0095B">
        <w:rPr>
          <w:rFonts w:ascii="Times New Roman" w:hAnsi="Times New Roman" w:cs="Times New Roman"/>
          <w:b/>
          <w:sz w:val="28"/>
          <w:szCs w:val="28"/>
        </w:rPr>
        <w:tab/>
      </w:r>
      <w:r w:rsidR="00A0095B" w:rsidRPr="00A0095B">
        <w:rPr>
          <w:rFonts w:ascii="Times New Roman" w:hAnsi="Times New Roman" w:cs="Times New Roman"/>
          <w:b/>
          <w:sz w:val="28"/>
          <w:szCs w:val="28"/>
        </w:rPr>
        <w:t>4.</w:t>
      </w:r>
      <w:r w:rsidRPr="00A0095B">
        <w:rPr>
          <w:rFonts w:ascii="Times New Roman" w:hAnsi="Times New Roman" w:cs="Times New Roman"/>
          <w:b/>
          <w:sz w:val="28"/>
          <w:szCs w:val="28"/>
        </w:rPr>
        <w:t xml:space="preserve">3. Đo tại hiện trường </w:t>
      </w:r>
    </w:p>
    <w:p w14:paraId="6E490B7E" w14:textId="77777777" w:rsidR="001C458D" w:rsidRPr="001C458D" w:rsidRDefault="001C458D" w:rsidP="00A0095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Sau khi khởi động thiết bị đo, đợi cho các giá trị hiển thị được ổn định</w:t>
      </w:r>
      <w:r w:rsidR="001B7499">
        <w:rPr>
          <w:rFonts w:ascii="Times New Roman" w:hAnsi="Times New Roman" w:cs="Times New Roman"/>
          <w:sz w:val="28"/>
          <w:szCs w:val="28"/>
        </w:rPr>
        <w:t xml:space="preserve"> </w:t>
      </w:r>
      <w:r w:rsidRPr="001C458D">
        <w:rPr>
          <w:rFonts w:ascii="Times New Roman" w:hAnsi="Times New Roman" w:cs="Times New Roman"/>
          <w:sz w:val="28"/>
          <w:szCs w:val="28"/>
        </w:rPr>
        <w:t xml:space="preserve">thì bắt đầu tiến hành đọc và ghi giá trị đo; </w:t>
      </w:r>
    </w:p>
    <w:p w14:paraId="034AC003" w14:textId="77777777" w:rsidR="001C458D" w:rsidRPr="001C458D" w:rsidRDefault="001C458D" w:rsidP="00A0095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Tại mỗi vị trí quan trắc phải thực hiện ít nhất 3 phép đo (3 mẫu) trong 1 lần quan trắc; </w:t>
      </w:r>
    </w:p>
    <w:p w14:paraId="65B4E178" w14:textId="77777777" w:rsidR="001C458D" w:rsidRPr="001C458D" w:rsidRDefault="001C458D" w:rsidP="00A0095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Thời gian đo tối thiểu cho 1 phép đo (1 mẫu) là 15 phút với tần suất đọc và ghi giá trị đo liên tục là 3 phút/1 giá trị. </w:t>
      </w:r>
    </w:p>
    <w:p w14:paraId="673AA324" w14:textId="77777777" w:rsidR="001C458D" w:rsidRPr="00200190" w:rsidRDefault="00200190" w:rsidP="00200190">
      <w:pPr>
        <w:spacing w:before="60" w:after="60" w:line="295" w:lineRule="auto"/>
        <w:ind w:firstLine="720"/>
        <w:jc w:val="both"/>
        <w:rPr>
          <w:rFonts w:ascii="Times New Roman" w:hAnsi="Times New Roman" w:cs="Times New Roman"/>
          <w:b/>
          <w:sz w:val="28"/>
          <w:szCs w:val="28"/>
        </w:rPr>
      </w:pPr>
      <w:r w:rsidRPr="00200190">
        <w:rPr>
          <w:rFonts w:ascii="Times New Roman" w:hAnsi="Times New Roman" w:cs="Times New Roman"/>
          <w:b/>
          <w:sz w:val="28"/>
          <w:szCs w:val="28"/>
        </w:rPr>
        <w:t>5</w:t>
      </w:r>
      <w:r w:rsidR="001C458D" w:rsidRPr="00200190">
        <w:rPr>
          <w:rFonts w:ascii="Times New Roman" w:hAnsi="Times New Roman" w:cs="Times New Roman"/>
          <w:b/>
          <w:sz w:val="28"/>
          <w:szCs w:val="28"/>
        </w:rPr>
        <w:t xml:space="preserve">. Tính toán kết quả khi sử dụng thiết bị đo trực tiếp </w:t>
      </w:r>
    </w:p>
    <w:p w14:paraId="4F919829" w14:textId="77777777" w:rsidR="001C458D" w:rsidRPr="001C458D" w:rsidRDefault="001C458D" w:rsidP="00200190">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Căn cứ vào các quy định hiện hành về đơn vị đo và điều kiện tiêu chuẩn trong các quy chuẩn kỹ thuật quốc gia về môi trường tương ứng, phải tính toán chuyển đổi đơn vị đo sang đơn vị mg/m3</w:t>
      </w:r>
      <w:r w:rsidR="001B7499">
        <w:rPr>
          <w:rFonts w:ascii="Times New Roman" w:hAnsi="Times New Roman" w:cs="Times New Roman"/>
          <w:sz w:val="28"/>
          <w:szCs w:val="28"/>
        </w:rPr>
        <w:t xml:space="preserve"> </w:t>
      </w:r>
      <w:r w:rsidRPr="001C458D">
        <w:rPr>
          <w:rFonts w:ascii="Times New Roman" w:hAnsi="Times New Roman" w:cs="Times New Roman"/>
          <w:sz w:val="28"/>
          <w:szCs w:val="28"/>
        </w:rPr>
        <w:t xml:space="preserve">tại điều kiện tiêu chuẩn tương ứng. Trường hợp kết quả đo của thiết bị là ppm và điều kiện tiêu chuẩn quy định là 25oC, 760 mmHg, nồng độ các chất ô nhiễm được tính theo công thức sau: </w:t>
      </w:r>
    </w:p>
    <w:p w14:paraId="1F872EF1" w14:textId="77777777" w:rsidR="001C458D" w:rsidRPr="001C458D" w:rsidRDefault="0020019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C458D" w:rsidRPr="001C458D">
        <w:rPr>
          <w:rFonts w:ascii="Times New Roman" w:hAnsi="Times New Roman" w:cs="Times New Roman"/>
          <w:sz w:val="28"/>
          <w:szCs w:val="28"/>
        </w:rPr>
        <w:t>CO:   ppm x 1,14 = mg/Nm</w:t>
      </w:r>
      <w:r w:rsidR="001C458D" w:rsidRPr="00200190">
        <w:rPr>
          <w:rFonts w:ascii="Times New Roman" w:hAnsi="Times New Roman" w:cs="Times New Roman"/>
          <w:sz w:val="28"/>
          <w:szCs w:val="28"/>
          <w:vertAlign w:val="superscript"/>
        </w:rPr>
        <w:t>3</w:t>
      </w:r>
      <w:r w:rsidR="001C458D" w:rsidRPr="001C458D">
        <w:rPr>
          <w:rFonts w:ascii="Times New Roman" w:hAnsi="Times New Roman" w:cs="Times New Roman"/>
          <w:sz w:val="28"/>
          <w:szCs w:val="28"/>
        </w:rPr>
        <w:t xml:space="preserve"> </w:t>
      </w:r>
      <w:r w:rsidR="001C458D" w:rsidRPr="001C458D">
        <w:rPr>
          <w:rFonts w:ascii="Times New Roman" w:hAnsi="Times New Roman" w:cs="Times New Roman"/>
          <w:sz w:val="28"/>
          <w:szCs w:val="28"/>
        </w:rPr>
        <w:tab/>
      </w:r>
      <w:r w:rsidR="001B7499">
        <w:rPr>
          <w:rFonts w:ascii="Times New Roman" w:hAnsi="Times New Roman" w:cs="Times New Roman"/>
          <w:sz w:val="28"/>
          <w:szCs w:val="28"/>
        </w:rPr>
        <w:t xml:space="preserve">         </w:t>
      </w:r>
      <w:r>
        <w:rPr>
          <w:rFonts w:ascii="Times New Roman" w:hAnsi="Times New Roman" w:cs="Times New Roman"/>
          <w:sz w:val="28"/>
          <w:szCs w:val="28"/>
        </w:rPr>
        <w:t xml:space="preserve"> </w:t>
      </w:r>
      <w:r w:rsidR="001C458D" w:rsidRPr="001C458D">
        <w:rPr>
          <w:rFonts w:ascii="Times New Roman" w:hAnsi="Times New Roman" w:cs="Times New Roman"/>
          <w:sz w:val="28"/>
          <w:szCs w:val="28"/>
        </w:rPr>
        <w:t>SO</w:t>
      </w:r>
      <w:r w:rsidR="001C458D" w:rsidRPr="00200190">
        <w:rPr>
          <w:rFonts w:ascii="Times New Roman" w:hAnsi="Times New Roman" w:cs="Times New Roman"/>
          <w:sz w:val="28"/>
          <w:szCs w:val="28"/>
          <w:vertAlign w:val="subscript"/>
        </w:rPr>
        <w:t>2</w:t>
      </w:r>
      <w:r w:rsidR="001C458D" w:rsidRPr="001C458D">
        <w:rPr>
          <w:rFonts w:ascii="Times New Roman" w:hAnsi="Times New Roman" w:cs="Times New Roman"/>
          <w:sz w:val="28"/>
          <w:szCs w:val="28"/>
        </w:rPr>
        <w:t>:   ppm x 2,62 = mg/Nm</w:t>
      </w:r>
      <w:r w:rsidR="001C458D" w:rsidRPr="00200190">
        <w:rPr>
          <w:rFonts w:ascii="Times New Roman" w:hAnsi="Times New Roman" w:cs="Times New Roman"/>
          <w:sz w:val="28"/>
          <w:szCs w:val="28"/>
          <w:vertAlign w:val="superscript"/>
        </w:rPr>
        <w:t>3</w:t>
      </w:r>
      <w:r w:rsidR="001C458D" w:rsidRPr="001C458D">
        <w:rPr>
          <w:rFonts w:ascii="Times New Roman" w:hAnsi="Times New Roman" w:cs="Times New Roman"/>
          <w:sz w:val="28"/>
          <w:szCs w:val="28"/>
        </w:rPr>
        <w:t xml:space="preserve"> </w:t>
      </w:r>
      <w:r w:rsidR="001C458D" w:rsidRPr="001C458D">
        <w:rPr>
          <w:rFonts w:ascii="Times New Roman" w:hAnsi="Times New Roman" w:cs="Times New Roman"/>
          <w:sz w:val="28"/>
          <w:szCs w:val="28"/>
        </w:rPr>
        <w:tab/>
        <w:t xml:space="preserve"> </w:t>
      </w:r>
    </w:p>
    <w:p w14:paraId="2020A96C" w14:textId="77777777" w:rsidR="001C458D" w:rsidRPr="001C458D" w:rsidRDefault="00200190"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C458D" w:rsidRPr="001C458D">
        <w:rPr>
          <w:rFonts w:ascii="Times New Roman" w:hAnsi="Times New Roman" w:cs="Times New Roman"/>
          <w:sz w:val="28"/>
          <w:szCs w:val="28"/>
        </w:rPr>
        <w:t>NO</w:t>
      </w:r>
      <w:r w:rsidR="001C458D" w:rsidRPr="00200190">
        <w:rPr>
          <w:rFonts w:ascii="Times New Roman" w:hAnsi="Times New Roman" w:cs="Times New Roman"/>
          <w:sz w:val="28"/>
          <w:szCs w:val="28"/>
          <w:vertAlign w:val="subscript"/>
        </w:rPr>
        <w:t>2</w:t>
      </w:r>
      <w:r w:rsidR="001C458D" w:rsidRPr="001C458D">
        <w:rPr>
          <w:rFonts w:ascii="Times New Roman" w:hAnsi="Times New Roman" w:cs="Times New Roman"/>
          <w:sz w:val="28"/>
          <w:szCs w:val="28"/>
        </w:rPr>
        <w:t>:   ppm x 1,88 = mg/Nm</w:t>
      </w:r>
      <w:r w:rsidR="001C458D" w:rsidRPr="00200190">
        <w:rPr>
          <w:rFonts w:ascii="Times New Roman" w:hAnsi="Times New Roman" w:cs="Times New Roman"/>
          <w:sz w:val="28"/>
          <w:szCs w:val="28"/>
          <w:vertAlign w:val="superscript"/>
        </w:rPr>
        <w:t>3</w:t>
      </w:r>
      <w:r w:rsidR="001C458D" w:rsidRPr="001C458D">
        <w:rPr>
          <w:rFonts w:ascii="Times New Roman" w:hAnsi="Times New Roman" w:cs="Times New Roman"/>
          <w:sz w:val="28"/>
          <w:szCs w:val="28"/>
        </w:rPr>
        <w:t xml:space="preserve"> </w:t>
      </w:r>
      <w:r w:rsidR="001B7499">
        <w:rPr>
          <w:rFonts w:ascii="Times New Roman" w:hAnsi="Times New Roman" w:cs="Times New Roman"/>
          <w:sz w:val="28"/>
          <w:szCs w:val="28"/>
        </w:rPr>
        <w:t xml:space="preserve">               </w:t>
      </w:r>
      <w:r w:rsidR="001C458D" w:rsidRPr="001C458D">
        <w:rPr>
          <w:rFonts w:ascii="Times New Roman" w:hAnsi="Times New Roman" w:cs="Times New Roman"/>
          <w:sz w:val="28"/>
          <w:szCs w:val="28"/>
        </w:rPr>
        <w:t>NO:  ppm x 1,23 = mg/Nm</w:t>
      </w:r>
      <w:r w:rsidR="001C458D" w:rsidRPr="00200190">
        <w:rPr>
          <w:rFonts w:ascii="Times New Roman" w:hAnsi="Times New Roman" w:cs="Times New Roman"/>
          <w:sz w:val="28"/>
          <w:szCs w:val="28"/>
          <w:vertAlign w:val="superscript"/>
        </w:rPr>
        <w:t>3</w:t>
      </w:r>
      <w:r w:rsidR="001C458D" w:rsidRPr="001C458D">
        <w:rPr>
          <w:rFonts w:ascii="Times New Roman" w:hAnsi="Times New Roman" w:cs="Times New Roman"/>
          <w:sz w:val="28"/>
          <w:szCs w:val="28"/>
        </w:rPr>
        <w:t xml:space="preserve"> </w:t>
      </w:r>
    </w:p>
    <w:p w14:paraId="20104DDB" w14:textId="77777777" w:rsidR="001C458D" w:rsidRDefault="001C458D" w:rsidP="00200190">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Trường hợp các quy chuẩn kỹ thuật quốc gia về môi trường hiện hành có quy định về nồng độ oxy tham chiếu, phải tính toán kết quả quan trắc theo công thức sau: </w:t>
      </w:r>
    </w:p>
    <w:p w14:paraId="2C879830" w14:textId="77777777" w:rsidR="002674D4" w:rsidRDefault="002674D4" w:rsidP="000756B5">
      <w:pPr>
        <w:spacing w:before="60" w:after="60" w:line="295" w:lineRule="auto"/>
        <w:jc w:val="both"/>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00200190" w:rsidRPr="001C458D">
        <w:rPr>
          <w:rFonts w:ascii="Times New Roman" w:eastAsia="Times New Roman" w:hAnsi="Times New Roman" w:cs="Times New Roman"/>
          <w:noProof/>
          <w:color w:val="000000"/>
          <w:sz w:val="28"/>
          <w:lang w:val="vi-VN" w:eastAsia="vi-VN"/>
        </w:rPr>
        <w:drawing>
          <wp:inline distT="0" distB="0" distL="0" distR="0" wp14:anchorId="75161EFA" wp14:editId="6CAF64BD">
            <wp:extent cx="2867024"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58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2868900" cy="447968"/>
                    </a:xfrm>
                    <a:prstGeom prst="rect">
                      <a:avLst/>
                    </a:prstGeom>
                    <a:noFill/>
                    <a:ln>
                      <a:noFill/>
                    </a:ln>
                  </pic:spPr>
                </pic:pic>
              </a:graphicData>
            </a:graphic>
          </wp:inline>
        </w:drawing>
      </w:r>
    </w:p>
    <w:p w14:paraId="68E623CE"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 </w:t>
      </w:r>
    </w:p>
    <w:p w14:paraId="5FF882C8"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Trong đó: </w:t>
      </w:r>
    </w:p>
    <w:p w14:paraId="5BBE108A" w14:textId="77777777" w:rsidR="001C458D" w:rsidRPr="000756B5" w:rsidRDefault="001C458D" w:rsidP="003450F4">
      <w:pPr>
        <w:pStyle w:val="ListParagraph"/>
        <w:numPr>
          <w:ilvl w:val="0"/>
          <w:numId w:val="1"/>
        </w:numPr>
        <w:spacing w:before="60" w:after="60" w:line="295" w:lineRule="auto"/>
        <w:jc w:val="both"/>
        <w:rPr>
          <w:rFonts w:ascii="Times New Roman" w:hAnsi="Times New Roman" w:cs="Times New Roman"/>
          <w:sz w:val="28"/>
          <w:szCs w:val="28"/>
        </w:rPr>
      </w:pPr>
      <w:r w:rsidRPr="000756B5">
        <w:rPr>
          <w:rFonts w:ascii="Times New Roman" w:hAnsi="Times New Roman" w:cs="Times New Roman"/>
          <w:sz w:val="28"/>
          <w:szCs w:val="28"/>
        </w:rPr>
        <w:t>C</w:t>
      </w:r>
      <w:r w:rsidRPr="00811877">
        <w:rPr>
          <w:rFonts w:ascii="Times New Roman" w:hAnsi="Times New Roman" w:cs="Times New Roman"/>
          <w:sz w:val="28"/>
          <w:szCs w:val="28"/>
          <w:vertAlign w:val="subscript"/>
        </w:rPr>
        <w:t>std</w:t>
      </w:r>
      <w:r w:rsidRPr="000756B5">
        <w:rPr>
          <w:rFonts w:ascii="Times New Roman" w:hAnsi="Times New Roman" w:cs="Times New Roman"/>
          <w:sz w:val="28"/>
          <w:szCs w:val="28"/>
        </w:rPr>
        <w:t>: nồng độ chất ô nhiễm tại giá trị nồng độ ôxy tham chiếu, mg/Nm</w:t>
      </w:r>
      <w:r w:rsidRPr="00811877">
        <w:rPr>
          <w:rFonts w:ascii="Times New Roman" w:hAnsi="Times New Roman" w:cs="Times New Roman"/>
          <w:sz w:val="28"/>
          <w:szCs w:val="28"/>
          <w:vertAlign w:val="superscript"/>
        </w:rPr>
        <w:t>3</w:t>
      </w:r>
      <w:r w:rsidR="002B1FA7">
        <w:rPr>
          <w:rFonts w:ascii="Times New Roman" w:hAnsi="Times New Roman" w:cs="Times New Roman"/>
          <w:sz w:val="28"/>
          <w:szCs w:val="28"/>
        </w:rPr>
        <w:t>.</w:t>
      </w:r>
    </w:p>
    <w:p w14:paraId="258D6ED4" w14:textId="77777777" w:rsidR="001C458D" w:rsidRPr="000756B5" w:rsidRDefault="001C458D" w:rsidP="003450F4">
      <w:pPr>
        <w:pStyle w:val="ListParagraph"/>
        <w:numPr>
          <w:ilvl w:val="0"/>
          <w:numId w:val="1"/>
        </w:numPr>
        <w:spacing w:before="60" w:after="60" w:line="295" w:lineRule="auto"/>
        <w:jc w:val="both"/>
        <w:rPr>
          <w:rFonts w:ascii="Times New Roman" w:hAnsi="Times New Roman" w:cs="Times New Roman"/>
          <w:sz w:val="28"/>
          <w:szCs w:val="28"/>
        </w:rPr>
      </w:pPr>
      <w:r w:rsidRPr="000756B5">
        <w:rPr>
          <w:rFonts w:ascii="Times New Roman" w:hAnsi="Times New Roman" w:cs="Times New Roman"/>
          <w:sz w:val="28"/>
          <w:szCs w:val="28"/>
        </w:rPr>
        <w:t>C</w:t>
      </w:r>
      <w:r w:rsidRPr="002B1FA7">
        <w:rPr>
          <w:rFonts w:ascii="Times New Roman" w:hAnsi="Times New Roman" w:cs="Times New Roman"/>
          <w:sz w:val="28"/>
          <w:szCs w:val="28"/>
          <w:vertAlign w:val="subscript"/>
        </w:rPr>
        <w:t>m</w:t>
      </w:r>
      <w:r w:rsidRPr="000756B5">
        <w:rPr>
          <w:rFonts w:ascii="Times New Roman" w:hAnsi="Times New Roman" w:cs="Times New Roman"/>
          <w:sz w:val="28"/>
          <w:szCs w:val="28"/>
        </w:rPr>
        <w:t>: nồng độ chất ô nhiễm tại giá trị nồng độ ôxy đo được, mg/Nm</w:t>
      </w:r>
      <w:r w:rsidRPr="002B1FA7">
        <w:rPr>
          <w:rFonts w:ascii="Times New Roman" w:hAnsi="Times New Roman" w:cs="Times New Roman"/>
          <w:sz w:val="28"/>
          <w:szCs w:val="28"/>
          <w:vertAlign w:val="superscript"/>
        </w:rPr>
        <w:t>3</w:t>
      </w:r>
      <w:r w:rsidR="002B1FA7">
        <w:rPr>
          <w:rFonts w:ascii="Times New Roman" w:hAnsi="Times New Roman" w:cs="Times New Roman"/>
          <w:sz w:val="28"/>
          <w:szCs w:val="28"/>
        </w:rPr>
        <w:t>.</w:t>
      </w:r>
    </w:p>
    <w:p w14:paraId="3DE175AF" w14:textId="77777777" w:rsidR="001C458D" w:rsidRPr="000756B5" w:rsidRDefault="001C458D" w:rsidP="003450F4">
      <w:pPr>
        <w:pStyle w:val="ListParagraph"/>
        <w:numPr>
          <w:ilvl w:val="0"/>
          <w:numId w:val="1"/>
        </w:numPr>
        <w:spacing w:before="60" w:after="60" w:line="295" w:lineRule="auto"/>
        <w:jc w:val="both"/>
        <w:rPr>
          <w:rFonts w:ascii="Times New Roman" w:hAnsi="Times New Roman" w:cs="Times New Roman"/>
          <w:sz w:val="28"/>
          <w:szCs w:val="28"/>
        </w:rPr>
      </w:pPr>
      <w:r w:rsidRPr="000756B5">
        <w:rPr>
          <w:rFonts w:ascii="Times New Roman" w:hAnsi="Times New Roman" w:cs="Times New Roman"/>
          <w:sz w:val="28"/>
          <w:szCs w:val="28"/>
        </w:rPr>
        <w:lastRenderedPageBreak/>
        <w:t>%O</w:t>
      </w:r>
      <w:r w:rsidRPr="002B1FA7">
        <w:rPr>
          <w:rFonts w:ascii="Times New Roman" w:hAnsi="Times New Roman" w:cs="Times New Roman"/>
          <w:sz w:val="28"/>
          <w:szCs w:val="28"/>
          <w:vertAlign w:val="subscript"/>
        </w:rPr>
        <w:t>2</w:t>
      </w:r>
      <w:r w:rsidRPr="000756B5">
        <w:rPr>
          <w:rFonts w:ascii="Times New Roman" w:hAnsi="Times New Roman" w:cs="Times New Roman"/>
          <w:sz w:val="28"/>
          <w:szCs w:val="28"/>
        </w:rPr>
        <w:t>(std): nồng độ ôxy tham chiếu cho phép (theo quy định của pháp luật)</w:t>
      </w:r>
      <w:r w:rsidR="002B1FA7">
        <w:rPr>
          <w:rFonts w:ascii="Times New Roman" w:hAnsi="Times New Roman" w:cs="Times New Roman"/>
          <w:sz w:val="28"/>
          <w:szCs w:val="28"/>
        </w:rPr>
        <w:t>.</w:t>
      </w:r>
      <w:r w:rsidRPr="000756B5">
        <w:rPr>
          <w:rFonts w:ascii="Times New Roman" w:hAnsi="Times New Roman" w:cs="Times New Roman"/>
          <w:sz w:val="28"/>
          <w:szCs w:val="28"/>
        </w:rPr>
        <w:t xml:space="preserve"> </w:t>
      </w:r>
    </w:p>
    <w:p w14:paraId="0D6C9D09" w14:textId="77777777" w:rsidR="00EC0538" w:rsidRPr="000756B5" w:rsidRDefault="001C458D" w:rsidP="003450F4">
      <w:pPr>
        <w:pStyle w:val="ListParagraph"/>
        <w:numPr>
          <w:ilvl w:val="0"/>
          <w:numId w:val="1"/>
        </w:numPr>
        <w:spacing w:before="60" w:after="60" w:line="295" w:lineRule="auto"/>
        <w:jc w:val="both"/>
        <w:rPr>
          <w:rFonts w:ascii="Times New Roman" w:hAnsi="Times New Roman" w:cs="Times New Roman"/>
          <w:sz w:val="28"/>
          <w:szCs w:val="28"/>
        </w:rPr>
      </w:pPr>
      <w:r w:rsidRPr="000756B5">
        <w:rPr>
          <w:rFonts w:ascii="Times New Roman" w:hAnsi="Times New Roman" w:cs="Times New Roman"/>
          <w:sz w:val="28"/>
          <w:szCs w:val="28"/>
        </w:rPr>
        <w:t>%O</w:t>
      </w:r>
      <w:r w:rsidRPr="002B1FA7">
        <w:rPr>
          <w:rFonts w:ascii="Times New Roman" w:hAnsi="Times New Roman" w:cs="Times New Roman"/>
          <w:sz w:val="28"/>
          <w:szCs w:val="28"/>
          <w:vertAlign w:val="subscript"/>
        </w:rPr>
        <w:t>2</w:t>
      </w:r>
      <w:r w:rsidRPr="000756B5">
        <w:rPr>
          <w:rFonts w:ascii="Times New Roman" w:hAnsi="Times New Roman" w:cs="Times New Roman"/>
          <w:sz w:val="28"/>
          <w:szCs w:val="28"/>
        </w:rPr>
        <w:t>(m) : nồng độ ôxy đo được tại hiện trường</w:t>
      </w:r>
      <w:r w:rsidR="002B1FA7">
        <w:rPr>
          <w:rFonts w:ascii="Times New Roman" w:hAnsi="Times New Roman" w:cs="Times New Roman"/>
          <w:sz w:val="28"/>
          <w:szCs w:val="28"/>
        </w:rPr>
        <w:t>.</w:t>
      </w:r>
      <w:r w:rsidRPr="000756B5">
        <w:rPr>
          <w:rFonts w:ascii="Times New Roman" w:hAnsi="Times New Roman" w:cs="Times New Roman"/>
          <w:sz w:val="28"/>
          <w:szCs w:val="28"/>
        </w:rPr>
        <w:t xml:space="preserve"> </w:t>
      </w:r>
    </w:p>
    <w:p w14:paraId="1D58E750" w14:textId="77777777" w:rsidR="006D6467" w:rsidRDefault="006D6467" w:rsidP="000756B5">
      <w:pPr>
        <w:keepNext/>
        <w:keepLines/>
        <w:spacing w:before="60" w:after="60" w:line="295" w:lineRule="auto"/>
        <w:ind w:left="874" w:right="557" w:hanging="10"/>
        <w:jc w:val="center"/>
        <w:outlineLvl w:val="2"/>
        <w:rPr>
          <w:rFonts w:ascii="Times New Roman" w:eastAsia="Times New Roman" w:hAnsi="Times New Roman" w:cs="Times New Roman"/>
          <w:b/>
          <w:color w:val="000000"/>
          <w:sz w:val="28"/>
        </w:rPr>
      </w:pPr>
    </w:p>
    <w:p w14:paraId="76AE9B63" w14:textId="77777777" w:rsidR="006D6467" w:rsidRDefault="006D6467" w:rsidP="000756B5">
      <w:pPr>
        <w:keepNext/>
        <w:keepLines/>
        <w:spacing w:before="60" w:after="60" w:line="295" w:lineRule="auto"/>
        <w:ind w:left="874" w:right="557" w:hanging="10"/>
        <w:jc w:val="center"/>
        <w:outlineLvl w:val="2"/>
        <w:rPr>
          <w:rFonts w:ascii="Times New Roman" w:eastAsia="Times New Roman" w:hAnsi="Times New Roman" w:cs="Times New Roman"/>
          <w:b/>
          <w:color w:val="000000"/>
          <w:sz w:val="28"/>
        </w:rPr>
      </w:pPr>
    </w:p>
    <w:p w14:paraId="238C0F11" w14:textId="77777777" w:rsidR="006D6467" w:rsidRDefault="006D6467" w:rsidP="000756B5">
      <w:pPr>
        <w:keepNext/>
        <w:keepLines/>
        <w:spacing w:before="60" w:after="60" w:line="295" w:lineRule="auto"/>
        <w:ind w:left="874" w:right="557" w:hanging="10"/>
        <w:jc w:val="center"/>
        <w:outlineLvl w:val="2"/>
        <w:rPr>
          <w:rFonts w:ascii="Times New Roman" w:eastAsia="Times New Roman" w:hAnsi="Times New Roman" w:cs="Times New Roman"/>
          <w:b/>
          <w:color w:val="000000"/>
          <w:sz w:val="28"/>
        </w:rPr>
      </w:pPr>
    </w:p>
    <w:p w14:paraId="1A79062A" w14:textId="77777777" w:rsidR="00B57D3C" w:rsidRDefault="00B57D3C">
      <w:pPr>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br w:type="page"/>
      </w:r>
    </w:p>
    <w:p w14:paraId="6D41CABB" w14:textId="482A512D" w:rsidR="00E32179" w:rsidRDefault="009B36FD" w:rsidP="000756B5">
      <w:pPr>
        <w:keepNext/>
        <w:keepLines/>
        <w:spacing w:before="60" w:after="60" w:line="295" w:lineRule="auto"/>
        <w:ind w:left="874" w:right="557" w:hanging="10"/>
        <w:jc w:val="center"/>
        <w:outlineLvl w:val="2"/>
        <w:rPr>
          <w:rFonts w:ascii="Times New Roman" w:eastAsia="Times New Roman" w:hAnsi="Times New Roman" w:cs="Times New Roman"/>
          <w:b/>
          <w:color w:val="000000"/>
          <w:sz w:val="28"/>
        </w:rPr>
      </w:pPr>
      <w:r w:rsidRPr="009B36FD">
        <w:rPr>
          <w:rFonts w:ascii="Times New Roman" w:eastAsia="Times New Roman" w:hAnsi="Times New Roman" w:cs="Times New Roman"/>
          <w:b/>
          <w:color w:val="000000"/>
          <w:sz w:val="28"/>
        </w:rPr>
        <w:lastRenderedPageBreak/>
        <w:t xml:space="preserve">Phụ lục </w:t>
      </w:r>
      <w:r w:rsidR="006D6467">
        <w:rPr>
          <w:rFonts w:ascii="Times New Roman" w:eastAsia="Times New Roman" w:hAnsi="Times New Roman" w:cs="Times New Roman"/>
          <w:b/>
          <w:color w:val="000000"/>
          <w:sz w:val="28"/>
        </w:rPr>
        <w:t>4</w:t>
      </w:r>
      <w:r w:rsidR="006D6467" w:rsidRPr="009B36FD">
        <w:rPr>
          <w:rFonts w:ascii="Times New Roman" w:eastAsia="Times New Roman" w:hAnsi="Times New Roman" w:cs="Times New Roman"/>
          <w:b/>
          <w:color w:val="000000"/>
          <w:sz w:val="28"/>
        </w:rPr>
        <w:t xml:space="preserve"> </w:t>
      </w:r>
    </w:p>
    <w:p w14:paraId="100B49CB" w14:textId="77777777" w:rsidR="009B36FD" w:rsidRPr="009B36FD" w:rsidRDefault="009B36FD" w:rsidP="000756B5">
      <w:pPr>
        <w:keepNext/>
        <w:keepLines/>
        <w:spacing w:before="60" w:after="60" w:line="295" w:lineRule="auto"/>
        <w:ind w:left="874" w:right="557" w:hanging="10"/>
        <w:jc w:val="center"/>
        <w:outlineLvl w:val="2"/>
        <w:rPr>
          <w:rFonts w:ascii="Times New Roman" w:eastAsia="Times New Roman" w:hAnsi="Times New Roman" w:cs="Times New Roman"/>
          <w:b/>
          <w:color w:val="000000"/>
          <w:sz w:val="28"/>
        </w:rPr>
      </w:pPr>
      <w:r w:rsidRPr="009B36FD">
        <w:rPr>
          <w:rFonts w:ascii="Times New Roman" w:eastAsia="Times New Roman" w:hAnsi="Times New Roman" w:cs="Times New Roman"/>
          <w:b/>
          <w:color w:val="000000"/>
          <w:sz w:val="28"/>
        </w:rPr>
        <w:t xml:space="preserve">TIÊU CHÍ CHẤP NHẬN CỦA KIỂM SOÁT CHẤT LƯỢNG VÀ BIỆN PHÁP KHẮC PHỤC </w:t>
      </w:r>
    </w:p>
    <w:p w14:paraId="1C1AACEB" w14:textId="77777777" w:rsidR="009B36FD" w:rsidRPr="009B36FD" w:rsidRDefault="009B36FD" w:rsidP="000756B5">
      <w:pPr>
        <w:spacing w:before="60" w:after="60" w:line="295" w:lineRule="auto"/>
        <w:ind w:left="2492" w:right="144" w:hanging="163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(Ban hành kèm theo Thông tư số </w:t>
      </w:r>
      <w:r>
        <w:rPr>
          <w:rFonts w:ascii="Times New Roman" w:eastAsia="Times New Roman" w:hAnsi="Times New Roman" w:cs="Times New Roman"/>
          <w:i/>
          <w:color w:val="000000"/>
          <w:sz w:val="28"/>
        </w:rPr>
        <w:t xml:space="preserve">    /2020</w:t>
      </w:r>
      <w:r w:rsidRPr="009B36FD">
        <w:rPr>
          <w:rFonts w:ascii="Times New Roman" w:eastAsia="Times New Roman" w:hAnsi="Times New Roman" w:cs="Times New Roman"/>
          <w:i/>
          <w:color w:val="000000"/>
          <w:sz w:val="28"/>
        </w:rPr>
        <w:t xml:space="preserve">/TT-BTNMT ngày  tháng </w:t>
      </w:r>
      <w:r w:rsidR="006D6467">
        <w:rPr>
          <w:rFonts w:ascii="Times New Roman" w:eastAsia="Times New Roman" w:hAnsi="Times New Roman" w:cs="Times New Roman"/>
          <w:i/>
          <w:color w:val="000000"/>
          <w:sz w:val="28"/>
        </w:rPr>
        <w:t xml:space="preserve"> </w:t>
      </w:r>
      <w:r w:rsidRPr="009B36FD">
        <w:rPr>
          <w:rFonts w:ascii="Times New Roman" w:eastAsia="Times New Roman" w:hAnsi="Times New Roman" w:cs="Times New Roman"/>
          <w:i/>
          <w:color w:val="000000"/>
          <w:sz w:val="28"/>
        </w:rPr>
        <w:t xml:space="preserve">năm </w:t>
      </w:r>
      <w:r w:rsidR="006D6467" w:rsidRPr="009B36FD">
        <w:rPr>
          <w:rFonts w:ascii="Times New Roman" w:eastAsia="Times New Roman" w:hAnsi="Times New Roman" w:cs="Times New Roman"/>
          <w:i/>
          <w:color w:val="000000"/>
          <w:sz w:val="28"/>
        </w:rPr>
        <w:t>20</w:t>
      </w:r>
      <w:r w:rsidR="006D6467">
        <w:rPr>
          <w:rFonts w:ascii="Times New Roman" w:eastAsia="Times New Roman" w:hAnsi="Times New Roman" w:cs="Times New Roman"/>
          <w:i/>
          <w:color w:val="000000"/>
          <w:sz w:val="28"/>
        </w:rPr>
        <w:t>20</w:t>
      </w:r>
      <w:r w:rsidR="006D6467" w:rsidRPr="009B36FD">
        <w:rPr>
          <w:rFonts w:ascii="Times New Roman" w:eastAsia="Times New Roman" w:hAnsi="Times New Roman" w:cs="Times New Roman"/>
          <w:i/>
          <w:color w:val="000000"/>
          <w:sz w:val="28"/>
        </w:rPr>
        <w:t xml:space="preserve">   </w:t>
      </w:r>
      <w:r w:rsidRPr="009B36FD">
        <w:rPr>
          <w:rFonts w:ascii="Times New Roman" w:eastAsia="Times New Roman" w:hAnsi="Times New Roman" w:cs="Times New Roman"/>
          <w:i/>
          <w:color w:val="000000"/>
          <w:sz w:val="28"/>
        </w:rPr>
        <w:t xml:space="preserve">của Bộ trưởng Bộ Tài nguyên và Môi trường) </w:t>
      </w:r>
    </w:p>
    <w:p w14:paraId="46686161" w14:textId="77777777" w:rsidR="00160269" w:rsidRDefault="00160269" w:rsidP="00160269">
      <w:pPr>
        <w:keepNext/>
        <w:keepLines/>
        <w:spacing w:before="60" w:after="60" w:line="295" w:lineRule="auto"/>
        <w:ind w:right="57" w:firstLine="720"/>
        <w:jc w:val="both"/>
        <w:outlineLvl w:val="2"/>
        <w:rPr>
          <w:rFonts w:ascii="Times New Roman" w:eastAsia="Times New Roman" w:hAnsi="Times New Roman" w:cs="Times New Roman"/>
          <w:b/>
          <w:color w:val="000000"/>
          <w:sz w:val="28"/>
        </w:rPr>
      </w:pPr>
    </w:p>
    <w:p w14:paraId="2D6C8DF2" w14:textId="77777777" w:rsidR="009B36FD" w:rsidRPr="009B36FD" w:rsidRDefault="009B36FD" w:rsidP="00160269">
      <w:pPr>
        <w:keepNext/>
        <w:keepLines/>
        <w:spacing w:before="60" w:after="60" w:line="295" w:lineRule="auto"/>
        <w:ind w:right="57" w:firstLine="720"/>
        <w:jc w:val="both"/>
        <w:outlineLvl w:val="2"/>
        <w:rPr>
          <w:rFonts w:ascii="Times New Roman" w:eastAsia="Times New Roman" w:hAnsi="Times New Roman" w:cs="Times New Roman"/>
          <w:b/>
          <w:color w:val="000000"/>
          <w:sz w:val="28"/>
        </w:rPr>
      </w:pPr>
      <w:r w:rsidRPr="009B36FD">
        <w:rPr>
          <w:rFonts w:ascii="Times New Roman" w:eastAsia="Times New Roman" w:hAnsi="Times New Roman" w:cs="Times New Roman"/>
          <w:b/>
          <w:color w:val="000000"/>
          <w:sz w:val="28"/>
        </w:rPr>
        <w:t xml:space="preserve">I. Tiêu chí chấp nhận của kiểm soát chất lượng trong hoạt động quan trắc tại hiện trường </w:t>
      </w:r>
    </w:p>
    <w:p w14:paraId="388E503C" w14:textId="77777777" w:rsidR="009B36FD" w:rsidRPr="009B36FD" w:rsidRDefault="009B36FD" w:rsidP="00160269">
      <w:pPr>
        <w:spacing w:before="60" w:after="60" w:line="295" w:lineRule="auto"/>
        <w:ind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Việc đánh giá các mẫu QC trong hoạt động quan trắc hiện trường được thực hiện theo quy định như sau: </w:t>
      </w:r>
    </w:p>
    <w:p w14:paraId="46A8E709" w14:textId="77777777" w:rsidR="009B36FD" w:rsidRPr="009B36FD" w:rsidRDefault="00160269" w:rsidP="00160269">
      <w:pPr>
        <w:spacing w:before="60" w:after="60" w:line="295" w:lineRule="auto"/>
        <w:ind w:right="400"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w:t>
      </w:r>
      <w:r w:rsidR="009B36FD" w:rsidRPr="009B36FD">
        <w:rPr>
          <w:rFonts w:ascii="Times New Roman" w:eastAsia="Times New Roman" w:hAnsi="Times New Roman" w:cs="Times New Roman"/>
          <w:color w:val="000000"/>
          <w:sz w:val="28"/>
        </w:rPr>
        <w:t xml:space="preserve">1. Mẫu lặp hiện trường  </w:t>
      </w:r>
    </w:p>
    <w:p w14:paraId="58B42AEC" w14:textId="77777777" w:rsidR="009B36FD" w:rsidRDefault="009B36FD" w:rsidP="00160269">
      <w:pPr>
        <w:spacing w:before="60" w:after="60" w:line="295" w:lineRule="auto"/>
        <w:ind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Đối với hai lần lặp, độ chụm được đánh giá dựa trên việc đánh giá RPD, được tính toán như sau: </w:t>
      </w:r>
    </w:p>
    <w:p w14:paraId="12DF73BB" w14:textId="77777777" w:rsidR="00DA460F" w:rsidRPr="00DA460F" w:rsidRDefault="00DA460F" w:rsidP="00DA460F">
      <w:pPr>
        <w:spacing w:before="60" w:after="60" w:line="240" w:lineRule="auto"/>
        <w:ind w:firstLine="720"/>
        <w:jc w:val="both"/>
        <w:rPr>
          <w:rFonts w:ascii="Times New Roman" w:eastAsia="Times New Roman" w:hAnsi="Times New Roman" w:cs="Times New Roman"/>
          <w:i/>
          <w:color w:val="000000"/>
          <w:sz w:val="24"/>
          <w:szCs w:val="24"/>
        </w:rPr>
      </w:pPr>
      <w:r w:rsidRPr="00DA460F">
        <w:rPr>
          <w:rFonts w:ascii="Times New Roman" w:eastAsia="Times New Roman" w:hAnsi="Times New Roman" w:cs="Times New Roman"/>
          <w:i/>
          <w:noProof/>
          <w:color w:val="000000"/>
          <w:sz w:val="24"/>
          <w:szCs w:val="24"/>
          <w:lang w:val="vi-VN" w:eastAsia="vi-VN"/>
        </w:rPr>
        <mc:AlternateContent>
          <mc:Choice Requires="wpg">
            <w:drawing>
              <wp:anchor distT="0" distB="0" distL="114300" distR="114300" simplePos="0" relativeHeight="251659264" behindDoc="1" locked="0" layoutInCell="1" allowOverlap="1" wp14:anchorId="1FB893AF" wp14:editId="07065F25">
                <wp:simplePos x="0" y="0"/>
                <wp:positionH relativeFrom="column">
                  <wp:posOffset>1619885</wp:posOffset>
                </wp:positionH>
                <wp:positionV relativeFrom="paragraph">
                  <wp:posOffset>-1905</wp:posOffset>
                </wp:positionV>
                <wp:extent cx="1402080" cy="273685"/>
                <wp:effectExtent l="0" t="0" r="26670" b="12065"/>
                <wp:wrapNone/>
                <wp:docPr id="445546" name="Group 4455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2080" cy="273685"/>
                          <a:chOff x="0" y="0"/>
                          <a:chExt cx="1402340" cy="273946"/>
                        </a:xfrm>
                      </wpg:grpSpPr>
                      <wps:wsp>
                        <wps:cNvPr id="65847" name="Shape 65847"/>
                        <wps:cNvSpPr/>
                        <wps:spPr>
                          <a:xfrm>
                            <a:off x="269663" y="0"/>
                            <a:ext cx="0" cy="248333"/>
                          </a:xfrm>
                          <a:custGeom>
                            <a:avLst/>
                            <a:gdLst/>
                            <a:ahLst/>
                            <a:cxnLst/>
                            <a:rect l="0" t="0" r="0" b="0"/>
                            <a:pathLst>
                              <a:path h="248333">
                                <a:moveTo>
                                  <a:pt x="0" y="0"/>
                                </a:moveTo>
                                <a:lnTo>
                                  <a:pt x="0" y="248333"/>
                                </a:lnTo>
                              </a:path>
                            </a:pathLst>
                          </a:custGeom>
                          <a:noFill/>
                          <a:ln w="9137" cap="flat" cmpd="sng" algn="ctr">
                            <a:solidFill>
                              <a:srgbClr val="000000"/>
                            </a:solidFill>
                            <a:prstDash val="solid"/>
                            <a:round/>
                          </a:ln>
                          <a:effectLst/>
                        </wps:spPr>
                        <wps:bodyPr/>
                      </wps:wsp>
                      <wps:wsp>
                        <wps:cNvPr id="65848" name="Shape 65848"/>
                        <wps:cNvSpPr/>
                        <wps:spPr>
                          <a:xfrm>
                            <a:off x="1123404" y="0"/>
                            <a:ext cx="0" cy="248333"/>
                          </a:xfrm>
                          <a:custGeom>
                            <a:avLst/>
                            <a:gdLst/>
                            <a:ahLst/>
                            <a:cxnLst/>
                            <a:rect l="0" t="0" r="0" b="0"/>
                            <a:pathLst>
                              <a:path h="248333">
                                <a:moveTo>
                                  <a:pt x="0" y="0"/>
                                </a:moveTo>
                                <a:lnTo>
                                  <a:pt x="0" y="248333"/>
                                </a:lnTo>
                              </a:path>
                            </a:pathLst>
                          </a:custGeom>
                          <a:noFill/>
                          <a:ln w="9137" cap="flat" cmpd="sng" algn="ctr">
                            <a:solidFill>
                              <a:srgbClr val="000000"/>
                            </a:solidFill>
                            <a:prstDash val="solid"/>
                            <a:round/>
                          </a:ln>
                          <a:effectLst/>
                        </wps:spPr>
                        <wps:bodyPr/>
                      </wps:wsp>
                      <wps:wsp>
                        <wps:cNvPr id="65849" name="Shape 65849"/>
                        <wps:cNvSpPr/>
                        <wps:spPr>
                          <a:xfrm>
                            <a:off x="0" y="273946"/>
                            <a:ext cx="1402340" cy="0"/>
                          </a:xfrm>
                          <a:custGeom>
                            <a:avLst/>
                            <a:gdLst/>
                            <a:ahLst/>
                            <a:cxnLst/>
                            <a:rect l="0" t="0" r="0" b="0"/>
                            <a:pathLst>
                              <a:path w="1402340">
                                <a:moveTo>
                                  <a:pt x="0" y="0"/>
                                </a:moveTo>
                                <a:lnTo>
                                  <a:pt x="1402340" y="0"/>
                                </a:lnTo>
                              </a:path>
                            </a:pathLst>
                          </a:custGeom>
                          <a:noFill/>
                          <a:ln w="9137" cap="flat" cmpd="sng" algn="ctr">
                            <a:solidFill>
                              <a:srgbClr val="000000"/>
                            </a:solidFill>
                            <a:prstDash val="solid"/>
                            <a:round/>
                          </a:ln>
                          <a:effectLst/>
                        </wps:spPr>
                        <wps:bodyPr/>
                      </wps:wsp>
                    </wpg:wgp>
                  </a:graphicData>
                </a:graphic>
                <wp14:sizeRelH relativeFrom="page">
                  <wp14:pctWidth>0</wp14:pctWidth>
                </wp14:sizeRelH>
                <wp14:sizeRelV relativeFrom="page">
                  <wp14:pctHeight>0</wp14:pctHeight>
                </wp14:sizeRelV>
              </wp:anchor>
            </w:drawing>
          </mc:Choice>
          <mc:Fallback>
            <w:pict>
              <v:group w14:anchorId="2DF649F9" id="Group 445546" o:spid="_x0000_s1026" style="position:absolute;margin-left:127.55pt;margin-top:-.15pt;width:110.4pt;height:21.55pt;z-index:-251657216" coordsize="14023,2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">
                <v:shape id="Shape 65847" o:spid="_x0000_s1027" style="position:absolute;left:2696;width:0;height:2483;visibility:visible;mso-wrap-style:square;v-text-anchor:top" coordsize="0,248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" path="m,l,248333e" filled="f" strokeweight=".25381mm">
                  <v:path arrowok="t" textboxrect="0,0,0,248333"/>
                </v:shape>
                <v:shape id="Shape 65848" o:spid="_x0000_s1028" style="position:absolute;left:11234;width:0;height:2483;visibility:visible;mso-wrap-style:square;v-text-anchor:top" coordsize="0,2483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" path="m,l,248333e" filled="f" strokeweight=".25381mm">
                  <v:path arrowok="t" textboxrect="0,0,0,248333"/>
                </v:shape>
                <v:shape id="Shape 65849" o:spid="_x0000_s1029" style="position:absolute;top:2739;width:14023;height:0;visibility:visible;mso-wrap-style:square;v-text-anchor:top" coordsize="1402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" path="m,l1402340,e" filled="f" strokeweight=".25381mm">
                  <v:path arrowok="t" textboxrect="0,0,1402340,0"/>
                </v:shape>
              </v:group>
            </w:pict>
          </mc:Fallback>
        </mc:AlternateContent>
      </w:r>
      <w:r>
        <w:rPr>
          <w:rFonts w:ascii="Times New Roman" w:eastAsia="Times New Roman" w:hAnsi="Times New Roman" w:cs="Times New Roman"/>
          <w:color w:val="000000"/>
          <w:sz w:val="28"/>
        </w:rPr>
        <w:t xml:space="preserve">                               </w:t>
      </w:r>
      <w:r w:rsidRPr="00DA460F">
        <w:rPr>
          <w:rFonts w:ascii="Times New Roman" w:eastAsia="Times New Roman" w:hAnsi="Times New Roman" w:cs="Times New Roman"/>
          <w:i/>
          <w:color w:val="000000"/>
          <w:sz w:val="24"/>
          <w:szCs w:val="24"/>
        </w:rPr>
        <w:t>LD1 -   LD2</w:t>
      </w:r>
    </w:p>
    <w:p w14:paraId="2167982A" w14:textId="77777777" w:rsidR="009B36FD" w:rsidRPr="00DA460F" w:rsidRDefault="00DA460F" w:rsidP="00DA460F">
      <w:pPr>
        <w:spacing w:before="60" w:after="60" w:line="240" w:lineRule="auto"/>
        <w:ind w:left="745" w:firstLine="695"/>
        <w:rPr>
          <w:rFonts w:ascii="Times New Roman" w:eastAsia="Times New Roman" w:hAnsi="Times New Roman" w:cs="Times New Roman"/>
          <w:color w:val="000000"/>
          <w:sz w:val="24"/>
          <w:szCs w:val="24"/>
        </w:rPr>
      </w:pPr>
      <w:r w:rsidRPr="00DA460F">
        <w:rPr>
          <w:rFonts w:ascii="Times New Roman" w:eastAsia="Times New Roman" w:hAnsi="Times New Roman" w:cs="Times New Roman"/>
          <w:i/>
          <w:color w:val="000000"/>
          <w:sz w:val="24"/>
          <w:szCs w:val="24"/>
        </w:rPr>
        <w:t>RPD</w:t>
      </w:r>
      <w:r>
        <w:rPr>
          <w:rFonts w:ascii="Times New Roman" w:eastAsia="Times New Roman" w:hAnsi="Times New Roman" w:cs="Times New Roman"/>
          <w:i/>
          <w:color w:val="000000"/>
          <w:sz w:val="24"/>
          <w:szCs w:val="24"/>
        </w:rPr>
        <w:t xml:space="preserve"> =</w:t>
      </w:r>
      <w:r w:rsidRPr="00DA460F">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00000"/>
          <w:sz w:val="24"/>
          <w:szCs w:val="24"/>
        </w:rPr>
        <w:t xml:space="preserve">                                    </w:t>
      </w:r>
      <w:r w:rsidRPr="00DA460F">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i/>
          <w:color w:val="000000"/>
          <w:sz w:val="24"/>
          <w:szCs w:val="24"/>
        </w:rPr>
        <w:t xml:space="preserve">      x 100 (%)</w:t>
      </w:r>
    </w:p>
    <w:p w14:paraId="1E4544D3" w14:textId="77777777" w:rsidR="009B36FD" w:rsidRPr="00DA460F" w:rsidRDefault="00DA460F" w:rsidP="00DA460F">
      <w:pPr>
        <w:spacing w:before="60" w:after="60" w:line="240" w:lineRule="auto"/>
        <w:ind w:left="1032" w:right="123" w:firstLine="20"/>
        <w:rPr>
          <w:rFonts w:ascii="Times New Roman" w:eastAsia="Times New Roman" w:hAnsi="Times New Roman" w:cs="Times New Roman"/>
          <w:color w:val="000000"/>
          <w:sz w:val="24"/>
          <w:szCs w:val="24"/>
        </w:rPr>
      </w:pPr>
      <w:r w:rsidRPr="00DA460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sidR="009B36FD" w:rsidRPr="00DA460F">
        <w:rPr>
          <w:rFonts w:ascii="Times New Roman" w:eastAsia="Times New Roman" w:hAnsi="Times New Roman" w:cs="Times New Roman"/>
          <w:color w:val="000000"/>
          <w:sz w:val="24"/>
          <w:szCs w:val="24"/>
        </w:rPr>
        <w:t>[(</w:t>
      </w:r>
      <w:r w:rsidR="009B36FD" w:rsidRPr="00DA460F">
        <w:rPr>
          <w:rFonts w:ascii="Times New Roman" w:eastAsia="Times New Roman" w:hAnsi="Times New Roman" w:cs="Times New Roman"/>
          <w:i/>
          <w:color w:val="000000"/>
          <w:sz w:val="24"/>
          <w:szCs w:val="24"/>
        </w:rPr>
        <w:t>LD</w:t>
      </w:r>
      <w:r w:rsidR="009B36FD" w:rsidRPr="00DA460F">
        <w:rPr>
          <w:rFonts w:ascii="Times New Roman" w:eastAsia="Times New Roman" w:hAnsi="Times New Roman" w:cs="Times New Roman"/>
          <w:color w:val="000000"/>
          <w:sz w:val="24"/>
          <w:szCs w:val="24"/>
        </w:rPr>
        <w:t xml:space="preserve">1 </w:t>
      </w:r>
      <w:r w:rsidRPr="00DA460F">
        <w:rPr>
          <w:rFonts w:ascii="Segoe UI Symbol" w:eastAsia="Segoe UI Symbol" w:hAnsi="Segoe UI Symbol" w:cs="Segoe UI Symbol"/>
          <w:color w:val="000000"/>
          <w:sz w:val="24"/>
          <w:szCs w:val="24"/>
        </w:rPr>
        <w:t xml:space="preserve">-   </w:t>
      </w:r>
      <w:r w:rsidR="009B36FD" w:rsidRPr="00DA460F">
        <w:rPr>
          <w:rFonts w:ascii="Times New Roman" w:eastAsia="Times New Roman" w:hAnsi="Times New Roman" w:cs="Times New Roman"/>
          <w:i/>
          <w:color w:val="000000"/>
          <w:sz w:val="24"/>
          <w:szCs w:val="24"/>
        </w:rPr>
        <w:t>LD</w:t>
      </w:r>
      <w:r w:rsidR="009B36FD" w:rsidRPr="00DA460F">
        <w:rPr>
          <w:rFonts w:ascii="Times New Roman" w:eastAsia="Times New Roman" w:hAnsi="Times New Roman" w:cs="Times New Roman"/>
          <w:color w:val="000000"/>
          <w:sz w:val="24"/>
          <w:szCs w:val="24"/>
        </w:rPr>
        <w:t>2) / 2]</w:t>
      </w:r>
    </w:p>
    <w:p w14:paraId="626E03A7" w14:textId="77777777" w:rsidR="009B36FD" w:rsidRPr="009B36FD" w:rsidRDefault="009B36FD" w:rsidP="00DA460F">
      <w:pPr>
        <w:spacing w:before="60" w:after="60" w:line="295" w:lineRule="auto"/>
        <w:ind w:right="144"/>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Trong đó: </w:t>
      </w:r>
    </w:p>
    <w:p w14:paraId="318F15EE" w14:textId="77777777" w:rsidR="000A773D" w:rsidRDefault="009B36FD" w:rsidP="000756B5">
      <w:pPr>
        <w:spacing w:before="60" w:after="60" w:line="295" w:lineRule="auto"/>
        <w:ind w:right="2773" w:firstLine="720"/>
        <w:rPr>
          <w:rFonts w:ascii="Times New Roman" w:eastAsia="Times New Roman" w:hAnsi="Times New Roman" w:cs="Times New Roman"/>
          <w:i/>
          <w:color w:val="000000"/>
          <w:sz w:val="28"/>
        </w:rPr>
      </w:pPr>
      <w:r w:rsidRPr="009B36FD">
        <w:rPr>
          <w:rFonts w:ascii="Times New Roman" w:eastAsia="Times New Roman" w:hAnsi="Times New Roman" w:cs="Times New Roman"/>
          <w:i/>
          <w:color w:val="000000"/>
          <w:sz w:val="28"/>
        </w:rPr>
        <w:t>RPD: phần trăm sai khác tương đối của mẫu</w:t>
      </w:r>
      <w:r w:rsidR="00417E79">
        <w:rPr>
          <w:rFonts w:ascii="Times New Roman" w:eastAsia="Times New Roman" w:hAnsi="Times New Roman" w:cs="Times New Roman"/>
          <w:i/>
          <w:color w:val="000000"/>
          <w:sz w:val="28"/>
        </w:rPr>
        <w:t xml:space="preserve"> </w:t>
      </w:r>
      <w:r w:rsidRPr="009B36FD">
        <w:rPr>
          <w:rFonts w:ascii="Times New Roman" w:eastAsia="Times New Roman" w:hAnsi="Times New Roman" w:cs="Times New Roman"/>
          <w:i/>
          <w:color w:val="000000"/>
          <w:sz w:val="28"/>
        </w:rPr>
        <w:t xml:space="preserve"> lặp; </w:t>
      </w:r>
      <w:r w:rsidR="00417E79">
        <w:rPr>
          <w:rFonts w:ascii="Times New Roman" w:eastAsia="Times New Roman" w:hAnsi="Times New Roman" w:cs="Times New Roman"/>
          <w:i/>
          <w:color w:val="000000"/>
          <w:sz w:val="28"/>
        </w:rPr>
        <w:t xml:space="preserve">               </w:t>
      </w:r>
    </w:p>
    <w:p w14:paraId="59491364" w14:textId="77777777" w:rsidR="00417E79" w:rsidRDefault="009B36FD" w:rsidP="00DA460F">
      <w:pPr>
        <w:spacing w:before="60" w:after="60" w:line="295" w:lineRule="auto"/>
        <w:ind w:right="2773" w:firstLine="720"/>
        <w:rPr>
          <w:rFonts w:ascii="Times New Roman" w:eastAsia="Times New Roman" w:hAnsi="Times New Roman" w:cs="Times New Roman"/>
          <w:i/>
          <w:color w:val="000000"/>
          <w:sz w:val="28"/>
        </w:rPr>
      </w:pPr>
      <w:r w:rsidRPr="009B36FD">
        <w:rPr>
          <w:rFonts w:ascii="Times New Roman" w:eastAsia="Times New Roman" w:hAnsi="Times New Roman" w:cs="Times New Roman"/>
          <w:i/>
          <w:color w:val="000000"/>
          <w:sz w:val="28"/>
        </w:rPr>
        <w:t xml:space="preserve">LD1: kết quả phân tích lần thứ nhất; </w:t>
      </w:r>
    </w:p>
    <w:p w14:paraId="6379CB8D" w14:textId="77777777" w:rsidR="009B36FD" w:rsidRPr="009B36FD" w:rsidRDefault="009B36FD" w:rsidP="00DA460F">
      <w:pPr>
        <w:spacing w:before="60" w:after="60" w:line="295" w:lineRule="auto"/>
        <w:ind w:right="2773" w:firstLine="72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LD2: kết quả phân tích lần thứ hai. </w:t>
      </w:r>
    </w:p>
    <w:p w14:paraId="5282D376" w14:textId="77777777" w:rsidR="00E720B9" w:rsidRDefault="009B36FD" w:rsidP="00E720B9">
      <w:pPr>
        <w:spacing w:before="60" w:after="60" w:line="295" w:lineRule="auto"/>
        <w:ind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Giới hạn RPD được tổ chức thực hiện quan trắc thiết lập và không vượt </w:t>
      </w:r>
      <w:r w:rsidRPr="007A3A78">
        <w:rPr>
          <w:rFonts w:ascii="Times New Roman" w:eastAsia="Times New Roman" w:hAnsi="Times New Roman" w:cs="Times New Roman"/>
          <w:color w:val="000000"/>
          <w:sz w:val="28"/>
        </w:rPr>
        <w:t xml:space="preserve">quá 30% </w:t>
      </w:r>
      <w:r w:rsidRPr="009B36FD">
        <w:rPr>
          <w:rFonts w:ascii="Times New Roman" w:eastAsia="Times New Roman" w:hAnsi="Times New Roman" w:cs="Times New Roman"/>
          <w:color w:val="000000"/>
          <w:sz w:val="28"/>
        </w:rPr>
        <w:t xml:space="preserve">nhưng phải bảo đảm độ chụm theo phương pháp áp dụng.  </w:t>
      </w:r>
    </w:p>
    <w:p w14:paraId="7FF73DA4" w14:textId="77777777" w:rsidR="009B36FD" w:rsidRPr="009B36FD" w:rsidRDefault="00E720B9" w:rsidP="00E720B9">
      <w:pPr>
        <w:spacing w:before="60" w:after="60" w:line="295"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w:t>
      </w:r>
      <w:r w:rsidR="00417E79">
        <w:rPr>
          <w:rFonts w:ascii="Times New Roman" w:eastAsia="Times New Roman" w:hAnsi="Times New Roman" w:cs="Times New Roman"/>
          <w:color w:val="000000"/>
          <w:sz w:val="28"/>
        </w:rPr>
        <w:t xml:space="preserve">2. </w:t>
      </w:r>
      <w:r w:rsidR="009B36FD" w:rsidRPr="009B36FD">
        <w:rPr>
          <w:rFonts w:ascii="Times New Roman" w:eastAsia="Times New Roman" w:hAnsi="Times New Roman" w:cs="Times New Roman"/>
          <w:color w:val="000000"/>
          <w:sz w:val="28"/>
        </w:rPr>
        <w:t xml:space="preserve">Đối với mẫu đo lặp tại hiện trường: đánh giá độ chụm của mẫu đo lặp tại hiện </w:t>
      </w:r>
      <w:r w:rsidR="00417E79">
        <w:rPr>
          <w:rFonts w:ascii="Times New Roman" w:eastAsia="Times New Roman" w:hAnsi="Times New Roman" w:cs="Times New Roman"/>
          <w:color w:val="000000"/>
          <w:sz w:val="28"/>
        </w:rPr>
        <w:t>t</w:t>
      </w:r>
      <w:r w:rsidR="009B36FD" w:rsidRPr="009B36FD">
        <w:rPr>
          <w:rFonts w:ascii="Times New Roman" w:eastAsia="Times New Roman" w:hAnsi="Times New Roman" w:cs="Times New Roman"/>
          <w:color w:val="000000"/>
          <w:sz w:val="28"/>
        </w:rPr>
        <w:t xml:space="preserve">rường dựa trên đánh giá RPD theo công thức tại khoản 1 mục này, trong đó LD1 là kết quả đo lần thứ nhất, LD2 là kết quả đo lần thứ 2. Giới hạn RDP được tổ chức thực hiện quan trắc thiết lập và không quá 15%. </w:t>
      </w:r>
    </w:p>
    <w:p w14:paraId="4B04AC5F" w14:textId="77777777" w:rsidR="009B36FD" w:rsidRPr="000756B5" w:rsidRDefault="000F2B6E" w:rsidP="000F2B6E">
      <w:pPr>
        <w:pStyle w:val="ListParagraph"/>
        <w:spacing w:before="60" w:after="60" w:line="295" w:lineRule="auto"/>
        <w:ind w:right="40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1.3. </w:t>
      </w:r>
      <w:r w:rsidR="009B36FD" w:rsidRPr="000756B5">
        <w:rPr>
          <w:rFonts w:ascii="Times New Roman" w:eastAsia="Times New Roman" w:hAnsi="Times New Roman" w:cs="Times New Roman"/>
          <w:color w:val="000000"/>
          <w:sz w:val="28"/>
        </w:rPr>
        <w:t xml:space="preserve">Mẫu trắng hiện trường, mẫu trắng vận chuyển và mẫu trắng thiết bị </w:t>
      </w:r>
    </w:p>
    <w:p w14:paraId="0D5592A7" w14:textId="77777777" w:rsidR="009B36FD" w:rsidRPr="009B36FD" w:rsidRDefault="009B36FD" w:rsidP="000F2B6E">
      <w:pPr>
        <w:spacing w:before="60" w:after="60" w:line="295" w:lineRule="auto"/>
        <w:ind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Giá trị của</w:t>
      </w:r>
      <w:r w:rsidR="000F2B6E">
        <w:rPr>
          <w:rFonts w:ascii="Times New Roman" w:eastAsia="Times New Roman" w:hAnsi="Times New Roman" w:cs="Times New Roman"/>
          <w:color w:val="000000"/>
          <w:sz w:val="28"/>
        </w:rPr>
        <w:t xml:space="preserve"> mẫu trắng được chấp nhận khi </w:t>
      </w:r>
      <w:r w:rsidRPr="009B36FD">
        <w:rPr>
          <w:rFonts w:ascii="Times New Roman" w:eastAsia="Times New Roman" w:hAnsi="Times New Roman" w:cs="Times New Roman"/>
          <w:color w:val="000000"/>
          <w:sz w:val="28"/>
        </w:rPr>
        <w:t xml:space="preserve">nhỏ hơn giới hạn phát hiện </w:t>
      </w:r>
      <w:r w:rsidR="000F2B6E">
        <w:rPr>
          <w:rFonts w:ascii="Times New Roman" w:eastAsia="Times New Roman" w:hAnsi="Times New Roman" w:cs="Times New Roman"/>
          <w:color w:val="000000"/>
          <w:sz w:val="28"/>
        </w:rPr>
        <w:t>(</w:t>
      </w:r>
      <w:r w:rsidR="000F2B6E" w:rsidRPr="009B36FD">
        <w:rPr>
          <w:rFonts w:ascii="Times New Roman" w:eastAsia="Times New Roman" w:hAnsi="Times New Roman" w:cs="Times New Roman"/>
          <w:color w:val="000000"/>
          <w:sz w:val="28"/>
        </w:rPr>
        <w:t>MDL</w:t>
      </w:r>
      <w:r w:rsidR="000F2B6E">
        <w:rPr>
          <w:rFonts w:ascii="Times New Roman" w:eastAsia="Times New Roman" w:hAnsi="Times New Roman" w:cs="Times New Roman"/>
          <w:color w:val="000000"/>
          <w:sz w:val="28"/>
        </w:rPr>
        <w:t>)</w:t>
      </w:r>
      <w:r w:rsidR="000F2B6E" w:rsidRPr="009B36FD">
        <w:rPr>
          <w:rFonts w:ascii="Times New Roman" w:eastAsia="Times New Roman" w:hAnsi="Times New Roman" w:cs="Times New Roman"/>
          <w:color w:val="000000"/>
          <w:sz w:val="28"/>
        </w:rPr>
        <w:t xml:space="preserve"> </w:t>
      </w:r>
      <w:r w:rsidRPr="009B36FD">
        <w:rPr>
          <w:rFonts w:ascii="Times New Roman" w:eastAsia="Times New Roman" w:hAnsi="Times New Roman" w:cs="Times New Roman"/>
          <w:color w:val="000000"/>
          <w:sz w:val="28"/>
        </w:rPr>
        <w:t>của</w:t>
      </w:r>
      <w:r w:rsidR="000F2B6E">
        <w:rPr>
          <w:rFonts w:ascii="Times New Roman" w:eastAsia="Times New Roman" w:hAnsi="Times New Roman" w:cs="Times New Roman"/>
          <w:color w:val="000000"/>
          <w:sz w:val="28"/>
        </w:rPr>
        <w:t xml:space="preserve"> phương pháp phân tích.</w:t>
      </w:r>
      <w:r w:rsidRPr="009B36FD">
        <w:rPr>
          <w:rFonts w:ascii="Times New Roman" w:eastAsia="Times New Roman" w:hAnsi="Times New Roman" w:cs="Times New Roman"/>
          <w:color w:val="000000"/>
          <w:sz w:val="28"/>
        </w:rPr>
        <w:t xml:space="preserve">  </w:t>
      </w:r>
    </w:p>
    <w:p w14:paraId="26E7D7DA" w14:textId="77777777" w:rsidR="009B36FD" w:rsidRPr="000756B5" w:rsidRDefault="009B36FD" w:rsidP="003450F4">
      <w:pPr>
        <w:pStyle w:val="ListParagraph"/>
        <w:numPr>
          <w:ilvl w:val="1"/>
          <w:numId w:val="2"/>
        </w:numPr>
        <w:spacing w:before="60" w:after="60" w:line="295" w:lineRule="auto"/>
        <w:ind w:right="400"/>
        <w:jc w:val="both"/>
        <w:rPr>
          <w:rFonts w:ascii="Times New Roman" w:eastAsia="Times New Roman" w:hAnsi="Times New Roman" w:cs="Times New Roman"/>
          <w:color w:val="000000"/>
          <w:sz w:val="28"/>
        </w:rPr>
      </w:pPr>
      <w:r w:rsidRPr="000756B5">
        <w:rPr>
          <w:rFonts w:ascii="Times New Roman" w:eastAsia="Times New Roman" w:hAnsi="Times New Roman" w:cs="Times New Roman"/>
          <w:color w:val="000000"/>
          <w:sz w:val="28"/>
        </w:rPr>
        <w:t xml:space="preserve">Kiểm soát chất lượng tại hiện trường bằng chất chuẩn </w:t>
      </w:r>
    </w:p>
    <w:p w14:paraId="27508F1A" w14:textId="77777777" w:rsidR="009B36FD" w:rsidRPr="000F2B6E" w:rsidRDefault="009B36FD" w:rsidP="000F2B6E">
      <w:pPr>
        <w:spacing w:before="60" w:after="60" w:line="295" w:lineRule="auto"/>
        <w:ind w:firstLine="720"/>
        <w:jc w:val="both"/>
        <w:rPr>
          <w:rFonts w:ascii="Times New Roman" w:hAnsi="Times New Roman" w:cs="Times New Roman"/>
          <w:sz w:val="28"/>
          <w:szCs w:val="28"/>
        </w:rPr>
      </w:pPr>
      <w:r w:rsidRPr="000F2B6E">
        <w:rPr>
          <w:rFonts w:ascii="Times New Roman" w:eastAsia="Times New Roman" w:hAnsi="Times New Roman" w:cs="Times New Roman"/>
          <w:color w:val="000000"/>
          <w:sz w:val="28"/>
          <w:szCs w:val="28"/>
        </w:rPr>
        <w:lastRenderedPageBreak/>
        <w:t xml:space="preserve">Đối với thiết bị quan trắc khí thải: theo đúng quy định tại Phụ lục </w:t>
      </w:r>
      <w:r w:rsidR="004D7EF7" w:rsidRPr="000F2B6E">
        <w:rPr>
          <w:rFonts w:ascii="Times New Roman" w:eastAsia="Times New Roman" w:hAnsi="Times New Roman" w:cs="Times New Roman"/>
          <w:color w:val="000000"/>
          <w:sz w:val="28"/>
          <w:szCs w:val="28"/>
        </w:rPr>
        <w:t xml:space="preserve">03 </w:t>
      </w:r>
      <w:r w:rsidRPr="000F2B6E">
        <w:rPr>
          <w:rFonts w:ascii="Times New Roman" w:eastAsia="Times New Roman" w:hAnsi="Times New Roman" w:cs="Times New Roman"/>
          <w:color w:val="000000"/>
          <w:sz w:val="28"/>
          <w:szCs w:val="28"/>
        </w:rPr>
        <w:t xml:space="preserve">ban </w:t>
      </w:r>
      <w:r w:rsidRPr="000F2B6E">
        <w:rPr>
          <w:rFonts w:ascii="Times New Roman" w:hAnsi="Times New Roman" w:cs="Times New Roman"/>
          <w:sz w:val="28"/>
          <w:szCs w:val="28"/>
        </w:rPr>
        <w:t xml:space="preserve">hành kèm theo Thông tư này; </w:t>
      </w:r>
    </w:p>
    <w:p w14:paraId="588EA82B" w14:textId="77777777" w:rsidR="009B36FD" w:rsidRDefault="009B36FD" w:rsidP="000C3AF6">
      <w:pPr>
        <w:spacing w:before="60" w:after="60" w:line="295" w:lineRule="auto"/>
        <w:ind w:right="150" w:firstLine="720"/>
        <w:jc w:val="both"/>
        <w:rPr>
          <w:rFonts w:ascii="Times New Roman" w:eastAsia="Times New Roman" w:hAnsi="Times New Roman" w:cs="Times New Roman"/>
          <w:color w:val="000000"/>
          <w:sz w:val="28"/>
        </w:rPr>
      </w:pPr>
      <w:r w:rsidRPr="000C3AF6">
        <w:rPr>
          <w:rFonts w:ascii="Times New Roman" w:eastAsia="Times New Roman" w:hAnsi="Times New Roman" w:cs="Times New Roman"/>
          <w:color w:val="000000"/>
          <w:sz w:val="28"/>
        </w:rPr>
        <w:t xml:space="preserve">Đối với thiết bị quan trắc nước (nước mặt lục địa, nước dưới đất, nước mưa, nước biển, nước thải): sai số cho phép nằm trong khoảng ±5% giá trị đọc (riêng đối với thiết bị đo pH thì sai số cho phép nằm trong khoảng ± </w:t>
      </w:r>
      <w:r w:rsidR="00B07A75" w:rsidRPr="000C3AF6">
        <w:rPr>
          <w:rFonts w:ascii="Times New Roman" w:eastAsia="Times New Roman" w:hAnsi="Times New Roman" w:cs="Times New Roman"/>
          <w:color w:val="FF0000"/>
          <w:sz w:val="28"/>
        </w:rPr>
        <w:t>0,</w:t>
      </w:r>
      <w:r w:rsidR="003930DE">
        <w:rPr>
          <w:rFonts w:ascii="Times New Roman" w:eastAsia="Times New Roman" w:hAnsi="Times New Roman" w:cs="Times New Roman"/>
          <w:color w:val="FF0000"/>
          <w:sz w:val="28"/>
        </w:rPr>
        <w:t>05</w:t>
      </w:r>
      <w:r w:rsidRPr="000C3AF6">
        <w:rPr>
          <w:rFonts w:ascii="Times New Roman" w:eastAsia="Times New Roman" w:hAnsi="Times New Roman" w:cs="Times New Roman"/>
          <w:color w:val="FF0000"/>
          <w:sz w:val="28"/>
        </w:rPr>
        <w:t xml:space="preserve"> pH </w:t>
      </w:r>
      <w:r w:rsidRPr="000C3AF6">
        <w:rPr>
          <w:rFonts w:ascii="Times New Roman" w:eastAsia="Times New Roman" w:hAnsi="Times New Roman" w:cs="Times New Roman"/>
          <w:color w:val="000000"/>
          <w:sz w:val="28"/>
        </w:rPr>
        <w:t xml:space="preserve">khi giá </w:t>
      </w:r>
      <w:r w:rsidR="003930DE">
        <w:rPr>
          <w:rFonts w:ascii="Times New Roman" w:eastAsia="Times New Roman" w:hAnsi="Times New Roman" w:cs="Times New Roman"/>
          <w:color w:val="000000"/>
          <w:sz w:val="28"/>
        </w:rPr>
        <w:t xml:space="preserve">trị độ chia 0,01 pH và </w:t>
      </w:r>
      <w:r w:rsidR="003930DE" w:rsidRPr="003930DE">
        <w:rPr>
          <w:rFonts w:ascii="Times New Roman" w:eastAsia="Times New Roman" w:hAnsi="Times New Roman" w:cs="Times New Roman"/>
          <w:color w:val="000000"/>
          <w:sz w:val="28"/>
        </w:rPr>
        <w:t>± 0,</w:t>
      </w:r>
      <w:r w:rsidR="003930DE">
        <w:rPr>
          <w:rFonts w:ascii="Times New Roman" w:eastAsia="Times New Roman" w:hAnsi="Times New Roman" w:cs="Times New Roman"/>
          <w:color w:val="000000"/>
          <w:sz w:val="28"/>
        </w:rPr>
        <w:t>2 pH khi giá trị độ chia 0,</w:t>
      </w:r>
      <w:r w:rsidR="003930DE" w:rsidRPr="003930DE">
        <w:rPr>
          <w:rFonts w:ascii="Times New Roman" w:eastAsia="Times New Roman" w:hAnsi="Times New Roman" w:cs="Times New Roman"/>
          <w:color w:val="000000"/>
          <w:sz w:val="28"/>
        </w:rPr>
        <w:t>1 pH</w:t>
      </w:r>
      <w:r w:rsidR="003930DE">
        <w:rPr>
          <w:rFonts w:ascii="Times New Roman" w:eastAsia="Times New Roman" w:hAnsi="Times New Roman" w:cs="Times New Roman"/>
          <w:color w:val="000000"/>
          <w:sz w:val="28"/>
        </w:rPr>
        <w:t>).</w:t>
      </w:r>
    </w:p>
    <w:p w14:paraId="73D65DA6" w14:textId="77777777" w:rsidR="003930DE" w:rsidRPr="000C3AF6" w:rsidRDefault="00AE77FD" w:rsidP="000C3AF6">
      <w:pPr>
        <w:spacing w:before="60" w:after="60" w:line="295" w:lineRule="auto"/>
        <w:ind w:right="150"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1.5. </w:t>
      </w:r>
      <w:r w:rsidR="003930DE">
        <w:rPr>
          <w:rFonts w:ascii="Times New Roman" w:eastAsia="Times New Roman" w:hAnsi="Times New Roman" w:cs="Times New Roman"/>
          <w:color w:val="000000"/>
          <w:sz w:val="28"/>
        </w:rPr>
        <w:t xml:space="preserve">Trong trường hợp kết quả </w:t>
      </w:r>
      <w:r>
        <w:rPr>
          <w:rFonts w:ascii="Times New Roman" w:eastAsia="Times New Roman" w:hAnsi="Times New Roman" w:cs="Times New Roman"/>
          <w:color w:val="000000"/>
          <w:sz w:val="28"/>
        </w:rPr>
        <w:t xml:space="preserve">thực hiện việc kiểm soát chất lượng không đáp ứng một trong các yêu cầu nêu trên cần tìm hiểu nguyên nhân và đưa ra các biện pháp khắc phục. </w:t>
      </w:r>
    </w:p>
    <w:p w14:paraId="01D395F4" w14:textId="77777777" w:rsidR="009B36FD" w:rsidRPr="009B36FD" w:rsidRDefault="009B36FD" w:rsidP="003739AE">
      <w:pPr>
        <w:keepNext/>
        <w:keepLines/>
        <w:spacing w:before="60" w:after="60" w:line="295" w:lineRule="auto"/>
        <w:ind w:right="57" w:firstLine="720"/>
        <w:jc w:val="both"/>
        <w:outlineLvl w:val="2"/>
        <w:rPr>
          <w:rFonts w:ascii="Times New Roman" w:eastAsia="Times New Roman" w:hAnsi="Times New Roman" w:cs="Times New Roman"/>
          <w:b/>
          <w:color w:val="000000"/>
          <w:sz w:val="28"/>
        </w:rPr>
      </w:pPr>
      <w:r w:rsidRPr="009B36FD">
        <w:rPr>
          <w:rFonts w:ascii="Times New Roman" w:eastAsia="Times New Roman" w:hAnsi="Times New Roman" w:cs="Times New Roman"/>
          <w:b/>
          <w:color w:val="000000"/>
          <w:sz w:val="28"/>
        </w:rPr>
        <w:t xml:space="preserve">II. Tiêu chí chấp nhận của kiểm soát chất lượng trong hoạt động phân tích môi trường </w:t>
      </w:r>
    </w:p>
    <w:p w14:paraId="2D2C73CE" w14:textId="77777777" w:rsidR="009B36FD" w:rsidRPr="009B36FD" w:rsidRDefault="009B36FD" w:rsidP="003739AE">
      <w:pPr>
        <w:spacing w:before="60" w:after="60" w:line="295" w:lineRule="auto"/>
        <w:ind w:right="150"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Tổ chức </w:t>
      </w:r>
      <w:r w:rsidR="00576A64">
        <w:rPr>
          <w:rFonts w:ascii="Times New Roman" w:eastAsia="Times New Roman" w:hAnsi="Times New Roman" w:cs="Times New Roman"/>
          <w:color w:val="000000"/>
          <w:sz w:val="28"/>
        </w:rPr>
        <w:t xml:space="preserve">thực hiện </w:t>
      </w:r>
      <w:r w:rsidRPr="009B36FD">
        <w:rPr>
          <w:rFonts w:ascii="Times New Roman" w:eastAsia="Times New Roman" w:hAnsi="Times New Roman" w:cs="Times New Roman"/>
          <w:color w:val="000000"/>
          <w:sz w:val="28"/>
        </w:rPr>
        <w:t xml:space="preserve">phân tích môi trường phải xây dựng tài liệu kiểm soát chất lượng để bảo đảm độ tin cậy của kết quả phân tích. Kết quả phân tích các mẫu QC chỉ có giá trị khi đưa ra được các tiêu chí để so sánh và xác định được sai số chấp nhận theo yêu cầu của tổ chức hoặc của chương trình quan trắc hoặc theo tiêu chí thống kê bằng các biểu đồ kiểm soát chất lượng do phòng thí nghiệm xây dựng.  </w:t>
      </w:r>
    </w:p>
    <w:p w14:paraId="1D63683A" w14:textId="77777777" w:rsidR="009B36FD" w:rsidRPr="009B36FD" w:rsidRDefault="009B36FD" w:rsidP="003739AE">
      <w:pPr>
        <w:spacing w:before="60" w:after="60" w:line="295" w:lineRule="auto"/>
        <w:ind w:right="149"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Mỗi mẻ mẫu, tổ chức phải thực hiện phân tích tối thiểu</w:t>
      </w:r>
      <w:r w:rsidR="004E69DA">
        <w:rPr>
          <w:rFonts w:ascii="Times New Roman" w:eastAsia="Times New Roman" w:hAnsi="Times New Roman" w:cs="Times New Roman"/>
          <w:color w:val="000000"/>
          <w:sz w:val="28"/>
        </w:rPr>
        <w:t xml:space="preserve"> các mẫu QC đã được quy định trong các phương pháp</w:t>
      </w:r>
      <w:r w:rsidR="007A3A78">
        <w:rPr>
          <w:rFonts w:ascii="Times New Roman" w:eastAsia="Times New Roman" w:hAnsi="Times New Roman" w:cs="Times New Roman"/>
          <w:color w:val="000000"/>
          <w:sz w:val="28"/>
        </w:rPr>
        <w:t xml:space="preserve"> tiêu chuẩn</w:t>
      </w:r>
      <w:r w:rsidR="004E69DA">
        <w:rPr>
          <w:rFonts w:ascii="Times New Roman" w:eastAsia="Times New Roman" w:hAnsi="Times New Roman" w:cs="Times New Roman"/>
          <w:color w:val="000000"/>
          <w:sz w:val="28"/>
        </w:rPr>
        <w:t xml:space="preserve"> áp dụng</w:t>
      </w:r>
      <w:r w:rsidR="007A3A78">
        <w:rPr>
          <w:rFonts w:ascii="Times New Roman" w:eastAsia="Times New Roman" w:hAnsi="Times New Roman" w:cs="Times New Roman"/>
          <w:color w:val="000000"/>
          <w:sz w:val="28"/>
        </w:rPr>
        <w:t xml:space="preserve"> </w:t>
      </w:r>
      <w:r w:rsidR="003739AE">
        <w:rPr>
          <w:rFonts w:ascii="Times New Roman" w:eastAsia="Times New Roman" w:hAnsi="Times New Roman" w:cs="Times New Roman"/>
          <w:color w:val="000000"/>
          <w:sz w:val="28"/>
        </w:rPr>
        <w:t>trong phòng thí nghiệm theo</w:t>
      </w:r>
      <w:r w:rsidRPr="009B36FD">
        <w:rPr>
          <w:rFonts w:ascii="Times New Roman" w:eastAsia="Times New Roman" w:hAnsi="Times New Roman" w:cs="Times New Roman"/>
          <w:color w:val="000000"/>
          <w:sz w:val="28"/>
        </w:rPr>
        <w:t xml:space="preserve"> các mẫu kiểm soát sau đây: mẫu trắng phương pháp (để kiểm soát khả năng nhiễm bẩn của hóa chất, dụng cụ, thiết bị), mẫu chuẩn thẩm tra, mẫu thêm chuẩn (để đánh giá độ chính xác của kết quả phân tích), mẫu lặp (để đánh giá độ chụm của kết quả phân tích) hoặc có thể phân tích các mẫu chuẩn đối chứng. </w:t>
      </w:r>
    </w:p>
    <w:p w14:paraId="09A24101" w14:textId="77777777" w:rsidR="009B36FD" w:rsidRPr="009B36FD" w:rsidRDefault="00576A64" w:rsidP="003739AE">
      <w:pPr>
        <w:spacing w:before="60" w:after="60" w:line="295"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1. </w:t>
      </w:r>
      <w:r w:rsidR="009B36FD" w:rsidRPr="009B36FD">
        <w:rPr>
          <w:rFonts w:ascii="Times New Roman" w:eastAsia="Times New Roman" w:hAnsi="Times New Roman" w:cs="Times New Roman"/>
          <w:color w:val="000000"/>
          <w:sz w:val="28"/>
        </w:rPr>
        <w:t xml:space="preserve">Mẫu trắng phương pháp: được phân tích đầu tiên trong mỗi mẻ mẫu. Giá trị của mẫu trắng phương pháp được chấp nhận khi nhỏ hơn giới hạn phát hiện </w:t>
      </w:r>
      <w:r w:rsidR="003739AE">
        <w:rPr>
          <w:rFonts w:ascii="Times New Roman" w:eastAsia="Times New Roman" w:hAnsi="Times New Roman" w:cs="Times New Roman"/>
          <w:color w:val="000000"/>
          <w:sz w:val="28"/>
        </w:rPr>
        <w:t xml:space="preserve">(MDL) </w:t>
      </w:r>
      <w:r w:rsidR="009B36FD" w:rsidRPr="009B36FD">
        <w:rPr>
          <w:rFonts w:ascii="Times New Roman" w:eastAsia="Times New Roman" w:hAnsi="Times New Roman" w:cs="Times New Roman"/>
          <w:color w:val="000000"/>
          <w:sz w:val="28"/>
        </w:rPr>
        <w:t xml:space="preserve">của phương pháp phân tích. </w:t>
      </w:r>
    </w:p>
    <w:p w14:paraId="30A4853A" w14:textId="77777777" w:rsidR="009B36FD" w:rsidRPr="009B36FD" w:rsidRDefault="003739AE" w:rsidP="003739AE">
      <w:pPr>
        <w:spacing w:before="60" w:after="60" w:line="295"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2.</w:t>
      </w:r>
      <w:r w:rsidR="00576A64">
        <w:rPr>
          <w:rFonts w:ascii="Times New Roman" w:eastAsia="Times New Roman" w:hAnsi="Times New Roman" w:cs="Times New Roman"/>
          <w:color w:val="000000"/>
          <w:sz w:val="28"/>
        </w:rPr>
        <w:t xml:space="preserve"> </w:t>
      </w:r>
      <w:r w:rsidR="009B36FD" w:rsidRPr="009B36FD">
        <w:rPr>
          <w:rFonts w:ascii="Times New Roman" w:eastAsia="Times New Roman" w:hAnsi="Times New Roman" w:cs="Times New Roman"/>
          <w:color w:val="000000"/>
          <w:sz w:val="28"/>
        </w:rPr>
        <w:t xml:space="preserve">Mẫu chuẩn thẩm tra: được đánh giá thông qua phần trăm độ thu hồi (%R) của mẫu thêm chuẩn trên nền mẫu trắng: </w:t>
      </w:r>
    </w:p>
    <w:p w14:paraId="3297CEF3" w14:textId="77777777" w:rsidR="009B36FD" w:rsidRPr="009B36FD" w:rsidRDefault="009B36FD" w:rsidP="000756B5">
      <w:pPr>
        <w:spacing w:before="60" w:after="60" w:line="295" w:lineRule="auto"/>
        <w:ind w:left="970"/>
        <w:jc w:val="center"/>
        <w:rPr>
          <w:rFonts w:ascii="Times New Roman" w:eastAsia="Times New Roman" w:hAnsi="Times New Roman" w:cs="Times New Roman"/>
          <w:color w:val="000000"/>
          <w:sz w:val="28"/>
        </w:rPr>
      </w:pPr>
      <w:r w:rsidRPr="009B36FD">
        <w:rPr>
          <w:rFonts w:ascii="Times New Roman" w:eastAsia="Times New Roman" w:hAnsi="Times New Roman" w:cs="Times New Roman"/>
          <w:noProof/>
          <w:color w:val="000000"/>
          <w:sz w:val="28"/>
          <w:lang w:val="vi-VN" w:eastAsia="vi-VN"/>
        </w:rPr>
        <w:drawing>
          <wp:inline distT="0" distB="0" distL="0" distR="0" wp14:anchorId="1A7CB542" wp14:editId="3D425BE6">
            <wp:extent cx="980440" cy="654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0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80440" cy="654050"/>
                    </a:xfrm>
                    <a:prstGeom prst="rect">
                      <a:avLst/>
                    </a:prstGeom>
                    <a:noFill/>
                    <a:ln>
                      <a:noFill/>
                    </a:ln>
                  </pic:spPr>
                </pic:pic>
              </a:graphicData>
            </a:graphic>
          </wp:inline>
        </w:drawing>
      </w:r>
      <w:r w:rsidRPr="009B36FD">
        <w:rPr>
          <w:rFonts w:ascii="Times New Roman" w:eastAsia="Times New Roman" w:hAnsi="Times New Roman" w:cs="Times New Roman"/>
          <w:i/>
          <w:color w:val="000000"/>
          <w:sz w:val="28"/>
        </w:rPr>
        <w:t xml:space="preserve"> </w:t>
      </w:r>
    </w:p>
    <w:p w14:paraId="04EB01B2" w14:textId="77777777" w:rsidR="009B36FD" w:rsidRPr="009B36FD" w:rsidRDefault="009B36FD" w:rsidP="000756B5">
      <w:pPr>
        <w:tabs>
          <w:tab w:val="center" w:pos="1588"/>
          <w:tab w:val="center" w:pos="2616"/>
          <w:tab w:val="center" w:pos="3337"/>
        </w:tabs>
        <w:spacing w:before="60" w:after="60" w:line="295" w:lineRule="auto"/>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Trong đó: </w:t>
      </w:r>
      <w:r w:rsidRPr="009B36FD">
        <w:rPr>
          <w:rFonts w:ascii="Times New Roman" w:eastAsia="Times New Roman" w:hAnsi="Times New Roman" w:cs="Times New Roman"/>
          <w:i/>
          <w:color w:val="000000"/>
          <w:sz w:val="28"/>
        </w:rPr>
        <w:tab/>
        <w:t xml:space="preserve"> </w:t>
      </w:r>
      <w:r w:rsidRPr="009B36FD">
        <w:rPr>
          <w:rFonts w:ascii="Times New Roman" w:eastAsia="Times New Roman" w:hAnsi="Times New Roman" w:cs="Times New Roman"/>
          <w:i/>
          <w:color w:val="000000"/>
          <w:sz w:val="28"/>
        </w:rPr>
        <w:tab/>
        <w:t xml:space="preserve"> </w:t>
      </w:r>
    </w:p>
    <w:p w14:paraId="46ACACBB"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lastRenderedPageBreak/>
        <w:t xml:space="preserve">R: Độ thu hồi (%); </w:t>
      </w:r>
    </w:p>
    <w:p w14:paraId="696B5C12"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C</w:t>
      </w:r>
      <w:r w:rsidRPr="009B36FD">
        <w:rPr>
          <w:rFonts w:ascii="Times New Roman" w:eastAsia="Times New Roman" w:hAnsi="Times New Roman" w:cs="Times New Roman"/>
          <w:i/>
          <w:color w:val="000000"/>
          <w:sz w:val="28"/>
          <w:vertAlign w:val="subscript"/>
        </w:rPr>
        <w:t>f</w:t>
      </w:r>
      <w:r w:rsidRPr="009B36FD">
        <w:rPr>
          <w:rFonts w:ascii="Times New Roman" w:eastAsia="Times New Roman" w:hAnsi="Times New Roman" w:cs="Times New Roman"/>
          <w:i/>
          <w:color w:val="000000"/>
          <w:sz w:val="28"/>
        </w:rPr>
        <w:t xml:space="preserve">: Nồng độ của mẫu thêm chuẩn; </w:t>
      </w:r>
    </w:p>
    <w:p w14:paraId="56B80C15"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C</w:t>
      </w:r>
      <w:r w:rsidRPr="009B36FD">
        <w:rPr>
          <w:rFonts w:ascii="Times New Roman" w:eastAsia="Times New Roman" w:hAnsi="Times New Roman" w:cs="Times New Roman"/>
          <w:i/>
          <w:color w:val="000000"/>
          <w:sz w:val="28"/>
          <w:vertAlign w:val="subscript"/>
        </w:rPr>
        <w:t>t</w:t>
      </w:r>
      <w:r w:rsidRPr="009B36FD">
        <w:rPr>
          <w:rFonts w:ascii="Times New Roman" w:eastAsia="Times New Roman" w:hAnsi="Times New Roman" w:cs="Times New Roman"/>
          <w:i/>
          <w:color w:val="000000"/>
          <w:sz w:val="28"/>
        </w:rPr>
        <w:t xml:space="preserve">: Nồng độ của mẫu chuẩn thẩm tra; </w:t>
      </w:r>
    </w:p>
    <w:p w14:paraId="6DB470E5"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(C</w:t>
      </w:r>
      <w:r w:rsidRPr="009B36FD">
        <w:rPr>
          <w:rFonts w:ascii="Times New Roman" w:eastAsia="Times New Roman" w:hAnsi="Times New Roman" w:cs="Times New Roman"/>
          <w:i/>
          <w:color w:val="000000"/>
          <w:sz w:val="28"/>
          <w:vertAlign w:val="subscript"/>
        </w:rPr>
        <w:t>f</w:t>
      </w:r>
      <w:r w:rsidRPr="009B36FD">
        <w:rPr>
          <w:rFonts w:ascii="Times New Roman" w:eastAsia="Times New Roman" w:hAnsi="Times New Roman" w:cs="Times New Roman"/>
          <w:i/>
          <w:color w:val="000000"/>
          <w:sz w:val="28"/>
        </w:rPr>
        <w:t xml:space="preserve"> và C</w:t>
      </w:r>
      <w:r w:rsidRPr="009B36FD">
        <w:rPr>
          <w:rFonts w:ascii="Times New Roman" w:eastAsia="Times New Roman" w:hAnsi="Times New Roman" w:cs="Times New Roman"/>
          <w:i/>
          <w:color w:val="000000"/>
          <w:sz w:val="28"/>
          <w:vertAlign w:val="subscript"/>
        </w:rPr>
        <w:t>t</w:t>
      </w:r>
      <w:r w:rsidRPr="009B36FD">
        <w:rPr>
          <w:rFonts w:ascii="Times New Roman" w:eastAsia="Times New Roman" w:hAnsi="Times New Roman" w:cs="Times New Roman"/>
          <w:i/>
          <w:color w:val="000000"/>
          <w:sz w:val="28"/>
        </w:rPr>
        <w:t xml:space="preserve"> cùng thứ nguyên) </w:t>
      </w:r>
    </w:p>
    <w:p w14:paraId="3E5BF747" w14:textId="77777777" w:rsidR="009B36FD" w:rsidRDefault="00576A64" w:rsidP="000756B5">
      <w:pPr>
        <w:spacing w:before="60" w:after="60" w:line="295"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3. </w:t>
      </w:r>
      <w:r w:rsidR="009B36FD" w:rsidRPr="009B36FD">
        <w:rPr>
          <w:rFonts w:ascii="Times New Roman" w:eastAsia="Times New Roman" w:hAnsi="Times New Roman" w:cs="Times New Roman"/>
          <w:color w:val="000000"/>
          <w:sz w:val="28"/>
        </w:rPr>
        <w:t xml:space="preserve">Mẫu thêm chuẩn: được đánh giá thông qua phần trăm độ thu hồi (%R) của mẫu thêm chuẩn trên nền mẫu môi trường: </w:t>
      </w:r>
    </w:p>
    <w:p w14:paraId="692A42D2" w14:textId="77777777" w:rsidR="003739AE" w:rsidRDefault="003739AE" w:rsidP="004828AC">
      <w:pPr>
        <w:spacing w:before="60" w:after="60" w:line="240"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ab/>
        <w:t>Cs – C</w:t>
      </w:r>
    </w:p>
    <w:p w14:paraId="15525EF0" w14:textId="77777777" w:rsidR="003739AE" w:rsidRDefault="004828AC" w:rsidP="004828AC">
      <w:pPr>
        <w:spacing w:before="60" w:after="60" w:line="240" w:lineRule="auto"/>
        <w:ind w:firstLine="720"/>
        <w:jc w:val="both"/>
        <w:rPr>
          <w:rFonts w:ascii="Times New Roman" w:eastAsia="Times New Roman" w:hAnsi="Times New Roman" w:cs="Times New Roman"/>
          <w:color w:val="000000"/>
          <w:sz w:val="28"/>
        </w:rPr>
      </w:pPr>
      <w:r>
        <w:rPr>
          <w:rFonts w:ascii="Times New Roman" w:eastAsia="Calibri" w:hAnsi="Times New Roman" w:cs="Times New Roman"/>
          <w:noProof/>
          <w:sz w:val="28"/>
          <w:lang w:val="vi-VN" w:eastAsia="vi-VN"/>
        </w:rPr>
        <mc:AlternateContent>
          <mc:Choice Requires="wps">
            <w:drawing>
              <wp:anchor distT="4294967295" distB="4294967295" distL="114300" distR="114300" simplePos="0" relativeHeight="251666432" behindDoc="0" locked="0" layoutInCell="1" allowOverlap="1" wp14:anchorId="35CC65DD" wp14:editId="7D6CAAEB">
                <wp:simplePos x="0" y="0"/>
                <wp:positionH relativeFrom="column">
                  <wp:posOffset>1419225</wp:posOffset>
                </wp:positionH>
                <wp:positionV relativeFrom="paragraph">
                  <wp:posOffset>75565</wp:posOffset>
                </wp:positionV>
                <wp:extent cx="1209675" cy="0"/>
                <wp:effectExtent l="0" t="0" r="952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09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6A301" id="Straight Connector 9" o:spid="_x0000_s1026" style="position:absolute;flip:x;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11.75pt,5.95pt" to="207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"/>
            </w:pict>
          </mc:Fallback>
        </mc:AlternateContent>
      </w:r>
      <w:r w:rsidR="003739AE">
        <w:rPr>
          <w:rFonts w:ascii="Times New Roman" w:eastAsia="Times New Roman" w:hAnsi="Times New Roman" w:cs="Times New Roman"/>
          <w:color w:val="000000"/>
          <w:sz w:val="28"/>
        </w:rPr>
        <w:t xml:space="preserve">  </w:t>
      </w:r>
      <w:r w:rsidR="003739AE">
        <w:rPr>
          <w:rFonts w:ascii="Times New Roman" w:eastAsia="Times New Roman" w:hAnsi="Times New Roman" w:cs="Times New Roman"/>
          <w:color w:val="000000"/>
          <w:sz w:val="28"/>
        </w:rPr>
        <w:tab/>
        <w:t>R   =</w:t>
      </w:r>
      <w:r>
        <w:rPr>
          <w:rFonts w:ascii="Times New Roman" w:eastAsia="Times New Roman" w:hAnsi="Times New Roman" w:cs="Times New Roman"/>
          <w:color w:val="000000"/>
          <w:sz w:val="28"/>
        </w:rPr>
        <w:t xml:space="preserve">                                  x 100</w:t>
      </w:r>
    </w:p>
    <w:p w14:paraId="1410DF34" w14:textId="77777777" w:rsidR="004828AC" w:rsidRDefault="004828AC" w:rsidP="004828AC">
      <w:pPr>
        <w:spacing w:before="60" w:after="60" w:line="240"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ab/>
        <w:t xml:space="preserve">    S</w:t>
      </w:r>
    </w:p>
    <w:p w14:paraId="664F8257" w14:textId="77777777" w:rsidR="003739AE" w:rsidRPr="009B36FD" w:rsidRDefault="003739AE" w:rsidP="000756B5">
      <w:pPr>
        <w:spacing w:before="60" w:after="60" w:line="295"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ab/>
      </w:r>
    </w:p>
    <w:p w14:paraId="13482324" w14:textId="77777777" w:rsidR="009B36FD" w:rsidRPr="009B36FD" w:rsidRDefault="009B36FD" w:rsidP="000756B5">
      <w:pPr>
        <w:tabs>
          <w:tab w:val="center" w:pos="1588"/>
          <w:tab w:val="center" w:pos="2616"/>
          <w:tab w:val="center" w:pos="3337"/>
        </w:tabs>
        <w:spacing w:before="60" w:after="60" w:line="295" w:lineRule="auto"/>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Trong đó: </w:t>
      </w:r>
      <w:r w:rsidRPr="009B36FD">
        <w:rPr>
          <w:rFonts w:ascii="Times New Roman" w:eastAsia="Times New Roman" w:hAnsi="Times New Roman" w:cs="Times New Roman"/>
          <w:i/>
          <w:color w:val="000000"/>
          <w:sz w:val="28"/>
        </w:rPr>
        <w:tab/>
        <w:t xml:space="preserve"> </w:t>
      </w:r>
      <w:r w:rsidRPr="009B36FD">
        <w:rPr>
          <w:rFonts w:ascii="Times New Roman" w:eastAsia="Times New Roman" w:hAnsi="Times New Roman" w:cs="Times New Roman"/>
          <w:i/>
          <w:color w:val="000000"/>
          <w:sz w:val="28"/>
        </w:rPr>
        <w:tab/>
        <w:t xml:space="preserve"> </w:t>
      </w:r>
    </w:p>
    <w:p w14:paraId="5178E642"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R: Độ thu hồi (%); </w:t>
      </w:r>
    </w:p>
    <w:p w14:paraId="26264513"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Cs: nồng độ của mẫu thêm chuẩn; </w:t>
      </w:r>
    </w:p>
    <w:p w14:paraId="2534AE3D"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C: nồng độ của mẫu nền; </w:t>
      </w:r>
    </w:p>
    <w:p w14:paraId="710D26CF" w14:textId="77777777" w:rsidR="009B36FD" w:rsidRPr="009B36FD" w:rsidRDefault="009B36FD" w:rsidP="000756B5">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i/>
          <w:color w:val="000000"/>
          <w:sz w:val="28"/>
        </w:rPr>
        <w:t xml:space="preserve">S: nồng độ thêm vào mẫu nền. </w:t>
      </w:r>
    </w:p>
    <w:p w14:paraId="2096CC6F" w14:textId="77777777" w:rsidR="004828AC" w:rsidRDefault="009B36FD" w:rsidP="004828AC">
      <w:pPr>
        <w:spacing w:before="60" w:after="60" w:line="295" w:lineRule="auto"/>
        <w:ind w:left="1445" w:right="144" w:hanging="10"/>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w:t>
      </w:r>
      <w:r w:rsidRPr="009B36FD">
        <w:rPr>
          <w:rFonts w:ascii="Times New Roman" w:eastAsia="Times New Roman" w:hAnsi="Times New Roman" w:cs="Times New Roman"/>
          <w:i/>
          <w:color w:val="000000"/>
          <w:sz w:val="28"/>
        </w:rPr>
        <w:t>Cs, C và S cùng thứ nguyên</w:t>
      </w:r>
      <w:r w:rsidR="004828AC">
        <w:rPr>
          <w:rFonts w:ascii="Times New Roman" w:eastAsia="Times New Roman" w:hAnsi="Times New Roman" w:cs="Times New Roman"/>
          <w:color w:val="000000"/>
          <w:sz w:val="28"/>
        </w:rPr>
        <w:t xml:space="preserve">) </w:t>
      </w:r>
    </w:p>
    <w:p w14:paraId="542D9444" w14:textId="77777777" w:rsidR="009B36FD" w:rsidRPr="009B36FD" w:rsidRDefault="009B36FD" w:rsidP="004828AC">
      <w:pPr>
        <w:spacing w:before="60" w:after="60" w:line="295" w:lineRule="auto"/>
        <w:ind w:right="144"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Kết quả phân tích của mẫu chuẩn thẩm tra tại khoản 2 của mục này và mẫu thêm chuẩn được chấp nhận khi %R của mẫu chuẩn thẩm tra nằm trong khoảng kiểm soát do chính phòng thí nghiệm thiết lập dựa trên kết quả phê duyệt phương pháp đáp ứng theo yêu cầu về độ chính xác của phương pháp tiêu chuẩn áp dụng. </w:t>
      </w:r>
    </w:p>
    <w:p w14:paraId="739DDBA7" w14:textId="77777777" w:rsidR="009B36FD" w:rsidRPr="009B36FD" w:rsidRDefault="00576A64" w:rsidP="004828AC">
      <w:pPr>
        <w:spacing w:before="60" w:after="60" w:line="295" w:lineRule="auto"/>
        <w:ind w:firstLine="72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4. </w:t>
      </w:r>
      <w:r w:rsidR="009B36FD" w:rsidRPr="009B36FD">
        <w:rPr>
          <w:rFonts w:ascii="Times New Roman" w:eastAsia="Times New Roman" w:hAnsi="Times New Roman" w:cs="Times New Roman"/>
          <w:color w:val="000000"/>
          <w:sz w:val="28"/>
        </w:rPr>
        <w:t>Mẫu lặp: đối với hai lần lặp, đánh giá độ chụm dựa trên đánh giá RPD tư</w:t>
      </w:r>
      <w:r w:rsidR="004828AC">
        <w:rPr>
          <w:rFonts w:ascii="Times New Roman" w:eastAsia="Times New Roman" w:hAnsi="Times New Roman" w:cs="Times New Roman"/>
          <w:color w:val="000000"/>
          <w:sz w:val="28"/>
        </w:rPr>
        <w:t xml:space="preserve">ơng tự như quy định tại khoản 1.1 </w:t>
      </w:r>
      <w:r w:rsidR="009B36FD" w:rsidRPr="009B36FD">
        <w:rPr>
          <w:rFonts w:ascii="Times New Roman" w:eastAsia="Times New Roman" w:hAnsi="Times New Roman" w:cs="Times New Roman"/>
          <w:color w:val="000000"/>
          <w:sz w:val="28"/>
        </w:rPr>
        <w:t xml:space="preserve">Phụ lục này. </w:t>
      </w:r>
    </w:p>
    <w:p w14:paraId="0A00858A" w14:textId="77777777" w:rsidR="009B36FD" w:rsidRPr="009B36FD" w:rsidRDefault="009B36FD" w:rsidP="004828AC">
      <w:pPr>
        <w:spacing w:before="60" w:after="60" w:line="295" w:lineRule="auto"/>
        <w:ind w:right="149"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Kết quả phân tích được chấp nhận khi RPD của mẫu lặp nằm trong khoảng kiểm soát do chính phòng thí nghiệm thiết lập dựa trên kết quả phê duyệt phương pháp đáp ứng theo yêu cầu về độ chụm của phương pháp</w:t>
      </w:r>
      <w:r w:rsidR="00623158">
        <w:rPr>
          <w:rFonts w:ascii="Times New Roman" w:eastAsia="Times New Roman" w:hAnsi="Times New Roman" w:cs="Times New Roman"/>
          <w:color w:val="000000"/>
          <w:sz w:val="28"/>
        </w:rPr>
        <w:t xml:space="preserve"> tiêu chuẩn</w:t>
      </w:r>
      <w:r w:rsidRPr="009B36FD">
        <w:rPr>
          <w:rFonts w:ascii="Times New Roman" w:eastAsia="Times New Roman" w:hAnsi="Times New Roman" w:cs="Times New Roman"/>
          <w:color w:val="000000"/>
          <w:sz w:val="28"/>
        </w:rPr>
        <w:t xml:space="preserve"> áp dụng nhưng không vượt quá 30%. </w:t>
      </w:r>
    </w:p>
    <w:p w14:paraId="510FB9F3" w14:textId="77777777" w:rsidR="00FE4BF5" w:rsidRDefault="009B36FD" w:rsidP="004828AC">
      <w:pPr>
        <w:spacing w:before="60" w:after="60" w:line="295" w:lineRule="auto"/>
        <w:ind w:right="149"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Ngoài việc đánh giá kết quả phân tích của các mẫu kiểm soát theo các tiêu chí nêu trên, tổ chức cần phải kiểm soát xu hướng, diễn biến của kết quả phân tích dựa trên phương pháp thống kê bằng cách xây dựng các biểu đồ kiểm soát chất lượng. </w:t>
      </w:r>
    </w:p>
    <w:p w14:paraId="635D8FAB" w14:textId="77777777" w:rsidR="009B36FD" w:rsidRPr="002E1F68" w:rsidRDefault="009B36FD" w:rsidP="004828AC">
      <w:pPr>
        <w:spacing w:before="60" w:after="60" w:line="295" w:lineRule="auto"/>
        <w:ind w:right="149" w:firstLine="720"/>
        <w:jc w:val="both"/>
        <w:rPr>
          <w:rFonts w:ascii="Times New Roman" w:eastAsia="Times New Roman" w:hAnsi="Times New Roman" w:cs="Times New Roman"/>
          <w:b/>
          <w:i/>
          <w:color w:val="000000"/>
          <w:sz w:val="28"/>
        </w:rPr>
      </w:pPr>
      <w:r w:rsidRPr="002E1F68">
        <w:rPr>
          <w:rFonts w:ascii="Times New Roman" w:eastAsia="Times New Roman" w:hAnsi="Times New Roman" w:cs="Times New Roman"/>
          <w:b/>
          <w:i/>
          <w:color w:val="000000"/>
          <w:sz w:val="28"/>
        </w:rPr>
        <w:lastRenderedPageBreak/>
        <w:t xml:space="preserve">Ví dụ 1: biểu đồ kiểm soát chất lượng dạng X </w:t>
      </w:r>
    </w:p>
    <w:p w14:paraId="175D7EA5" w14:textId="77777777" w:rsidR="009B36FD" w:rsidRPr="009B36FD" w:rsidRDefault="009B36FD" w:rsidP="000756B5">
      <w:pPr>
        <w:spacing w:before="60" w:after="60" w:line="295" w:lineRule="auto"/>
        <w:ind w:right="83"/>
        <w:jc w:val="right"/>
        <w:rPr>
          <w:rFonts w:ascii="Times New Roman" w:eastAsia="Times New Roman" w:hAnsi="Times New Roman" w:cs="Times New Roman"/>
          <w:color w:val="000000"/>
          <w:sz w:val="28"/>
        </w:rPr>
      </w:pPr>
      <w:r w:rsidRPr="009B36FD">
        <w:rPr>
          <w:rFonts w:ascii="Times New Roman" w:eastAsia="Times New Roman" w:hAnsi="Times New Roman" w:cs="Times New Roman"/>
          <w:noProof/>
          <w:color w:val="000000"/>
          <w:sz w:val="28"/>
          <w:lang w:val="vi-VN" w:eastAsia="vi-VN"/>
        </w:rPr>
        <w:drawing>
          <wp:inline distT="0" distB="0" distL="0" distR="0" wp14:anchorId="4CE5FF31" wp14:editId="2E7BE487">
            <wp:extent cx="5832475"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59"/>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832475" cy="2781300"/>
                    </a:xfrm>
                    <a:prstGeom prst="rect">
                      <a:avLst/>
                    </a:prstGeom>
                    <a:noFill/>
                    <a:ln>
                      <a:noFill/>
                    </a:ln>
                  </pic:spPr>
                </pic:pic>
              </a:graphicData>
            </a:graphic>
          </wp:inline>
        </w:drawing>
      </w:r>
      <w:r w:rsidRPr="009B36FD">
        <w:rPr>
          <w:rFonts w:ascii="Times New Roman" w:eastAsia="Times New Roman" w:hAnsi="Times New Roman" w:cs="Times New Roman"/>
          <w:i/>
          <w:color w:val="000000"/>
          <w:sz w:val="28"/>
        </w:rPr>
        <w:t xml:space="preserve"> </w:t>
      </w:r>
    </w:p>
    <w:p w14:paraId="78D04C84" w14:textId="77777777" w:rsidR="009B36FD" w:rsidRPr="009B36FD" w:rsidRDefault="009B36FD" w:rsidP="004828AC">
      <w:pPr>
        <w:spacing w:before="60" w:after="60" w:line="295" w:lineRule="auto"/>
        <w:ind w:right="40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Trong đó </w:t>
      </w:r>
    </w:p>
    <w:p w14:paraId="6A145637" w14:textId="77777777" w:rsidR="009B36FD" w:rsidRPr="009B36FD" w:rsidRDefault="009B36FD" w:rsidP="004828AC">
      <w:pPr>
        <w:spacing w:before="60" w:after="60" w:line="295" w:lineRule="auto"/>
        <w:ind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CL: Đường trung tâm của biểu đồ kiểm soát: là giá trị trung bình của các giá trị kiểm soát hoặc giá trị được chứng nhận;  </w:t>
      </w:r>
    </w:p>
    <w:p w14:paraId="293C7C56" w14:textId="77777777" w:rsidR="009B36FD" w:rsidRPr="009B36FD" w:rsidRDefault="009B36FD" w:rsidP="004828AC">
      <w:pPr>
        <w:spacing w:before="60" w:after="60" w:line="295" w:lineRule="auto"/>
        <w:ind w:right="150"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CL</w:t>
      </w:r>
      <w:r w:rsidRPr="009B36FD">
        <w:rPr>
          <w:rFonts w:ascii="Times New Roman" w:eastAsia="Times New Roman" w:hAnsi="Times New Roman" w:cs="Times New Roman"/>
          <w:i/>
          <w:color w:val="000000"/>
          <w:sz w:val="28"/>
        </w:rPr>
        <w:t>±</w:t>
      </w:r>
      <w:r w:rsidRPr="009B36FD">
        <w:rPr>
          <w:rFonts w:ascii="Times New Roman" w:eastAsia="Times New Roman" w:hAnsi="Times New Roman" w:cs="Times New Roman"/>
          <w:color w:val="000000"/>
          <w:sz w:val="28"/>
        </w:rPr>
        <w:t xml:space="preserve"> 2s: là giới hạn cảnh báo (nghĩa là 95% kết quả được phân bố trong khoảng giới hạn này); CL± 3s: là giới hạn kiểm soát (nghĩa là 99,7% kết quả được phân bố trong khoảng giới hạn này); </w:t>
      </w:r>
    </w:p>
    <w:p w14:paraId="107AA87E" w14:textId="77777777" w:rsidR="009B36FD" w:rsidRPr="009B36FD" w:rsidRDefault="009B36FD" w:rsidP="00FE4BF5">
      <w:pPr>
        <w:spacing w:before="60" w:after="60" w:line="295" w:lineRule="auto"/>
        <w:ind w:left="10" w:right="150" w:firstLine="71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s: độ lệch chuẩn được tính toán dựa trên bộ số liệu xác định giá trị đường trung tâm. </w:t>
      </w:r>
    </w:p>
    <w:p w14:paraId="4C9E948F" w14:textId="77777777" w:rsidR="009B36FD" w:rsidRPr="002E1F68" w:rsidRDefault="009B36FD" w:rsidP="000756B5">
      <w:pPr>
        <w:spacing w:before="60" w:after="60" w:line="295" w:lineRule="auto"/>
        <w:ind w:left="1023" w:right="400" w:firstLine="2"/>
        <w:jc w:val="both"/>
        <w:rPr>
          <w:rFonts w:ascii="Times New Roman" w:eastAsia="Times New Roman" w:hAnsi="Times New Roman" w:cs="Times New Roman"/>
          <w:b/>
          <w:i/>
          <w:color w:val="000000"/>
          <w:sz w:val="28"/>
        </w:rPr>
      </w:pPr>
      <w:r w:rsidRPr="002E1F68">
        <w:rPr>
          <w:rFonts w:ascii="Times New Roman" w:eastAsia="Times New Roman" w:hAnsi="Times New Roman" w:cs="Times New Roman"/>
          <w:b/>
          <w:i/>
          <w:color w:val="000000"/>
          <w:sz w:val="28"/>
        </w:rPr>
        <w:t xml:space="preserve">  Ví dụ 2: biểu đồ kiểm soát chất lượng dạng R </w:t>
      </w:r>
    </w:p>
    <w:p w14:paraId="7AB600EC" w14:textId="77777777" w:rsidR="009B36FD" w:rsidRPr="009B36FD" w:rsidRDefault="009B36FD" w:rsidP="002E1F68">
      <w:pPr>
        <w:spacing w:before="60" w:after="60" w:line="295" w:lineRule="auto"/>
        <w:ind w:right="150"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Khi phân tích mẫu lặp phòng thí nghiệm, ta xác định được % sai khác trung bình </w:t>
      </w:r>
      <w:r w:rsidRPr="001E35FD">
        <w:rPr>
          <w:rFonts w:ascii="Times New Roman" w:eastAsia="Times New Roman" w:hAnsi="Times New Roman" w:cs="Times New Roman"/>
          <w:color w:val="000000"/>
          <w:sz w:val="28"/>
          <w:szCs w:val="28"/>
        </w:rPr>
        <w:t>(</w:t>
      </w:r>
      <w:r w:rsidRPr="001E35FD">
        <w:rPr>
          <w:rFonts w:ascii="Times New Roman" w:eastAsia="Times New Roman" w:hAnsi="Times New Roman" w:cs="Times New Roman"/>
          <w:i/>
          <w:color w:val="000000"/>
          <w:sz w:val="28"/>
          <w:szCs w:val="28"/>
        </w:rPr>
        <w:t>R</w:t>
      </w:r>
      <w:r w:rsidR="002E1F68" w:rsidRPr="001E35FD">
        <w:rPr>
          <w:rFonts w:ascii="Times New Roman" w:eastAsia="Times New Roman" w:hAnsi="Times New Roman" w:cs="Times New Roman"/>
          <w:i/>
          <w:color w:val="000000"/>
          <w:sz w:val="28"/>
          <w:szCs w:val="28"/>
          <w:vertAlign w:val="subscript"/>
        </w:rPr>
        <w:t>TB</w:t>
      </w:r>
      <w:r w:rsidR="002E1F68" w:rsidRPr="001E35FD">
        <w:rPr>
          <w:rFonts w:ascii="Times New Roman" w:eastAsia="Times New Roman" w:hAnsi="Times New Roman" w:cs="Times New Roman"/>
          <w:i/>
          <w:color w:val="000000"/>
          <w:sz w:val="28"/>
          <w:szCs w:val="28"/>
        </w:rPr>
        <w:t xml:space="preserve"> = </w:t>
      </w:r>
      <w:r w:rsidRPr="001E35FD">
        <w:rPr>
          <w:rFonts w:ascii="Times New Roman" w:eastAsia="Times New Roman" w:hAnsi="Times New Roman" w:cs="Times New Roman"/>
          <w:i/>
          <w:color w:val="000000"/>
          <w:sz w:val="28"/>
          <w:szCs w:val="28"/>
        </w:rPr>
        <w:t>D</w:t>
      </w:r>
      <w:r w:rsidRPr="001E35FD">
        <w:rPr>
          <w:rFonts w:ascii="Times New Roman" w:eastAsia="Times New Roman" w:hAnsi="Times New Roman" w:cs="Times New Roman"/>
          <w:color w:val="000000"/>
          <w:sz w:val="28"/>
          <w:szCs w:val="28"/>
        </w:rPr>
        <w:t>2*</w:t>
      </w:r>
      <w:r w:rsidR="002E1F68" w:rsidRPr="001E35FD">
        <w:rPr>
          <w:rFonts w:ascii="Times New Roman" w:eastAsia="Times New Roman" w:hAnsi="Times New Roman" w:cs="Times New Roman"/>
          <w:color w:val="000000"/>
          <w:sz w:val="28"/>
          <w:szCs w:val="28"/>
        </w:rPr>
        <w:t>σ</w:t>
      </w:r>
      <w:r w:rsidRPr="001E35FD">
        <w:rPr>
          <w:rFonts w:ascii="Times New Roman" w:eastAsia="Times New Roman" w:hAnsi="Times New Roman" w:cs="Times New Roman"/>
          <w:color w:val="000000"/>
          <w:sz w:val="28"/>
          <w:szCs w:val="28"/>
        </w:rPr>
        <w:t>)</w:t>
      </w:r>
      <w:r w:rsidRPr="009B36FD">
        <w:rPr>
          <w:rFonts w:ascii="Times New Roman" w:eastAsia="Times New Roman" w:hAnsi="Times New Roman" w:cs="Times New Roman"/>
          <w:color w:val="000000"/>
          <w:sz w:val="28"/>
        </w:rPr>
        <w:t xml:space="preserve">. Biểu đồ kiểm soát độ rộng hay biểu đồ kiểm soát khoảng trong trường hợp này có đường trung tâm là </w:t>
      </w:r>
      <w:r w:rsidR="001E35FD">
        <w:rPr>
          <w:rFonts w:ascii="Times New Roman" w:eastAsia="Times New Roman" w:hAnsi="Times New Roman" w:cs="Times New Roman"/>
          <w:color w:val="000000"/>
          <w:sz w:val="28"/>
        </w:rPr>
        <w:t xml:space="preserve"> </w:t>
      </w:r>
      <w:r w:rsidR="001E35FD" w:rsidRPr="001E35FD">
        <w:rPr>
          <w:rFonts w:ascii="Times New Roman" w:eastAsia="Times New Roman" w:hAnsi="Times New Roman" w:cs="Times New Roman"/>
          <w:i/>
          <w:color w:val="000000"/>
          <w:sz w:val="28"/>
          <w:szCs w:val="28"/>
        </w:rPr>
        <w:t>R</w:t>
      </w:r>
      <w:r w:rsidR="001E35FD" w:rsidRPr="001E35FD">
        <w:rPr>
          <w:rFonts w:ascii="Times New Roman" w:eastAsia="Times New Roman" w:hAnsi="Times New Roman" w:cs="Times New Roman"/>
          <w:i/>
          <w:color w:val="000000"/>
          <w:sz w:val="28"/>
          <w:szCs w:val="28"/>
          <w:vertAlign w:val="subscript"/>
        </w:rPr>
        <w:t>TB</w:t>
      </w:r>
      <w:r w:rsidR="001E35FD" w:rsidRPr="001E35FD">
        <w:rPr>
          <w:rFonts w:ascii="Times New Roman" w:eastAsia="Times New Roman" w:hAnsi="Times New Roman" w:cs="Times New Roman"/>
          <w:i/>
          <w:color w:val="000000"/>
          <w:sz w:val="28"/>
          <w:szCs w:val="28"/>
        </w:rPr>
        <w:t xml:space="preserve"> = D</w:t>
      </w:r>
      <w:r w:rsidR="001E35FD" w:rsidRPr="001E35FD">
        <w:rPr>
          <w:rFonts w:ascii="Times New Roman" w:eastAsia="Times New Roman" w:hAnsi="Times New Roman" w:cs="Times New Roman"/>
          <w:color w:val="000000"/>
          <w:sz w:val="28"/>
          <w:szCs w:val="28"/>
        </w:rPr>
        <w:t>2*σ</w:t>
      </w:r>
      <w:r w:rsidRPr="009B36FD">
        <w:rPr>
          <w:rFonts w:ascii="Times New Roman" w:eastAsia="Times New Roman" w:hAnsi="Times New Roman" w:cs="Times New Roman"/>
          <w:color w:val="000000"/>
          <w:sz w:val="28"/>
        </w:rPr>
        <w:t xml:space="preserve">, giới hạn cảnh báo (WL) là:  </w:t>
      </w:r>
    </w:p>
    <w:p w14:paraId="334E48CF" w14:textId="77777777" w:rsidR="009B36FD" w:rsidRPr="001E35FD" w:rsidRDefault="001E35FD" w:rsidP="000756B5">
      <w:pPr>
        <w:tabs>
          <w:tab w:val="center" w:pos="3386"/>
          <w:tab w:val="center" w:pos="5143"/>
          <w:tab w:val="center" w:pos="7010"/>
          <w:tab w:val="center" w:pos="7504"/>
        </w:tabs>
        <w:spacing w:before="60" w:after="60" w:line="295" w:lineRule="auto"/>
        <w:rPr>
          <w:rFonts w:ascii="Times New Roman" w:eastAsia="Times New Roman" w:hAnsi="Times New Roman" w:cs="Times New Roman"/>
          <w:color w:val="000000"/>
          <w:sz w:val="28"/>
          <w:szCs w:val="28"/>
        </w:rPr>
      </w:pPr>
      <w:r>
        <w:rPr>
          <w:rFonts w:ascii="Times New Roman" w:eastAsia="Calibri" w:hAnsi="Times New Roman" w:cs="Times New Roman"/>
          <w:color w:val="000000"/>
          <w:sz w:val="28"/>
          <w:szCs w:val="28"/>
        </w:rPr>
        <w:t xml:space="preserve">              WL   =  R</w:t>
      </w:r>
      <w:r w:rsidRPr="00C12DC3">
        <w:rPr>
          <w:rFonts w:ascii="Times New Roman" w:eastAsia="Calibri" w:hAnsi="Times New Roman" w:cs="Times New Roman"/>
          <w:color w:val="000000"/>
          <w:sz w:val="28"/>
          <w:szCs w:val="28"/>
          <w:vertAlign w:val="subscript"/>
        </w:rPr>
        <w:t>TB</w:t>
      </w:r>
      <w:r>
        <w:rPr>
          <w:rFonts w:ascii="Times New Roman" w:eastAsia="Calibri" w:hAnsi="Times New Roman" w:cs="Times New Roman"/>
          <w:color w:val="000000"/>
          <w:sz w:val="28"/>
          <w:szCs w:val="28"/>
        </w:rPr>
        <w:t xml:space="preserve"> + 2</w:t>
      </w:r>
      <w:r w:rsidRPr="001E35FD">
        <w:rPr>
          <w:rFonts w:ascii="Times New Roman" w:eastAsia="Calibri" w:hAnsi="Times New Roman" w:cs="Times New Roman"/>
          <w:color w:val="000000"/>
          <w:sz w:val="28"/>
          <w:szCs w:val="28"/>
        </w:rPr>
        <w:t>σ</w:t>
      </w:r>
      <w:r w:rsidR="00C12DC3">
        <w:rPr>
          <w:rFonts w:ascii="Times New Roman" w:eastAsia="Calibri" w:hAnsi="Times New Roman" w:cs="Times New Roman"/>
          <w:color w:val="000000"/>
          <w:sz w:val="28"/>
          <w:szCs w:val="28"/>
        </w:rPr>
        <w:t>(R)  =  R</w:t>
      </w:r>
      <w:r w:rsidR="00C12DC3" w:rsidRPr="00C12DC3">
        <w:rPr>
          <w:rFonts w:ascii="Times New Roman" w:eastAsia="Calibri" w:hAnsi="Times New Roman" w:cs="Times New Roman"/>
          <w:color w:val="000000"/>
          <w:sz w:val="28"/>
          <w:szCs w:val="28"/>
          <w:vertAlign w:val="subscript"/>
        </w:rPr>
        <w:t xml:space="preserve">TB </w:t>
      </w:r>
      <w:r w:rsidR="00C12DC3">
        <w:rPr>
          <w:rFonts w:ascii="Times New Roman" w:eastAsia="Calibri" w:hAnsi="Times New Roman" w:cs="Times New Roman"/>
          <w:color w:val="000000"/>
          <w:sz w:val="28"/>
          <w:szCs w:val="28"/>
        </w:rPr>
        <w:t>+ 2/3 (D4</w:t>
      </w:r>
      <w:r w:rsidR="00C12DC3" w:rsidRPr="00C12DC3">
        <w:rPr>
          <w:rFonts w:ascii="Times New Roman" w:eastAsia="Calibri" w:hAnsi="Times New Roman" w:cs="Times New Roman"/>
          <w:color w:val="000000"/>
          <w:sz w:val="28"/>
          <w:szCs w:val="28"/>
        </w:rPr>
        <w:t>*</w:t>
      </w:r>
      <w:r w:rsidR="00C12DC3">
        <w:rPr>
          <w:rFonts w:ascii="Times New Roman" w:eastAsia="Calibri" w:hAnsi="Times New Roman" w:cs="Times New Roman"/>
          <w:color w:val="000000"/>
          <w:sz w:val="28"/>
          <w:szCs w:val="28"/>
        </w:rPr>
        <w:t>R</w:t>
      </w:r>
      <w:r w:rsidR="00C12DC3" w:rsidRPr="00C12DC3">
        <w:rPr>
          <w:rFonts w:ascii="Times New Roman" w:eastAsia="Calibri" w:hAnsi="Times New Roman" w:cs="Times New Roman"/>
          <w:color w:val="000000"/>
          <w:sz w:val="28"/>
          <w:szCs w:val="28"/>
          <w:vertAlign w:val="subscript"/>
        </w:rPr>
        <w:t>TB</w:t>
      </w:r>
      <w:r w:rsidR="00C12DC3">
        <w:rPr>
          <w:rFonts w:ascii="Times New Roman" w:eastAsia="Calibri" w:hAnsi="Times New Roman" w:cs="Times New Roman"/>
          <w:color w:val="000000"/>
          <w:sz w:val="28"/>
          <w:szCs w:val="28"/>
        </w:rPr>
        <w:t xml:space="preserve"> – R</w:t>
      </w:r>
      <w:r w:rsidR="00C12DC3" w:rsidRPr="00C12DC3">
        <w:rPr>
          <w:rFonts w:ascii="Times New Roman" w:eastAsia="Calibri" w:hAnsi="Times New Roman" w:cs="Times New Roman"/>
          <w:color w:val="000000"/>
          <w:sz w:val="28"/>
          <w:szCs w:val="28"/>
          <w:vertAlign w:val="subscript"/>
        </w:rPr>
        <w:t>TB</w:t>
      </w:r>
      <w:r w:rsidR="00C12DC3">
        <w:rPr>
          <w:rFonts w:ascii="Times New Roman" w:eastAsia="Calibri" w:hAnsi="Times New Roman" w:cs="Times New Roman"/>
          <w:color w:val="000000"/>
          <w:sz w:val="28"/>
          <w:szCs w:val="28"/>
        </w:rPr>
        <w:t>)</w:t>
      </w:r>
    </w:p>
    <w:p w14:paraId="5D4BF667" w14:textId="77777777" w:rsidR="00C12DC3" w:rsidRDefault="00C12DC3" w:rsidP="00C12DC3">
      <w:pPr>
        <w:spacing w:before="60" w:after="60" w:line="295" w:lineRule="auto"/>
        <w:ind w:right="40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G</w:t>
      </w:r>
      <w:r w:rsidR="009B36FD" w:rsidRPr="009B36FD">
        <w:rPr>
          <w:rFonts w:ascii="Times New Roman" w:eastAsia="Times New Roman" w:hAnsi="Times New Roman" w:cs="Times New Roman"/>
          <w:color w:val="000000"/>
          <w:sz w:val="28"/>
        </w:rPr>
        <w:t>iới hạn kiểm soát (CL) được lấy là</w:t>
      </w:r>
      <w:r>
        <w:rPr>
          <w:rFonts w:ascii="Times New Roman" w:eastAsia="Times New Roman" w:hAnsi="Times New Roman" w:cs="Times New Roman"/>
          <w:color w:val="000000"/>
          <w:sz w:val="28"/>
        </w:rPr>
        <w:t>:</w:t>
      </w:r>
    </w:p>
    <w:p w14:paraId="4638B904" w14:textId="77777777" w:rsidR="00C12DC3" w:rsidRDefault="00C12DC3" w:rsidP="00C12DC3">
      <w:pPr>
        <w:spacing w:before="60" w:after="60" w:line="295" w:lineRule="auto"/>
        <w:ind w:right="40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ab/>
      </w:r>
      <w:r>
        <w:rPr>
          <w:rFonts w:ascii="Times New Roman" w:eastAsia="Times New Roman" w:hAnsi="Times New Roman" w:cs="Times New Roman"/>
          <w:color w:val="000000"/>
          <w:sz w:val="28"/>
        </w:rPr>
        <w:tab/>
        <w:t xml:space="preserve">CL  =  </w:t>
      </w:r>
      <w:r w:rsidRPr="00C12DC3">
        <w:rPr>
          <w:rFonts w:ascii="Times New Roman" w:eastAsia="Times New Roman" w:hAnsi="Times New Roman" w:cs="Times New Roman"/>
          <w:color w:val="000000"/>
          <w:sz w:val="28"/>
        </w:rPr>
        <w:t>R</w:t>
      </w:r>
      <w:r w:rsidRPr="00C12DC3">
        <w:rPr>
          <w:rFonts w:ascii="Times New Roman" w:eastAsia="Times New Roman" w:hAnsi="Times New Roman" w:cs="Times New Roman"/>
          <w:color w:val="000000"/>
          <w:sz w:val="28"/>
          <w:vertAlign w:val="subscript"/>
        </w:rPr>
        <w:t>TB</w:t>
      </w:r>
      <w:r w:rsidRPr="00C12DC3">
        <w:rPr>
          <w:rFonts w:ascii="Times New Roman" w:eastAsia="Times New Roman" w:hAnsi="Times New Roman" w:cs="Times New Roman"/>
          <w:color w:val="000000"/>
          <w:sz w:val="28"/>
        </w:rPr>
        <w:t xml:space="preserve"> + </w:t>
      </w:r>
      <w:r>
        <w:rPr>
          <w:rFonts w:ascii="Times New Roman" w:eastAsia="Times New Roman" w:hAnsi="Times New Roman" w:cs="Times New Roman"/>
          <w:color w:val="000000"/>
          <w:sz w:val="28"/>
        </w:rPr>
        <w:t>3</w:t>
      </w:r>
      <w:r w:rsidRPr="00C12DC3">
        <w:rPr>
          <w:rFonts w:ascii="Times New Roman" w:eastAsia="Times New Roman" w:hAnsi="Times New Roman" w:cs="Times New Roman"/>
          <w:color w:val="000000"/>
          <w:sz w:val="28"/>
        </w:rPr>
        <w:t xml:space="preserve">σ(R)  </w:t>
      </w:r>
      <w:r>
        <w:rPr>
          <w:rFonts w:ascii="Times New Roman" w:eastAsia="Times New Roman" w:hAnsi="Times New Roman" w:cs="Times New Roman"/>
          <w:color w:val="000000"/>
          <w:sz w:val="28"/>
        </w:rPr>
        <w:t xml:space="preserve">=  </w:t>
      </w:r>
      <w:r>
        <w:rPr>
          <w:rFonts w:ascii="Times New Roman" w:eastAsia="Calibri" w:hAnsi="Times New Roman" w:cs="Times New Roman"/>
          <w:color w:val="000000"/>
          <w:sz w:val="28"/>
          <w:szCs w:val="28"/>
        </w:rPr>
        <w:t>D4</w:t>
      </w:r>
      <w:r w:rsidRPr="00C12DC3">
        <w:rPr>
          <w:rFonts w:ascii="Times New Roman" w:eastAsia="Calibri" w:hAnsi="Times New Roman" w:cs="Times New Roman"/>
          <w:color w:val="000000"/>
          <w:sz w:val="28"/>
          <w:szCs w:val="28"/>
        </w:rPr>
        <w:t>*</w:t>
      </w:r>
      <w:r>
        <w:rPr>
          <w:rFonts w:ascii="Times New Roman" w:eastAsia="Calibri" w:hAnsi="Times New Roman" w:cs="Times New Roman"/>
          <w:color w:val="000000"/>
          <w:sz w:val="28"/>
          <w:szCs w:val="28"/>
        </w:rPr>
        <w:t>R</w:t>
      </w:r>
      <w:r w:rsidRPr="00C12DC3">
        <w:rPr>
          <w:rFonts w:ascii="Times New Roman" w:eastAsia="Calibri" w:hAnsi="Times New Roman" w:cs="Times New Roman"/>
          <w:color w:val="000000"/>
          <w:sz w:val="28"/>
          <w:szCs w:val="28"/>
          <w:vertAlign w:val="subscript"/>
        </w:rPr>
        <w:t>TB</w:t>
      </w:r>
    </w:p>
    <w:p w14:paraId="091EA200" w14:textId="77777777" w:rsidR="009B36FD" w:rsidRPr="009B36FD" w:rsidRDefault="009B36FD" w:rsidP="00735AD2">
      <w:pPr>
        <w:spacing w:before="60" w:after="60" w:line="295" w:lineRule="auto"/>
        <w:ind w:right="40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  Trong đó: </w:t>
      </w:r>
      <w:r w:rsidRPr="009B36FD">
        <w:rPr>
          <w:rFonts w:ascii="Times New Roman" w:eastAsia="Times New Roman" w:hAnsi="Times New Roman" w:cs="Times New Roman"/>
          <w:color w:val="000000"/>
          <w:sz w:val="28"/>
        </w:rPr>
        <w:tab/>
        <w:t xml:space="preserve"> </w:t>
      </w:r>
      <w:r w:rsidRPr="009B36FD">
        <w:rPr>
          <w:rFonts w:ascii="Times New Roman" w:eastAsia="Times New Roman" w:hAnsi="Times New Roman" w:cs="Times New Roman"/>
          <w:color w:val="000000"/>
          <w:sz w:val="28"/>
        </w:rPr>
        <w:tab/>
        <w:t xml:space="preserve"> </w:t>
      </w:r>
    </w:p>
    <w:p w14:paraId="7739A1C7" w14:textId="77777777" w:rsidR="009B36FD" w:rsidRPr="009B36FD" w:rsidRDefault="009B36FD" w:rsidP="000756B5">
      <w:pPr>
        <w:spacing w:before="60" w:after="60" w:line="295" w:lineRule="auto"/>
        <w:ind w:left="1023" w:right="400" w:firstLine="2"/>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D2: hệ số chuyển đổ từ độ lệch chuẩn sang khoảng.  </w:t>
      </w:r>
    </w:p>
    <w:p w14:paraId="79004FF1" w14:textId="77777777" w:rsidR="009B36FD" w:rsidRPr="009B36FD" w:rsidRDefault="009B36FD" w:rsidP="000756B5">
      <w:pPr>
        <w:spacing w:before="60" w:after="60" w:line="295" w:lineRule="auto"/>
        <w:ind w:left="1023" w:right="400" w:firstLine="2"/>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D4: hệ số chuyển đổi từ trung bình khoảng thành độ lệch chuẩn </w:t>
      </w:r>
    </w:p>
    <w:p w14:paraId="1C07CC1C" w14:textId="77777777" w:rsidR="009B36FD" w:rsidRPr="009B36FD" w:rsidRDefault="00735AD2" w:rsidP="000756B5">
      <w:pPr>
        <w:spacing w:before="60" w:after="60" w:line="295" w:lineRule="auto"/>
        <w:ind w:left="1023" w:right="400" w:firstLine="2"/>
        <w:jc w:val="both"/>
        <w:rPr>
          <w:rFonts w:ascii="Times New Roman" w:eastAsia="Times New Roman" w:hAnsi="Times New Roman" w:cs="Times New Roman"/>
          <w:color w:val="000000"/>
          <w:sz w:val="28"/>
        </w:rPr>
      </w:pPr>
      <w:r w:rsidRPr="00735AD2">
        <w:rPr>
          <w:rFonts w:ascii="Segoe UI Symbol" w:eastAsia="Segoe UI Symbol" w:hAnsi="Segoe UI Symbol" w:cs="Segoe UI Symbol"/>
          <w:color w:val="000000"/>
          <w:sz w:val="28"/>
        </w:rPr>
        <w:lastRenderedPageBreak/>
        <w:t>σ</w:t>
      </w:r>
      <w:r w:rsidR="009B36FD" w:rsidRPr="009B36FD">
        <w:rPr>
          <w:rFonts w:ascii="Times New Roman" w:eastAsia="Times New Roman" w:hAnsi="Times New Roman" w:cs="Times New Roman"/>
          <w:color w:val="000000"/>
          <w:sz w:val="28"/>
        </w:rPr>
        <w:t xml:space="preserve">: độ lệch chuẩn </w:t>
      </w:r>
    </w:p>
    <w:p w14:paraId="722E15E0" w14:textId="77777777" w:rsidR="009B36FD" w:rsidRPr="009B36FD" w:rsidRDefault="00735AD2" w:rsidP="000756B5">
      <w:pPr>
        <w:spacing w:before="60" w:after="60" w:line="295" w:lineRule="auto"/>
        <w:ind w:left="1023" w:right="400" w:firstLine="2"/>
        <w:jc w:val="both"/>
        <w:rPr>
          <w:rFonts w:ascii="Times New Roman" w:eastAsia="Times New Roman" w:hAnsi="Times New Roman" w:cs="Times New Roman"/>
          <w:color w:val="000000"/>
          <w:sz w:val="28"/>
        </w:rPr>
      </w:pPr>
      <w:r w:rsidRPr="00735AD2">
        <w:rPr>
          <w:rFonts w:ascii="Segoe UI Symbol" w:eastAsia="Segoe UI Symbol" w:hAnsi="Segoe UI Symbol" w:cs="Segoe UI Symbol"/>
          <w:color w:val="000000"/>
          <w:sz w:val="28"/>
        </w:rPr>
        <w:t xml:space="preserve">σ </w:t>
      </w:r>
      <w:r w:rsidR="009B36FD" w:rsidRPr="009B36FD">
        <w:rPr>
          <w:rFonts w:ascii="Times New Roman" w:eastAsia="Times New Roman" w:hAnsi="Times New Roman" w:cs="Times New Roman"/>
          <w:color w:val="000000"/>
          <w:sz w:val="28"/>
        </w:rPr>
        <w:t xml:space="preserve">(R) : độ lệch chuẩn của khoảng; </w:t>
      </w:r>
    </w:p>
    <w:p w14:paraId="6D0A2C0E" w14:textId="77777777" w:rsidR="009B36FD" w:rsidRPr="009B36FD" w:rsidRDefault="009B36FD" w:rsidP="000756B5">
      <w:pPr>
        <w:spacing w:before="60" w:after="60" w:line="295" w:lineRule="auto"/>
        <w:ind w:left="4847" w:right="400" w:hanging="3824"/>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D2, D4 theo các số lần lặp khác nhau được xác định theo Bảng </w:t>
      </w:r>
      <w:r w:rsidR="00942B62">
        <w:rPr>
          <w:rFonts w:ascii="Times New Roman" w:eastAsia="Times New Roman" w:hAnsi="Times New Roman" w:cs="Times New Roman"/>
          <w:color w:val="000000"/>
          <w:sz w:val="28"/>
        </w:rPr>
        <w:t>…</w:t>
      </w:r>
      <w:r w:rsidRPr="009B36FD">
        <w:rPr>
          <w:rFonts w:ascii="Times New Roman" w:eastAsia="Times New Roman" w:hAnsi="Times New Roman" w:cs="Times New Roman"/>
          <w:color w:val="000000"/>
          <w:sz w:val="28"/>
        </w:rPr>
        <w:t xml:space="preserve"> sau: </w:t>
      </w:r>
      <w:r w:rsidRPr="009B36FD">
        <w:rPr>
          <w:rFonts w:ascii="Times New Roman" w:eastAsia="Times New Roman" w:hAnsi="Times New Roman" w:cs="Times New Roman"/>
          <w:b/>
          <w:color w:val="000000"/>
          <w:sz w:val="28"/>
        </w:rPr>
        <w:t xml:space="preserve">Bảng </w:t>
      </w:r>
      <w:r w:rsidR="00942B62">
        <w:rPr>
          <w:rFonts w:ascii="Times New Roman" w:eastAsia="Times New Roman" w:hAnsi="Times New Roman" w:cs="Times New Roman"/>
          <w:b/>
          <w:color w:val="000000"/>
          <w:sz w:val="28"/>
        </w:rPr>
        <w:t>…</w:t>
      </w:r>
      <w:r w:rsidRPr="009B36FD">
        <w:rPr>
          <w:rFonts w:ascii="Times New Roman" w:eastAsia="Times New Roman" w:hAnsi="Times New Roman" w:cs="Times New Roman"/>
          <w:b/>
          <w:color w:val="000000"/>
          <w:sz w:val="28"/>
        </w:rPr>
        <w:t xml:space="preserve"> </w:t>
      </w:r>
    </w:p>
    <w:tbl>
      <w:tblPr>
        <w:tblW w:w="7686" w:type="dxa"/>
        <w:tblInd w:w="1205" w:type="dxa"/>
        <w:tblCellMar>
          <w:top w:w="74" w:type="dxa"/>
          <w:left w:w="115" w:type="dxa"/>
          <w:right w:w="115" w:type="dxa"/>
        </w:tblCellMar>
        <w:tblLook w:val="04A0" w:firstRow="1" w:lastRow="0" w:firstColumn="1" w:lastColumn="0" w:noHBand="0" w:noVBand="1"/>
      </w:tblPr>
      <w:tblGrid>
        <w:gridCol w:w="3149"/>
        <w:gridCol w:w="2268"/>
        <w:gridCol w:w="2269"/>
      </w:tblGrid>
      <w:tr w:rsidR="009B36FD" w:rsidRPr="009B36FD" w14:paraId="6A1E5E50" w14:textId="77777777" w:rsidTr="00840E0E">
        <w:trPr>
          <w:trHeight w:val="576"/>
        </w:trPr>
        <w:tc>
          <w:tcPr>
            <w:tcW w:w="314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A4914B1" w14:textId="77777777" w:rsidR="009B36FD" w:rsidRPr="009B36FD" w:rsidRDefault="009B36FD" w:rsidP="000756B5">
            <w:pPr>
              <w:spacing w:before="60" w:after="60" w:line="295" w:lineRule="auto"/>
              <w:ind w:left="1"/>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8"/>
              </w:rPr>
              <w:t xml:space="preserve">Số lần lặp (n) </w:t>
            </w:r>
          </w:p>
        </w:tc>
        <w:tc>
          <w:tcPr>
            <w:tcW w:w="22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AB8AAB" w14:textId="77777777" w:rsidR="009B36FD" w:rsidRPr="009B36FD" w:rsidRDefault="009B36FD" w:rsidP="000756B5">
            <w:pPr>
              <w:spacing w:before="60" w:after="60" w:line="295" w:lineRule="auto"/>
              <w:ind w:right="1"/>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8"/>
              </w:rPr>
              <w:t xml:space="preserve">D2 </w:t>
            </w:r>
          </w:p>
        </w:tc>
        <w:tc>
          <w:tcPr>
            <w:tcW w:w="22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FF376B8" w14:textId="77777777" w:rsidR="009B36FD" w:rsidRPr="009B36FD" w:rsidRDefault="009B36FD" w:rsidP="000756B5">
            <w:pPr>
              <w:spacing w:before="60" w:after="60" w:line="295" w:lineRule="auto"/>
              <w:ind w:right="2"/>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8"/>
              </w:rPr>
              <w:t xml:space="preserve">D4 </w:t>
            </w:r>
          </w:p>
        </w:tc>
      </w:tr>
      <w:tr w:rsidR="009B36FD" w:rsidRPr="009B36FD" w14:paraId="54646B73" w14:textId="77777777" w:rsidTr="00840E0E">
        <w:trPr>
          <w:trHeight w:val="466"/>
        </w:trPr>
        <w:tc>
          <w:tcPr>
            <w:tcW w:w="3149" w:type="dxa"/>
            <w:tcBorders>
              <w:top w:val="single" w:sz="4" w:space="0" w:color="000000"/>
              <w:left w:val="single" w:sz="4" w:space="0" w:color="000000"/>
              <w:bottom w:val="single" w:sz="4" w:space="0" w:color="000000"/>
              <w:right w:val="single" w:sz="4" w:space="0" w:color="000000"/>
            </w:tcBorders>
            <w:shd w:val="clear" w:color="auto" w:fill="auto"/>
          </w:tcPr>
          <w:p w14:paraId="2A150B70" w14:textId="77777777" w:rsidR="009B36FD" w:rsidRPr="009B36FD" w:rsidRDefault="009B36FD" w:rsidP="000756B5">
            <w:pPr>
              <w:spacing w:before="60" w:after="60" w:line="295" w:lineRule="auto"/>
              <w:ind w:left="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2 </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0464A281"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1,128 </w:t>
            </w:r>
          </w:p>
        </w:tc>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23BAE809"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3,267 </w:t>
            </w:r>
          </w:p>
        </w:tc>
      </w:tr>
      <w:tr w:rsidR="009B36FD" w:rsidRPr="009B36FD" w14:paraId="1C154071" w14:textId="77777777" w:rsidTr="00840E0E">
        <w:trPr>
          <w:trHeight w:val="463"/>
        </w:trPr>
        <w:tc>
          <w:tcPr>
            <w:tcW w:w="3149" w:type="dxa"/>
            <w:tcBorders>
              <w:top w:val="single" w:sz="4" w:space="0" w:color="000000"/>
              <w:left w:val="single" w:sz="4" w:space="0" w:color="000000"/>
              <w:bottom w:val="single" w:sz="4" w:space="0" w:color="000000"/>
              <w:right w:val="single" w:sz="4" w:space="0" w:color="000000"/>
            </w:tcBorders>
            <w:shd w:val="clear" w:color="auto" w:fill="auto"/>
          </w:tcPr>
          <w:p w14:paraId="2B7AEDE0" w14:textId="77777777" w:rsidR="009B36FD" w:rsidRPr="009B36FD" w:rsidRDefault="009B36FD" w:rsidP="000756B5">
            <w:pPr>
              <w:spacing w:before="60" w:after="60" w:line="295" w:lineRule="auto"/>
              <w:ind w:left="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3 </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26046EB6"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1,693 </w:t>
            </w:r>
          </w:p>
        </w:tc>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131808C6"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2,575 </w:t>
            </w:r>
          </w:p>
        </w:tc>
      </w:tr>
      <w:tr w:rsidR="009B36FD" w:rsidRPr="009B36FD" w14:paraId="1600354A" w14:textId="77777777" w:rsidTr="00840E0E">
        <w:trPr>
          <w:trHeight w:val="464"/>
        </w:trPr>
        <w:tc>
          <w:tcPr>
            <w:tcW w:w="3149" w:type="dxa"/>
            <w:tcBorders>
              <w:top w:val="single" w:sz="4" w:space="0" w:color="000000"/>
              <w:left w:val="single" w:sz="4" w:space="0" w:color="000000"/>
              <w:bottom w:val="single" w:sz="4" w:space="0" w:color="000000"/>
              <w:right w:val="single" w:sz="4" w:space="0" w:color="000000"/>
            </w:tcBorders>
            <w:shd w:val="clear" w:color="auto" w:fill="auto"/>
          </w:tcPr>
          <w:p w14:paraId="7655DE7A" w14:textId="77777777" w:rsidR="009B36FD" w:rsidRPr="009B36FD" w:rsidRDefault="009B36FD" w:rsidP="000756B5">
            <w:pPr>
              <w:spacing w:before="60" w:after="60" w:line="295" w:lineRule="auto"/>
              <w:ind w:left="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4 </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5744EDB3"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2,059 </w:t>
            </w:r>
          </w:p>
        </w:tc>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0A5FBDC7"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2,282 </w:t>
            </w:r>
          </w:p>
        </w:tc>
      </w:tr>
      <w:tr w:rsidR="009B36FD" w:rsidRPr="009B36FD" w14:paraId="1D14F1B6" w14:textId="77777777" w:rsidTr="00840E0E">
        <w:trPr>
          <w:trHeight w:val="466"/>
        </w:trPr>
        <w:tc>
          <w:tcPr>
            <w:tcW w:w="3149" w:type="dxa"/>
            <w:tcBorders>
              <w:top w:val="single" w:sz="4" w:space="0" w:color="000000"/>
              <w:left w:val="single" w:sz="4" w:space="0" w:color="000000"/>
              <w:bottom w:val="single" w:sz="4" w:space="0" w:color="000000"/>
              <w:right w:val="single" w:sz="4" w:space="0" w:color="000000"/>
            </w:tcBorders>
            <w:shd w:val="clear" w:color="auto" w:fill="auto"/>
          </w:tcPr>
          <w:p w14:paraId="210921FD" w14:textId="77777777" w:rsidR="009B36FD" w:rsidRPr="009B36FD" w:rsidRDefault="009B36FD" w:rsidP="000756B5">
            <w:pPr>
              <w:spacing w:before="60" w:after="60" w:line="295" w:lineRule="auto"/>
              <w:ind w:left="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5 </w:t>
            </w:r>
          </w:p>
        </w:tc>
        <w:tc>
          <w:tcPr>
            <w:tcW w:w="2268" w:type="dxa"/>
            <w:tcBorders>
              <w:top w:val="single" w:sz="4" w:space="0" w:color="000000"/>
              <w:left w:val="single" w:sz="4" w:space="0" w:color="000000"/>
              <w:bottom w:val="single" w:sz="4" w:space="0" w:color="000000"/>
              <w:right w:val="single" w:sz="4" w:space="0" w:color="000000"/>
            </w:tcBorders>
            <w:shd w:val="clear" w:color="auto" w:fill="auto"/>
          </w:tcPr>
          <w:p w14:paraId="7669B309"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2,326 </w:t>
            </w:r>
          </w:p>
        </w:tc>
        <w:tc>
          <w:tcPr>
            <w:tcW w:w="2269" w:type="dxa"/>
            <w:tcBorders>
              <w:top w:val="single" w:sz="4" w:space="0" w:color="000000"/>
              <w:left w:val="single" w:sz="4" w:space="0" w:color="000000"/>
              <w:bottom w:val="single" w:sz="4" w:space="0" w:color="000000"/>
              <w:right w:val="single" w:sz="4" w:space="0" w:color="000000"/>
            </w:tcBorders>
            <w:shd w:val="clear" w:color="auto" w:fill="auto"/>
          </w:tcPr>
          <w:p w14:paraId="50064F16"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2,115 </w:t>
            </w:r>
          </w:p>
        </w:tc>
      </w:tr>
    </w:tbl>
    <w:p w14:paraId="47898A1D" w14:textId="77777777" w:rsidR="009B36FD" w:rsidRPr="009B36FD" w:rsidRDefault="009B36FD" w:rsidP="000756B5">
      <w:pPr>
        <w:spacing w:before="60" w:after="60" w:line="295" w:lineRule="auto"/>
        <w:ind w:left="456"/>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0"/>
        </w:rPr>
        <w:t xml:space="preserve"> </w:t>
      </w:r>
    </w:p>
    <w:p w14:paraId="028460D1" w14:textId="77777777" w:rsidR="009B36FD" w:rsidRPr="009B36FD" w:rsidRDefault="009B36FD" w:rsidP="00942B62">
      <w:pPr>
        <w:spacing w:before="60" w:after="60" w:line="295" w:lineRule="auto"/>
        <w:ind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Kết quả tính toán đường trung tâm giới hạn cảnh báo và giới hạn kiểm soát theo các số lần lặp được xác định theo Bảng </w:t>
      </w:r>
      <w:r w:rsidR="00942B62">
        <w:rPr>
          <w:rFonts w:ascii="Times New Roman" w:eastAsia="Times New Roman" w:hAnsi="Times New Roman" w:cs="Times New Roman"/>
          <w:color w:val="000000"/>
          <w:sz w:val="28"/>
        </w:rPr>
        <w:t>…</w:t>
      </w:r>
      <w:r w:rsidRPr="009B36FD">
        <w:rPr>
          <w:rFonts w:ascii="Times New Roman" w:eastAsia="Times New Roman" w:hAnsi="Times New Roman" w:cs="Times New Roman"/>
          <w:color w:val="000000"/>
          <w:sz w:val="28"/>
        </w:rPr>
        <w:t xml:space="preserve"> sau: </w:t>
      </w:r>
    </w:p>
    <w:p w14:paraId="2B82E315" w14:textId="77777777" w:rsidR="009B36FD" w:rsidRPr="009B36FD" w:rsidRDefault="009B36FD" w:rsidP="000756B5">
      <w:pPr>
        <w:keepNext/>
        <w:keepLines/>
        <w:spacing w:before="60" w:after="60" w:line="295" w:lineRule="auto"/>
        <w:ind w:left="874" w:right="557" w:hanging="10"/>
        <w:jc w:val="center"/>
        <w:outlineLvl w:val="2"/>
        <w:rPr>
          <w:rFonts w:ascii="Times New Roman" w:eastAsia="Times New Roman" w:hAnsi="Times New Roman" w:cs="Times New Roman"/>
          <w:b/>
          <w:color w:val="000000"/>
          <w:sz w:val="28"/>
        </w:rPr>
      </w:pPr>
      <w:r w:rsidRPr="009B36FD">
        <w:rPr>
          <w:rFonts w:ascii="Times New Roman" w:eastAsia="Times New Roman" w:hAnsi="Times New Roman" w:cs="Times New Roman"/>
          <w:b/>
          <w:color w:val="000000"/>
          <w:sz w:val="28"/>
        </w:rPr>
        <w:t xml:space="preserve">Bảng </w:t>
      </w:r>
      <w:r w:rsidR="00942B62">
        <w:rPr>
          <w:rFonts w:ascii="Times New Roman" w:eastAsia="Times New Roman" w:hAnsi="Times New Roman" w:cs="Times New Roman"/>
          <w:b/>
          <w:color w:val="000000"/>
          <w:sz w:val="28"/>
        </w:rPr>
        <w:t>…</w:t>
      </w:r>
      <w:r w:rsidRPr="009B36FD">
        <w:rPr>
          <w:rFonts w:ascii="Times New Roman" w:eastAsia="Times New Roman" w:hAnsi="Times New Roman" w:cs="Times New Roman"/>
          <w:b/>
          <w:color w:val="000000"/>
          <w:sz w:val="28"/>
        </w:rPr>
        <w:t xml:space="preserve"> </w:t>
      </w:r>
    </w:p>
    <w:tbl>
      <w:tblPr>
        <w:tblW w:w="9316" w:type="dxa"/>
        <w:tblInd w:w="152" w:type="dxa"/>
        <w:tblCellMar>
          <w:top w:w="9" w:type="dxa"/>
          <w:right w:w="79" w:type="dxa"/>
        </w:tblCellMar>
        <w:tblLook w:val="04A0" w:firstRow="1" w:lastRow="0" w:firstColumn="1" w:lastColumn="0" w:noHBand="0" w:noVBand="1"/>
      </w:tblPr>
      <w:tblGrid>
        <w:gridCol w:w="946"/>
        <w:gridCol w:w="2430"/>
        <w:gridCol w:w="1980"/>
        <w:gridCol w:w="1980"/>
        <w:gridCol w:w="1980"/>
      </w:tblGrid>
      <w:tr w:rsidR="009B36FD" w:rsidRPr="009B36FD" w14:paraId="20A9DE18" w14:textId="77777777" w:rsidTr="002A087D">
        <w:trPr>
          <w:trHeight w:val="1376"/>
        </w:trPr>
        <w:tc>
          <w:tcPr>
            <w:tcW w:w="94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4E561A" w14:textId="77777777" w:rsidR="009B36FD" w:rsidRPr="009B36FD" w:rsidRDefault="009B36FD" w:rsidP="000756B5">
            <w:pPr>
              <w:spacing w:before="60" w:after="60" w:line="295" w:lineRule="auto"/>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6"/>
              </w:rPr>
              <w:t xml:space="preserve">Số lần lặp </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9FA22" w14:textId="77777777" w:rsidR="009B36FD" w:rsidRPr="009B36FD" w:rsidRDefault="009B36FD" w:rsidP="000756B5">
            <w:pPr>
              <w:spacing w:before="60" w:after="60" w:line="295" w:lineRule="auto"/>
              <w:ind w:left="125" w:right="91"/>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6"/>
              </w:rPr>
              <w:t>Độ lệch chuẩn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b/>
                <w:color w:val="000000"/>
                <w:sz w:val="2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DF09F" w14:textId="77777777" w:rsidR="009B36FD" w:rsidRPr="009B36FD" w:rsidRDefault="009B36FD" w:rsidP="000756B5">
            <w:pPr>
              <w:spacing w:before="60" w:after="60" w:line="295" w:lineRule="auto"/>
              <w:ind w:firstLine="34"/>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6"/>
              </w:rPr>
              <w:t xml:space="preserve">Đường trung tâm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49D4F0C8" w14:textId="77777777" w:rsidR="009B36FD" w:rsidRPr="009B36FD" w:rsidRDefault="009B36FD" w:rsidP="000756B5">
            <w:pPr>
              <w:spacing w:before="60" w:after="60" w:line="295" w:lineRule="auto"/>
              <w:ind w:left="48"/>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6"/>
              </w:rPr>
              <w:t xml:space="preserve">Giới hạn  cảnh báo </w:t>
            </w:r>
          </w:p>
          <w:p w14:paraId="09260D97" w14:textId="77777777" w:rsidR="009B36FD" w:rsidRPr="009B36FD" w:rsidRDefault="009B36FD" w:rsidP="000756B5">
            <w:pPr>
              <w:spacing w:before="60" w:after="60" w:line="295" w:lineRule="auto"/>
              <w:ind w:right="32"/>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6"/>
              </w:rPr>
              <w:t xml:space="preserve">(WL)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13E400AC" w14:textId="77777777" w:rsidR="009B36FD" w:rsidRPr="009B36FD" w:rsidRDefault="009B36FD" w:rsidP="000756B5">
            <w:pPr>
              <w:spacing w:before="60" w:after="60" w:line="295" w:lineRule="auto"/>
              <w:ind w:left="215" w:right="112"/>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6"/>
              </w:rPr>
              <w:t xml:space="preserve">Giới hạn  kiểm soát </w:t>
            </w:r>
          </w:p>
          <w:p w14:paraId="2CFA7D69" w14:textId="77777777" w:rsidR="009B36FD" w:rsidRPr="009B36FD" w:rsidRDefault="009B36FD" w:rsidP="000756B5">
            <w:pPr>
              <w:spacing w:before="60" w:after="60" w:line="295" w:lineRule="auto"/>
              <w:ind w:right="31"/>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6"/>
              </w:rPr>
              <w:t xml:space="preserve">(CL) </w:t>
            </w:r>
          </w:p>
        </w:tc>
      </w:tr>
      <w:tr w:rsidR="009B36FD" w:rsidRPr="009B36FD" w14:paraId="33F02B0D" w14:textId="77777777" w:rsidTr="002A087D">
        <w:trPr>
          <w:trHeight w:val="487"/>
        </w:trPr>
        <w:tc>
          <w:tcPr>
            <w:tcW w:w="946" w:type="dxa"/>
            <w:tcBorders>
              <w:top w:val="single" w:sz="4" w:space="0" w:color="000000"/>
              <w:left w:val="single" w:sz="4" w:space="0" w:color="000000"/>
              <w:bottom w:val="single" w:sz="4" w:space="0" w:color="000000"/>
              <w:right w:val="single" w:sz="4" w:space="0" w:color="000000"/>
            </w:tcBorders>
            <w:shd w:val="clear" w:color="auto" w:fill="auto"/>
          </w:tcPr>
          <w:p w14:paraId="2FB9F3FE" w14:textId="77777777" w:rsidR="009B36FD" w:rsidRPr="009B36FD" w:rsidRDefault="009B36FD" w:rsidP="000756B5">
            <w:pPr>
              <w:spacing w:before="60" w:after="60" w:line="295" w:lineRule="auto"/>
              <w:ind w:right="31"/>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2 </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D236BC" w14:textId="77777777" w:rsidR="009B36FD" w:rsidRPr="009B36FD" w:rsidRDefault="009B36FD" w:rsidP="000756B5">
            <w:pPr>
              <w:spacing w:before="60" w:after="60" w:line="295" w:lineRule="auto"/>
              <w:ind w:right="35"/>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Mean range/1,128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1A8A8D83" w14:textId="77777777" w:rsidR="009B36FD" w:rsidRPr="009B36FD" w:rsidRDefault="009B36FD" w:rsidP="000756B5">
            <w:pPr>
              <w:spacing w:before="60" w:after="60" w:line="295" w:lineRule="auto"/>
              <w:ind w:right="34"/>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1,128*</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0638B71" w14:textId="77777777" w:rsidR="009B36FD" w:rsidRPr="009B36FD" w:rsidRDefault="009B36FD" w:rsidP="000756B5">
            <w:pPr>
              <w:spacing w:before="60" w:after="60" w:line="295" w:lineRule="auto"/>
              <w:ind w:right="3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2,833*</w:t>
            </w:r>
            <w:r w:rsidR="00942B62">
              <w:t xml:space="preserve"> </w:t>
            </w:r>
            <w:r w:rsidR="00942B62" w:rsidRPr="00942B62">
              <w:rPr>
                <w:rFonts w:ascii="Segoe UI Symbol" w:eastAsia="Segoe UI Symbol" w:hAnsi="Segoe UI Symbol" w:cs="Segoe UI Symbol"/>
                <w:color w:val="000000"/>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15E95860" w14:textId="77777777" w:rsidR="009B36FD" w:rsidRPr="009B36FD" w:rsidRDefault="009B36FD" w:rsidP="000756B5">
            <w:pPr>
              <w:spacing w:before="60" w:after="60" w:line="295" w:lineRule="auto"/>
              <w:ind w:right="31"/>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3,686*</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r>
      <w:tr w:rsidR="009B36FD" w:rsidRPr="009B36FD" w14:paraId="1ABB0A45" w14:textId="77777777" w:rsidTr="002A087D">
        <w:trPr>
          <w:trHeight w:val="490"/>
        </w:trPr>
        <w:tc>
          <w:tcPr>
            <w:tcW w:w="946" w:type="dxa"/>
            <w:tcBorders>
              <w:top w:val="single" w:sz="4" w:space="0" w:color="000000"/>
              <w:left w:val="single" w:sz="4" w:space="0" w:color="000000"/>
              <w:bottom w:val="single" w:sz="4" w:space="0" w:color="000000"/>
              <w:right w:val="single" w:sz="4" w:space="0" w:color="000000"/>
            </w:tcBorders>
            <w:shd w:val="clear" w:color="auto" w:fill="auto"/>
          </w:tcPr>
          <w:p w14:paraId="1FB052D6" w14:textId="77777777" w:rsidR="009B36FD" w:rsidRPr="009B36FD" w:rsidRDefault="009B36FD" w:rsidP="000756B5">
            <w:pPr>
              <w:spacing w:before="60" w:after="60" w:line="295" w:lineRule="auto"/>
              <w:ind w:right="31"/>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3 </w:t>
            </w:r>
          </w:p>
        </w:tc>
        <w:tc>
          <w:tcPr>
            <w:tcW w:w="243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6AFA9" w14:textId="77777777" w:rsidR="009B36FD" w:rsidRPr="009B36FD" w:rsidRDefault="009B36FD" w:rsidP="000756B5">
            <w:pPr>
              <w:spacing w:before="60" w:after="60" w:line="295" w:lineRule="auto"/>
              <w:ind w:right="35"/>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Mean range/1,693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606DD104" w14:textId="77777777" w:rsidR="009B36FD" w:rsidRPr="009B36FD" w:rsidRDefault="009B36FD" w:rsidP="000756B5">
            <w:pPr>
              <w:spacing w:before="60" w:after="60" w:line="295" w:lineRule="auto"/>
              <w:ind w:right="34"/>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1,693*</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6FF8727F" w14:textId="77777777" w:rsidR="009B36FD" w:rsidRPr="009B36FD" w:rsidRDefault="009B36FD" w:rsidP="000756B5">
            <w:pPr>
              <w:spacing w:before="60" w:after="60" w:line="295" w:lineRule="auto"/>
              <w:ind w:right="3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3,470*</w:t>
            </w:r>
            <w:r w:rsidR="00942B62">
              <w:t xml:space="preserve"> </w:t>
            </w:r>
            <w:r w:rsidR="00942B62" w:rsidRPr="00942B62">
              <w:rPr>
                <w:rFonts w:ascii="Segoe UI Symbol" w:eastAsia="Segoe UI Symbol" w:hAnsi="Segoe UI Symbol" w:cs="Segoe UI Symbol"/>
                <w:color w:val="000000"/>
                <w:sz w:val="26"/>
              </w:rPr>
              <w:t>σ</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294D6F7E" w14:textId="77777777" w:rsidR="009B36FD" w:rsidRPr="009B36FD" w:rsidRDefault="009B36FD" w:rsidP="000756B5">
            <w:pPr>
              <w:spacing w:before="60" w:after="60" w:line="295" w:lineRule="auto"/>
              <w:ind w:right="31"/>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4,538*</w:t>
            </w:r>
            <w:r w:rsidR="00942B62">
              <w:t xml:space="preserve"> </w:t>
            </w:r>
            <w:r w:rsidR="00942B62" w:rsidRPr="00942B62">
              <w:rPr>
                <w:rFonts w:ascii="Segoe UI Symbol" w:eastAsia="Segoe UI Symbol" w:hAnsi="Segoe UI Symbol" w:cs="Segoe UI Symbol"/>
                <w:color w:val="000000"/>
                <w:sz w:val="26"/>
              </w:rPr>
              <w:t>σ</w:t>
            </w:r>
          </w:p>
        </w:tc>
      </w:tr>
      <w:tr w:rsidR="009B36FD" w:rsidRPr="009B36FD" w14:paraId="14D47C9F" w14:textId="77777777" w:rsidTr="002A087D">
        <w:trPr>
          <w:trHeight w:val="458"/>
        </w:trPr>
        <w:tc>
          <w:tcPr>
            <w:tcW w:w="946" w:type="dxa"/>
            <w:tcBorders>
              <w:top w:val="single" w:sz="4" w:space="0" w:color="000000"/>
              <w:left w:val="single" w:sz="4" w:space="0" w:color="000000"/>
              <w:bottom w:val="single" w:sz="4" w:space="0" w:color="000000"/>
              <w:right w:val="single" w:sz="4" w:space="0" w:color="000000"/>
            </w:tcBorders>
            <w:shd w:val="clear" w:color="auto" w:fill="auto"/>
          </w:tcPr>
          <w:p w14:paraId="1485B636" w14:textId="77777777" w:rsidR="009B36FD" w:rsidRPr="009B36FD" w:rsidRDefault="009B36FD" w:rsidP="000756B5">
            <w:pPr>
              <w:spacing w:before="60" w:after="60" w:line="295" w:lineRule="auto"/>
              <w:ind w:right="31"/>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4 </w:t>
            </w:r>
          </w:p>
        </w:tc>
        <w:tc>
          <w:tcPr>
            <w:tcW w:w="2430" w:type="dxa"/>
            <w:tcBorders>
              <w:top w:val="single" w:sz="4" w:space="0" w:color="000000"/>
              <w:left w:val="single" w:sz="4" w:space="0" w:color="000000"/>
              <w:bottom w:val="single" w:sz="4" w:space="0" w:color="000000"/>
              <w:right w:val="single" w:sz="4" w:space="0" w:color="000000"/>
            </w:tcBorders>
            <w:shd w:val="clear" w:color="auto" w:fill="auto"/>
          </w:tcPr>
          <w:p w14:paraId="68ABF17C" w14:textId="77777777" w:rsidR="009B36FD" w:rsidRPr="009B36FD" w:rsidRDefault="009B36FD" w:rsidP="000756B5">
            <w:pPr>
              <w:spacing w:before="60" w:after="60" w:line="295" w:lineRule="auto"/>
              <w:ind w:right="35"/>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Mean range/2,059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275C00E8" w14:textId="77777777" w:rsidR="009B36FD" w:rsidRPr="009B36FD" w:rsidRDefault="009B36FD" w:rsidP="000756B5">
            <w:pPr>
              <w:spacing w:before="60" w:after="60" w:line="295" w:lineRule="auto"/>
              <w:ind w:right="34"/>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2,059*</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0F9B9C7A" w14:textId="77777777" w:rsidR="009B36FD" w:rsidRPr="009B36FD" w:rsidRDefault="009B36FD" w:rsidP="000756B5">
            <w:pPr>
              <w:spacing w:before="60" w:after="60" w:line="295" w:lineRule="auto"/>
              <w:ind w:right="3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3,818*</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5FCE9FC7" w14:textId="77777777" w:rsidR="009B36FD" w:rsidRPr="009B36FD" w:rsidRDefault="009B36FD" w:rsidP="000756B5">
            <w:pPr>
              <w:spacing w:before="60" w:after="60" w:line="295" w:lineRule="auto"/>
              <w:ind w:right="31"/>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4,698*</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r>
      <w:tr w:rsidR="009B36FD" w:rsidRPr="009B36FD" w14:paraId="2E1E9E5F" w14:textId="77777777" w:rsidTr="002A087D">
        <w:trPr>
          <w:trHeight w:val="461"/>
        </w:trPr>
        <w:tc>
          <w:tcPr>
            <w:tcW w:w="946" w:type="dxa"/>
            <w:tcBorders>
              <w:top w:val="single" w:sz="4" w:space="0" w:color="000000"/>
              <w:left w:val="single" w:sz="4" w:space="0" w:color="000000"/>
              <w:bottom w:val="single" w:sz="4" w:space="0" w:color="000000"/>
              <w:right w:val="single" w:sz="4" w:space="0" w:color="000000"/>
            </w:tcBorders>
            <w:shd w:val="clear" w:color="auto" w:fill="auto"/>
          </w:tcPr>
          <w:p w14:paraId="36BDA5BF" w14:textId="77777777" w:rsidR="009B36FD" w:rsidRPr="009B36FD" w:rsidRDefault="009B36FD" w:rsidP="000756B5">
            <w:pPr>
              <w:spacing w:before="60" w:after="60" w:line="295" w:lineRule="auto"/>
              <w:ind w:right="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5 </w:t>
            </w:r>
          </w:p>
        </w:tc>
        <w:tc>
          <w:tcPr>
            <w:tcW w:w="2430" w:type="dxa"/>
            <w:tcBorders>
              <w:top w:val="single" w:sz="4" w:space="0" w:color="000000"/>
              <w:left w:val="single" w:sz="4" w:space="0" w:color="000000"/>
              <w:bottom w:val="single" w:sz="4" w:space="0" w:color="000000"/>
              <w:right w:val="single" w:sz="4" w:space="0" w:color="000000"/>
            </w:tcBorders>
            <w:shd w:val="clear" w:color="auto" w:fill="auto"/>
          </w:tcPr>
          <w:p w14:paraId="248C5CE4" w14:textId="77777777" w:rsidR="009B36FD" w:rsidRPr="009B36FD" w:rsidRDefault="009B36FD" w:rsidP="000756B5">
            <w:pPr>
              <w:spacing w:before="60" w:after="60" w:line="295" w:lineRule="auto"/>
              <w:ind w:right="6"/>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 xml:space="preserve">Mean range/2,326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37D45BC3" w14:textId="77777777" w:rsidR="009B36FD" w:rsidRPr="009B36FD" w:rsidRDefault="009B36FD" w:rsidP="000756B5">
            <w:pPr>
              <w:spacing w:before="60" w:after="60" w:line="295" w:lineRule="auto"/>
              <w:ind w:right="5"/>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2,326*</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68D125DF" w14:textId="77777777" w:rsidR="009B36FD" w:rsidRPr="009B36FD" w:rsidRDefault="009B36FD" w:rsidP="000756B5">
            <w:pPr>
              <w:spacing w:before="60" w:after="60" w:line="295" w:lineRule="auto"/>
              <w:ind w:right="3"/>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4,054*</w:t>
            </w:r>
            <w:r w:rsidR="00942B62">
              <w:t xml:space="preserve"> </w:t>
            </w:r>
            <w:r w:rsidR="00942B62" w:rsidRPr="00942B62">
              <w:rPr>
                <w:rFonts w:ascii="Segoe UI Symbol" w:eastAsia="Segoe UI Symbol" w:hAnsi="Segoe UI Symbol" w:cs="Segoe UI Symbol"/>
                <w:color w:val="000000"/>
                <w:sz w:val="26"/>
              </w:rPr>
              <w:t>σ</w:t>
            </w:r>
            <w:r w:rsidRPr="009B36FD">
              <w:rPr>
                <w:rFonts w:ascii="Times New Roman" w:eastAsia="Times New Roman" w:hAnsi="Times New Roman" w:cs="Times New Roman"/>
                <w:color w:val="000000"/>
                <w:sz w:val="26"/>
              </w:rPr>
              <w:t xml:space="preserve"> </w:t>
            </w:r>
          </w:p>
        </w:tc>
        <w:tc>
          <w:tcPr>
            <w:tcW w:w="1980" w:type="dxa"/>
            <w:tcBorders>
              <w:top w:val="single" w:sz="4" w:space="0" w:color="000000"/>
              <w:left w:val="single" w:sz="4" w:space="0" w:color="000000"/>
              <w:bottom w:val="single" w:sz="4" w:space="0" w:color="000000"/>
              <w:right w:val="single" w:sz="4" w:space="0" w:color="000000"/>
            </w:tcBorders>
            <w:shd w:val="clear" w:color="auto" w:fill="auto"/>
          </w:tcPr>
          <w:p w14:paraId="3AA6DAA4" w14:textId="77777777" w:rsidR="009B36FD" w:rsidRPr="009B36FD" w:rsidRDefault="009B36FD" w:rsidP="000756B5">
            <w:pPr>
              <w:spacing w:before="60" w:after="60" w:line="295" w:lineRule="auto"/>
              <w:ind w:right="2"/>
              <w:jc w:val="center"/>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6"/>
              </w:rPr>
              <w:t>4,918*</w:t>
            </w:r>
            <w:r w:rsidR="00942B62">
              <w:t xml:space="preserve"> </w:t>
            </w:r>
            <w:r w:rsidR="00942B62" w:rsidRPr="00942B62">
              <w:rPr>
                <w:rFonts w:ascii="Segoe UI Symbol" w:eastAsia="Segoe UI Symbol" w:hAnsi="Segoe UI Symbol" w:cs="Segoe UI Symbol"/>
                <w:color w:val="000000"/>
                <w:sz w:val="26"/>
              </w:rPr>
              <w:t>σ</w:t>
            </w:r>
          </w:p>
        </w:tc>
      </w:tr>
    </w:tbl>
    <w:p w14:paraId="67AE5F5A" w14:textId="77777777" w:rsidR="009B36FD" w:rsidRPr="009B36FD" w:rsidRDefault="009B36FD" w:rsidP="002A087D">
      <w:pPr>
        <w:spacing w:before="60" w:after="60" w:line="295" w:lineRule="auto"/>
        <w:ind w:right="400" w:firstLine="72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Trong trường hợp lặp 02 lần ta có biểu đồ kiểm soát chất lượng dạng R như sau: </w:t>
      </w:r>
    </w:p>
    <w:p w14:paraId="278CEC6B" w14:textId="77777777" w:rsidR="009B36FD" w:rsidRPr="009B36FD" w:rsidRDefault="009B36FD" w:rsidP="000756B5">
      <w:pPr>
        <w:spacing w:before="60" w:after="60" w:line="295" w:lineRule="auto"/>
        <w:ind w:right="83"/>
        <w:jc w:val="right"/>
        <w:rPr>
          <w:rFonts w:ascii="Times New Roman" w:eastAsia="Times New Roman" w:hAnsi="Times New Roman" w:cs="Times New Roman"/>
          <w:color w:val="000000"/>
          <w:sz w:val="28"/>
        </w:rPr>
      </w:pPr>
      <w:r w:rsidRPr="009B36FD">
        <w:rPr>
          <w:rFonts w:ascii="Times New Roman" w:eastAsia="Times New Roman" w:hAnsi="Times New Roman" w:cs="Times New Roman"/>
          <w:noProof/>
          <w:color w:val="000000"/>
          <w:sz w:val="28"/>
          <w:lang w:val="vi-VN" w:eastAsia="vi-VN"/>
        </w:rPr>
        <w:lastRenderedPageBreak/>
        <w:drawing>
          <wp:inline distT="0" distB="0" distL="0" distR="0" wp14:anchorId="61FACDD5" wp14:editId="6DB74675">
            <wp:extent cx="5827395" cy="2392680"/>
            <wp:effectExtent l="0" t="0" r="190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15"/>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827395" cy="2392680"/>
                    </a:xfrm>
                    <a:prstGeom prst="rect">
                      <a:avLst/>
                    </a:prstGeom>
                    <a:noFill/>
                    <a:ln>
                      <a:noFill/>
                    </a:ln>
                  </pic:spPr>
                </pic:pic>
              </a:graphicData>
            </a:graphic>
          </wp:inline>
        </w:drawing>
      </w:r>
      <w:r w:rsidRPr="009B36FD">
        <w:rPr>
          <w:rFonts w:ascii="Times New Roman" w:eastAsia="Times New Roman" w:hAnsi="Times New Roman" w:cs="Times New Roman"/>
          <w:color w:val="000000"/>
          <w:sz w:val="28"/>
        </w:rPr>
        <w:t xml:space="preserve"> </w:t>
      </w:r>
    </w:p>
    <w:tbl>
      <w:tblPr>
        <w:tblW w:w="9177" w:type="dxa"/>
        <w:tblInd w:w="461" w:type="dxa"/>
        <w:tblCellMar>
          <w:top w:w="45" w:type="dxa"/>
          <w:bottom w:w="7" w:type="dxa"/>
          <w:right w:w="38" w:type="dxa"/>
        </w:tblCellMar>
        <w:tblLook w:val="04A0" w:firstRow="1" w:lastRow="0" w:firstColumn="1" w:lastColumn="0" w:noHBand="0" w:noVBand="1"/>
      </w:tblPr>
      <w:tblGrid>
        <w:gridCol w:w="4107"/>
        <w:gridCol w:w="2835"/>
        <w:gridCol w:w="2235"/>
      </w:tblGrid>
      <w:tr w:rsidR="009B36FD" w:rsidRPr="009B36FD" w14:paraId="69CC0788" w14:textId="77777777" w:rsidTr="00840E0E">
        <w:trPr>
          <w:trHeight w:val="451"/>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64568DD9" w14:textId="77777777" w:rsidR="009B36FD" w:rsidRPr="009B36FD" w:rsidRDefault="009B36FD" w:rsidP="000756B5">
            <w:pPr>
              <w:spacing w:before="60" w:after="60" w:line="295" w:lineRule="auto"/>
              <w:ind w:right="68"/>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8"/>
              </w:rPr>
              <w:t xml:space="preserve">Giả thiết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678CBAE3" w14:textId="77777777" w:rsidR="009B36FD" w:rsidRPr="009B36FD" w:rsidRDefault="009B36FD" w:rsidP="000756B5">
            <w:pPr>
              <w:spacing w:before="60" w:after="60" w:line="295" w:lineRule="auto"/>
              <w:ind w:right="67"/>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8"/>
              </w:rPr>
              <w:t xml:space="preserve">Kết luận </w:t>
            </w:r>
          </w:p>
        </w:tc>
        <w:tc>
          <w:tcPr>
            <w:tcW w:w="2235" w:type="dxa"/>
            <w:tcBorders>
              <w:top w:val="single" w:sz="4" w:space="0" w:color="000000"/>
              <w:left w:val="single" w:sz="4" w:space="0" w:color="000000"/>
              <w:bottom w:val="single" w:sz="4" w:space="0" w:color="000000"/>
              <w:right w:val="single" w:sz="4" w:space="0" w:color="000000"/>
            </w:tcBorders>
            <w:shd w:val="clear" w:color="auto" w:fill="auto"/>
          </w:tcPr>
          <w:p w14:paraId="1CEA7660" w14:textId="77777777" w:rsidR="009B36FD" w:rsidRPr="009B36FD" w:rsidRDefault="009B36FD" w:rsidP="000756B5">
            <w:pPr>
              <w:spacing w:before="60" w:after="60" w:line="295" w:lineRule="auto"/>
              <w:ind w:right="72"/>
              <w:jc w:val="center"/>
              <w:rPr>
                <w:rFonts w:ascii="Times New Roman" w:eastAsia="Times New Roman" w:hAnsi="Times New Roman" w:cs="Times New Roman"/>
                <w:color w:val="000000"/>
                <w:sz w:val="28"/>
              </w:rPr>
            </w:pPr>
            <w:r w:rsidRPr="009B36FD">
              <w:rPr>
                <w:rFonts w:ascii="Times New Roman" w:eastAsia="Times New Roman" w:hAnsi="Times New Roman" w:cs="Times New Roman"/>
                <w:b/>
                <w:color w:val="000000"/>
                <w:sz w:val="28"/>
              </w:rPr>
              <w:t xml:space="preserve">Biện pháp </w:t>
            </w:r>
          </w:p>
        </w:tc>
      </w:tr>
      <w:tr w:rsidR="009B36FD" w:rsidRPr="009B36FD" w14:paraId="6C0E2C5F" w14:textId="77777777" w:rsidTr="00840E0E">
        <w:trPr>
          <w:trHeight w:val="2506"/>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5349D142" w14:textId="77777777" w:rsidR="009B36FD" w:rsidRPr="009B36FD" w:rsidRDefault="009B36FD" w:rsidP="002A087D">
            <w:pPr>
              <w:spacing w:before="60" w:after="60" w:line="295" w:lineRule="auto"/>
              <w:ind w:right="69"/>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 Trường hợp 1: giá trị kiểm soát nằm trong giới hạn cảnh báo. - Trường hợp 2: giá trị kiểm soát nằm trong khoảng giữa giới hạn cảnh báo và giới hạn kiểm soát và hai giá trị kiểm soát trước đó đều nằm trong giới hạn cảnh báo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51EDBD8C" w14:textId="77777777" w:rsidR="009B36FD" w:rsidRPr="009B36FD" w:rsidRDefault="009B36FD" w:rsidP="000756B5">
            <w:pPr>
              <w:tabs>
                <w:tab w:val="center" w:pos="1465"/>
                <w:tab w:val="right" w:pos="2689"/>
              </w:tabs>
              <w:spacing w:before="60" w:after="60" w:line="295" w:lineRule="auto"/>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Phương </w:t>
            </w:r>
            <w:r w:rsidRPr="009B36FD">
              <w:rPr>
                <w:rFonts w:ascii="Times New Roman" w:eastAsia="Times New Roman" w:hAnsi="Times New Roman" w:cs="Times New Roman"/>
                <w:color w:val="000000"/>
                <w:sz w:val="28"/>
              </w:rPr>
              <w:tab/>
              <w:t xml:space="preserve">pháp được </w:t>
            </w:r>
          </w:p>
          <w:p w14:paraId="288D8545" w14:textId="77777777" w:rsidR="009B36FD" w:rsidRPr="009B36FD" w:rsidRDefault="009B36FD" w:rsidP="000756B5">
            <w:pPr>
              <w:spacing w:before="60" w:after="60" w:line="295" w:lineRule="auto"/>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kiểm soát </w:t>
            </w:r>
          </w:p>
        </w:tc>
        <w:tc>
          <w:tcPr>
            <w:tcW w:w="2235" w:type="dxa"/>
            <w:tcBorders>
              <w:top w:val="single" w:sz="4" w:space="0" w:color="000000"/>
              <w:left w:val="single" w:sz="4" w:space="0" w:color="000000"/>
              <w:bottom w:val="single" w:sz="4" w:space="0" w:color="000000"/>
              <w:right w:val="single" w:sz="4" w:space="0" w:color="000000"/>
            </w:tcBorders>
            <w:shd w:val="clear" w:color="auto" w:fill="auto"/>
          </w:tcPr>
          <w:p w14:paraId="583E60A3" w14:textId="77777777" w:rsidR="009B36FD" w:rsidRPr="009B36FD" w:rsidRDefault="009B36FD" w:rsidP="002A087D">
            <w:pPr>
              <w:spacing w:before="60" w:after="60" w:line="295" w:lineRule="auto"/>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Kết quả phân tích được báo cáo </w:t>
            </w:r>
          </w:p>
        </w:tc>
      </w:tr>
      <w:tr w:rsidR="009B36FD" w:rsidRPr="009B36FD" w14:paraId="57E4AB26" w14:textId="77777777" w:rsidTr="00840E0E">
        <w:trPr>
          <w:trHeight w:val="2825"/>
        </w:trPr>
        <w:tc>
          <w:tcPr>
            <w:tcW w:w="410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6C92C93" w14:textId="77777777" w:rsidR="009B36FD" w:rsidRPr="009B36FD" w:rsidRDefault="002A087D" w:rsidP="002A087D">
            <w:pPr>
              <w:spacing w:before="60" w:after="60" w:line="295" w:lineRule="auto"/>
              <w:ind w:left="2" w:right="34"/>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9B36FD" w:rsidRPr="009B36FD">
              <w:rPr>
                <w:rFonts w:ascii="Times New Roman" w:eastAsia="Times New Roman" w:hAnsi="Times New Roman" w:cs="Times New Roman"/>
                <w:color w:val="000000"/>
                <w:sz w:val="28"/>
              </w:rPr>
              <w:t xml:space="preserve">Trường hợp 1: giá trị kiểm soát nằm ngoài giới hạn kiểm soát. </w:t>
            </w:r>
          </w:p>
          <w:p w14:paraId="1EBFEB2E" w14:textId="77777777" w:rsidR="009B36FD" w:rsidRPr="009B36FD" w:rsidRDefault="002A087D" w:rsidP="002A087D">
            <w:pPr>
              <w:spacing w:before="60" w:after="60" w:line="295" w:lineRule="auto"/>
              <w:ind w:left="2" w:right="34"/>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9B36FD" w:rsidRPr="009B36FD">
              <w:rPr>
                <w:rFonts w:ascii="Times New Roman" w:eastAsia="Times New Roman" w:hAnsi="Times New Roman" w:cs="Times New Roman"/>
                <w:color w:val="000000"/>
                <w:sz w:val="28"/>
              </w:rPr>
              <w:t xml:space="preserve">Trường hợp 2: giá trị kiểm soát nằm giữa giới hạn cảnh báo và giới hạn kiểm soát và ít nhất một trong hai giá trị kiểm soát trước đó cũng nằm giữa giới hạn kiểm soát và giới hạn cảnh báo.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43AE0D37" w14:textId="77777777" w:rsidR="009B36FD" w:rsidRPr="009B36FD" w:rsidRDefault="009B36FD" w:rsidP="002A087D">
            <w:pPr>
              <w:spacing w:before="60" w:after="60" w:line="295" w:lineRule="auto"/>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Phương pháp nằm ngoài phạm vi kiểm </w:t>
            </w:r>
          </w:p>
          <w:p w14:paraId="073DD817" w14:textId="77777777" w:rsidR="009B36FD" w:rsidRPr="009B36FD" w:rsidRDefault="009B36FD" w:rsidP="000756B5">
            <w:pPr>
              <w:spacing w:before="60" w:after="60" w:line="295" w:lineRule="auto"/>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soát </w:t>
            </w:r>
          </w:p>
        </w:tc>
        <w:tc>
          <w:tcPr>
            <w:tcW w:w="2235" w:type="dxa"/>
            <w:tcBorders>
              <w:top w:val="single" w:sz="4" w:space="0" w:color="000000"/>
              <w:left w:val="single" w:sz="4" w:space="0" w:color="000000"/>
              <w:bottom w:val="single" w:sz="4" w:space="0" w:color="000000"/>
              <w:right w:val="single" w:sz="4" w:space="0" w:color="000000"/>
            </w:tcBorders>
            <w:shd w:val="clear" w:color="auto" w:fill="auto"/>
          </w:tcPr>
          <w:p w14:paraId="6A97AD6A" w14:textId="77777777" w:rsidR="009B36FD" w:rsidRPr="009B36FD" w:rsidRDefault="009B36FD" w:rsidP="002A087D">
            <w:pPr>
              <w:spacing w:before="60" w:after="60" w:line="295" w:lineRule="auto"/>
              <w:ind w:right="71"/>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Kết quả phân tích không được báo cáo. Kể từ giá trị kiểm soát cuối cùng được phát hiện, tất cả mẫu phải phân tích lại </w:t>
            </w:r>
          </w:p>
        </w:tc>
      </w:tr>
      <w:tr w:rsidR="009B36FD" w:rsidRPr="009B36FD" w14:paraId="127DDBBD" w14:textId="77777777" w:rsidTr="00840E0E">
        <w:trPr>
          <w:trHeight w:val="2264"/>
        </w:trPr>
        <w:tc>
          <w:tcPr>
            <w:tcW w:w="4107" w:type="dxa"/>
            <w:tcBorders>
              <w:top w:val="single" w:sz="4" w:space="0" w:color="000000"/>
              <w:left w:val="single" w:sz="4" w:space="0" w:color="000000"/>
              <w:bottom w:val="single" w:sz="4" w:space="0" w:color="000000"/>
              <w:right w:val="single" w:sz="4" w:space="0" w:color="000000"/>
            </w:tcBorders>
            <w:shd w:val="clear" w:color="auto" w:fill="auto"/>
          </w:tcPr>
          <w:p w14:paraId="7A86C35E" w14:textId="77777777" w:rsidR="009B36FD" w:rsidRPr="009B36FD" w:rsidRDefault="009B36FD" w:rsidP="000756B5">
            <w:pPr>
              <w:spacing w:before="60" w:after="60" w:line="295" w:lineRule="auto"/>
              <w:ind w:right="65"/>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lastRenderedPageBreak/>
              <w:t xml:space="preserve">- Trường hợp 1: 7 giá trị kiểm soát tăng dần hoặc giảm dần liên tục.  - Trường hợp 2: 10/11 giá trị kiểm soát liên tục nằm về cùng một phía của đường trung tâm. </w:t>
            </w:r>
          </w:p>
        </w:tc>
        <w:tc>
          <w:tcPr>
            <w:tcW w:w="2835" w:type="dxa"/>
            <w:tcBorders>
              <w:top w:val="single" w:sz="4" w:space="0" w:color="000000"/>
              <w:left w:val="single" w:sz="4" w:space="0" w:color="000000"/>
              <w:bottom w:val="single" w:sz="4" w:space="0" w:color="000000"/>
              <w:right w:val="single" w:sz="4" w:space="0" w:color="000000"/>
            </w:tcBorders>
            <w:shd w:val="clear" w:color="auto" w:fill="auto"/>
          </w:tcPr>
          <w:p w14:paraId="1F01E2F0" w14:textId="77777777" w:rsidR="009B36FD" w:rsidRPr="009B36FD" w:rsidRDefault="009B36FD" w:rsidP="000756B5">
            <w:pPr>
              <w:spacing w:before="60" w:after="60" w:line="295" w:lineRule="auto"/>
              <w:ind w:right="68"/>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Phương pháp vẫn được kiểm soát nhưng có thể có xu hướng ra ngoài kiểm soát thống kê nếu tất cả các giá trị kiểm soát nằm trong giới hạn cảnh báo </w:t>
            </w:r>
          </w:p>
        </w:tc>
        <w:tc>
          <w:tcPr>
            <w:tcW w:w="2235" w:type="dxa"/>
            <w:tcBorders>
              <w:top w:val="single" w:sz="4" w:space="0" w:color="000000"/>
              <w:left w:val="single" w:sz="4" w:space="0" w:color="000000"/>
              <w:bottom w:val="single" w:sz="4" w:space="0" w:color="000000"/>
              <w:right w:val="single" w:sz="4" w:space="0" w:color="000000"/>
            </w:tcBorders>
            <w:shd w:val="clear" w:color="auto" w:fill="auto"/>
          </w:tcPr>
          <w:p w14:paraId="266BD958" w14:textId="77777777" w:rsidR="009B36FD" w:rsidRPr="009B36FD" w:rsidRDefault="009B36FD" w:rsidP="000756B5">
            <w:pPr>
              <w:spacing w:before="60" w:after="60" w:line="295" w:lineRule="auto"/>
              <w:ind w:right="70"/>
              <w:jc w:val="both"/>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Kêt quả phân tích có thể được báo cáo, nhưng cần phải xem xét để phát hiện sớm vấn đề đang phát sinh </w:t>
            </w:r>
          </w:p>
        </w:tc>
      </w:tr>
    </w:tbl>
    <w:p w14:paraId="0163A22D" w14:textId="77777777" w:rsidR="009B36FD" w:rsidRPr="009B36FD" w:rsidRDefault="009B36FD" w:rsidP="000756B5">
      <w:pPr>
        <w:spacing w:before="60" w:after="60" w:line="295" w:lineRule="auto"/>
        <w:ind w:left="456"/>
        <w:rPr>
          <w:rFonts w:ascii="Times New Roman" w:eastAsia="Times New Roman" w:hAnsi="Times New Roman" w:cs="Times New Roman"/>
          <w:color w:val="000000"/>
          <w:sz w:val="28"/>
        </w:rPr>
      </w:pPr>
      <w:r w:rsidRPr="009B36FD">
        <w:rPr>
          <w:rFonts w:ascii="Times New Roman" w:eastAsia="Times New Roman" w:hAnsi="Times New Roman" w:cs="Times New Roman"/>
          <w:color w:val="000000"/>
          <w:sz w:val="28"/>
        </w:rPr>
        <w:t xml:space="preserve"> </w:t>
      </w:r>
    </w:p>
    <w:p w14:paraId="66515AE2" w14:textId="77777777" w:rsidR="00DC67AB" w:rsidRDefault="00DC67AB" w:rsidP="000756B5">
      <w:pPr>
        <w:spacing w:before="60" w:after="60" w:line="295" w:lineRule="auto"/>
        <w:jc w:val="both"/>
        <w:rPr>
          <w:rFonts w:ascii="Times New Roman" w:hAnsi="Times New Roman" w:cs="Times New Roman"/>
          <w:sz w:val="28"/>
          <w:szCs w:val="28"/>
        </w:rPr>
      </w:pPr>
    </w:p>
    <w:p w14:paraId="5A187554" w14:textId="77777777" w:rsidR="00DC67AB" w:rsidRDefault="00DC67AB" w:rsidP="000756B5">
      <w:pPr>
        <w:spacing w:before="60" w:after="60" w:line="295" w:lineRule="auto"/>
        <w:jc w:val="both"/>
        <w:rPr>
          <w:rFonts w:ascii="Times New Roman" w:hAnsi="Times New Roman" w:cs="Times New Roman"/>
          <w:sz w:val="28"/>
          <w:szCs w:val="28"/>
        </w:rPr>
      </w:pPr>
    </w:p>
    <w:p w14:paraId="775A0C07" w14:textId="77777777" w:rsidR="00DC67AB" w:rsidRDefault="00DC67AB" w:rsidP="000756B5">
      <w:pPr>
        <w:spacing w:before="60" w:after="60" w:line="295" w:lineRule="auto"/>
        <w:jc w:val="both"/>
        <w:rPr>
          <w:rFonts w:ascii="Times New Roman" w:hAnsi="Times New Roman" w:cs="Times New Roman"/>
          <w:sz w:val="28"/>
          <w:szCs w:val="28"/>
        </w:rPr>
      </w:pPr>
    </w:p>
    <w:p w14:paraId="548C53B1" w14:textId="77777777" w:rsidR="00DC67AB" w:rsidRDefault="00DC67AB" w:rsidP="000756B5">
      <w:pPr>
        <w:spacing w:before="60" w:after="60" w:line="295" w:lineRule="auto"/>
        <w:jc w:val="both"/>
        <w:rPr>
          <w:rFonts w:ascii="Times New Roman" w:hAnsi="Times New Roman" w:cs="Times New Roman"/>
          <w:sz w:val="28"/>
          <w:szCs w:val="28"/>
        </w:rPr>
      </w:pPr>
    </w:p>
    <w:p w14:paraId="26737D8D" w14:textId="77777777" w:rsidR="00DC67AB" w:rsidRDefault="00DC67AB" w:rsidP="000756B5">
      <w:pPr>
        <w:spacing w:before="60" w:after="60" w:line="295" w:lineRule="auto"/>
        <w:jc w:val="both"/>
        <w:rPr>
          <w:rFonts w:ascii="Times New Roman" w:hAnsi="Times New Roman" w:cs="Times New Roman"/>
          <w:sz w:val="28"/>
          <w:szCs w:val="28"/>
        </w:rPr>
      </w:pPr>
    </w:p>
    <w:p w14:paraId="37A4524E" w14:textId="77777777" w:rsidR="00DC67AB" w:rsidRDefault="00DC67AB" w:rsidP="000756B5">
      <w:pPr>
        <w:spacing w:before="60" w:after="60" w:line="295" w:lineRule="auto"/>
        <w:jc w:val="both"/>
        <w:rPr>
          <w:rFonts w:ascii="Times New Roman" w:hAnsi="Times New Roman" w:cs="Times New Roman"/>
          <w:sz w:val="28"/>
          <w:szCs w:val="28"/>
        </w:rPr>
      </w:pPr>
    </w:p>
    <w:p w14:paraId="35F64A23" w14:textId="77777777" w:rsidR="00DC67AB" w:rsidRDefault="00DC67AB" w:rsidP="000756B5">
      <w:pPr>
        <w:spacing w:before="60" w:after="60" w:line="295" w:lineRule="auto"/>
        <w:jc w:val="both"/>
        <w:rPr>
          <w:rFonts w:ascii="Times New Roman" w:hAnsi="Times New Roman" w:cs="Times New Roman"/>
          <w:sz w:val="28"/>
          <w:szCs w:val="28"/>
        </w:rPr>
      </w:pPr>
    </w:p>
    <w:p w14:paraId="4486E559" w14:textId="77777777" w:rsidR="00DC67AB" w:rsidRDefault="00DC67AB" w:rsidP="000756B5">
      <w:pPr>
        <w:spacing w:before="60" w:after="60" w:line="295" w:lineRule="auto"/>
        <w:jc w:val="both"/>
        <w:rPr>
          <w:rFonts w:ascii="Times New Roman" w:hAnsi="Times New Roman" w:cs="Times New Roman"/>
          <w:sz w:val="28"/>
          <w:szCs w:val="28"/>
        </w:rPr>
      </w:pPr>
    </w:p>
    <w:p w14:paraId="06196FDC" w14:textId="77777777" w:rsidR="00DC67AB" w:rsidRDefault="00DC67AB" w:rsidP="000756B5">
      <w:pPr>
        <w:spacing w:before="60" w:after="60" w:line="295" w:lineRule="auto"/>
        <w:jc w:val="both"/>
        <w:rPr>
          <w:rFonts w:ascii="Times New Roman" w:hAnsi="Times New Roman" w:cs="Times New Roman"/>
          <w:sz w:val="28"/>
          <w:szCs w:val="28"/>
        </w:rPr>
      </w:pPr>
    </w:p>
    <w:p w14:paraId="18E50D50" w14:textId="77777777" w:rsidR="00DC67AB" w:rsidRDefault="00DC67AB" w:rsidP="000756B5">
      <w:pPr>
        <w:spacing w:before="60" w:after="60" w:line="295" w:lineRule="auto"/>
        <w:jc w:val="both"/>
        <w:rPr>
          <w:rFonts w:ascii="Times New Roman" w:hAnsi="Times New Roman" w:cs="Times New Roman"/>
          <w:sz w:val="28"/>
          <w:szCs w:val="28"/>
        </w:rPr>
      </w:pPr>
    </w:p>
    <w:p w14:paraId="263C66FE" w14:textId="77777777" w:rsidR="00DC67AB" w:rsidRDefault="00DC67AB" w:rsidP="000756B5">
      <w:pPr>
        <w:spacing w:before="60" w:after="60" w:line="295" w:lineRule="auto"/>
        <w:jc w:val="both"/>
        <w:rPr>
          <w:rFonts w:ascii="Times New Roman" w:hAnsi="Times New Roman" w:cs="Times New Roman"/>
          <w:sz w:val="28"/>
          <w:szCs w:val="28"/>
        </w:rPr>
      </w:pPr>
    </w:p>
    <w:p w14:paraId="7647E933" w14:textId="77777777" w:rsidR="00DC67AB" w:rsidRDefault="00DC67AB" w:rsidP="000756B5">
      <w:pPr>
        <w:spacing w:before="60" w:after="60" w:line="295" w:lineRule="auto"/>
        <w:jc w:val="both"/>
        <w:rPr>
          <w:rFonts w:ascii="Times New Roman" w:hAnsi="Times New Roman" w:cs="Times New Roman"/>
          <w:sz w:val="28"/>
          <w:szCs w:val="28"/>
        </w:rPr>
      </w:pPr>
    </w:p>
    <w:p w14:paraId="3FCA3BF1" w14:textId="77777777" w:rsidR="00DC67AB" w:rsidRDefault="00DC67AB" w:rsidP="000756B5">
      <w:pPr>
        <w:spacing w:before="60" w:after="60" w:line="295" w:lineRule="auto"/>
        <w:jc w:val="both"/>
        <w:rPr>
          <w:rFonts w:ascii="Times New Roman" w:hAnsi="Times New Roman" w:cs="Times New Roman"/>
          <w:sz w:val="28"/>
          <w:szCs w:val="28"/>
        </w:rPr>
      </w:pPr>
    </w:p>
    <w:p w14:paraId="4C6A747A" w14:textId="77777777" w:rsidR="00DC67AB" w:rsidRDefault="00DC67AB" w:rsidP="000756B5">
      <w:pPr>
        <w:spacing w:before="60" w:after="60" w:line="295" w:lineRule="auto"/>
        <w:jc w:val="both"/>
        <w:rPr>
          <w:rFonts w:ascii="Times New Roman" w:hAnsi="Times New Roman" w:cs="Times New Roman"/>
          <w:sz w:val="28"/>
          <w:szCs w:val="28"/>
        </w:rPr>
      </w:pPr>
    </w:p>
    <w:p w14:paraId="2B0343B0" w14:textId="77777777" w:rsidR="00DC67AB" w:rsidRDefault="00DC67AB" w:rsidP="000756B5">
      <w:pPr>
        <w:spacing w:before="60" w:after="60" w:line="295" w:lineRule="auto"/>
        <w:jc w:val="both"/>
        <w:rPr>
          <w:rFonts w:ascii="Times New Roman" w:hAnsi="Times New Roman" w:cs="Times New Roman"/>
          <w:sz w:val="28"/>
          <w:szCs w:val="28"/>
        </w:rPr>
      </w:pPr>
    </w:p>
    <w:p w14:paraId="374888D6" w14:textId="77777777" w:rsidR="00DC67AB" w:rsidRDefault="00DC67AB" w:rsidP="000756B5">
      <w:pPr>
        <w:spacing w:before="60" w:after="60" w:line="295" w:lineRule="auto"/>
        <w:jc w:val="both"/>
        <w:rPr>
          <w:rFonts w:ascii="Times New Roman" w:hAnsi="Times New Roman" w:cs="Times New Roman"/>
          <w:sz w:val="28"/>
          <w:szCs w:val="28"/>
        </w:rPr>
      </w:pPr>
    </w:p>
    <w:p w14:paraId="74B641AC" w14:textId="77777777" w:rsidR="00DC67AB" w:rsidRDefault="00DC67AB" w:rsidP="000756B5">
      <w:pPr>
        <w:spacing w:before="60" w:after="60" w:line="295" w:lineRule="auto"/>
        <w:jc w:val="both"/>
        <w:rPr>
          <w:rFonts w:ascii="Times New Roman" w:hAnsi="Times New Roman" w:cs="Times New Roman"/>
          <w:sz w:val="28"/>
          <w:szCs w:val="28"/>
        </w:rPr>
      </w:pPr>
    </w:p>
    <w:p w14:paraId="0F024BB7" w14:textId="77777777" w:rsidR="00DC67AB" w:rsidRDefault="00DC67AB" w:rsidP="000756B5">
      <w:pPr>
        <w:spacing w:before="60" w:after="60" w:line="295" w:lineRule="auto"/>
        <w:jc w:val="both"/>
        <w:rPr>
          <w:rFonts w:ascii="Times New Roman" w:hAnsi="Times New Roman" w:cs="Times New Roman"/>
          <w:sz w:val="28"/>
          <w:szCs w:val="28"/>
        </w:rPr>
      </w:pPr>
    </w:p>
    <w:p w14:paraId="661F5211" w14:textId="77777777" w:rsidR="00DC67AB" w:rsidRDefault="00DC67AB" w:rsidP="000756B5">
      <w:pPr>
        <w:spacing w:before="60" w:after="60" w:line="295" w:lineRule="auto"/>
        <w:jc w:val="both"/>
        <w:rPr>
          <w:rFonts w:ascii="Times New Roman" w:hAnsi="Times New Roman" w:cs="Times New Roman"/>
          <w:sz w:val="28"/>
          <w:szCs w:val="28"/>
        </w:rPr>
      </w:pPr>
    </w:p>
    <w:p w14:paraId="5A9C44EB" w14:textId="77777777" w:rsidR="00DC67AB" w:rsidRDefault="00DC67AB" w:rsidP="000756B5">
      <w:pPr>
        <w:spacing w:before="60" w:after="60" w:line="295" w:lineRule="auto"/>
        <w:jc w:val="both"/>
        <w:rPr>
          <w:rFonts w:ascii="Times New Roman" w:hAnsi="Times New Roman" w:cs="Times New Roman"/>
          <w:sz w:val="28"/>
          <w:szCs w:val="28"/>
        </w:rPr>
      </w:pPr>
    </w:p>
    <w:p w14:paraId="380CD70B" w14:textId="77777777" w:rsidR="00DC67AB" w:rsidRDefault="00DC67AB" w:rsidP="000756B5">
      <w:pPr>
        <w:spacing w:before="60" w:after="60" w:line="295" w:lineRule="auto"/>
        <w:jc w:val="both"/>
        <w:rPr>
          <w:rFonts w:ascii="Times New Roman" w:hAnsi="Times New Roman" w:cs="Times New Roman"/>
          <w:sz w:val="28"/>
          <w:szCs w:val="28"/>
        </w:rPr>
      </w:pPr>
    </w:p>
    <w:p w14:paraId="5FA29B82" w14:textId="77777777" w:rsidR="001C458D" w:rsidRPr="00DC67AB" w:rsidRDefault="001C458D" w:rsidP="00DC67AB">
      <w:pPr>
        <w:spacing w:before="60" w:after="60" w:line="295" w:lineRule="auto"/>
        <w:jc w:val="center"/>
        <w:rPr>
          <w:rFonts w:ascii="Times New Roman" w:hAnsi="Times New Roman" w:cs="Times New Roman"/>
          <w:b/>
          <w:sz w:val="28"/>
          <w:szCs w:val="28"/>
        </w:rPr>
      </w:pPr>
      <w:r w:rsidRPr="00DC67AB">
        <w:rPr>
          <w:rFonts w:ascii="Times New Roman" w:hAnsi="Times New Roman" w:cs="Times New Roman"/>
          <w:b/>
          <w:sz w:val="28"/>
          <w:szCs w:val="28"/>
        </w:rPr>
        <w:lastRenderedPageBreak/>
        <w:t xml:space="preserve">Phụ lục </w:t>
      </w:r>
      <w:r w:rsidR="00DC67AB">
        <w:rPr>
          <w:rFonts w:ascii="Times New Roman" w:hAnsi="Times New Roman" w:cs="Times New Roman"/>
          <w:b/>
          <w:sz w:val="28"/>
          <w:szCs w:val="28"/>
        </w:rPr>
        <w:t>5</w:t>
      </w:r>
    </w:p>
    <w:p w14:paraId="7C34B43F" w14:textId="77777777" w:rsidR="001C458D" w:rsidRPr="00DC67AB" w:rsidRDefault="001C458D" w:rsidP="00DC67AB">
      <w:pPr>
        <w:spacing w:before="60" w:after="60" w:line="295" w:lineRule="auto"/>
        <w:jc w:val="center"/>
        <w:rPr>
          <w:rFonts w:ascii="Times New Roman" w:hAnsi="Times New Roman" w:cs="Times New Roman"/>
          <w:b/>
          <w:sz w:val="28"/>
          <w:szCs w:val="28"/>
        </w:rPr>
      </w:pPr>
      <w:r w:rsidRPr="00DC67AB">
        <w:rPr>
          <w:rFonts w:ascii="Times New Roman" w:hAnsi="Times New Roman" w:cs="Times New Roman"/>
          <w:b/>
          <w:sz w:val="28"/>
          <w:szCs w:val="28"/>
        </w:rPr>
        <w:t>NỘI DUNG BÁO CÁO PHÊ DUYỆT PHƯƠNG PHÁP</w:t>
      </w:r>
    </w:p>
    <w:p w14:paraId="0CF3D5EB" w14:textId="77777777" w:rsidR="001C458D" w:rsidRPr="00DC67AB" w:rsidRDefault="001C458D" w:rsidP="00DC67AB">
      <w:pPr>
        <w:spacing w:before="60" w:after="60" w:line="295" w:lineRule="auto"/>
        <w:jc w:val="center"/>
        <w:rPr>
          <w:rFonts w:ascii="Times New Roman" w:hAnsi="Times New Roman" w:cs="Times New Roman"/>
          <w:i/>
          <w:sz w:val="28"/>
          <w:szCs w:val="28"/>
        </w:rPr>
      </w:pPr>
      <w:r w:rsidRPr="00DC67AB">
        <w:rPr>
          <w:rFonts w:ascii="Times New Roman" w:hAnsi="Times New Roman" w:cs="Times New Roman"/>
          <w:i/>
          <w:sz w:val="28"/>
          <w:szCs w:val="28"/>
        </w:rPr>
        <w:t xml:space="preserve">(Ban hành kèm theo Thông tư số </w:t>
      </w:r>
      <w:r w:rsidR="00DC67AB" w:rsidRPr="00DC67AB">
        <w:rPr>
          <w:rFonts w:ascii="Times New Roman" w:hAnsi="Times New Roman" w:cs="Times New Roman"/>
          <w:i/>
          <w:sz w:val="28"/>
          <w:szCs w:val="28"/>
        </w:rPr>
        <w:t xml:space="preserve">    </w:t>
      </w:r>
      <w:r w:rsidRPr="00DC67AB">
        <w:rPr>
          <w:rFonts w:ascii="Times New Roman" w:hAnsi="Times New Roman" w:cs="Times New Roman"/>
          <w:i/>
          <w:sz w:val="28"/>
          <w:szCs w:val="28"/>
        </w:rPr>
        <w:t>/20</w:t>
      </w:r>
      <w:r w:rsidR="00DC67AB" w:rsidRPr="00DC67AB">
        <w:rPr>
          <w:rFonts w:ascii="Times New Roman" w:hAnsi="Times New Roman" w:cs="Times New Roman"/>
          <w:i/>
          <w:sz w:val="28"/>
          <w:szCs w:val="28"/>
        </w:rPr>
        <w:t>20</w:t>
      </w:r>
      <w:r w:rsidRPr="00DC67AB">
        <w:rPr>
          <w:rFonts w:ascii="Times New Roman" w:hAnsi="Times New Roman" w:cs="Times New Roman"/>
          <w:i/>
          <w:sz w:val="28"/>
          <w:szCs w:val="28"/>
        </w:rPr>
        <w:t xml:space="preserve">/TT-BTNMT ngày </w:t>
      </w:r>
      <w:r w:rsidR="00DC67AB" w:rsidRPr="00DC67AB">
        <w:rPr>
          <w:rFonts w:ascii="Times New Roman" w:hAnsi="Times New Roman" w:cs="Times New Roman"/>
          <w:i/>
          <w:sz w:val="28"/>
          <w:szCs w:val="28"/>
        </w:rPr>
        <w:t xml:space="preserve"> </w:t>
      </w:r>
      <w:r w:rsidRPr="00DC67AB">
        <w:rPr>
          <w:rFonts w:ascii="Times New Roman" w:hAnsi="Times New Roman" w:cs="Times New Roman"/>
          <w:i/>
          <w:sz w:val="28"/>
          <w:szCs w:val="28"/>
        </w:rPr>
        <w:t xml:space="preserve"> tháng </w:t>
      </w:r>
      <w:r w:rsidR="00DC67AB" w:rsidRPr="00DC67AB">
        <w:rPr>
          <w:rFonts w:ascii="Times New Roman" w:hAnsi="Times New Roman" w:cs="Times New Roman"/>
          <w:i/>
          <w:sz w:val="28"/>
          <w:szCs w:val="28"/>
        </w:rPr>
        <w:t xml:space="preserve">  </w:t>
      </w:r>
      <w:r w:rsidRPr="00DC67AB">
        <w:rPr>
          <w:rFonts w:ascii="Times New Roman" w:hAnsi="Times New Roman" w:cs="Times New Roman"/>
          <w:i/>
          <w:sz w:val="28"/>
          <w:szCs w:val="28"/>
        </w:rPr>
        <w:t xml:space="preserve"> năm 20</w:t>
      </w:r>
      <w:r w:rsidR="00DC67AB" w:rsidRPr="00DC67AB">
        <w:rPr>
          <w:rFonts w:ascii="Times New Roman" w:hAnsi="Times New Roman" w:cs="Times New Roman"/>
          <w:i/>
          <w:sz w:val="28"/>
          <w:szCs w:val="28"/>
        </w:rPr>
        <w:t>20</w:t>
      </w:r>
      <w:r w:rsidRPr="00DC67AB">
        <w:rPr>
          <w:rFonts w:ascii="Times New Roman" w:hAnsi="Times New Roman" w:cs="Times New Roman"/>
          <w:i/>
          <w:sz w:val="28"/>
          <w:szCs w:val="28"/>
        </w:rPr>
        <w:t xml:space="preserve"> của Bộ trưởng Bộ Tài nguyên và Môi trường)</w:t>
      </w:r>
    </w:p>
    <w:p w14:paraId="016243C2" w14:textId="77777777" w:rsidR="00DC67AB"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ab/>
        <w:t xml:space="preserve"> </w:t>
      </w:r>
      <w:r w:rsidRPr="001C458D">
        <w:rPr>
          <w:rFonts w:ascii="Times New Roman" w:hAnsi="Times New Roman" w:cs="Times New Roman"/>
          <w:sz w:val="28"/>
          <w:szCs w:val="28"/>
        </w:rPr>
        <w:tab/>
      </w:r>
    </w:p>
    <w:p w14:paraId="31CE2379"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Báo cáo phê duyệt phương pháp tối thiểu gồm các nội dung sau: </w:t>
      </w:r>
    </w:p>
    <w:p w14:paraId="4C33A310" w14:textId="77777777" w:rsidR="00DD5082" w:rsidRDefault="00DD5082" w:rsidP="00B32B4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1</w:t>
      </w:r>
      <w:r w:rsidRPr="001C458D">
        <w:rPr>
          <w:rFonts w:ascii="Times New Roman" w:hAnsi="Times New Roman" w:cs="Times New Roman"/>
          <w:sz w:val="28"/>
          <w:szCs w:val="28"/>
        </w:rPr>
        <w:t xml:space="preserve">. Khoảng đo và khoảng tuyến tính (range and linearity) </w:t>
      </w:r>
    </w:p>
    <w:p w14:paraId="74037470" w14:textId="77777777" w:rsidR="00DD5082" w:rsidRPr="001C458D" w:rsidRDefault="00DD5082" w:rsidP="00B32B4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2</w:t>
      </w:r>
      <w:r w:rsidRPr="001C458D">
        <w:rPr>
          <w:rFonts w:ascii="Times New Roman" w:hAnsi="Times New Roman" w:cs="Times New Roman"/>
          <w:sz w:val="28"/>
          <w:szCs w:val="28"/>
        </w:rPr>
        <w:t xml:space="preserve">. Giới hạn phát hiện của phương pháp phân tích (MDL) </w:t>
      </w:r>
    </w:p>
    <w:p w14:paraId="4396EA1E" w14:textId="77777777" w:rsidR="00DD5082" w:rsidRDefault="00DD5082" w:rsidP="00B32B4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3</w:t>
      </w:r>
      <w:r w:rsidRPr="001C458D">
        <w:rPr>
          <w:rFonts w:ascii="Times New Roman" w:hAnsi="Times New Roman" w:cs="Times New Roman"/>
          <w:sz w:val="28"/>
          <w:szCs w:val="28"/>
        </w:rPr>
        <w:t xml:space="preserve">. Giới hạn định lượng của phương pháp (limit of quantitative) </w:t>
      </w:r>
    </w:p>
    <w:p w14:paraId="0FA05D70" w14:textId="77777777" w:rsidR="001C458D" w:rsidRPr="001C458D" w:rsidRDefault="00DD5082" w:rsidP="00B32B4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4</w:t>
      </w:r>
      <w:r w:rsidR="001C458D" w:rsidRPr="001C458D">
        <w:rPr>
          <w:rFonts w:ascii="Times New Roman" w:hAnsi="Times New Roman" w:cs="Times New Roman"/>
          <w:sz w:val="28"/>
          <w:szCs w:val="28"/>
        </w:rPr>
        <w:t>. Độ chính xác (accuracy)</w:t>
      </w:r>
      <w:r w:rsidR="00B32B4B">
        <w:rPr>
          <w:rFonts w:ascii="Times New Roman" w:hAnsi="Times New Roman" w:cs="Times New Roman"/>
          <w:sz w:val="28"/>
          <w:szCs w:val="28"/>
        </w:rPr>
        <w:t>:</w:t>
      </w:r>
      <w:r w:rsidR="001C458D" w:rsidRPr="001C458D">
        <w:rPr>
          <w:rFonts w:ascii="Times New Roman" w:hAnsi="Times New Roman" w:cs="Times New Roman"/>
          <w:sz w:val="28"/>
          <w:szCs w:val="28"/>
        </w:rPr>
        <w:t xml:space="preserve"> Cần trình bày cách tiếp cận, phương pháp thực hiện để xác định độ chính xác. Cần phân tích, đánh giá chi tiết các thông tin, dữ liệu thử nghiệm để chứng minh được năng lực của phương pháp phân tích đã lựa chọn đáp ứng các tiêu chí về độ chính xác. </w:t>
      </w:r>
      <w:r w:rsidR="007A3A78" w:rsidRPr="000756B5">
        <w:rPr>
          <w:rFonts w:ascii="Times New Roman" w:hAnsi="Times New Roman" w:cs="Times New Roman"/>
          <w:sz w:val="28"/>
          <w:szCs w:val="28"/>
          <w:highlight w:val="yellow"/>
        </w:rPr>
        <w:t>Cần thực hiện</w:t>
      </w:r>
      <w:r w:rsidR="004E2DBA">
        <w:rPr>
          <w:rFonts w:ascii="Times New Roman" w:hAnsi="Times New Roman" w:cs="Times New Roman"/>
          <w:sz w:val="28"/>
          <w:szCs w:val="28"/>
          <w:highlight w:val="yellow"/>
        </w:rPr>
        <w:t xml:space="preserve"> </w:t>
      </w:r>
      <w:r w:rsidR="00695B15">
        <w:rPr>
          <w:rFonts w:ascii="Times New Roman" w:hAnsi="Times New Roman" w:cs="Times New Roman"/>
          <w:sz w:val="28"/>
          <w:szCs w:val="28"/>
          <w:highlight w:val="yellow"/>
        </w:rPr>
        <w:t xml:space="preserve">phân tích với tối thiểu </w:t>
      </w:r>
      <w:r w:rsidR="007A3A78" w:rsidRPr="000756B5">
        <w:rPr>
          <w:rFonts w:ascii="Times New Roman" w:hAnsi="Times New Roman" w:cs="Times New Roman"/>
          <w:sz w:val="28"/>
          <w:szCs w:val="28"/>
          <w:highlight w:val="yellow"/>
        </w:rPr>
        <w:t>3 nồng độ</w:t>
      </w:r>
      <w:r w:rsidR="00695B15">
        <w:rPr>
          <w:rFonts w:ascii="Times New Roman" w:hAnsi="Times New Roman" w:cs="Times New Roman"/>
          <w:sz w:val="28"/>
          <w:szCs w:val="28"/>
          <w:highlight w:val="yellow"/>
        </w:rPr>
        <w:t xml:space="preserve"> sau khi</w:t>
      </w:r>
      <w:r w:rsidR="007A3A78" w:rsidRPr="000756B5">
        <w:rPr>
          <w:rFonts w:ascii="Times New Roman" w:hAnsi="Times New Roman" w:cs="Times New Roman"/>
          <w:sz w:val="28"/>
          <w:szCs w:val="28"/>
          <w:highlight w:val="yellow"/>
        </w:rPr>
        <w:t xml:space="preserve"> thêm chuẩn </w:t>
      </w:r>
      <w:r w:rsidR="00695B15">
        <w:rPr>
          <w:rFonts w:ascii="Times New Roman" w:hAnsi="Times New Roman" w:cs="Times New Roman"/>
          <w:sz w:val="28"/>
          <w:szCs w:val="28"/>
          <w:highlight w:val="yellow"/>
        </w:rPr>
        <w:t>sau:</w:t>
      </w:r>
      <w:r w:rsidR="007A3A78" w:rsidRPr="000756B5">
        <w:rPr>
          <w:rFonts w:ascii="Times New Roman" w:hAnsi="Times New Roman" w:cs="Times New Roman"/>
          <w:sz w:val="28"/>
          <w:szCs w:val="28"/>
          <w:highlight w:val="yellow"/>
        </w:rPr>
        <w:t xml:space="preserve"> nồng độ bằng giới hạn định lượng, nồng độ nằm giữa đường chuẩn và nồng độ </w:t>
      </w:r>
      <w:r w:rsidR="004E2DBA" w:rsidRPr="000756B5">
        <w:rPr>
          <w:rFonts w:ascii="Times New Roman" w:hAnsi="Times New Roman" w:cs="Times New Roman"/>
          <w:sz w:val="28"/>
          <w:szCs w:val="28"/>
          <w:highlight w:val="yellow"/>
        </w:rPr>
        <w:t>nằm khoảng cuối đường chuẩn.</w:t>
      </w:r>
      <w:r w:rsidR="00695B15">
        <w:rPr>
          <w:rFonts w:ascii="Times New Roman" w:hAnsi="Times New Roman" w:cs="Times New Roman"/>
          <w:sz w:val="28"/>
          <w:szCs w:val="28"/>
        </w:rPr>
        <w:t xml:space="preserve"> </w:t>
      </w:r>
    </w:p>
    <w:p w14:paraId="162D51AE" w14:textId="77777777" w:rsidR="001C458D" w:rsidRPr="001C458D" w:rsidRDefault="00DD5082" w:rsidP="00B32B4B">
      <w:pPr>
        <w:spacing w:before="60" w:after="60" w:line="295" w:lineRule="auto"/>
        <w:ind w:firstLine="720"/>
        <w:jc w:val="both"/>
        <w:rPr>
          <w:rFonts w:ascii="Times New Roman" w:hAnsi="Times New Roman" w:cs="Times New Roman"/>
          <w:sz w:val="28"/>
          <w:szCs w:val="28"/>
        </w:rPr>
      </w:pPr>
      <w:r>
        <w:rPr>
          <w:rFonts w:ascii="Times New Roman" w:hAnsi="Times New Roman" w:cs="Times New Roman"/>
          <w:sz w:val="28"/>
          <w:szCs w:val="28"/>
        </w:rPr>
        <w:t>5.</w:t>
      </w:r>
      <w:r w:rsidR="001C458D" w:rsidRPr="001C458D">
        <w:rPr>
          <w:rFonts w:ascii="Times New Roman" w:hAnsi="Times New Roman" w:cs="Times New Roman"/>
          <w:sz w:val="28"/>
          <w:szCs w:val="28"/>
        </w:rPr>
        <w:t xml:space="preserve"> Độ chụm (precision)</w:t>
      </w:r>
      <w:r w:rsidR="00B32B4B">
        <w:rPr>
          <w:rFonts w:ascii="Times New Roman" w:hAnsi="Times New Roman" w:cs="Times New Roman"/>
          <w:sz w:val="28"/>
          <w:szCs w:val="28"/>
        </w:rPr>
        <w:t xml:space="preserve">: </w:t>
      </w:r>
      <w:r w:rsidR="001C458D" w:rsidRPr="001C458D">
        <w:rPr>
          <w:rFonts w:ascii="Times New Roman" w:hAnsi="Times New Roman" w:cs="Times New Roman"/>
          <w:sz w:val="28"/>
          <w:szCs w:val="28"/>
        </w:rPr>
        <w:t xml:space="preserve">Cần phân tích đánh giá các mẫu lặp, mẫu tái lập trong mỗi mẻ mẫu hoặc trong các mẻ mẫu khác nhau để đánh giá những ảnh hưởng do sự thay đổi điều kiện phân tích, điều kiện thiết bị, hóa chất đến kết quả quan trắc. </w:t>
      </w:r>
      <w:r w:rsidR="004E2DBA" w:rsidRPr="00913820">
        <w:rPr>
          <w:rFonts w:ascii="Times New Roman" w:hAnsi="Times New Roman" w:cs="Times New Roman"/>
          <w:sz w:val="28"/>
          <w:szCs w:val="28"/>
          <w:highlight w:val="yellow"/>
        </w:rPr>
        <w:t>Cần thực hiện</w:t>
      </w:r>
      <w:r w:rsidR="004E2DBA">
        <w:rPr>
          <w:rFonts w:ascii="Times New Roman" w:hAnsi="Times New Roman" w:cs="Times New Roman"/>
          <w:sz w:val="28"/>
          <w:szCs w:val="28"/>
          <w:highlight w:val="yellow"/>
        </w:rPr>
        <w:t xml:space="preserve"> phân tích tối thiểu mẫu lặp, mẫu tái lặp tại 3 nồng độ sau:</w:t>
      </w:r>
      <w:r w:rsidR="004E2DBA" w:rsidRPr="00913820">
        <w:rPr>
          <w:rFonts w:ascii="Times New Roman" w:hAnsi="Times New Roman" w:cs="Times New Roman"/>
          <w:sz w:val="28"/>
          <w:szCs w:val="28"/>
          <w:highlight w:val="yellow"/>
        </w:rPr>
        <w:t xml:space="preserve"> </w:t>
      </w:r>
      <w:r w:rsidR="004E2DBA">
        <w:rPr>
          <w:rFonts w:ascii="Times New Roman" w:hAnsi="Times New Roman" w:cs="Times New Roman"/>
          <w:sz w:val="28"/>
          <w:szCs w:val="28"/>
          <w:highlight w:val="yellow"/>
        </w:rPr>
        <w:t xml:space="preserve">nồng độ </w:t>
      </w:r>
      <w:r w:rsidR="004E2DBA" w:rsidRPr="00913820">
        <w:rPr>
          <w:rFonts w:ascii="Times New Roman" w:hAnsi="Times New Roman" w:cs="Times New Roman"/>
          <w:sz w:val="28"/>
          <w:szCs w:val="28"/>
          <w:highlight w:val="yellow"/>
        </w:rPr>
        <w:t>bằng giới hạn định lượng, nồng độ nằm giữa đường chuẩn và nồng độ nằm khoảng cuối đường chuẩn.</w:t>
      </w:r>
      <w:r w:rsidR="001C458D" w:rsidRPr="001C458D">
        <w:rPr>
          <w:rFonts w:ascii="Times New Roman" w:hAnsi="Times New Roman" w:cs="Times New Roman"/>
          <w:sz w:val="28"/>
          <w:szCs w:val="28"/>
        </w:rPr>
        <w:t xml:space="preserve">  </w:t>
      </w:r>
    </w:p>
    <w:p w14:paraId="63A33855" w14:textId="77777777" w:rsidR="001C458D" w:rsidRPr="001C458D" w:rsidRDefault="001C458D" w:rsidP="00B32B4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a)</w:t>
      </w:r>
      <w:r w:rsidR="00B32B4B" w:rsidRPr="001C458D">
        <w:rPr>
          <w:rFonts w:ascii="Times New Roman" w:hAnsi="Times New Roman" w:cs="Times New Roman"/>
          <w:sz w:val="28"/>
          <w:szCs w:val="28"/>
        </w:rPr>
        <w:t xml:space="preserve"> </w:t>
      </w:r>
      <w:r w:rsidRPr="001C458D">
        <w:rPr>
          <w:rFonts w:ascii="Times New Roman" w:hAnsi="Times New Roman" w:cs="Times New Roman"/>
          <w:sz w:val="28"/>
          <w:szCs w:val="28"/>
        </w:rPr>
        <w:t xml:space="preserve">Cần phải trình bày cách lựa chọn nồng độ của mẫu phân tích đối với nền mẫu đưa ra để bảo đảm tín hiệu đo được với độ tin cậy 99% và nồng độ mẫu được lựa chọn là mẫu có nồng độ thấp; </w:t>
      </w:r>
    </w:p>
    <w:p w14:paraId="07B4F098" w14:textId="77777777" w:rsidR="001C458D" w:rsidRPr="001C458D" w:rsidRDefault="001C458D" w:rsidP="00B32B4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b)</w:t>
      </w:r>
      <w:r w:rsidR="00B32B4B" w:rsidRPr="001C458D">
        <w:rPr>
          <w:rFonts w:ascii="Times New Roman" w:hAnsi="Times New Roman" w:cs="Times New Roman"/>
          <w:sz w:val="28"/>
          <w:szCs w:val="28"/>
        </w:rPr>
        <w:t xml:space="preserve"> </w:t>
      </w:r>
      <w:r w:rsidRPr="001C458D">
        <w:rPr>
          <w:rFonts w:ascii="Times New Roman" w:hAnsi="Times New Roman" w:cs="Times New Roman"/>
          <w:sz w:val="28"/>
          <w:szCs w:val="28"/>
        </w:rPr>
        <w:t xml:space="preserve">Các kết quả thử nghiệm, đánh giá để xác định MDL theo tài liệu của US EPA tại 40 CFR Part 136, Appendix B: “Definition and Procedure for the Determination of the Method Detection Limit-Revision </w:t>
      </w:r>
      <w:r w:rsidR="00E35E38">
        <w:rPr>
          <w:rFonts w:ascii="Times New Roman" w:hAnsi="Times New Roman" w:cs="Times New Roman"/>
          <w:sz w:val="28"/>
          <w:szCs w:val="28"/>
        </w:rPr>
        <w:t>2</w:t>
      </w:r>
      <w:r w:rsidRPr="001C458D">
        <w:rPr>
          <w:rFonts w:ascii="Times New Roman" w:hAnsi="Times New Roman" w:cs="Times New Roman"/>
          <w:sz w:val="28"/>
          <w:szCs w:val="28"/>
        </w:rPr>
        <w:t xml:space="preserve">” đều phải được thể hiện trong báo cáo này. </w:t>
      </w:r>
    </w:p>
    <w:p w14:paraId="437EB748" w14:textId="77777777" w:rsidR="00B32B4B" w:rsidRDefault="001C458D" w:rsidP="00B32B4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 xml:space="preserve">6. Độ không đảm bảo đo (uncertainty of measurement) </w:t>
      </w:r>
    </w:p>
    <w:p w14:paraId="6F4A2A9B" w14:textId="77777777" w:rsidR="001C458D" w:rsidRPr="001C458D" w:rsidRDefault="001C458D" w:rsidP="00B32B4B">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lastRenderedPageBreak/>
        <w:t>7. Kết quả thử nghiệm</w:t>
      </w:r>
      <w:r w:rsidR="00B32B4B">
        <w:rPr>
          <w:rFonts w:ascii="Times New Roman" w:hAnsi="Times New Roman" w:cs="Times New Roman"/>
          <w:sz w:val="28"/>
          <w:szCs w:val="28"/>
        </w:rPr>
        <w:t xml:space="preserve">: </w:t>
      </w:r>
      <w:r w:rsidRPr="001C458D">
        <w:rPr>
          <w:rFonts w:ascii="Times New Roman" w:hAnsi="Times New Roman" w:cs="Times New Roman"/>
          <w:sz w:val="28"/>
          <w:szCs w:val="28"/>
        </w:rPr>
        <w:t xml:space="preserve">Các tổ chức đánh giá phê duyệt giá trị của phương pháp cần phải công bố kèm theo các kết quả thử nghiệm trong phòng thí nghiệm trong phụ lục của báo cáo. </w:t>
      </w:r>
    </w:p>
    <w:p w14:paraId="0B517A44"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 </w:t>
      </w:r>
      <w:r w:rsidRPr="001C458D">
        <w:rPr>
          <w:rFonts w:ascii="Times New Roman" w:hAnsi="Times New Roman" w:cs="Times New Roman"/>
          <w:sz w:val="28"/>
          <w:szCs w:val="28"/>
        </w:rPr>
        <w:tab/>
        <w:t xml:space="preserve"> </w:t>
      </w:r>
    </w:p>
    <w:p w14:paraId="4FCC4337" w14:textId="77777777" w:rsidR="00B32B4B" w:rsidRDefault="00B32B4B" w:rsidP="00B32B4B">
      <w:pPr>
        <w:spacing w:before="60" w:after="60" w:line="295" w:lineRule="auto"/>
        <w:jc w:val="center"/>
        <w:rPr>
          <w:rFonts w:ascii="Times New Roman" w:hAnsi="Times New Roman" w:cs="Times New Roman"/>
          <w:b/>
          <w:sz w:val="28"/>
          <w:szCs w:val="28"/>
        </w:rPr>
      </w:pPr>
    </w:p>
    <w:p w14:paraId="6A3B7DE1" w14:textId="77777777" w:rsidR="00B32B4B" w:rsidRDefault="00B32B4B" w:rsidP="00B32B4B">
      <w:pPr>
        <w:spacing w:before="60" w:after="60" w:line="295" w:lineRule="auto"/>
        <w:jc w:val="center"/>
        <w:rPr>
          <w:rFonts w:ascii="Times New Roman" w:hAnsi="Times New Roman" w:cs="Times New Roman"/>
          <w:b/>
          <w:sz w:val="28"/>
          <w:szCs w:val="28"/>
        </w:rPr>
      </w:pPr>
    </w:p>
    <w:p w14:paraId="075905F8" w14:textId="77777777" w:rsidR="00B32B4B" w:rsidRDefault="00B32B4B" w:rsidP="00B32B4B">
      <w:pPr>
        <w:spacing w:before="60" w:after="60" w:line="295" w:lineRule="auto"/>
        <w:jc w:val="center"/>
        <w:rPr>
          <w:rFonts w:ascii="Times New Roman" w:hAnsi="Times New Roman" w:cs="Times New Roman"/>
          <w:b/>
          <w:sz w:val="28"/>
          <w:szCs w:val="28"/>
        </w:rPr>
      </w:pPr>
    </w:p>
    <w:p w14:paraId="7D46BDC7" w14:textId="77777777" w:rsidR="00B32B4B" w:rsidRDefault="00B32B4B" w:rsidP="00B32B4B">
      <w:pPr>
        <w:spacing w:before="60" w:after="60" w:line="295" w:lineRule="auto"/>
        <w:jc w:val="center"/>
        <w:rPr>
          <w:rFonts w:ascii="Times New Roman" w:hAnsi="Times New Roman" w:cs="Times New Roman"/>
          <w:b/>
          <w:sz w:val="28"/>
          <w:szCs w:val="28"/>
        </w:rPr>
      </w:pPr>
    </w:p>
    <w:p w14:paraId="1DEB6E76" w14:textId="77777777" w:rsidR="00B32B4B" w:rsidRDefault="00B32B4B" w:rsidP="00B32B4B">
      <w:pPr>
        <w:spacing w:before="60" w:after="60" w:line="295" w:lineRule="auto"/>
        <w:jc w:val="center"/>
        <w:rPr>
          <w:rFonts w:ascii="Times New Roman" w:hAnsi="Times New Roman" w:cs="Times New Roman"/>
          <w:b/>
          <w:sz w:val="28"/>
          <w:szCs w:val="28"/>
        </w:rPr>
      </w:pPr>
    </w:p>
    <w:p w14:paraId="6BF95F62" w14:textId="77777777" w:rsidR="00B32B4B" w:rsidRDefault="00B32B4B" w:rsidP="00B32B4B">
      <w:pPr>
        <w:spacing w:before="60" w:after="60" w:line="295" w:lineRule="auto"/>
        <w:jc w:val="center"/>
        <w:rPr>
          <w:rFonts w:ascii="Times New Roman" w:hAnsi="Times New Roman" w:cs="Times New Roman"/>
          <w:b/>
          <w:sz w:val="28"/>
          <w:szCs w:val="28"/>
        </w:rPr>
      </w:pPr>
    </w:p>
    <w:p w14:paraId="58CD2D7C" w14:textId="77777777" w:rsidR="00B32B4B" w:rsidRDefault="00B32B4B" w:rsidP="00B32B4B">
      <w:pPr>
        <w:spacing w:before="60" w:after="60" w:line="295" w:lineRule="auto"/>
        <w:jc w:val="center"/>
        <w:rPr>
          <w:rFonts w:ascii="Times New Roman" w:hAnsi="Times New Roman" w:cs="Times New Roman"/>
          <w:b/>
          <w:sz w:val="28"/>
          <w:szCs w:val="28"/>
        </w:rPr>
      </w:pPr>
    </w:p>
    <w:p w14:paraId="5256C3B0" w14:textId="77777777" w:rsidR="00B32B4B" w:rsidRDefault="00B32B4B" w:rsidP="00B32B4B">
      <w:pPr>
        <w:spacing w:before="60" w:after="60" w:line="295" w:lineRule="auto"/>
        <w:jc w:val="center"/>
        <w:rPr>
          <w:rFonts w:ascii="Times New Roman" w:hAnsi="Times New Roman" w:cs="Times New Roman"/>
          <w:b/>
          <w:sz w:val="28"/>
          <w:szCs w:val="28"/>
        </w:rPr>
      </w:pPr>
    </w:p>
    <w:p w14:paraId="659E2861" w14:textId="77777777" w:rsidR="00B32B4B" w:rsidRDefault="00B32B4B" w:rsidP="00B32B4B">
      <w:pPr>
        <w:spacing w:before="60" w:after="60" w:line="295" w:lineRule="auto"/>
        <w:jc w:val="center"/>
        <w:rPr>
          <w:rFonts w:ascii="Times New Roman" w:hAnsi="Times New Roman" w:cs="Times New Roman"/>
          <w:b/>
          <w:sz w:val="28"/>
          <w:szCs w:val="28"/>
        </w:rPr>
      </w:pPr>
    </w:p>
    <w:p w14:paraId="7F7FEB39" w14:textId="77777777" w:rsidR="00B32B4B" w:rsidRDefault="00B32B4B" w:rsidP="00B32B4B">
      <w:pPr>
        <w:spacing w:before="60" w:after="60" w:line="295" w:lineRule="auto"/>
        <w:jc w:val="center"/>
        <w:rPr>
          <w:rFonts w:ascii="Times New Roman" w:hAnsi="Times New Roman" w:cs="Times New Roman"/>
          <w:b/>
          <w:sz w:val="28"/>
          <w:szCs w:val="28"/>
        </w:rPr>
      </w:pPr>
    </w:p>
    <w:p w14:paraId="696FEFAD" w14:textId="77777777" w:rsidR="00B32B4B" w:rsidRDefault="00B32B4B" w:rsidP="00B32B4B">
      <w:pPr>
        <w:spacing w:before="60" w:after="60" w:line="295" w:lineRule="auto"/>
        <w:jc w:val="center"/>
        <w:rPr>
          <w:rFonts w:ascii="Times New Roman" w:hAnsi="Times New Roman" w:cs="Times New Roman"/>
          <w:b/>
          <w:sz w:val="28"/>
          <w:szCs w:val="28"/>
        </w:rPr>
      </w:pPr>
    </w:p>
    <w:p w14:paraId="064AB75D" w14:textId="77777777" w:rsidR="00B32B4B" w:rsidRDefault="00B32B4B" w:rsidP="00B32B4B">
      <w:pPr>
        <w:spacing w:before="60" w:after="60" w:line="295" w:lineRule="auto"/>
        <w:jc w:val="center"/>
        <w:rPr>
          <w:rFonts w:ascii="Times New Roman" w:hAnsi="Times New Roman" w:cs="Times New Roman"/>
          <w:b/>
          <w:sz w:val="28"/>
          <w:szCs w:val="28"/>
        </w:rPr>
      </w:pPr>
    </w:p>
    <w:p w14:paraId="7B691365" w14:textId="77777777" w:rsidR="00B32B4B" w:rsidRDefault="00B32B4B" w:rsidP="00B32B4B">
      <w:pPr>
        <w:spacing w:before="60" w:after="60" w:line="295" w:lineRule="auto"/>
        <w:jc w:val="center"/>
        <w:rPr>
          <w:rFonts w:ascii="Times New Roman" w:hAnsi="Times New Roman" w:cs="Times New Roman"/>
          <w:b/>
          <w:sz w:val="28"/>
          <w:szCs w:val="28"/>
        </w:rPr>
      </w:pPr>
    </w:p>
    <w:p w14:paraId="0919F4C5" w14:textId="77777777" w:rsidR="00B32B4B" w:rsidRDefault="00B32B4B" w:rsidP="00B32B4B">
      <w:pPr>
        <w:spacing w:before="60" w:after="60" w:line="295" w:lineRule="auto"/>
        <w:jc w:val="center"/>
        <w:rPr>
          <w:rFonts w:ascii="Times New Roman" w:hAnsi="Times New Roman" w:cs="Times New Roman"/>
          <w:b/>
          <w:sz w:val="28"/>
          <w:szCs w:val="28"/>
        </w:rPr>
      </w:pPr>
    </w:p>
    <w:p w14:paraId="43CFCC68" w14:textId="77777777" w:rsidR="00B32B4B" w:rsidRDefault="00B32B4B" w:rsidP="00B32B4B">
      <w:pPr>
        <w:spacing w:before="60" w:after="60" w:line="295" w:lineRule="auto"/>
        <w:jc w:val="center"/>
        <w:rPr>
          <w:rFonts w:ascii="Times New Roman" w:hAnsi="Times New Roman" w:cs="Times New Roman"/>
          <w:b/>
          <w:sz w:val="28"/>
          <w:szCs w:val="28"/>
        </w:rPr>
      </w:pPr>
    </w:p>
    <w:p w14:paraId="15E19D62" w14:textId="77777777" w:rsidR="00B32B4B" w:rsidRDefault="00B32B4B" w:rsidP="00B32B4B">
      <w:pPr>
        <w:spacing w:before="60" w:after="60" w:line="295" w:lineRule="auto"/>
        <w:jc w:val="center"/>
        <w:rPr>
          <w:rFonts w:ascii="Times New Roman" w:hAnsi="Times New Roman" w:cs="Times New Roman"/>
          <w:b/>
          <w:sz w:val="28"/>
          <w:szCs w:val="28"/>
        </w:rPr>
      </w:pPr>
    </w:p>
    <w:p w14:paraId="0B5F65C9" w14:textId="77777777" w:rsidR="00B32B4B" w:rsidRDefault="00B32B4B" w:rsidP="00B32B4B">
      <w:pPr>
        <w:spacing w:before="60" w:after="60" w:line="295" w:lineRule="auto"/>
        <w:jc w:val="center"/>
        <w:rPr>
          <w:rFonts w:ascii="Times New Roman" w:hAnsi="Times New Roman" w:cs="Times New Roman"/>
          <w:b/>
          <w:sz w:val="28"/>
          <w:szCs w:val="28"/>
        </w:rPr>
      </w:pPr>
    </w:p>
    <w:p w14:paraId="65D097CD" w14:textId="77777777" w:rsidR="00B32B4B" w:rsidRDefault="00B32B4B" w:rsidP="00B32B4B">
      <w:pPr>
        <w:spacing w:before="60" w:after="60" w:line="295" w:lineRule="auto"/>
        <w:jc w:val="center"/>
        <w:rPr>
          <w:rFonts w:ascii="Times New Roman" w:hAnsi="Times New Roman" w:cs="Times New Roman"/>
          <w:b/>
          <w:sz w:val="28"/>
          <w:szCs w:val="28"/>
        </w:rPr>
      </w:pPr>
    </w:p>
    <w:p w14:paraId="0E5C6DC4" w14:textId="77777777" w:rsidR="00B32B4B" w:rsidRDefault="00B32B4B" w:rsidP="00B32B4B">
      <w:pPr>
        <w:spacing w:before="60" w:after="60" w:line="295" w:lineRule="auto"/>
        <w:jc w:val="center"/>
        <w:rPr>
          <w:rFonts w:ascii="Times New Roman" w:hAnsi="Times New Roman" w:cs="Times New Roman"/>
          <w:b/>
          <w:sz w:val="28"/>
          <w:szCs w:val="28"/>
        </w:rPr>
      </w:pPr>
    </w:p>
    <w:p w14:paraId="0AEBA6F6" w14:textId="77777777" w:rsidR="00B32B4B" w:rsidRDefault="00B32B4B" w:rsidP="00B32B4B">
      <w:pPr>
        <w:spacing w:before="60" w:after="60" w:line="295" w:lineRule="auto"/>
        <w:jc w:val="center"/>
        <w:rPr>
          <w:rFonts w:ascii="Times New Roman" w:hAnsi="Times New Roman" w:cs="Times New Roman"/>
          <w:b/>
          <w:sz w:val="28"/>
          <w:szCs w:val="28"/>
        </w:rPr>
      </w:pPr>
    </w:p>
    <w:p w14:paraId="0D70EC09" w14:textId="77777777" w:rsidR="00B32B4B" w:rsidRDefault="00B32B4B" w:rsidP="00B32B4B">
      <w:pPr>
        <w:spacing w:before="60" w:after="60" w:line="295" w:lineRule="auto"/>
        <w:jc w:val="center"/>
        <w:rPr>
          <w:rFonts w:ascii="Times New Roman" w:hAnsi="Times New Roman" w:cs="Times New Roman"/>
          <w:b/>
          <w:sz w:val="28"/>
          <w:szCs w:val="28"/>
        </w:rPr>
      </w:pPr>
    </w:p>
    <w:p w14:paraId="401BBF61" w14:textId="77777777" w:rsidR="00B32B4B" w:rsidRDefault="00B32B4B" w:rsidP="00B32B4B">
      <w:pPr>
        <w:spacing w:before="60" w:after="60" w:line="295" w:lineRule="auto"/>
        <w:jc w:val="center"/>
        <w:rPr>
          <w:rFonts w:ascii="Times New Roman" w:hAnsi="Times New Roman" w:cs="Times New Roman"/>
          <w:b/>
          <w:sz w:val="28"/>
          <w:szCs w:val="28"/>
        </w:rPr>
      </w:pPr>
    </w:p>
    <w:p w14:paraId="0389C93A" w14:textId="77777777" w:rsidR="00B32B4B" w:rsidRDefault="00B32B4B" w:rsidP="00B32B4B">
      <w:pPr>
        <w:spacing w:before="60" w:after="60" w:line="295" w:lineRule="auto"/>
        <w:jc w:val="center"/>
        <w:rPr>
          <w:rFonts w:ascii="Times New Roman" w:hAnsi="Times New Roman" w:cs="Times New Roman"/>
          <w:b/>
          <w:sz w:val="28"/>
          <w:szCs w:val="28"/>
        </w:rPr>
      </w:pPr>
    </w:p>
    <w:p w14:paraId="57F97981" w14:textId="77777777" w:rsidR="00B32B4B" w:rsidRDefault="00B32B4B" w:rsidP="00B32B4B">
      <w:pPr>
        <w:spacing w:before="60" w:after="60" w:line="295" w:lineRule="auto"/>
        <w:jc w:val="center"/>
        <w:rPr>
          <w:rFonts w:ascii="Times New Roman" w:hAnsi="Times New Roman" w:cs="Times New Roman"/>
          <w:b/>
          <w:sz w:val="28"/>
          <w:szCs w:val="28"/>
        </w:rPr>
      </w:pPr>
    </w:p>
    <w:p w14:paraId="18B735FD" w14:textId="77777777" w:rsidR="001C458D" w:rsidRPr="00B32B4B" w:rsidRDefault="001C458D" w:rsidP="00B32B4B">
      <w:pPr>
        <w:spacing w:before="60" w:after="60" w:line="295" w:lineRule="auto"/>
        <w:jc w:val="center"/>
        <w:rPr>
          <w:rFonts w:ascii="Times New Roman" w:hAnsi="Times New Roman" w:cs="Times New Roman"/>
          <w:b/>
          <w:sz w:val="28"/>
          <w:szCs w:val="28"/>
        </w:rPr>
      </w:pPr>
      <w:r w:rsidRPr="00B32B4B">
        <w:rPr>
          <w:rFonts w:ascii="Times New Roman" w:hAnsi="Times New Roman" w:cs="Times New Roman"/>
          <w:b/>
          <w:sz w:val="28"/>
          <w:szCs w:val="28"/>
        </w:rPr>
        <w:lastRenderedPageBreak/>
        <w:t xml:space="preserve">Phụ lục </w:t>
      </w:r>
      <w:r w:rsidR="00B32B4B" w:rsidRPr="00B32B4B">
        <w:rPr>
          <w:rFonts w:ascii="Times New Roman" w:hAnsi="Times New Roman" w:cs="Times New Roman"/>
          <w:b/>
          <w:sz w:val="28"/>
          <w:szCs w:val="28"/>
        </w:rPr>
        <w:t>6</w:t>
      </w:r>
    </w:p>
    <w:p w14:paraId="479EE282" w14:textId="77777777" w:rsidR="001C458D" w:rsidRPr="00B32B4B" w:rsidRDefault="001C458D" w:rsidP="00B32B4B">
      <w:pPr>
        <w:spacing w:before="60" w:after="60" w:line="295" w:lineRule="auto"/>
        <w:jc w:val="center"/>
        <w:rPr>
          <w:rFonts w:ascii="Times New Roman" w:hAnsi="Times New Roman" w:cs="Times New Roman"/>
          <w:b/>
          <w:sz w:val="28"/>
          <w:szCs w:val="28"/>
        </w:rPr>
      </w:pPr>
      <w:r w:rsidRPr="00B32B4B">
        <w:rPr>
          <w:rFonts w:ascii="Times New Roman" w:hAnsi="Times New Roman" w:cs="Times New Roman"/>
          <w:b/>
          <w:sz w:val="28"/>
          <w:szCs w:val="28"/>
        </w:rPr>
        <w:t>NỘI DUNG TÀI LIỆU QUY TRÌNH THAO TÁC CHUẨN (SOP)</w:t>
      </w:r>
    </w:p>
    <w:p w14:paraId="35646686" w14:textId="77777777" w:rsidR="001C458D" w:rsidRPr="00B32B4B" w:rsidRDefault="001C458D" w:rsidP="00B32B4B">
      <w:pPr>
        <w:spacing w:before="60" w:after="60" w:line="295" w:lineRule="auto"/>
        <w:jc w:val="center"/>
        <w:rPr>
          <w:rFonts w:ascii="Times New Roman" w:hAnsi="Times New Roman" w:cs="Times New Roman"/>
          <w:i/>
          <w:sz w:val="28"/>
          <w:szCs w:val="28"/>
        </w:rPr>
      </w:pPr>
      <w:r w:rsidRPr="00B32B4B">
        <w:rPr>
          <w:rFonts w:ascii="Times New Roman" w:hAnsi="Times New Roman" w:cs="Times New Roman"/>
          <w:i/>
          <w:sz w:val="28"/>
          <w:szCs w:val="28"/>
        </w:rPr>
        <w:t xml:space="preserve">(Ban hành kèm theo Thông tư số </w:t>
      </w:r>
      <w:r w:rsidR="00B32B4B" w:rsidRPr="00B32B4B">
        <w:rPr>
          <w:rFonts w:ascii="Times New Roman" w:hAnsi="Times New Roman" w:cs="Times New Roman"/>
          <w:i/>
          <w:sz w:val="28"/>
          <w:szCs w:val="28"/>
        </w:rPr>
        <w:t xml:space="preserve">  </w:t>
      </w:r>
      <w:r w:rsidRPr="00B32B4B">
        <w:rPr>
          <w:rFonts w:ascii="Times New Roman" w:hAnsi="Times New Roman" w:cs="Times New Roman"/>
          <w:i/>
          <w:sz w:val="28"/>
          <w:szCs w:val="28"/>
        </w:rPr>
        <w:t>/20</w:t>
      </w:r>
      <w:r w:rsidR="00B32B4B" w:rsidRPr="00B32B4B">
        <w:rPr>
          <w:rFonts w:ascii="Times New Roman" w:hAnsi="Times New Roman" w:cs="Times New Roman"/>
          <w:i/>
          <w:sz w:val="28"/>
          <w:szCs w:val="28"/>
        </w:rPr>
        <w:t>20</w:t>
      </w:r>
      <w:r w:rsidRPr="00B32B4B">
        <w:rPr>
          <w:rFonts w:ascii="Times New Roman" w:hAnsi="Times New Roman" w:cs="Times New Roman"/>
          <w:i/>
          <w:sz w:val="28"/>
          <w:szCs w:val="28"/>
        </w:rPr>
        <w:t xml:space="preserve">/TT-BTNMT ngày </w:t>
      </w:r>
      <w:r w:rsidR="00B32B4B" w:rsidRPr="00B32B4B">
        <w:rPr>
          <w:rFonts w:ascii="Times New Roman" w:hAnsi="Times New Roman" w:cs="Times New Roman"/>
          <w:i/>
          <w:sz w:val="28"/>
          <w:szCs w:val="28"/>
        </w:rPr>
        <w:t xml:space="preserve">  </w:t>
      </w:r>
      <w:r w:rsidRPr="00B32B4B">
        <w:rPr>
          <w:rFonts w:ascii="Times New Roman" w:hAnsi="Times New Roman" w:cs="Times New Roman"/>
          <w:i/>
          <w:sz w:val="28"/>
          <w:szCs w:val="28"/>
        </w:rPr>
        <w:t xml:space="preserve"> tháng </w:t>
      </w:r>
      <w:r w:rsidR="00B32B4B" w:rsidRPr="00B32B4B">
        <w:rPr>
          <w:rFonts w:ascii="Times New Roman" w:hAnsi="Times New Roman" w:cs="Times New Roman"/>
          <w:i/>
          <w:sz w:val="28"/>
          <w:szCs w:val="28"/>
        </w:rPr>
        <w:t xml:space="preserve">  </w:t>
      </w:r>
      <w:r w:rsidRPr="00B32B4B">
        <w:rPr>
          <w:rFonts w:ascii="Times New Roman" w:hAnsi="Times New Roman" w:cs="Times New Roman"/>
          <w:i/>
          <w:sz w:val="28"/>
          <w:szCs w:val="28"/>
        </w:rPr>
        <w:t>năm 20</w:t>
      </w:r>
      <w:r w:rsidR="00B32B4B" w:rsidRPr="00B32B4B">
        <w:rPr>
          <w:rFonts w:ascii="Times New Roman" w:hAnsi="Times New Roman" w:cs="Times New Roman"/>
          <w:i/>
          <w:sz w:val="28"/>
          <w:szCs w:val="28"/>
        </w:rPr>
        <w:t>20</w:t>
      </w:r>
      <w:r w:rsidRPr="00B32B4B">
        <w:rPr>
          <w:rFonts w:ascii="Times New Roman" w:hAnsi="Times New Roman" w:cs="Times New Roman"/>
          <w:i/>
          <w:sz w:val="28"/>
          <w:szCs w:val="28"/>
        </w:rPr>
        <w:t xml:space="preserve"> của Bộ trưởng Bộ Tài nguyên và Môi trường)</w:t>
      </w:r>
    </w:p>
    <w:p w14:paraId="67BDFF97" w14:textId="77777777"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 </w:t>
      </w:r>
      <w:r w:rsidR="002C02D9">
        <w:rPr>
          <w:rFonts w:ascii="Times New Roman" w:hAnsi="Times New Roman" w:cs="Times New Roman"/>
          <w:sz w:val="28"/>
          <w:szCs w:val="28"/>
        </w:rPr>
        <w:tab/>
      </w:r>
      <w:r w:rsidRPr="001C458D">
        <w:rPr>
          <w:rFonts w:ascii="Times New Roman" w:hAnsi="Times New Roman" w:cs="Times New Roman"/>
          <w:sz w:val="28"/>
          <w:szCs w:val="28"/>
        </w:rPr>
        <w:t xml:space="preserve">Mỗi quy trình thao tác chuẩn (SOP) cho các phương pháp phân tích trong phòng thí nghiệm cần nêu cụ thể các nội dung và các bước thực hiện, tối thiểu phải bao gồm các nội dung sau: </w:t>
      </w:r>
    </w:p>
    <w:p w14:paraId="7F0326AF" w14:textId="77777777" w:rsidR="001C458D" w:rsidRPr="001C458D"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1. Phạm vi áp dụng</w:t>
      </w:r>
      <w:r w:rsidR="002C02D9">
        <w:rPr>
          <w:rFonts w:ascii="Times New Roman" w:hAnsi="Times New Roman" w:cs="Times New Roman"/>
          <w:sz w:val="28"/>
          <w:szCs w:val="28"/>
        </w:rPr>
        <w:t xml:space="preserve">: </w:t>
      </w:r>
      <w:r w:rsidRPr="001C458D">
        <w:rPr>
          <w:rFonts w:ascii="Times New Roman" w:hAnsi="Times New Roman" w:cs="Times New Roman"/>
          <w:sz w:val="28"/>
          <w:szCs w:val="28"/>
        </w:rPr>
        <w:t xml:space="preserve">Phạm vi áp dụng bao gồm các thông tin về tổ chức và địa điểm áp dụng quy trình, các thông số phân tích, nền mẫu phân tích, thiết bị phân tích, các đặc tính của phương pháp dựa trên các giá trị được phê duyệt (khoảng đo, giới hạn phát hiện, …). </w:t>
      </w:r>
    </w:p>
    <w:p w14:paraId="36EFF7D1" w14:textId="77777777" w:rsidR="002C02D9"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2. Thuật ngữ, định nghĩa</w:t>
      </w:r>
      <w:r w:rsidR="002C02D9">
        <w:rPr>
          <w:rFonts w:ascii="Times New Roman" w:hAnsi="Times New Roman" w:cs="Times New Roman"/>
          <w:sz w:val="28"/>
          <w:szCs w:val="28"/>
        </w:rPr>
        <w:t>.</w:t>
      </w:r>
      <w:r w:rsidRPr="001C458D">
        <w:rPr>
          <w:rFonts w:ascii="Times New Roman" w:hAnsi="Times New Roman" w:cs="Times New Roman"/>
          <w:sz w:val="28"/>
          <w:szCs w:val="28"/>
        </w:rPr>
        <w:t xml:space="preserve">  </w:t>
      </w:r>
    </w:p>
    <w:p w14:paraId="2F02EAAA" w14:textId="77777777" w:rsidR="002C02D9"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3. Giới thiệu chung về phương pháp</w:t>
      </w:r>
      <w:r w:rsidR="002C02D9">
        <w:rPr>
          <w:rFonts w:ascii="Times New Roman" w:hAnsi="Times New Roman" w:cs="Times New Roman"/>
          <w:sz w:val="28"/>
          <w:szCs w:val="28"/>
        </w:rPr>
        <w:t>.</w:t>
      </w:r>
      <w:r w:rsidRPr="001C458D">
        <w:rPr>
          <w:rFonts w:ascii="Times New Roman" w:hAnsi="Times New Roman" w:cs="Times New Roman"/>
          <w:sz w:val="28"/>
          <w:szCs w:val="28"/>
        </w:rPr>
        <w:t xml:space="preserve">  </w:t>
      </w:r>
    </w:p>
    <w:p w14:paraId="1DF13827" w14:textId="77777777" w:rsidR="002C02D9"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4. Lấy mẫu và bảo quản</w:t>
      </w:r>
      <w:r w:rsidR="002C02D9">
        <w:rPr>
          <w:rFonts w:ascii="Times New Roman" w:hAnsi="Times New Roman" w:cs="Times New Roman"/>
          <w:sz w:val="28"/>
          <w:szCs w:val="28"/>
        </w:rPr>
        <w:t>.</w:t>
      </w:r>
      <w:r w:rsidRPr="001C458D">
        <w:rPr>
          <w:rFonts w:ascii="Times New Roman" w:hAnsi="Times New Roman" w:cs="Times New Roman"/>
          <w:sz w:val="28"/>
          <w:szCs w:val="28"/>
        </w:rPr>
        <w:t xml:space="preserve">  </w:t>
      </w:r>
    </w:p>
    <w:p w14:paraId="4A03F314" w14:textId="77777777" w:rsidR="001C458D" w:rsidRPr="001C458D"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5. Các yếu tố ảnh hưởng</w:t>
      </w:r>
      <w:r w:rsidR="002C02D9">
        <w:rPr>
          <w:rFonts w:ascii="Times New Roman" w:hAnsi="Times New Roman" w:cs="Times New Roman"/>
          <w:sz w:val="28"/>
          <w:szCs w:val="28"/>
        </w:rPr>
        <w:t xml:space="preserve">: </w:t>
      </w:r>
      <w:r w:rsidRPr="001C458D">
        <w:rPr>
          <w:rFonts w:ascii="Times New Roman" w:hAnsi="Times New Roman" w:cs="Times New Roman"/>
          <w:sz w:val="28"/>
          <w:szCs w:val="28"/>
        </w:rPr>
        <w:t xml:space="preserve">Cần trình bày các yếu tố ảnh hưởng tới quá trình phân tích và kết quả phân tích. Từ đó cần đưa ra các biện pháp, cách thức làm giảm tối thiểu ảnh hưởng của từng yếu tố. </w:t>
      </w:r>
    </w:p>
    <w:p w14:paraId="149127FA" w14:textId="77777777" w:rsidR="001C458D" w:rsidRPr="001C458D"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6. Thiết bị, dụng cụ</w:t>
      </w:r>
      <w:r w:rsidR="002C02D9">
        <w:rPr>
          <w:rFonts w:ascii="Times New Roman" w:hAnsi="Times New Roman" w:cs="Times New Roman"/>
          <w:sz w:val="28"/>
          <w:szCs w:val="28"/>
        </w:rPr>
        <w:t xml:space="preserve">: </w:t>
      </w:r>
      <w:r w:rsidRPr="001C458D">
        <w:rPr>
          <w:rFonts w:ascii="Times New Roman" w:hAnsi="Times New Roman" w:cs="Times New Roman"/>
          <w:sz w:val="28"/>
          <w:szCs w:val="28"/>
        </w:rPr>
        <w:t xml:space="preserve">Cần liệt kê có hệ thống các thiết bị, dụng cụ cần thiết để thực hiện phân tích. Cần cung cấp kèm theo các thông số kỹ thuật của các thiết bị dụng cụ. </w:t>
      </w:r>
    </w:p>
    <w:p w14:paraId="1FB74FE7" w14:textId="77777777" w:rsidR="001C458D" w:rsidRPr="001C458D"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7. Hóa chất và chất chuẩn</w:t>
      </w:r>
      <w:r w:rsidR="002C02D9">
        <w:rPr>
          <w:rFonts w:ascii="Times New Roman" w:hAnsi="Times New Roman" w:cs="Times New Roman"/>
          <w:sz w:val="28"/>
          <w:szCs w:val="28"/>
        </w:rPr>
        <w:t xml:space="preserve">: </w:t>
      </w:r>
      <w:r w:rsidRPr="001C458D">
        <w:rPr>
          <w:rFonts w:ascii="Times New Roman" w:hAnsi="Times New Roman" w:cs="Times New Roman"/>
          <w:sz w:val="28"/>
          <w:szCs w:val="28"/>
        </w:rPr>
        <w:t xml:space="preserve">Cần cung cấp thông tin về các hóa chất và chất chuẩn cần sử dụng và cách thức chuẩn bị hóa chất và chất chuẩn. </w:t>
      </w:r>
    </w:p>
    <w:p w14:paraId="56811F97" w14:textId="77777777" w:rsidR="002C02D9"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8. Quy trình phân tích</w:t>
      </w:r>
      <w:r w:rsidR="002C02D9">
        <w:rPr>
          <w:rFonts w:ascii="Times New Roman" w:hAnsi="Times New Roman" w:cs="Times New Roman"/>
          <w:sz w:val="28"/>
          <w:szCs w:val="28"/>
        </w:rPr>
        <w:t>.</w:t>
      </w:r>
      <w:r w:rsidRPr="001C458D">
        <w:rPr>
          <w:rFonts w:ascii="Times New Roman" w:hAnsi="Times New Roman" w:cs="Times New Roman"/>
          <w:sz w:val="28"/>
          <w:szCs w:val="28"/>
        </w:rPr>
        <w:t xml:space="preserve"> </w:t>
      </w:r>
    </w:p>
    <w:p w14:paraId="32A5D96B" w14:textId="77777777" w:rsidR="002C02D9"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9. Dữ liệu phân tích và tính toán kết quả</w:t>
      </w:r>
      <w:r w:rsidR="002C02D9">
        <w:rPr>
          <w:rFonts w:ascii="Times New Roman" w:hAnsi="Times New Roman" w:cs="Times New Roman"/>
          <w:sz w:val="28"/>
          <w:szCs w:val="28"/>
        </w:rPr>
        <w:t>.</w:t>
      </w:r>
      <w:r w:rsidRPr="001C458D">
        <w:rPr>
          <w:rFonts w:ascii="Times New Roman" w:hAnsi="Times New Roman" w:cs="Times New Roman"/>
          <w:sz w:val="28"/>
          <w:szCs w:val="28"/>
        </w:rPr>
        <w:t xml:space="preserve">  </w:t>
      </w:r>
    </w:p>
    <w:p w14:paraId="1F92B77D" w14:textId="77777777" w:rsidR="001C458D" w:rsidRPr="001C458D" w:rsidRDefault="001C458D" w:rsidP="002C02D9">
      <w:pPr>
        <w:spacing w:before="60" w:after="60" w:line="295" w:lineRule="auto"/>
        <w:ind w:firstLine="720"/>
        <w:jc w:val="both"/>
        <w:rPr>
          <w:rFonts w:ascii="Times New Roman" w:hAnsi="Times New Roman" w:cs="Times New Roman"/>
          <w:sz w:val="28"/>
          <w:szCs w:val="28"/>
        </w:rPr>
      </w:pPr>
      <w:r w:rsidRPr="001C458D">
        <w:rPr>
          <w:rFonts w:ascii="Times New Roman" w:hAnsi="Times New Roman" w:cs="Times New Roman"/>
          <w:sz w:val="28"/>
          <w:szCs w:val="28"/>
        </w:rPr>
        <w:t>10. Kiểm soát chất lượng</w:t>
      </w:r>
      <w:r w:rsidR="002C02D9">
        <w:rPr>
          <w:rFonts w:ascii="Times New Roman" w:hAnsi="Times New Roman" w:cs="Times New Roman"/>
          <w:sz w:val="28"/>
          <w:szCs w:val="28"/>
        </w:rPr>
        <w:t xml:space="preserve">: </w:t>
      </w:r>
      <w:r w:rsidRPr="001C458D">
        <w:rPr>
          <w:rFonts w:ascii="Times New Roman" w:hAnsi="Times New Roman" w:cs="Times New Roman"/>
          <w:sz w:val="28"/>
          <w:szCs w:val="28"/>
        </w:rPr>
        <w:t>Cần</w:t>
      </w:r>
      <w:r w:rsidR="00E35E38">
        <w:rPr>
          <w:rFonts w:ascii="Times New Roman" w:hAnsi="Times New Roman" w:cs="Times New Roman"/>
          <w:sz w:val="28"/>
          <w:szCs w:val="28"/>
        </w:rPr>
        <w:t xml:space="preserve"> quy định rõ cách chuẩn bị và nồng độ mẫu QC,</w:t>
      </w:r>
      <w:r w:rsidRPr="001C458D">
        <w:rPr>
          <w:rFonts w:ascii="Times New Roman" w:hAnsi="Times New Roman" w:cs="Times New Roman"/>
          <w:sz w:val="28"/>
          <w:szCs w:val="28"/>
        </w:rPr>
        <w:t xml:space="preserve">  các tiêu chí kiểm soát chất lượng và đánh giá kết quả phân tích áp dụng đối với phòng thí nghiệm. </w:t>
      </w:r>
    </w:p>
    <w:p w14:paraId="459EEB1A" w14:textId="60117023" w:rsidR="001C458D" w:rsidRPr="001C458D" w:rsidRDefault="001C458D" w:rsidP="000756B5">
      <w:pPr>
        <w:spacing w:before="60" w:after="60" w:line="295" w:lineRule="auto"/>
        <w:jc w:val="both"/>
        <w:rPr>
          <w:rFonts w:ascii="Times New Roman" w:hAnsi="Times New Roman" w:cs="Times New Roman"/>
          <w:sz w:val="28"/>
          <w:szCs w:val="28"/>
        </w:rPr>
      </w:pPr>
      <w:r w:rsidRPr="001C458D">
        <w:rPr>
          <w:rFonts w:ascii="Times New Roman" w:hAnsi="Times New Roman" w:cs="Times New Roman"/>
          <w:sz w:val="28"/>
          <w:szCs w:val="28"/>
        </w:rPr>
        <w:t xml:space="preserve"> </w:t>
      </w:r>
    </w:p>
    <w:p w14:paraId="7CAE118B" w14:textId="77777777" w:rsidR="001C458D" w:rsidRPr="001C458D" w:rsidRDefault="001C458D" w:rsidP="000756B5">
      <w:pPr>
        <w:spacing w:before="60" w:after="60" w:line="295" w:lineRule="auto"/>
        <w:jc w:val="both"/>
        <w:rPr>
          <w:rFonts w:ascii="Times New Roman" w:hAnsi="Times New Roman" w:cs="Times New Roman"/>
          <w:sz w:val="28"/>
          <w:szCs w:val="28"/>
        </w:rPr>
      </w:pPr>
    </w:p>
    <w:p w14:paraId="3CE3FE2D" w14:textId="77777777" w:rsidR="00A47380" w:rsidRPr="001C458D" w:rsidRDefault="00A47380" w:rsidP="000756B5">
      <w:pPr>
        <w:spacing w:before="60" w:after="60" w:line="295" w:lineRule="auto"/>
        <w:jc w:val="both"/>
        <w:rPr>
          <w:rFonts w:ascii="Times New Roman" w:hAnsi="Times New Roman" w:cs="Times New Roman"/>
          <w:sz w:val="28"/>
          <w:szCs w:val="28"/>
        </w:rPr>
      </w:pPr>
    </w:p>
    <w:sectPr w:rsidR="00A47380" w:rsidRPr="001C4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164379" w14:textId="77777777" w:rsidR="003C3E4D" w:rsidRDefault="003C3E4D" w:rsidP="001C458D">
      <w:pPr>
        <w:spacing w:after="0" w:line="240" w:lineRule="auto"/>
      </w:pPr>
      <w:r>
        <w:separator/>
      </w:r>
    </w:p>
  </w:endnote>
  <w:endnote w:type="continuationSeparator" w:id="0">
    <w:p w14:paraId="4FEDF5CC" w14:textId="77777777" w:rsidR="003C3E4D" w:rsidRDefault="003C3E4D" w:rsidP="001C4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Bold">
    <w:altName w:val="Arial"/>
    <w:panose1 w:val="00000000000000000000"/>
    <w:charset w:val="00"/>
    <w:family w:val="roman"/>
    <w:notTrueType/>
    <w:pitch w:val="default"/>
  </w:font>
  <w:font w:name="Arial-BoldMT">
    <w:altName w:val="Arial"/>
    <w:panose1 w:val="020B0604020202020204"/>
    <w:charset w:val="00"/>
    <w:family w:val="roman"/>
    <w:notTrueType/>
    <w:pitch w:val="default"/>
  </w:font>
  <w:font w:name="ArialMT">
    <w:altName w:val="Arial"/>
    <w:panose1 w:val="020B0604020202020204"/>
    <w:charset w:val="00"/>
    <w:family w:val="roman"/>
    <w:notTrueType/>
    <w:pitch w:val="default"/>
  </w:font>
  <w:font w:name="SymbolMT">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A2CBE7" w14:textId="77777777" w:rsidR="003C3E4D" w:rsidRDefault="003C3E4D" w:rsidP="001C458D">
      <w:pPr>
        <w:spacing w:after="0" w:line="240" w:lineRule="auto"/>
      </w:pPr>
      <w:r>
        <w:separator/>
      </w:r>
    </w:p>
  </w:footnote>
  <w:footnote w:type="continuationSeparator" w:id="0">
    <w:p w14:paraId="6818BE44" w14:textId="77777777" w:rsidR="003C3E4D" w:rsidRDefault="003C3E4D" w:rsidP="001C45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436F3"/>
    <w:multiLevelType w:val="multilevel"/>
    <w:tmpl w:val="92728E12"/>
    <w:lvl w:ilvl="0">
      <w:start w:val="1"/>
      <w:numFmt w:val="lowerLetter"/>
      <w:lvlText w:val="%1)"/>
      <w:lvlJc w:val="left"/>
      <w:pPr>
        <w:ind w:left="1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9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6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3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10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8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5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26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3D247F"/>
    <w:multiLevelType w:val="hybridMultilevel"/>
    <w:tmpl w:val="C2F83068"/>
    <w:lvl w:ilvl="0" w:tplc="637AA95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63AC68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CF21B1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6E4B7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268B4C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920743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E04EA2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284B6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7C6E4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20531C3"/>
    <w:multiLevelType w:val="hybridMultilevel"/>
    <w:tmpl w:val="771CD15C"/>
    <w:lvl w:ilvl="0" w:tplc="61464428">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882690C">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E8C6AC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0EE415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B0A713C">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95AD17A">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8B2897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F8D526">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08DBA2">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025805BD"/>
    <w:multiLevelType w:val="hybridMultilevel"/>
    <w:tmpl w:val="89B437E0"/>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034229EA"/>
    <w:multiLevelType w:val="hybridMultilevel"/>
    <w:tmpl w:val="89B437E0"/>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038C4A54"/>
    <w:multiLevelType w:val="hybridMultilevel"/>
    <w:tmpl w:val="A05C5C22"/>
    <w:lvl w:ilvl="0" w:tplc="DF46342E">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F100B6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AB2873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1F0347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DAA71C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DA6615E">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ECC61E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65CCA5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B08899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039C39FE"/>
    <w:multiLevelType w:val="hybridMultilevel"/>
    <w:tmpl w:val="286C4186"/>
    <w:lvl w:ilvl="0" w:tplc="43B2975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4D8D8F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B08EB3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52C527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B0F9F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B4CB5A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FDAD6B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93A0ED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33479C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03B60348"/>
    <w:multiLevelType w:val="hybridMultilevel"/>
    <w:tmpl w:val="FCC6E58E"/>
    <w:lvl w:ilvl="0" w:tplc="F71455C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D462D0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A3A47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B4A8F6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F6AB94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188E7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CB0BCB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7F6D54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02E1C9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03DF3098"/>
    <w:multiLevelType w:val="hybridMultilevel"/>
    <w:tmpl w:val="FD08A9E2"/>
    <w:lvl w:ilvl="0" w:tplc="E586E990">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9AEFB6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CC87EB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BE4451A">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70259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36EEC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41C37A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AAE847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F06946E">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05FE1D94"/>
    <w:multiLevelType w:val="hybridMultilevel"/>
    <w:tmpl w:val="CA84C6D8"/>
    <w:lvl w:ilvl="0" w:tplc="00E828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722B2E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3FEF41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70A2CC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25EB6C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025E64">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6EEF74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EFEEA2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5CD0C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07173C1E"/>
    <w:multiLevelType w:val="hybridMultilevel"/>
    <w:tmpl w:val="32BA9602"/>
    <w:lvl w:ilvl="0" w:tplc="56C4395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A56D88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26C493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CA6204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92A4A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CCC5B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8DCB38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F18F39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B5A5E2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07434D7F"/>
    <w:multiLevelType w:val="hybridMultilevel"/>
    <w:tmpl w:val="CCE05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8A7206B"/>
    <w:multiLevelType w:val="hybridMultilevel"/>
    <w:tmpl w:val="31607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C35F7B"/>
    <w:multiLevelType w:val="hybridMultilevel"/>
    <w:tmpl w:val="8A7C3BF2"/>
    <w:lvl w:ilvl="0" w:tplc="2006CE6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F5A100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B843F8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B00E5F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602AE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1BE9DF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1B8F1C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908274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D342D0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08CF2186"/>
    <w:multiLevelType w:val="hybridMultilevel"/>
    <w:tmpl w:val="9926DC10"/>
    <w:lvl w:ilvl="0" w:tplc="D730DF18">
      <w:start w:val="4"/>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80F07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EDEB11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9E25E0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CEE1B5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2C4680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0165AA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9E2D3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78E1A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09D0127E"/>
    <w:multiLevelType w:val="hybridMultilevel"/>
    <w:tmpl w:val="4C942D78"/>
    <w:lvl w:ilvl="0" w:tplc="BFFCC86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4AE939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3C6FD0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BE6054">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E88807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2B25E24">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F6EB63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0F4CAC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840FEB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09D5716A"/>
    <w:multiLevelType w:val="hybridMultilevel"/>
    <w:tmpl w:val="6A6070A0"/>
    <w:lvl w:ilvl="0" w:tplc="087E091C">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6D2AAFE">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806AB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1209196">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C406FF6">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0AA3BA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53E0400">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B7C5F2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5CAAEB8">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0A225CDF"/>
    <w:multiLevelType w:val="hybridMultilevel"/>
    <w:tmpl w:val="6726A466"/>
    <w:lvl w:ilvl="0" w:tplc="721048B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1CACE5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CA0EF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F6ECC5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0EAE16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CF2DE8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58E5E0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C9CFF56">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612FC3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0B4928EB"/>
    <w:multiLevelType w:val="hybridMultilevel"/>
    <w:tmpl w:val="15884FEC"/>
    <w:lvl w:ilvl="0" w:tplc="66E851E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0C4306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ADA975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4C64B3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CAA3F1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EE4837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C3E22A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34EA6DA">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8B8C64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0CCB71B9"/>
    <w:multiLevelType w:val="hybridMultilevel"/>
    <w:tmpl w:val="41BEA054"/>
    <w:lvl w:ilvl="0" w:tplc="56E2745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5966F0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58A284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83AAB3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B2C971A">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E5C572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D98D184">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E88187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03CFA8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0" w15:restartNumberingAfterBreak="0">
    <w:nsid w:val="0D122C91"/>
    <w:multiLevelType w:val="hybridMultilevel"/>
    <w:tmpl w:val="C49E59E2"/>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7733E8"/>
    <w:multiLevelType w:val="hybridMultilevel"/>
    <w:tmpl w:val="0C86B794"/>
    <w:lvl w:ilvl="0" w:tplc="4474942C">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007DA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0E0247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86AF1E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36AD5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CFAA76E">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A50C288">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324069A">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3C280D4">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0E114976"/>
    <w:multiLevelType w:val="hybridMultilevel"/>
    <w:tmpl w:val="E922518E"/>
    <w:lvl w:ilvl="0" w:tplc="18F4BEA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F0089B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11CA91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E1CAE1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7EE4240">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1AACBA2">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21E5F4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6AC27DE">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564C53A">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10BD4819"/>
    <w:multiLevelType w:val="hybridMultilevel"/>
    <w:tmpl w:val="38C0849C"/>
    <w:lvl w:ilvl="0" w:tplc="D9BEE5E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5C4D47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CD6C6E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604DC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AAB68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13A33C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936EBCA">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46BBF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80D6E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11632F18"/>
    <w:multiLevelType w:val="hybridMultilevel"/>
    <w:tmpl w:val="D02832EC"/>
    <w:lvl w:ilvl="0" w:tplc="0FE66E9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6DED08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2F2126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7AA4A8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D54919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330250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4566684">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53C351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F32874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11867682"/>
    <w:multiLevelType w:val="hybridMultilevel"/>
    <w:tmpl w:val="46FA72CE"/>
    <w:lvl w:ilvl="0" w:tplc="E8F4825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D80BE2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C4C7C1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6209C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DED6B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89C36C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A1A487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14E86E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8C3C0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6" w15:restartNumberingAfterBreak="0">
    <w:nsid w:val="11E650E8"/>
    <w:multiLevelType w:val="hybridMultilevel"/>
    <w:tmpl w:val="1BF0302A"/>
    <w:lvl w:ilvl="0" w:tplc="1500168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42AF486">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C14D108">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EC5290">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8627384">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ECA7C5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66600A2">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4207F6">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8CAC17E">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1205049D"/>
    <w:multiLevelType w:val="hybridMultilevel"/>
    <w:tmpl w:val="60481240"/>
    <w:lvl w:ilvl="0" w:tplc="8556BB9C">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5282632">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4108A1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826C9A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BC0398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712267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232456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D5A919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78B752">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12224779"/>
    <w:multiLevelType w:val="hybridMultilevel"/>
    <w:tmpl w:val="6AB06B0E"/>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29" w15:restartNumberingAfterBreak="0">
    <w:nsid w:val="12404CAB"/>
    <w:multiLevelType w:val="hybridMultilevel"/>
    <w:tmpl w:val="E3BE7BC0"/>
    <w:lvl w:ilvl="0" w:tplc="0B68107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C36196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DACF02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A72DA4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6780C2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90C5BC4">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22E8AF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81EA8E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66489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13294BEA"/>
    <w:multiLevelType w:val="hybridMultilevel"/>
    <w:tmpl w:val="400A3B92"/>
    <w:lvl w:ilvl="0" w:tplc="DC3C8018">
      <w:start w:val="1"/>
      <w:numFmt w:val="lowerLetter"/>
      <w:lvlText w:val="%1)"/>
      <w:lvlJc w:val="left"/>
      <w:pPr>
        <w:ind w:left="66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72E4E4">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96ED9F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FC3AF0">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7496D6">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B4690B6">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AA766C">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82179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A588A70">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15F63561"/>
    <w:multiLevelType w:val="hybridMultilevel"/>
    <w:tmpl w:val="0002A824"/>
    <w:lvl w:ilvl="0" w:tplc="F4FC30DC">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AC8CE44">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9ACFAEE">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A62880">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D567BCC">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AD6D3E8">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3609FC4">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9FA2BF0">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469F6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2" w15:restartNumberingAfterBreak="0">
    <w:nsid w:val="167F3BE7"/>
    <w:multiLevelType w:val="hybridMultilevel"/>
    <w:tmpl w:val="149C0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6A86879"/>
    <w:multiLevelType w:val="hybridMultilevel"/>
    <w:tmpl w:val="8B6E93EE"/>
    <w:lvl w:ilvl="0" w:tplc="9FE22FD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A2E722">
      <w:start w:val="1"/>
      <w:numFmt w:val="bullet"/>
      <w:lvlText w:val="o"/>
      <w:lvlJc w:val="left"/>
      <w:pPr>
        <w:ind w:left="128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63A112C">
      <w:start w:val="1"/>
      <w:numFmt w:val="bullet"/>
      <w:lvlText w:val="▪"/>
      <w:lvlJc w:val="left"/>
      <w:pPr>
        <w:ind w:left="20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F2E6AF2">
      <w:start w:val="1"/>
      <w:numFmt w:val="bullet"/>
      <w:lvlText w:val="•"/>
      <w:lvlJc w:val="left"/>
      <w:pPr>
        <w:ind w:left="272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30A4E14">
      <w:start w:val="1"/>
      <w:numFmt w:val="bullet"/>
      <w:lvlText w:val="o"/>
      <w:lvlJc w:val="left"/>
      <w:pPr>
        <w:ind w:left="344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14C3618">
      <w:start w:val="1"/>
      <w:numFmt w:val="bullet"/>
      <w:lvlText w:val="▪"/>
      <w:lvlJc w:val="left"/>
      <w:pPr>
        <w:ind w:left="416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F9A9B38">
      <w:start w:val="1"/>
      <w:numFmt w:val="bullet"/>
      <w:lvlText w:val="•"/>
      <w:lvlJc w:val="left"/>
      <w:pPr>
        <w:ind w:left="48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2287A30">
      <w:start w:val="1"/>
      <w:numFmt w:val="bullet"/>
      <w:lvlText w:val="o"/>
      <w:lvlJc w:val="left"/>
      <w:pPr>
        <w:ind w:left="560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B9C4E00">
      <w:start w:val="1"/>
      <w:numFmt w:val="bullet"/>
      <w:lvlText w:val="▪"/>
      <w:lvlJc w:val="left"/>
      <w:pPr>
        <w:ind w:left="6329"/>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4" w15:restartNumberingAfterBreak="0">
    <w:nsid w:val="16A90CCB"/>
    <w:multiLevelType w:val="hybridMultilevel"/>
    <w:tmpl w:val="0FBA9A28"/>
    <w:lvl w:ilvl="0" w:tplc="7CEE312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FCEA76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C0472B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8860E1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538693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5DA4C7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8B6594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2C0E7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764A8E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5" w15:restartNumberingAfterBreak="0">
    <w:nsid w:val="16B25D2E"/>
    <w:multiLevelType w:val="hybridMultilevel"/>
    <w:tmpl w:val="F7AE5B74"/>
    <w:lvl w:ilvl="0" w:tplc="D07E1F7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8187F7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DBCB5C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B408210">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94C0DD4">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20E11CC">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60CD1C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C18E89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CF228C8">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6" w15:restartNumberingAfterBreak="0">
    <w:nsid w:val="16E03C86"/>
    <w:multiLevelType w:val="hybridMultilevel"/>
    <w:tmpl w:val="41D05730"/>
    <w:lvl w:ilvl="0" w:tplc="382A0B8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09A055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81C5AD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D86F9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9D07B0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C3A621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364EF8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401A1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008D8A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170375C5"/>
    <w:multiLevelType w:val="hybridMultilevel"/>
    <w:tmpl w:val="C1B845D0"/>
    <w:lvl w:ilvl="0" w:tplc="8CEEE950">
      <w:start w:val="1"/>
      <w:numFmt w:val="bullet"/>
      <w:lvlText w:val="•"/>
      <w:lvlJc w:val="left"/>
      <w:pPr>
        <w:ind w:left="25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96AC9FA">
      <w:start w:val="1"/>
      <w:numFmt w:val="bullet"/>
      <w:lvlText w:val="o"/>
      <w:lvlJc w:val="left"/>
      <w:pPr>
        <w:ind w:left="119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53276CA">
      <w:start w:val="1"/>
      <w:numFmt w:val="bullet"/>
      <w:lvlText w:val="▪"/>
      <w:lvlJc w:val="left"/>
      <w:pPr>
        <w:ind w:left="19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3E09276">
      <w:start w:val="1"/>
      <w:numFmt w:val="bullet"/>
      <w:lvlText w:val="•"/>
      <w:lvlJc w:val="left"/>
      <w:pPr>
        <w:ind w:left="26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72A6680">
      <w:start w:val="1"/>
      <w:numFmt w:val="bullet"/>
      <w:lvlText w:val="o"/>
      <w:lvlJc w:val="left"/>
      <w:pPr>
        <w:ind w:left="335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B6C431D0">
      <w:start w:val="1"/>
      <w:numFmt w:val="bullet"/>
      <w:lvlText w:val="▪"/>
      <w:lvlJc w:val="left"/>
      <w:pPr>
        <w:ind w:left="407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E8EA446">
      <w:start w:val="1"/>
      <w:numFmt w:val="bullet"/>
      <w:lvlText w:val="•"/>
      <w:lvlJc w:val="left"/>
      <w:pPr>
        <w:ind w:left="47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7281A06">
      <w:start w:val="1"/>
      <w:numFmt w:val="bullet"/>
      <w:lvlText w:val="o"/>
      <w:lvlJc w:val="left"/>
      <w:pPr>
        <w:ind w:left="551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0A0E8EC">
      <w:start w:val="1"/>
      <w:numFmt w:val="bullet"/>
      <w:lvlText w:val="▪"/>
      <w:lvlJc w:val="left"/>
      <w:pPr>
        <w:ind w:left="623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17C342DE"/>
    <w:multiLevelType w:val="hybridMultilevel"/>
    <w:tmpl w:val="17C415E4"/>
    <w:lvl w:ilvl="0" w:tplc="47644360">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A02BA2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616E4C8">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D72B0E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04C960A">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C206D4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0CAF1F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B02E1CA">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356F3F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39" w15:restartNumberingAfterBreak="0">
    <w:nsid w:val="17E9013B"/>
    <w:multiLevelType w:val="hybridMultilevel"/>
    <w:tmpl w:val="A542509C"/>
    <w:lvl w:ilvl="0" w:tplc="CCEE6B1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CE81DA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CA693D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6364370">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C6C04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8FA76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C48FA6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1CE7E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3303F3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0" w15:restartNumberingAfterBreak="0">
    <w:nsid w:val="180103EA"/>
    <w:multiLevelType w:val="hybridMultilevel"/>
    <w:tmpl w:val="8EF4C182"/>
    <w:lvl w:ilvl="0" w:tplc="54385EC0">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63C0D0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3A78B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33EC3D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B30935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6CCED2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206ABB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4C44F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9EE50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1" w15:restartNumberingAfterBreak="0">
    <w:nsid w:val="19087CFC"/>
    <w:multiLevelType w:val="hybridMultilevel"/>
    <w:tmpl w:val="4F52841C"/>
    <w:lvl w:ilvl="0" w:tplc="B4B0544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382C5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2C212C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742D4A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D8805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C8AA19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0ACC6F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408DDA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9CA30E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2" w15:restartNumberingAfterBreak="0">
    <w:nsid w:val="1B84418D"/>
    <w:multiLevelType w:val="hybridMultilevel"/>
    <w:tmpl w:val="E4B0DEE8"/>
    <w:lvl w:ilvl="0" w:tplc="2090A8FC">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8967D9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2980CB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D50F1E0">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A0C918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1E0BB4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FA1A28">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C880C2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C54BAF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3" w15:restartNumberingAfterBreak="0">
    <w:nsid w:val="1B9E2D09"/>
    <w:multiLevelType w:val="hybridMultilevel"/>
    <w:tmpl w:val="C3C62938"/>
    <w:lvl w:ilvl="0" w:tplc="A3CAF5C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845CB0">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AB6A77E">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9A42F4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AFAF65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680CB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6C81EB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B90F07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62C0708">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4" w15:restartNumberingAfterBreak="0">
    <w:nsid w:val="1BAC500A"/>
    <w:multiLevelType w:val="hybridMultilevel"/>
    <w:tmpl w:val="AE4E8C6E"/>
    <w:lvl w:ilvl="0" w:tplc="D9D69118">
      <w:start w:val="1"/>
      <w:numFmt w:val="bullet"/>
      <w:lvlText w:val="•"/>
      <w:lvlJc w:val="left"/>
      <w:pPr>
        <w:ind w:left="2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43E3504">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9F0FA6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90BAA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EC8FE5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83C6AB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00099D0">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D88BF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D1C7ED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5" w15:restartNumberingAfterBreak="0">
    <w:nsid w:val="1C714937"/>
    <w:multiLevelType w:val="hybridMultilevel"/>
    <w:tmpl w:val="14B855B2"/>
    <w:lvl w:ilvl="0" w:tplc="1A9067E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6EA2E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FD8DB8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9F447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ED06DEC">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658026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E14080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BBC720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3EFCD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6" w15:restartNumberingAfterBreak="0">
    <w:nsid w:val="1C941E67"/>
    <w:multiLevelType w:val="hybridMultilevel"/>
    <w:tmpl w:val="33F6EAF0"/>
    <w:lvl w:ilvl="0" w:tplc="A44ED8B2">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3C4E744">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5E8DDE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592576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EEA207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BFA04F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280818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72EE6F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C1E21B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7" w15:restartNumberingAfterBreak="0">
    <w:nsid w:val="1CCF6990"/>
    <w:multiLevelType w:val="hybridMultilevel"/>
    <w:tmpl w:val="E9BEC99A"/>
    <w:lvl w:ilvl="0" w:tplc="A45CD8BE">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86C67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098C14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F5CCB8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29EE3A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50C99A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FE07A7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36C69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B4A943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1DF040BF"/>
    <w:multiLevelType w:val="hybridMultilevel"/>
    <w:tmpl w:val="1C66CEF4"/>
    <w:lvl w:ilvl="0" w:tplc="06040F84">
      <w:start w:val="1"/>
      <w:numFmt w:val="bullet"/>
      <w:lvlText w:val="•"/>
      <w:lvlJc w:val="left"/>
      <w:pPr>
        <w:ind w:left="24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B02137C">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8F2779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D8A7CEC">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0A03FF2">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ECCC1A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9823876">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E2CF76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E528288">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49" w15:restartNumberingAfterBreak="0">
    <w:nsid w:val="1F4438E4"/>
    <w:multiLevelType w:val="hybridMultilevel"/>
    <w:tmpl w:val="745682A8"/>
    <w:lvl w:ilvl="0" w:tplc="08308CD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3F69314">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00AA0F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91E140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870CDD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160B2A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5B4290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3DC7B6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F4CCE3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0" w15:restartNumberingAfterBreak="0">
    <w:nsid w:val="20227233"/>
    <w:multiLevelType w:val="hybridMultilevel"/>
    <w:tmpl w:val="BE86C00C"/>
    <w:lvl w:ilvl="0" w:tplc="2C76359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A3E27C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2C7FD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EEEB746">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4043B9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21E630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14AEDC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910961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DEFC104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1" w15:restartNumberingAfterBreak="0">
    <w:nsid w:val="202F5E23"/>
    <w:multiLevelType w:val="hybridMultilevel"/>
    <w:tmpl w:val="149C0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13769B3"/>
    <w:multiLevelType w:val="hybridMultilevel"/>
    <w:tmpl w:val="8E8C2718"/>
    <w:lvl w:ilvl="0" w:tplc="093A7A54">
      <w:start w:val="1"/>
      <w:numFmt w:val="bullet"/>
      <w:lvlText w:val="•"/>
      <w:lvlJc w:val="left"/>
      <w:pPr>
        <w:ind w:left="2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D3A77D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9586E9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4DA807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F5664A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79ADD3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1763DB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2E6822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0506CA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3" w15:restartNumberingAfterBreak="0">
    <w:nsid w:val="214A4ADC"/>
    <w:multiLevelType w:val="hybridMultilevel"/>
    <w:tmpl w:val="4350CA5E"/>
    <w:lvl w:ilvl="0" w:tplc="FB941A8E">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5684CC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C34160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03E5DF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3A6F26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7A42DE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16FABA">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2BA4286">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41CC92A">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4" w15:restartNumberingAfterBreak="0">
    <w:nsid w:val="221E1AE7"/>
    <w:multiLevelType w:val="hybridMultilevel"/>
    <w:tmpl w:val="7C5A22E0"/>
    <w:lvl w:ilvl="0" w:tplc="65F273B4">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E6A9DB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CE8A76">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4A7BE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D8C2D4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12C0E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B3C23F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004D72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022FF9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5" w15:restartNumberingAfterBreak="0">
    <w:nsid w:val="22223BD3"/>
    <w:multiLevelType w:val="hybridMultilevel"/>
    <w:tmpl w:val="BBAA117C"/>
    <w:lvl w:ilvl="0" w:tplc="169A8B22">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790D57A">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B32CA6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4B2D4C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750B34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35C71C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54E7E4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63AA3F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02EFDC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6" w15:restartNumberingAfterBreak="0">
    <w:nsid w:val="2280357E"/>
    <w:multiLevelType w:val="hybridMultilevel"/>
    <w:tmpl w:val="BA7A8978"/>
    <w:lvl w:ilvl="0" w:tplc="64D010E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CD6493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2041F22">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0D071E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6BEEE1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F1A4B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6ACD2BE">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D40AEA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F3254A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22FD070F"/>
    <w:multiLevelType w:val="hybridMultilevel"/>
    <w:tmpl w:val="02F6F4BE"/>
    <w:lvl w:ilvl="0" w:tplc="CA04AD0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2FE52C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9A2C42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B2CD8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2C384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B0755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DD4917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0625B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A743C5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8" w15:restartNumberingAfterBreak="0">
    <w:nsid w:val="236765A7"/>
    <w:multiLevelType w:val="hybridMultilevel"/>
    <w:tmpl w:val="0CC07FAC"/>
    <w:lvl w:ilvl="0" w:tplc="8B5EFE4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A24108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9A6000A">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D942D1C">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696832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2388662">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D8EABB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2C262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FD2F412">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9" w15:restartNumberingAfterBreak="0">
    <w:nsid w:val="23C4454D"/>
    <w:multiLevelType w:val="hybridMultilevel"/>
    <w:tmpl w:val="9EE64FF2"/>
    <w:lvl w:ilvl="0" w:tplc="79F6687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D2EB0B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0C4872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A983D36">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AE8B09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20A46A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FBEDFE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E06E18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4C367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0" w15:restartNumberingAfterBreak="0">
    <w:nsid w:val="24C42DBF"/>
    <w:multiLevelType w:val="hybridMultilevel"/>
    <w:tmpl w:val="42E854E4"/>
    <w:lvl w:ilvl="0" w:tplc="071E6FD6">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760A19A">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3035EC">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F7AB5A0">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7DCF42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7D6CF6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04E71B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A2685D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D520098">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1" w15:restartNumberingAfterBreak="0">
    <w:nsid w:val="258470BA"/>
    <w:multiLevelType w:val="hybridMultilevel"/>
    <w:tmpl w:val="D1065C7E"/>
    <w:lvl w:ilvl="0" w:tplc="DFAE96D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082569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3AA8C2">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07E7C7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2EA387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1003E7C">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438C3C0">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3C1FC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09E15B0">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25AA2C08"/>
    <w:multiLevelType w:val="hybridMultilevel"/>
    <w:tmpl w:val="EB8A920E"/>
    <w:lvl w:ilvl="0" w:tplc="A2287A6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2526DB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F2C73D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A85D0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682F9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4A8A8C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E8876B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69E8D4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C20F08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3" w15:restartNumberingAfterBreak="0">
    <w:nsid w:val="25CF2CC1"/>
    <w:multiLevelType w:val="hybridMultilevel"/>
    <w:tmpl w:val="41F6D9C2"/>
    <w:lvl w:ilvl="0" w:tplc="A6A482A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AE820FE">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6BC2598">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9488A5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FEAF0D8">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982C0E2">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7929F1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A8D79C">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C06C636">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4" w15:restartNumberingAfterBreak="0">
    <w:nsid w:val="261826D1"/>
    <w:multiLevelType w:val="hybridMultilevel"/>
    <w:tmpl w:val="9774A4B2"/>
    <w:lvl w:ilvl="0" w:tplc="AB1E0E4A">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2347ED8">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4CE44F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30C309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2BA6A6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3C45138">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F6D1A4">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086F84">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BCEBDE0">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5" w15:restartNumberingAfterBreak="0">
    <w:nsid w:val="263C0328"/>
    <w:multiLevelType w:val="hybridMultilevel"/>
    <w:tmpl w:val="77FEDC5E"/>
    <w:lvl w:ilvl="0" w:tplc="BB3ECCB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54A195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BFE463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BF257F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FC6F71E">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F603CE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31A852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4BE1A4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E3A432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6" w15:restartNumberingAfterBreak="0">
    <w:nsid w:val="26647129"/>
    <w:multiLevelType w:val="hybridMultilevel"/>
    <w:tmpl w:val="217CD84E"/>
    <w:lvl w:ilvl="0" w:tplc="E4A895E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8D6CDB4">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E22714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D8CD0A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82268E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8C485E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5FEE45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D2C49A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11225E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7" w15:restartNumberingAfterBreak="0">
    <w:nsid w:val="267515EC"/>
    <w:multiLevelType w:val="hybridMultilevel"/>
    <w:tmpl w:val="7E168518"/>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68" w15:restartNumberingAfterBreak="0">
    <w:nsid w:val="26DB6BCE"/>
    <w:multiLevelType w:val="hybridMultilevel"/>
    <w:tmpl w:val="39C479C2"/>
    <w:lvl w:ilvl="0" w:tplc="8BD03972">
      <w:start w:val="1"/>
      <w:numFmt w:val="bullet"/>
      <w:lvlText w:val="•"/>
      <w:lvlJc w:val="left"/>
      <w:pPr>
        <w:ind w:left="3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6B4CA8E">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32C196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4D0E1F4">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2106B5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8CA2950">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76A5C4">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2DABD7C">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2D45C9A">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69" w15:restartNumberingAfterBreak="0">
    <w:nsid w:val="26E975DD"/>
    <w:multiLevelType w:val="multilevel"/>
    <w:tmpl w:val="F94A4CC4"/>
    <w:lvl w:ilvl="0">
      <w:start w:val="5"/>
      <w:numFmt w:val="lowerLetter"/>
      <w:lvlText w:val="%1)"/>
      <w:lvlJc w:val="left"/>
      <w:pPr>
        <w:ind w:left="56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decimal"/>
      <w:lvlText w:val="%1.%2)"/>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decimal"/>
      <w:lvlText w:val="%1.%2.%3)"/>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7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1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3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5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7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3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70" w15:restartNumberingAfterBreak="0">
    <w:nsid w:val="2723258A"/>
    <w:multiLevelType w:val="hybridMultilevel"/>
    <w:tmpl w:val="C292E7AA"/>
    <w:lvl w:ilvl="0" w:tplc="E3FCF2A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CE02046">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FE276F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42EEDD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7FE57C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38CDDB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9D2235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90EA77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0DCB02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1" w15:restartNumberingAfterBreak="0">
    <w:nsid w:val="27B33BD8"/>
    <w:multiLevelType w:val="hybridMultilevel"/>
    <w:tmpl w:val="0C383D44"/>
    <w:lvl w:ilvl="0" w:tplc="EE2C97E4">
      <w:start w:val="1"/>
      <w:numFmt w:val="bullet"/>
      <w:lvlText w:val="•"/>
      <w:lvlJc w:val="left"/>
      <w:pPr>
        <w:ind w:left="13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9B2225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3A2C3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2081F0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9DE675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3E762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E96EFA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6E892C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E4E5AC0">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2" w15:restartNumberingAfterBreak="0">
    <w:nsid w:val="28CD04F3"/>
    <w:multiLevelType w:val="hybridMultilevel"/>
    <w:tmpl w:val="2F7649A4"/>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29CD51F0"/>
    <w:multiLevelType w:val="hybridMultilevel"/>
    <w:tmpl w:val="6C4E4DE8"/>
    <w:lvl w:ilvl="0" w:tplc="3DA0A64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36BD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F0A518E">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13C550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56EC32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BB8947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DF6459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AD68B2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95866C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4" w15:restartNumberingAfterBreak="0">
    <w:nsid w:val="29D2211B"/>
    <w:multiLevelType w:val="hybridMultilevel"/>
    <w:tmpl w:val="A6326230"/>
    <w:lvl w:ilvl="0" w:tplc="442EE92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5A4766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468F64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078BDC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DAED83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B18C22C">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44EDD7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67E9A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5AC652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5" w15:restartNumberingAfterBreak="0">
    <w:nsid w:val="2A437C5F"/>
    <w:multiLevelType w:val="hybridMultilevel"/>
    <w:tmpl w:val="19901DBE"/>
    <w:lvl w:ilvl="0" w:tplc="857C5FC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DC211E6">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E40BC8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E12889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EBABD34">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BBE960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69A495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CFAFFE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69C2FC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6" w15:restartNumberingAfterBreak="0">
    <w:nsid w:val="2A8E31B8"/>
    <w:multiLevelType w:val="hybridMultilevel"/>
    <w:tmpl w:val="36D865AA"/>
    <w:lvl w:ilvl="0" w:tplc="B546DA8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1A45E04">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616BED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D1EF2C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28E3D12">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FC6C6F2">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9C2D620">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B94862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9202F6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7" w15:restartNumberingAfterBreak="0">
    <w:nsid w:val="2AB529C8"/>
    <w:multiLevelType w:val="hybridMultilevel"/>
    <w:tmpl w:val="316EA272"/>
    <w:lvl w:ilvl="0" w:tplc="6CE4F14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lang w:val="pt-BR"/>
      </w:rPr>
    </w:lvl>
    <w:lvl w:ilvl="1" w:tplc="C7243A7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6641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60F5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503B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B68AC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F881D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AE3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625DA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8" w15:restartNumberingAfterBreak="0">
    <w:nsid w:val="2B796C00"/>
    <w:multiLevelType w:val="hybridMultilevel"/>
    <w:tmpl w:val="22F68AF0"/>
    <w:lvl w:ilvl="0" w:tplc="B01E036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9C26DAC">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A90640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56C76B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0506944">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0D61E3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57A7B2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FE3AC0">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72B90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79" w15:restartNumberingAfterBreak="0">
    <w:nsid w:val="2CD1064A"/>
    <w:multiLevelType w:val="hybridMultilevel"/>
    <w:tmpl w:val="D4F08920"/>
    <w:lvl w:ilvl="0" w:tplc="6FDE391E">
      <w:start w:val="1"/>
      <w:numFmt w:val="bullet"/>
      <w:lvlText w:val="•"/>
      <w:lvlJc w:val="left"/>
      <w:pPr>
        <w:ind w:left="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5AE3DEA">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57446D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936C1A6">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6A45EF8">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5A6588E">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6B0670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83049E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75894C4">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0" w15:restartNumberingAfterBreak="0">
    <w:nsid w:val="2D3F01B8"/>
    <w:multiLevelType w:val="hybridMultilevel"/>
    <w:tmpl w:val="248C6372"/>
    <w:lvl w:ilvl="0" w:tplc="60F64E4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BAAF0E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BAE5EC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EC6B9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B272D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7AA002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75CCAB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95E8A5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F10317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1" w15:restartNumberingAfterBreak="0">
    <w:nsid w:val="2DF716BD"/>
    <w:multiLevelType w:val="hybridMultilevel"/>
    <w:tmpl w:val="27BE16F8"/>
    <w:lvl w:ilvl="0" w:tplc="7DBE6CA2">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06E1FC">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6E6FC8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C2CBA0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8A26342">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EA0895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38CBC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3CAAF2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4E6579C">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2" w15:restartNumberingAfterBreak="0">
    <w:nsid w:val="2F36783B"/>
    <w:multiLevelType w:val="hybridMultilevel"/>
    <w:tmpl w:val="A01494AA"/>
    <w:lvl w:ilvl="0" w:tplc="B6569F2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6DAF6E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1F63FC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E68646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6841B5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EE0A05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C4C69F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F0CA3B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A04DAD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3" w15:restartNumberingAfterBreak="0">
    <w:nsid w:val="2F557AE6"/>
    <w:multiLevelType w:val="hybridMultilevel"/>
    <w:tmpl w:val="27DA284C"/>
    <w:lvl w:ilvl="0" w:tplc="53A0A5A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43298D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6D64FE6">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0A7BA6">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D383DF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598725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CE064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0EB2264E">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36462C4">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4" w15:restartNumberingAfterBreak="0">
    <w:nsid w:val="2FB6249D"/>
    <w:multiLevelType w:val="hybridMultilevel"/>
    <w:tmpl w:val="9D02FC9E"/>
    <w:lvl w:ilvl="0" w:tplc="CFAE02EE">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5E05BB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14CF18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6C6F17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CC20180">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1FE754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9E8D18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36427D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A1AE56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5" w15:restartNumberingAfterBreak="0">
    <w:nsid w:val="2FDA0248"/>
    <w:multiLevelType w:val="hybridMultilevel"/>
    <w:tmpl w:val="594402FE"/>
    <w:lvl w:ilvl="0" w:tplc="44B0A200">
      <w:start w:val="1"/>
      <w:numFmt w:val="lowerLetter"/>
      <w:lvlText w:val="%1)"/>
      <w:lvlJc w:val="left"/>
      <w:pPr>
        <w:ind w:left="1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F3285AE">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8644FDE">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986314">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32C2FF0">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04F1AA">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706DB0">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E2B3D6">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EA4699A">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307C3ABC"/>
    <w:multiLevelType w:val="hybridMultilevel"/>
    <w:tmpl w:val="E79833F2"/>
    <w:lvl w:ilvl="0" w:tplc="2354D690">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2962FA2">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1FC852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DBE6EC2">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6AFA3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7741D8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B405E7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24EC00">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238E0A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7" w15:restartNumberingAfterBreak="0">
    <w:nsid w:val="307D5C8E"/>
    <w:multiLevelType w:val="hybridMultilevel"/>
    <w:tmpl w:val="0762839A"/>
    <w:lvl w:ilvl="0" w:tplc="0EA4FEB4">
      <w:start w:val="1"/>
      <w:numFmt w:val="bullet"/>
      <w:lvlText w:val="•"/>
      <w:lvlJc w:val="left"/>
      <w:pPr>
        <w:ind w:left="7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2A0968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92471C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C7CCD4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C58D17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7A889B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A401B6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F20EB6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9D2967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8" w15:restartNumberingAfterBreak="0">
    <w:nsid w:val="31036D6C"/>
    <w:multiLevelType w:val="hybridMultilevel"/>
    <w:tmpl w:val="52449578"/>
    <w:lvl w:ilvl="0" w:tplc="9BB2A6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8A379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B7C3C5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FB4BD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CD4738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292B3BA">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2BA3648">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4D6C77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EDA94A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9" w15:restartNumberingAfterBreak="0">
    <w:nsid w:val="31275EDC"/>
    <w:multiLevelType w:val="multilevel"/>
    <w:tmpl w:val="EFCCF738"/>
    <w:lvl w:ilvl="0">
      <w:start w:val="1"/>
      <w:numFmt w:val="lowerLetter"/>
      <w:lvlText w:val="%1)"/>
      <w:lvlJc w:val="left"/>
      <w:pPr>
        <w:ind w:left="5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0" w15:restartNumberingAfterBreak="0">
    <w:nsid w:val="313F79BF"/>
    <w:multiLevelType w:val="hybridMultilevel"/>
    <w:tmpl w:val="AB684B46"/>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91" w15:restartNumberingAfterBreak="0">
    <w:nsid w:val="31926E8E"/>
    <w:multiLevelType w:val="hybridMultilevel"/>
    <w:tmpl w:val="19D205BE"/>
    <w:lvl w:ilvl="0" w:tplc="AE3EFF48">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7385AF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F9837AC">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BAC8A90">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530CFFA">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F8A5F6A">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DA0A9E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40829C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65A6CD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2" w15:restartNumberingAfterBreak="0">
    <w:nsid w:val="3274452D"/>
    <w:multiLevelType w:val="hybridMultilevel"/>
    <w:tmpl w:val="43047E44"/>
    <w:lvl w:ilvl="0" w:tplc="606A54D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DE4A47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A5CDE2E">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EA2C35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6E1F50">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AE0FA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F1EA060">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1FE4A7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05290B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3" w15:restartNumberingAfterBreak="0">
    <w:nsid w:val="36644690"/>
    <w:multiLevelType w:val="hybridMultilevel"/>
    <w:tmpl w:val="87E6F9BC"/>
    <w:lvl w:ilvl="0" w:tplc="4BC8AD5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B0E482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37AEDEE">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8E472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0FC269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A23F7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CF006A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AAC225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7288442">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4" w15:restartNumberingAfterBreak="0">
    <w:nsid w:val="371B4BE6"/>
    <w:multiLevelType w:val="multilevel"/>
    <w:tmpl w:val="1792B218"/>
    <w:lvl w:ilvl="0">
      <w:start w:val="1"/>
      <w:numFmt w:val="lowerLetter"/>
      <w:lvlText w:val="%1)"/>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5" w15:restartNumberingAfterBreak="0">
    <w:nsid w:val="37654E59"/>
    <w:multiLevelType w:val="hybridMultilevel"/>
    <w:tmpl w:val="FE489C7E"/>
    <w:lvl w:ilvl="0" w:tplc="0C0C9468">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BA0D76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A1ECCDE">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7C2DF8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44CDF0">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F22790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B505F9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9A81B5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87A14F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6" w15:restartNumberingAfterBreak="0">
    <w:nsid w:val="38171873"/>
    <w:multiLevelType w:val="hybridMultilevel"/>
    <w:tmpl w:val="2ED4EC3C"/>
    <w:lvl w:ilvl="0" w:tplc="799E149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482300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A9871C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860C4A">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5FCD2E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1E379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EAAABC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518255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B6C9B9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7" w15:restartNumberingAfterBreak="0">
    <w:nsid w:val="38B06E98"/>
    <w:multiLevelType w:val="hybridMultilevel"/>
    <w:tmpl w:val="2B9AFB1C"/>
    <w:lvl w:ilvl="0" w:tplc="2D2AECC0">
      <w:start w:val="1"/>
      <w:numFmt w:val="lowerLetter"/>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9CA63E">
      <w:start w:val="1"/>
      <w:numFmt w:val="lowerLetter"/>
      <w:lvlText w:val="%2"/>
      <w:lvlJc w:val="left"/>
      <w:pPr>
        <w:ind w:left="18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D34DDC6">
      <w:start w:val="1"/>
      <w:numFmt w:val="lowerRoman"/>
      <w:lvlText w:val="%3"/>
      <w:lvlJc w:val="left"/>
      <w:pPr>
        <w:ind w:left="25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84BDD2">
      <w:start w:val="1"/>
      <w:numFmt w:val="decimal"/>
      <w:lvlText w:val="%4"/>
      <w:lvlJc w:val="left"/>
      <w:pPr>
        <w:ind w:left="33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8E654C">
      <w:start w:val="1"/>
      <w:numFmt w:val="lowerLetter"/>
      <w:lvlText w:val="%5"/>
      <w:lvlJc w:val="left"/>
      <w:pPr>
        <w:ind w:left="40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9A32E0">
      <w:start w:val="1"/>
      <w:numFmt w:val="lowerRoman"/>
      <w:lvlText w:val="%6"/>
      <w:lvlJc w:val="left"/>
      <w:pPr>
        <w:ind w:left="47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96C6852">
      <w:start w:val="1"/>
      <w:numFmt w:val="decimal"/>
      <w:lvlText w:val="%7"/>
      <w:lvlJc w:val="left"/>
      <w:pPr>
        <w:ind w:left="54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B0EA77A">
      <w:start w:val="1"/>
      <w:numFmt w:val="lowerLetter"/>
      <w:lvlText w:val="%8"/>
      <w:lvlJc w:val="left"/>
      <w:pPr>
        <w:ind w:left="61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0EA0DC4">
      <w:start w:val="1"/>
      <w:numFmt w:val="lowerRoman"/>
      <w:lvlText w:val="%9"/>
      <w:lvlJc w:val="left"/>
      <w:pPr>
        <w:ind w:left="69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8" w15:restartNumberingAfterBreak="0">
    <w:nsid w:val="3981425A"/>
    <w:multiLevelType w:val="hybridMultilevel"/>
    <w:tmpl w:val="669E4EDC"/>
    <w:lvl w:ilvl="0" w:tplc="B4CEBBC8">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9FCD7B4">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DAC29F0">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A2401C">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EF41556">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6F8485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D768072">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9F0149E">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206E13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99" w15:restartNumberingAfterBreak="0">
    <w:nsid w:val="3A2561AF"/>
    <w:multiLevelType w:val="hybridMultilevel"/>
    <w:tmpl w:val="74AC6670"/>
    <w:lvl w:ilvl="0" w:tplc="6FDE391E">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B2C4197"/>
    <w:multiLevelType w:val="hybridMultilevel"/>
    <w:tmpl w:val="DCBEF5CA"/>
    <w:lvl w:ilvl="0" w:tplc="EDF0CD4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2FA1AD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DFEB70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A04E17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0CC2DC">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E1084B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4D8B1E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8D8C13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32F02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1" w15:restartNumberingAfterBreak="0">
    <w:nsid w:val="3BA860BC"/>
    <w:multiLevelType w:val="hybridMultilevel"/>
    <w:tmpl w:val="A058DB74"/>
    <w:lvl w:ilvl="0" w:tplc="78F24B54">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79AC806">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5F49E96">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C4C32C4">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B48C1E">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46875BC">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FC22E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3147EA8">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D920468">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2" w15:restartNumberingAfterBreak="0">
    <w:nsid w:val="3BC941B3"/>
    <w:multiLevelType w:val="multilevel"/>
    <w:tmpl w:val="85FEFCC0"/>
    <w:lvl w:ilvl="0">
      <w:start w:val="1"/>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5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3" w15:restartNumberingAfterBreak="0">
    <w:nsid w:val="3BF30E91"/>
    <w:multiLevelType w:val="hybridMultilevel"/>
    <w:tmpl w:val="5676820C"/>
    <w:lvl w:ilvl="0" w:tplc="A0B00BF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C107153"/>
    <w:multiLevelType w:val="hybridMultilevel"/>
    <w:tmpl w:val="B2F0494C"/>
    <w:lvl w:ilvl="0" w:tplc="6AEC3844">
      <w:start w:val="1"/>
      <w:numFmt w:val="bullet"/>
      <w:lvlText w:val="•"/>
      <w:lvlJc w:val="left"/>
      <w:pPr>
        <w:ind w:left="36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BE0B62C">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7FCDF00">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69C54F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5D0804C">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2B4F70A">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C6954E">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07A5EF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304FE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5" w15:restartNumberingAfterBreak="0">
    <w:nsid w:val="3D325A4D"/>
    <w:multiLevelType w:val="hybridMultilevel"/>
    <w:tmpl w:val="EEE43A0C"/>
    <w:lvl w:ilvl="0" w:tplc="31003472">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C654B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0686E6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1882AD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2DCD24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86D31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FBA96A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AEBC3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AB2A4B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6" w15:restartNumberingAfterBreak="0">
    <w:nsid w:val="3D4C5420"/>
    <w:multiLevelType w:val="hybridMultilevel"/>
    <w:tmpl w:val="245AD698"/>
    <w:lvl w:ilvl="0" w:tplc="2DD8FCD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66B6A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D0C80F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CA8C3CE">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4470E17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456BB1E">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1411E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5E939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78347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7" w15:restartNumberingAfterBreak="0">
    <w:nsid w:val="3E672D40"/>
    <w:multiLevelType w:val="hybridMultilevel"/>
    <w:tmpl w:val="46709550"/>
    <w:lvl w:ilvl="0" w:tplc="887A1268">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166ED36">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49E579C">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95E666E">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9F4F61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82296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C0E44D2">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C3A2632">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9A2C65C">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8" w15:restartNumberingAfterBreak="0">
    <w:nsid w:val="3E70204D"/>
    <w:multiLevelType w:val="hybridMultilevel"/>
    <w:tmpl w:val="DC347800"/>
    <w:lvl w:ilvl="0" w:tplc="316078CA">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DAE2EDA">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FA8C9CA">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314996A">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536452E">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53872A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0464982">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C9263DA">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D2E6CC6">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09" w15:restartNumberingAfterBreak="0">
    <w:nsid w:val="3EC37B9C"/>
    <w:multiLevelType w:val="hybridMultilevel"/>
    <w:tmpl w:val="B956A0BE"/>
    <w:lvl w:ilvl="0" w:tplc="3386E764">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910EBBE">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DC09B4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17C4EAE">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4DE0D48">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61CD6C2">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6CA5888">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C5E5B1C">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C7A34B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0" w15:restartNumberingAfterBreak="0">
    <w:nsid w:val="4074751E"/>
    <w:multiLevelType w:val="hybridMultilevel"/>
    <w:tmpl w:val="7ED2B93C"/>
    <w:lvl w:ilvl="0" w:tplc="C8BEC91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992188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8BEC582">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893AEDE8">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7E400A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9C8212E">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F49920">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1A8A18A">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8C40642">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1" w15:restartNumberingAfterBreak="0">
    <w:nsid w:val="41A4703A"/>
    <w:multiLevelType w:val="hybridMultilevel"/>
    <w:tmpl w:val="4CA234E6"/>
    <w:lvl w:ilvl="0" w:tplc="D7568D56">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57AA39C">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145470">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7FA336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7F89564">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218EB5E">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70DCDC">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67CD0A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E9856AC">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2" w15:restartNumberingAfterBreak="0">
    <w:nsid w:val="41A62FE4"/>
    <w:multiLevelType w:val="hybridMultilevel"/>
    <w:tmpl w:val="5B16ACCC"/>
    <w:lvl w:ilvl="0" w:tplc="85BE336E">
      <w:start w:val="2"/>
      <w:numFmt w:val="bullet"/>
      <w:lvlText w:val="-"/>
      <w:lvlJc w:val="left"/>
      <w:pPr>
        <w:ind w:left="1155" w:hanging="360"/>
      </w:pPr>
      <w:rPr>
        <w:rFonts w:ascii="Times New Roman" w:eastAsiaTheme="minorHAnsi" w:hAnsi="Times New Roman" w:cs="Times New Roman"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13" w15:restartNumberingAfterBreak="0">
    <w:nsid w:val="41B154C0"/>
    <w:multiLevelType w:val="hybridMultilevel"/>
    <w:tmpl w:val="0E52CC56"/>
    <w:lvl w:ilvl="0" w:tplc="6FDE391E">
      <w:start w:val="1"/>
      <w:numFmt w:val="bullet"/>
      <w:lvlText w:val="•"/>
      <w:lvlJc w:val="left"/>
      <w:pPr>
        <w:ind w:left="720"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1E81818"/>
    <w:multiLevelType w:val="hybridMultilevel"/>
    <w:tmpl w:val="B590C836"/>
    <w:lvl w:ilvl="0" w:tplc="4E1E656C">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3AE2A2C"/>
    <w:multiLevelType w:val="hybridMultilevel"/>
    <w:tmpl w:val="2C2AB612"/>
    <w:lvl w:ilvl="0" w:tplc="6024C5EE">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F2E669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790CFBC">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DB03132">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B0C210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F04577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754713C">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8918CB2A">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C0AAC80">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6" w15:restartNumberingAfterBreak="0">
    <w:nsid w:val="43F37613"/>
    <w:multiLevelType w:val="hybridMultilevel"/>
    <w:tmpl w:val="1120786C"/>
    <w:lvl w:ilvl="0" w:tplc="26D2BECE">
      <w:start w:val="1"/>
      <w:numFmt w:val="bullet"/>
      <w:lvlText w:val="•"/>
      <w:lvlJc w:val="left"/>
      <w:pPr>
        <w:ind w:left="114"/>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7A8F1D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132365A">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481BA4">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AF0AAC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D6CEE18">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C50E6AA">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5C64A48">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2D00D9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7" w15:restartNumberingAfterBreak="0">
    <w:nsid w:val="449B2DFA"/>
    <w:multiLevelType w:val="hybridMultilevel"/>
    <w:tmpl w:val="18362D08"/>
    <w:lvl w:ilvl="0" w:tplc="0BAE64D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EE2A5A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BF231C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156415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B8ADB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DE4297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832B53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DFCA37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AC4AF5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8" w15:restartNumberingAfterBreak="0">
    <w:nsid w:val="44C90788"/>
    <w:multiLevelType w:val="hybridMultilevel"/>
    <w:tmpl w:val="43A6BB32"/>
    <w:lvl w:ilvl="0" w:tplc="FB102CE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60D388">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BCAF8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1F8CCA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5303E34">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A5A6A00">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17053E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86A292">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CB2695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19" w15:restartNumberingAfterBreak="0">
    <w:nsid w:val="47CE5EFE"/>
    <w:multiLevelType w:val="hybridMultilevel"/>
    <w:tmpl w:val="4A44A4B6"/>
    <w:lvl w:ilvl="0" w:tplc="CC8A7D24">
      <w:start w:val="6"/>
      <w:numFmt w:val="bullet"/>
      <w:lvlText w:val="-"/>
      <w:lvlJc w:val="left"/>
      <w:pPr>
        <w:ind w:left="981" w:hanging="360"/>
      </w:pPr>
      <w:rPr>
        <w:rFonts w:ascii="Times New Roman" w:eastAsiaTheme="minorHAnsi" w:hAnsi="Times New Roman" w:cs="Times New Roman" w:hint="default"/>
      </w:rPr>
    </w:lvl>
    <w:lvl w:ilvl="1" w:tplc="04090003" w:tentative="1">
      <w:start w:val="1"/>
      <w:numFmt w:val="bullet"/>
      <w:lvlText w:val="o"/>
      <w:lvlJc w:val="left"/>
      <w:pPr>
        <w:ind w:left="1701" w:hanging="360"/>
      </w:pPr>
      <w:rPr>
        <w:rFonts w:ascii="Courier New" w:hAnsi="Courier New" w:cs="Courier New" w:hint="default"/>
      </w:rPr>
    </w:lvl>
    <w:lvl w:ilvl="2" w:tplc="04090005" w:tentative="1">
      <w:start w:val="1"/>
      <w:numFmt w:val="bullet"/>
      <w:lvlText w:val=""/>
      <w:lvlJc w:val="left"/>
      <w:pPr>
        <w:ind w:left="2421" w:hanging="360"/>
      </w:pPr>
      <w:rPr>
        <w:rFonts w:ascii="Wingdings" w:hAnsi="Wingdings" w:hint="default"/>
      </w:rPr>
    </w:lvl>
    <w:lvl w:ilvl="3" w:tplc="04090001" w:tentative="1">
      <w:start w:val="1"/>
      <w:numFmt w:val="bullet"/>
      <w:lvlText w:val=""/>
      <w:lvlJc w:val="left"/>
      <w:pPr>
        <w:ind w:left="3141" w:hanging="360"/>
      </w:pPr>
      <w:rPr>
        <w:rFonts w:ascii="Symbol" w:hAnsi="Symbol" w:hint="default"/>
      </w:rPr>
    </w:lvl>
    <w:lvl w:ilvl="4" w:tplc="04090003" w:tentative="1">
      <w:start w:val="1"/>
      <w:numFmt w:val="bullet"/>
      <w:lvlText w:val="o"/>
      <w:lvlJc w:val="left"/>
      <w:pPr>
        <w:ind w:left="3861" w:hanging="360"/>
      </w:pPr>
      <w:rPr>
        <w:rFonts w:ascii="Courier New" w:hAnsi="Courier New" w:cs="Courier New" w:hint="default"/>
      </w:rPr>
    </w:lvl>
    <w:lvl w:ilvl="5" w:tplc="04090005" w:tentative="1">
      <w:start w:val="1"/>
      <w:numFmt w:val="bullet"/>
      <w:lvlText w:val=""/>
      <w:lvlJc w:val="left"/>
      <w:pPr>
        <w:ind w:left="4581" w:hanging="360"/>
      </w:pPr>
      <w:rPr>
        <w:rFonts w:ascii="Wingdings" w:hAnsi="Wingdings" w:hint="default"/>
      </w:rPr>
    </w:lvl>
    <w:lvl w:ilvl="6" w:tplc="04090001" w:tentative="1">
      <w:start w:val="1"/>
      <w:numFmt w:val="bullet"/>
      <w:lvlText w:val=""/>
      <w:lvlJc w:val="left"/>
      <w:pPr>
        <w:ind w:left="5301" w:hanging="360"/>
      </w:pPr>
      <w:rPr>
        <w:rFonts w:ascii="Symbol" w:hAnsi="Symbol" w:hint="default"/>
      </w:rPr>
    </w:lvl>
    <w:lvl w:ilvl="7" w:tplc="04090003" w:tentative="1">
      <w:start w:val="1"/>
      <w:numFmt w:val="bullet"/>
      <w:lvlText w:val="o"/>
      <w:lvlJc w:val="left"/>
      <w:pPr>
        <w:ind w:left="6021" w:hanging="360"/>
      </w:pPr>
      <w:rPr>
        <w:rFonts w:ascii="Courier New" w:hAnsi="Courier New" w:cs="Courier New" w:hint="default"/>
      </w:rPr>
    </w:lvl>
    <w:lvl w:ilvl="8" w:tplc="04090005" w:tentative="1">
      <w:start w:val="1"/>
      <w:numFmt w:val="bullet"/>
      <w:lvlText w:val=""/>
      <w:lvlJc w:val="left"/>
      <w:pPr>
        <w:ind w:left="6741" w:hanging="360"/>
      </w:pPr>
      <w:rPr>
        <w:rFonts w:ascii="Wingdings" w:hAnsi="Wingdings" w:hint="default"/>
      </w:rPr>
    </w:lvl>
  </w:abstractNum>
  <w:abstractNum w:abstractNumId="120" w15:restartNumberingAfterBreak="0">
    <w:nsid w:val="48E07D34"/>
    <w:multiLevelType w:val="hybridMultilevel"/>
    <w:tmpl w:val="1E422170"/>
    <w:lvl w:ilvl="0" w:tplc="39BEC1A6">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F705C4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EE0066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E5E7BBA">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5FCDDA2">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B7CB876">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C2E1FF2">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60232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AF0890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1" w15:restartNumberingAfterBreak="0">
    <w:nsid w:val="49021C6E"/>
    <w:multiLevelType w:val="hybridMultilevel"/>
    <w:tmpl w:val="BF26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4A8A5929"/>
    <w:multiLevelType w:val="hybridMultilevel"/>
    <w:tmpl w:val="95DC97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B3D236C"/>
    <w:multiLevelType w:val="hybridMultilevel"/>
    <w:tmpl w:val="46C8E93C"/>
    <w:lvl w:ilvl="0" w:tplc="53D201D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8C4418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F305BE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4063EA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B58C638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6E24BFF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BB61EF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BA762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F0406B4">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4" w15:restartNumberingAfterBreak="0">
    <w:nsid w:val="4BD154E2"/>
    <w:multiLevelType w:val="hybridMultilevel"/>
    <w:tmpl w:val="558413D6"/>
    <w:lvl w:ilvl="0" w:tplc="6C9C17B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DFA504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2E02BE">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45A860A">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0B2444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CD613A6">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A044C4">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23EE37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9D4AF7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5" w15:restartNumberingAfterBreak="0">
    <w:nsid w:val="4C650C28"/>
    <w:multiLevelType w:val="hybridMultilevel"/>
    <w:tmpl w:val="2F10C33A"/>
    <w:lvl w:ilvl="0" w:tplc="339684F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1E6DFE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7A3AA99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2D0239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2CCCC6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32EEA0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8E8E894">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290240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F8A557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6" w15:restartNumberingAfterBreak="0">
    <w:nsid w:val="4D447A16"/>
    <w:multiLevelType w:val="hybridMultilevel"/>
    <w:tmpl w:val="F7CA8A2E"/>
    <w:lvl w:ilvl="0" w:tplc="96B4FA72">
      <w:start w:val="4"/>
      <w:numFmt w:val="decimal"/>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056085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F0904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6C28B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2B8546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98247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7AF67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24203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8EC84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7" w15:restartNumberingAfterBreak="0">
    <w:nsid w:val="4D4C320C"/>
    <w:multiLevelType w:val="hybridMultilevel"/>
    <w:tmpl w:val="AA38B904"/>
    <w:lvl w:ilvl="0" w:tplc="547A3BB0">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900D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FEFA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8CBBC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34AA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1C18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E2B4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EAAD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26821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8" w15:restartNumberingAfterBreak="0">
    <w:nsid w:val="4DE229DB"/>
    <w:multiLevelType w:val="hybridMultilevel"/>
    <w:tmpl w:val="04B84E4E"/>
    <w:lvl w:ilvl="0" w:tplc="837483E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EA793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902BAF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B9C69C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8164470">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0ED2E5B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472C59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DA4B19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DCC3778">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9" w15:restartNumberingAfterBreak="0">
    <w:nsid w:val="50547DB1"/>
    <w:multiLevelType w:val="hybridMultilevel"/>
    <w:tmpl w:val="9014C414"/>
    <w:lvl w:ilvl="0" w:tplc="D580419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024F37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AD82F39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8AAFAB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EF4896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152091E">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AB40CDE">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B1E68BC">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9CE2AF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0" w15:restartNumberingAfterBreak="0">
    <w:nsid w:val="50A34698"/>
    <w:multiLevelType w:val="hybridMultilevel"/>
    <w:tmpl w:val="E6503CF6"/>
    <w:lvl w:ilvl="0" w:tplc="2968D3A8">
      <w:start w:val="1"/>
      <w:numFmt w:val="bullet"/>
      <w:lvlText w:val="•"/>
      <w:lvlJc w:val="left"/>
      <w:pPr>
        <w:ind w:left="4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E0AB360">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918237E">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AC0861A">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FF4ED924">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2F2F7E2">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41EA3B24">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9ECE8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AFE6014">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1" w15:restartNumberingAfterBreak="0">
    <w:nsid w:val="51346E70"/>
    <w:multiLevelType w:val="hybridMultilevel"/>
    <w:tmpl w:val="2A88286A"/>
    <w:lvl w:ilvl="0" w:tplc="E54C3EE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A288A1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65E843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B0EB6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CBA0AA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692C99A">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62279EC">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FA641E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5B0DA1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2" w15:restartNumberingAfterBreak="0">
    <w:nsid w:val="5134771D"/>
    <w:multiLevelType w:val="hybridMultilevel"/>
    <w:tmpl w:val="A54E2F8C"/>
    <w:lvl w:ilvl="0" w:tplc="6B921868">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FA64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0825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C02B3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2447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562A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78AA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0C91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B4E11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3" w15:restartNumberingAfterBreak="0">
    <w:nsid w:val="52D44DC7"/>
    <w:multiLevelType w:val="hybridMultilevel"/>
    <w:tmpl w:val="200CEA72"/>
    <w:lvl w:ilvl="0" w:tplc="C07627DC">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0A0F618">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72AC510">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78FCE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14E48B6">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ECE652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DFE2796A">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C48D44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A647C0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4" w15:restartNumberingAfterBreak="0">
    <w:nsid w:val="533B329A"/>
    <w:multiLevelType w:val="hybridMultilevel"/>
    <w:tmpl w:val="89B437E0"/>
    <w:lvl w:ilvl="0" w:tplc="045A6BEA">
      <w:start w:val="1"/>
      <w:numFmt w:val="decimal"/>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35" w15:restartNumberingAfterBreak="0">
    <w:nsid w:val="54B442DA"/>
    <w:multiLevelType w:val="hybridMultilevel"/>
    <w:tmpl w:val="AECEA636"/>
    <w:lvl w:ilvl="0" w:tplc="FA68F85C">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54636E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A6E9EB8">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3BA3FD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1F858B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C80FFA6">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04EF1A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F580FC2">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7908A3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6" w15:restartNumberingAfterBreak="0">
    <w:nsid w:val="557542EA"/>
    <w:multiLevelType w:val="hybridMultilevel"/>
    <w:tmpl w:val="AA38B904"/>
    <w:lvl w:ilvl="0" w:tplc="547A3BB0">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900DD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FEFA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8CBBC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D34AA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F1C184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DE2B4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9EAAD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B26821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7" w15:restartNumberingAfterBreak="0">
    <w:nsid w:val="55BE21DF"/>
    <w:multiLevelType w:val="hybridMultilevel"/>
    <w:tmpl w:val="A54E2F8C"/>
    <w:lvl w:ilvl="0" w:tplc="6B921868">
      <w:start w:val="1"/>
      <w:numFmt w:val="lowerLetter"/>
      <w:lvlText w:val="%1)"/>
      <w:lvlJc w:val="left"/>
      <w:pPr>
        <w:ind w:left="15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0FA64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0825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8C02B3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2447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9562A0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F78AAD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0C91C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B4E11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8" w15:restartNumberingAfterBreak="0">
    <w:nsid w:val="574D72C7"/>
    <w:multiLevelType w:val="hybridMultilevel"/>
    <w:tmpl w:val="16B6AD48"/>
    <w:lvl w:ilvl="0" w:tplc="0FD81D0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9E6283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6FC0098">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2C8F21C">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48FD9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B4AA82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D2A21C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3F6ABD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7743AE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39" w15:restartNumberingAfterBreak="0">
    <w:nsid w:val="596F4280"/>
    <w:multiLevelType w:val="hybridMultilevel"/>
    <w:tmpl w:val="F8822D02"/>
    <w:lvl w:ilvl="0" w:tplc="2484258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0109392">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D24E972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888EC0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6788452">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37E1F9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BA4FDB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8F66BA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B82CEEE">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0" w15:restartNumberingAfterBreak="0">
    <w:nsid w:val="5AA12D3D"/>
    <w:multiLevelType w:val="hybridMultilevel"/>
    <w:tmpl w:val="6D688FDE"/>
    <w:lvl w:ilvl="0" w:tplc="A950CF86">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794BE7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56FE32">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AEC5A7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E12361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9B4E974A">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A4C7DE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C4E4D54">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6DECF6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1" w15:restartNumberingAfterBreak="0">
    <w:nsid w:val="5AF12B2D"/>
    <w:multiLevelType w:val="hybridMultilevel"/>
    <w:tmpl w:val="42AE5D92"/>
    <w:lvl w:ilvl="0" w:tplc="05C0EF1A">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506CCD5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E54A8D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BCA7A42">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A2FE3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CC1582">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A552AF3A">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CD943E4A">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EBACC3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2" w15:restartNumberingAfterBreak="0">
    <w:nsid w:val="5B7A2E59"/>
    <w:multiLevelType w:val="hybridMultilevel"/>
    <w:tmpl w:val="A6220CDE"/>
    <w:lvl w:ilvl="0" w:tplc="08E0E07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38A09DC">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5AE8C74">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A06BBE4">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A9F0D67C">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6C24BE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A6E56A2">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7447BF0">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49EFCA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3" w15:restartNumberingAfterBreak="0">
    <w:nsid w:val="5C0D1DE4"/>
    <w:multiLevelType w:val="multilevel"/>
    <w:tmpl w:val="DB3050EC"/>
    <w:lvl w:ilvl="0">
      <w:start w:val="1"/>
      <w:numFmt w:val="lowerLetter"/>
      <w:lvlText w:val="%1)"/>
      <w:lvlJc w:val="left"/>
      <w:pPr>
        <w:ind w:left="16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20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2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7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1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7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39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4" w15:restartNumberingAfterBreak="0">
    <w:nsid w:val="5EBC10DC"/>
    <w:multiLevelType w:val="hybridMultilevel"/>
    <w:tmpl w:val="D45A0E46"/>
    <w:lvl w:ilvl="0" w:tplc="0F50DBBE">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65C897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BC059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00DD8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97068D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0CD90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DDC05C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4E2582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46A0D4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5" w15:restartNumberingAfterBreak="0">
    <w:nsid w:val="5FCF57CC"/>
    <w:multiLevelType w:val="hybridMultilevel"/>
    <w:tmpl w:val="CBA28E92"/>
    <w:lvl w:ilvl="0" w:tplc="06B2331E">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0E15696"/>
    <w:multiLevelType w:val="hybridMultilevel"/>
    <w:tmpl w:val="1A1CF75C"/>
    <w:lvl w:ilvl="0" w:tplc="378695F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832B590">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8A6C7D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09C2DB7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C2055C8">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70CEE2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1E81E04">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D654FBCC">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5309E22">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7" w15:restartNumberingAfterBreak="0">
    <w:nsid w:val="618C0536"/>
    <w:multiLevelType w:val="hybridMultilevel"/>
    <w:tmpl w:val="1C66BE20"/>
    <w:lvl w:ilvl="0" w:tplc="69BE2F84">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B802FB0">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5E60274">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531274CE">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6964800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0489C54">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150B57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18669D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B228016">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8" w15:restartNumberingAfterBreak="0">
    <w:nsid w:val="64601284"/>
    <w:multiLevelType w:val="hybridMultilevel"/>
    <w:tmpl w:val="31969562"/>
    <w:lvl w:ilvl="0" w:tplc="6A10421E">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906EC34">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DBECC70">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E6CE86">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6E67104">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4747D46">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F8294F4">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9408544">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CF07C1E">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49" w15:restartNumberingAfterBreak="0">
    <w:nsid w:val="64683DED"/>
    <w:multiLevelType w:val="hybridMultilevel"/>
    <w:tmpl w:val="E8E679C4"/>
    <w:lvl w:ilvl="0" w:tplc="D7404C30">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CE6C1B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1689342">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F536B8F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F9A895A">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AF006BA">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6E063B3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B6A032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4CCC99A">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0" w15:restartNumberingAfterBreak="0">
    <w:nsid w:val="65954E71"/>
    <w:multiLevelType w:val="hybridMultilevel"/>
    <w:tmpl w:val="FFB8C9A6"/>
    <w:lvl w:ilvl="0" w:tplc="57DCE8E2">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72A3D5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B3181F54">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77E6568">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5302582">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3350EAFC">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488ED46">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FC04B8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898962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1" w15:restartNumberingAfterBreak="0">
    <w:nsid w:val="65B76A06"/>
    <w:multiLevelType w:val="hybridMultilevel"/>
    <w:tmpl w:val="49C44956"/>
    <w:lvl w:ilvl="0" w:tplc="F31E8912">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A22D39C">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C6B24528">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83408D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B5C1ED8">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666EA6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9F0552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EB8C24C">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949E0B0C">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2" w15:restartNumberingAfterBreak="0">
    <w:nsid w:val="662F779A"/>
    <w:multiLevelType w:val="hybridMultilevel"/>
    <w:tmpl w:val="316EA272"/>
    <w:lvl w:ilvl="0" w:tplc="6CE4F144">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lang w:val="pt-BR"/>
      </w:rPr>
    </w:lvl>
    <w:lvl w:ilvl="1" w:tplc="C7243A7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6641C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60F5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E503B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B68AC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F881D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AE3A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4625DA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3" w15:restartNumberingAfterBreak="0">
    <w:nsid w:val="687D53DB"/>
    <w:multiLevelType w:val="multilevel"/>
    <w:tmpl w:val="4530C644"/>
    <w:lvl w:ilvl="0">
      <w:start w:val="1"/>
      <w:numFmt w:val="lowerLetter"/>
      <w:lvlText w:val="%1)"/>
      <w:lvlJc w:val="left"/>
      <w:pPr>
        <w:ind w:left="56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start w:val="1"/>
      <w:numFmt w:val="decimal"/>
      <w:lvlText w:val="%1.%2)"/>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2">
      <w:start w:val="1"/>
      <w:numFmt w:val="decimal"/>
      <w:lvlText w:val="%1.%2.%3)"/>
      <w:lvlJc w:val="left"/>
      <w:pPr>
        <w:ind w:left="621"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3">
      <w:start w:val="1"/>
      <w:numFmt w:val="decimal"/>
      <w:lvlText w:val="%4"/>
      <w:lvlJc w:val="left"/>
      <w:pPr>
        <w:ind w:left="17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4">
      <w:start w:val="1"/>
      <w:numFmt w:val="lowerLetter"/>
      <w:lvlText w:val="%5"/>
      <w:lvlJc w:val="left"/>
      <w:pPr>
        <w:ind w:left="251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5">
      <w:start w:val="1"/>
      <w:numFmt w:val="lowerRoman"/>
      <w:lvlText w:val="%6"/>
      <w:lvlJc w:val="left"/>
      <w:pPr>
        <w:ind w:left="323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6">
      <w:start w:val="1"/>
      <w:numFmt w:val="decimal"/>
      <w:lvlText w:val="%7"/>
      <w:lvlJc w:val="left"/>
      <w:pPr>
        <w:ind w:left="395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7">
      <w:start w:val="1"/>
      <w:numFmt w:val="lowerLetter"/>
      <w:lvlText w:val="%8"/>
      <w:lvlJc w:val="left"/>
      <w:pPr>
        <w:ind w:left="467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lvl w:ilvl="8">
      <w:start w:val="1"/>
      <w:numFmt w:val="lowerRoman"/>
      <w:lvlText w:val="%9"/>
      <w:lvlJc w:val="left"/>
      <w:pPr>
        <w:ind w:left="5398" w:firstLine="0"/>
      </w:pPr>
      <w:rPr>
        <w:rFonts w:ascii="Times New Roman" w:eastAsia="Times New Roman" w:hAnsi="Times New Roman" w:cs="Times New Roman" w:hint="default"/>
        <w:b w:val="0"/>
        <w:i w:val="0"/>
        <w:strike w:val="0"/>
        <w:dstrike w:val="0"/>
        <w:color w:val="000000"/>
        <w:sz w:val="28"/>
        <w:szCs w:val="28"/>
        <w:u w:val="none" w:color="000000"/>
        <w:vertAlign w:val="baseline"/>
      </w:rPr>
    </w:lvl>
  </w:abstractNum>
  <w:abstractNum w:abstractNumId="154" w15:restartNumberingAfterBreak="0">
    <w:nsid w:val="68BA00CB"/>
    <w:multiLevelType w:val="hybridMultilevel"/>
    <w:tmpl w:val="4BA0B456"/>
    <w:lvl w:ilvl="0" w:tplc="E926FC5E">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AACD84A">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75C53A4">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37CABAC">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AA2D5BA">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674EDC8">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97EEF0C0">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95901DF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594B71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5" w15:restartNumberingAfterBreak="0">
    <w:nsid w:val="6B475C6F"/>
    <w:multiLevelType w:val="hybridMultilevel"/>
    <w:tmpl w:val="8F74BB28"/>
    <w:lvl w:ilvl="0" w:tplc="74488F3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AB26CD8">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C80C32A">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7225F06">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82A8CE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F647090">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A54AA9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E7EC3D8">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56CF3B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6" w15:restartNumberingAfterBreak="0">
    <w:nsid w:val="6C0545BA"/>
    <w:multiLevelType w:val="hybridMultilevel"/>
    <w:tmpl w:val="624ED77C"/>
    <w:lvl w:ilvl="0" w:tplc="360E4572">
      <w:start w:val="1"/>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32915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F982D0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2E619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4AE7B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B94441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7804CF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A1AAC3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8563BE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7" w15:restartNumberingAfterBreak="0">
    <w:nsid w:val="6CB94A89"/>
    <w:multiLevelType w:val="hybridMultilevel"/>
    <w:tmpl w:val="7B224540"/>
    <w:lvl w:ilvl="0" w:tplc="284AE29A">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948F82A">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15F01EB6">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546B5A2">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B521EF2">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854A15C">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544B70E">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2DE500E">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AB424E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58" w15:restartNumberingAfterBreak="0">
    <w:nsid w:val="6CC20DE3"/>
    <w:multiLevelType w:val="hybridMultilevel"/>
    <w:tmpl w:val="CCE05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6D4002D6"/>
    <w:multiLevelType w:val="hybridMultilevel"/>
    <w:tmpl w:val="02640EF0"/>
    <w:lvl w:ilvl="0" w:tplc="8348F0C4">
      <w:start w:val="2"/>
      <w:numFmt w:val="decimal"/>
      <w:lvlText w:val="%1."/>
      <w:lvlJc w:val="left"/>
      <w:pPr>
        <w:ind w:left="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62E312">
      <w:start w:val="1"/>
      <w:numFmt w:val="lowerLetter"/>
      <w:lvlText w:val="%2"/>
      <w:lvlJc w:val="left"/>
      <w:pPr>
        <w:ind w:left="20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DCB3E8">
      <w:start w:val="1"/>
      <w:numFmt w:val="lowerRoman"/>
      <w:lvlText w:val="%3"/>
      <w:lvlJc w:val="left"/>
      <w:pPr>
        <w:ind w:left="27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5B8DE88">
      <w:start w:val="1"/>
      <w:numFmt w:val="decimal"/>
      <w:lvlText w:val="%4"/>
      <w:lvlJc w:val="left"/>
      <w:pPr>
        <w:ind w:left="34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B8ACFFE">
      <w:start w:val="1"/>
      <w:numFmt w:val="lowerLetter"/>
      <w:lvlText w:val="%5"/>
      <w:lvlJc w:val="left"/>
      <w:pPr>
        <w:ind w:left="41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1AC766">
      <w:start w:val="1"/>
      <w:numFmt w:val="lowerRoman"/>
      <w:lvlText w:val="%6"/>
      <w:lvlJc w:val="left"/>
      <w:pPr>
        <w:ind w:left="49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4FAFE64">
      <w:start w:val="1"/>
      <w:numFmt w:val="decimal"/>
      <w:lvlText w:val="%7"/>
      <w:lvlJc w:val="left"/>
      <w:pPr>
        <w:ind w:left="56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F6C34A">
      <w:start w:val="1"/>
      <w:numFmt w:val="lowerLetter"/>
      <w:lvlText w:val="%8"/>
      <w:lvlJc w:val="left"/>
      <w:pPr>
        <w:ind w:left="63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2FC97EC">
      <w:start w:val="1"/>
      <w:numFmt w:val="lowerRoman"/>
      <w:lvlText w:val="%9"/>
      <w:lvlJc w:val="left"/>
      <w:pPr>
        <w:ind w:left="70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0" w15:restartNumberingAfterBreak="0">
    <w:nsid w:val="6D7152C4"/>
    <w:multiLevelType w:val="hybridMultilevel"/>
    <w:tmpl w:val="D690F2DC"/>
    <w:lvl w:ilvl="0" w:tplc="A208B210">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8B8AB1B8">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1806F32">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2248E28">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142E9FD6">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7E5023D6">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0B4968E">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C4440D2">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F28B50C">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1" w15:restartNumberingAfterBreak="0">
    <w:nsid w:val="6E592BF0"/>
    <w:multiLevelType w:val="hybridMultilevel"/>
    <w:tmpl w:val="C24EB5EA"/>
    <w:lvl w:ilvl="0" w:tplc="8542CF66">
      <w:start w:val="2"/>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C9049E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1258B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51CB99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EE4643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4FC71B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36885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92E04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4C4D66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2" w15:restartNumberingAfterBreak="0">
    <w:nsid w:val="6E8F36E4"/>
    <w:multiLevelType w:val="hybridMultilevel"/>
    <w:tmpl w:val="253E0270"/>
    <w:lvl w:ilvl="0" w:tplc="F0603408">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0064C2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660091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C11618F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1169388">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29AA2F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9EE0DE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3F8550A">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CF2E9ADC">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3" w15:restartNumberingAfterBreak="0">
    <w:nsid w:val="6EAC08F3"/>
    <w:multiLevelType w:val="hybridMultilevel"/>
    <w:tmpl w:val="29DC68A2"/>
    <w:lvl w:ilvl="0" w:tplc="6EE0FDC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C5437C0">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DCE50C">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BB255E4">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D764E5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2444F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81A4098C">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C78A6D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EC6D970">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4" w15:restartNumberingAfterBreak="0">
    <w:nsid w:val="6F474795"/>
    <w:multiLevelType w:val="hybridMultilevel"/>
    <w:tmpl w:val="DC74E46E"/>
    <w:lvl w:ilvl="0" w:tplc="E8D26E40">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8828DF2">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B22E6F6">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D98914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D36EC51E">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6D46D5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F39AFC7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0F4F368">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A3854E2">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5" w15:restartNumberingAfterBreak="0">
    <w:nsid w:val="70D4434C"/>
    <w:multiLevelType w:val="hybridMultilevel"/>
    <w:tmpl w:val="D9F41936"/>
    <w:lvl w:ilvl="0" w:tplc="7B9807EC">
      <w:start w:val="1"/>
      <w:numFmt w:val="bullet"/>
      <w:lvlText w:val="•"/>
      <w:lvlJc w:val="left"/>
      <w:pPr>
        <w:ind w:left="38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3E63360">
      <w:start w:val="1"/>
      <w:numFmt w:val="bullet"/>
      <w:lvlText w:val="o"/>
      <w:lvlJc w:val="left"/>
      <w:pPr>
        <w:ind w:left="121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54EA0BEE">
      <w:start w:val="1"/>
      <w:numFmt w:val="bullet"/>
      <w:lvlText w:val="▪"/>
      <w:lvlJc w:val="left"/>
      <w:pPr>
        <w:ind w:left="19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1DBCFF0A">
      <w:start w:val="1"/>
      <w:numFmt w:val="bullet"/>
      <w:lvlText w:val="•"/>
      <w:lvlJc w:val="left"/>
      <w:pPr>
        <w:ind w:left="26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7FCAAE6">
      <w:start w:val="1"/>
      <w:numFmt w:val="bullet"/>
      <w:lvlText w:val="o"/>
      <w:lvlJc w:val="left"/>
      <w:pPr>
        <w:ind w:left="337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70612C">
      <w:start w:val="1"/>
      <w:numFmt w:val="bullet"/>
      <w:lvlText w:val="▪"/>
      <w:lvlJc w:val="left"/>
      <w:pPr>
        <w:ind w:left="409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C967CEC">
      <w:start w:val="1"/>
      <w:numFmt w:val="bullet"/>
      <w:lvlText w:val="•"/>
      <w:lvlJc w:val="left"/>
      <w:pPr>
        <w:ind w:left="481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5320576">
      <w:start w:val="1"/>
      <w:numFmt w:val="bullet"/>
      <w:lvlText w:val="o"/>
      <w:lvlJc w:val="left"/>
      <w:pPr>
        <w:ind w:left="553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E2C4F37A">
      <w:start w:val="1"/>
      <w:numFmt w:val="bullet"/>
      <w:lvlText w:val="▪"/>
      <w:lvlJc w:val="left"/>
      <w:pPr>
        <w:ind w:left="6253"/>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6" w15:restartNumberingAfterBreak="0">
    <w:nsid w:val="70E251FE"/>
    <w:multiLevelType w:val="hybridMultilevel"/>
    <w:tmpl w:val="9F5ADCBA"/>
    <w:lvl w:ilvl="0" w:tplc="4A12FA44">
      <w:start w:val="1"/>
      <w:numFmt w:val="bullet"/>
      <w:lvlText w:val="•"/>
      <w:lvlJc w:val="left"/>
      <w:pPr>
        <w:ind w:left="29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B580140">
      <w:start w:val="1"/>
      <w:numFmt w:val="bullet"/>
      <w:lvlText w:val="o"/>
      <w:lvlJc w:val="left"/>
      <w:pPr>
        <w:ind w:left="121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DA034EE">
      <w:start w:val="1"/>
      <w:numFmt w:val="bullet"/>
      <w:lvlText w:val="▪"/>
      <w:lvlJc w:val="left"/>
      <w:pPr>
        <w:ind w:left="19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938D8A8">
      <w:start w:val="1"/>
      <w:numFmt w:val="bullet"/>
      <w:lvlText w:val="•"/>
      <w:lvlJc w:val="left"/>
      <w:pPr>
        <w:ind w:left="26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251E66CA">
      <w:start w:val="1"/>
      <w:numFmt w:val="bullet"/>
      <w:lvlText w:val="o"/>
      <w:lvlJc w:val="left"/>
      <w:pPr>
        <w:ind w:left="337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D4A8ECD0">
      <w:start w:val="1"/>
      <w:numFmt w:val="bullet"/>
      <w:lvlText w:val="▪"/>
      <w:lvlJc w:val="left"/>
      <w:pPr>
        <w:ind w:left="409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A00EA46">
      <w:start w:val="1"/>
      <w:numFmt w:val="bullet"/>
      <w:lvlText w:val="•"/>
      <w:lvlJc w:val="left"/>
      <w:pPr>
        <w:ind w:left="48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B12914C">
      <w:start w:val="1"/>
      <w:numFmt w:val="bullet"/>
      <w:lvlText w:val="o"/>
      <w:lvlJc w:val="left"/>
      <w:pPr>
        <w:ind w:left="553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A0AC812">
      <w:start w:val="1"/>
      <w:numFmt w:val="bullet"/>
      <w:lvlText w:val="▪"/>
      <w:lvlJc w:val="left"/>
      <w:pPr>
        <w:ind w:left="6252"/>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7" w15:restartNumberingAfterBreak="0">
    <w:nsid w:val="71C32563"/>
    <w:multiLevelType w:val="hybridMultilevel"/>
    <w:tmpl w:val="171CE336"/>
    <w:lvl w:ilvl="0" w:tplc="1DB89472">
      <w:start w:val="1"/>
      <w:numFmt w:val="bullet"/>
      <w:lvlText w:val="•"/>
      <w:lvlJc w:val="left"/>
      <w:pPr>
        <w:ind w:left="28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4F12FC5E">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5669AC2">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6A4F8A6">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518E6A6">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EDD472C8">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ED44512">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DFA20F4">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B50C42E">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8" w15:restartNumberingAfterBreak="0">
    <w:nsid w:val="72410A92"/>
    <w:multiLevelType w:val="hybridMultilevel"/>
    <w:tmpl w:val="55F27A9A"/>
    <w:lvl w:ilvl="0" w:tplc="C7C097D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BA4732E">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73AA38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ECAB02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F1CC506">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11EE1A52">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16C6C82">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7A8ADE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359289CA">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69" w15:restartNumberingAfterBreak="0">
    <w:nsid w:val="728C3094"/>
    <w:multiLevelType w:val="hybridMultilevel"/>
    <w:tmpl w:val="98126954"/>
    <w:lvl w:ilvl="0" w:tplc="1E2AB9D8">
      <w:start w:val="2"/>
      <w:numFmt w:val="lowerLetter"/>
      <w:lvlText w:val="%1)"/>
      <w:lvlJc w:val="left"/>
      <w:pPr>
        <w:ind w:left="98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9687B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1413E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E067F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FAA2E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A9C884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6E8092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9838C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EBA6CC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0" w15:restartNumberingAfterBreak="0">
    <w:nsid w:val="7430183A"/>
    <w:multiLevelType w:val="hybridMultilevel"/>
    <w:tmpl w:val="33E0A16A"/>
    <w:lvl w:ilvl="0" w:tplc="0D88938A">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104756A">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0F04F40">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D367958">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BB4EE22">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49941B86">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46CA136">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A22EE30">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613A57DE">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1" w15:restartNumberingAfterBreak="0">
    <w:nsid w:val="74A643DC"/>
    <w:multiLevelType w:val="hybridMultilevel"/>
    <w:tmpl w:val="4356A498"/>
    <w:lvl w:ilvl="0" w:tplc="6FDE391E">
      <w:start w:val="1"/>
      <w:numFmt w:val="bullet"/>
      <w:lvlText w:val="•"/>
      <w:lvlJc w:val="left"/>
      <w:pPr>
        <w:ind w:left="738" w:hanging="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58" w:hanging="360"/>
      </w:pPr>
      <w:rPr>
        <w:rFonts w:ascii="Courier New" w:hAnsi="Courier New" w:cs="Courier New" w:hint="default"/>
      </w:rPr>
    </w:lvl>
    <w:lvl w:ilvl="2" w:tplc="04090005" w:tentative="1">
      <w:start w:val="1"/>
      <w:numFmt w:val="bullet"/>
      <w:lvlText w:val=""/>
      <w:lvlJc w:val="left"/>
      <w:pPr>
        <w:ind w:left="2178" w:hanging="360"/>
      </w:pPr>
      <w:rPr>
        <w:rFonts w:ascii="Wingdings" w:hAnsi="Wingdings" w:hint="default"/>
      </w:rPr>
    </w:lvl>
    <w:lvl w:ilvl="3" w:tplc="04090001" w:tentative="1">
      <w:start w:val="1"/>
      <w:numFmt w:val="bullet"/>
      <w:lvlText w:val=""/>
      <w:lvlJc w:val="left"/>
      <w:pPr>
        <w:ind w:left="2898" w:hanging="360"/>
      </w:pPr>
      <w:rPr>
        <w:rFonts w:ascii="Symbol" w:hAnsi="Symbol" w:hint="default"/>
      </w:rPr>
    </w:lvl>
    <w:lvl w:ilvl="4" w:tplc="04090003" w:tentative="1">
      <w:start w:val="1"/>
      <w:numFmt w:val="bullet"/>
      <w:lvlText w:val="o"/>
      <w:lvlJc w:val="left"/>
      <w:pPr>
        <w:ind w:left="3618" w:hanging="360"/>
      </w:pPr>
      <w:rPr>
        <w:rFonts w:ascii="Courier New" w:hAnsi="Courier New" w:cs="Courier New" w:hint="default"/>
      </w:rPr>
    </w:lvl>
    <w:lvl w:ilvl="5" w:tplc="04090005" w:tentative="1">
      <w:start w:val="1"/>
      <w:numFmt w:val="bullet"/>
      <w:lvlText w:val=""/>
      <w:lvlJc w:val="left"/>
      <w:pPr>
        <w:ind w:left="4338" w:hanging="360"/>
      </w:pPr>
      <w:rPr>
        <w:rFonts w:ascii="Wingdings" w:hAnsi="Wingdings" w:hint="default"/>
      </w:rPr>
    </w:lvl>
    <w:lvl w:ilvl="6" w:tplc="04090001" w:tentative="1">
      <w:start w:val="1"/>
      <w:numFmt w:val="bullet"/>
      <w:lvlText w:val=""/>
      <w:lvlJc w:val="left"/>
      <w:pPr>
        <w:ind w:left="5058" w:hanging="360"/>
      </w:pPr>
      <w:rPr>
        <w:rFonts w:ascii="Symbol" w:hAnsi="Symbol" w:hint="default"/>
      </w:rPr>
    </w:lvl>
    <w:lvl w:ilvl="7" w:tplc="04090003" w:tentative="1">
      <w:start w:val="1"/>
      <w:numFmt w:val="bullet"/>
      <w:lvlText w:val="o"/>
      <w:lvlJc w:val="left"/>
      <w:pPr>
        <w:ind w:left="5778" w:hanging="360"/>
      </w:pPr>
      <w:rPr>
        <w:rFonts w:ascii="Courier New" w:hAnsi="Courier New" w:cs="Courier New" w:hint="default"/>
      </w:rPr>
    </w:lvl>
    <w:lvl w:ilvl="8" w:tplc="04090005" w:tentative="1">
      <w:start w:val="1"/>
      <w:numFmt w:val="bullet"/>
      <w:lvlText w:val=""/>
      <w:lvlJc w:val="left"/>
      <w:pPr>
        <w:ind w:left="6498" w:hanging="360"/>
      </w:pPr>
      <w:rPr>
        <w:rFonts w:ascii="Wingdings" w:hAnsi="Wingdings" w:hint="default"/>
      </w:rPr>
    </w:lvl>
  </w:abstractNum>
  <w:abstractNum w:abstractNumId="172" w15:restartNumberingAfterBreak="0">
    <w:nsid w:val="75354347"/>
    <w:multiLevelType w:val="multilevel"/>
    <w:tmpl w:val="7CD09A96"/>
    <w:lvl w:ilvl="0">
      <w:start w:val="2"/>
      <w:numFmt w:val="lowerLetter"/>
      <w:lvlText w:val="%1)"/>
      <w:lvlJc w:val="left"/>
      <w:pPr>
        <w:ind w:left="6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3" w15:restartNumberingAfterBreak="0">
    <w:nsid w:val="75C1460C"/>
    <w:multiLevelType w:val="hybridMultilevel"/>
    <w:tmpl w:val="0BA06FE4"/>
    <w:lvl w:ilvl="0" w:tplc="F5264588">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024A0C2E">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92426406">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9A4CD10C">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AE2E20A">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05EFBCA">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EC600F8">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74A8B50E">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75AE2836">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4" w15:restartNumberingAfterBreak="0">
    <w:nsid w:val="75FC1F98"/>
    <w:multiLevelType w:val="hybridMultilevel"/>
    <w:tmpl w:val="91F2926E"/>
    <w:lvl w:ilvl="0" w:tplc="10665936">
      <w:start w:val="1"/>
      <w:numFmt w:val="bullet"/>
      <w:lvlText w:val="•"/>
      <w:lvlJc w:val="left"/>
      <w:pPr>
        <w:ind w:left="31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A64F380">
      <w:start w:val="1"/>
      <w:numFmt w:val="bullet"/>
      <w:lvlText w:val="o"/>
      <w:lvlJc w:val="left"/>
      <w:pPr>
        <w:ind w:left="12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3B0EDADC">
      <w:start w:val="1"/>
      <w:numFmt w:val="bullet"/>
      <w:lvlText w:val="▪"/>
      <w:lvlJc w:val="left"/>
      <w:pPr>
        <w:ind w:left="19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C2203D4">
      <w:start w:val="1"/>
      <w:numFmt w:val="bullet"/>
      <w:lvlText w:val="•"/>
      <w:lvlJc w:val="left"/>
      <w:pPr>
        <w:ind w:left="2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3C5E6158">
      <w:start w:val="1"/>
      <w:numFmt w:val="bullet"/>
      <w:lvlText w:val="o"/>
      <w:lvlJc w:val="left"/>
      <w:pPr>
        <w:ind w:left="34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29690BE">
      <w:start w:val="1"/>
      <w:numFmt w:val="bullet"/>
      <w:lvlText w:val="▪"/>
      <w:lvlJc w:val="left"/>
      <w:pPr>
        <w:ind w:left="41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30FA54BE">
      <w:start w:val="1"/>
      <w:numFmt w:val="bullet"/>
      <w:lvlText w:val="•"/>
      <w:lvlJc w:val="left"/>
      <w:pPr>
        <w:ind w:left="48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5BDC7D12">
      <w:start w:val="1"/>
      <w:numFmt w:val="bullet"/>
      <w:lvlText w:val="o"/>
      <w:lvlJc w:val="left"/>
      <w:pPr>
        <w:ind w:left="55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7DCE0EC">
      <w:start w:val="1"/>
      <w:numFmt w:val="bullet"/>
      <w:lvlText w:val="▪"/>
      <w:lvlJc w:val="left"/>
      <w:pPr>
        <w:ind w:left="63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5" w15:restartNumberingAfterBreak="0">
    <w:nsid w:val="763A6B26"/>
    <w:multiLevelType w:val="hybridMultilevel"/>
    <w:tmpl w:val="A00EA624"/>
    <w:lvl w:ilvl="0" w:tplc="4230AB24">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F4035B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EBEC6D1A">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E07EC842">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01D247D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7ACC5B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B4ACD8A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1F6E2F9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7CC7224">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6" w15:restartNumberingAfterBreak="0">
    <w:nsid w:val="76B83F8E"/>
    <w:multiLevelType w:val="hybridMultilevel"/>
    <w:tmpl w:val="EFB2FDEE"/>
    <w:lvl w:ilvl="0" w:tplc="19C8639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4506F7C">
      <w:start w:val="1"/>
      <w:numFmt w:val="lowerLetter"/>
      <w:lvlText w:val="%2"/>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ADAB67A">
      <w:start w:val="4"/>
      <w:numFmt w:val="lowerLetter"/>
      <w:lvlRestart w:val="0"/>
      <w:lvlText w:val="%3)"/>
      <w:lvlJc w:val="left"/>
      <w:pPr>
        <w:ind w:left="168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749C2A">
      <w:start w:val="1"/>
      <w:numFmt w:val="decimal"/>
      <w:lvlText w:val="%4"/>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67EED4E">
      <w:start w:val="1"/>
      <w:numFmt w:val="lowerLetter"/>
      <w:lvlText w:val="%5"/>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01673A6">
      <w:start w:val="1"/>
      <w:numFmt w:val="lowerRoman"/>
      <w:lvlText w:val="%6"/>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AF6C858">
      <w:start w:val="1"/>
      <w:numFmt w:val="decimal"/>
      <w:lvlText w:val="%7"/>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CA48F4">
      <w:start w:val="1"/>
      <w:numFmt w:val="lowerLetter"/>
      <w:lvlText w:val="%8"/>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6C22CC">
      <w:start w:val="1"/>
      <w:numFmt w:val="lowerRoman"/>
      <w:lvlText w:val="%9"/>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7" w15:restartNumberingAfterBreak="0">
    <w:nsid w:val="774F673D"/>
    <w:multiLevelType w:val="hybridMultilevel"/>
    <w:tmpl w:val="A368769A"/>
    <w:lvl w:ilvl="0" w:tplc="5D841ADC">
      <w:start w:val="1"/>
      <w:numFmt w:val="bullet"/>
      <w:lvlText w:val="•"/>
      <w:lvlJc w:val="left"/>
      <w:pPr>
        <w:ind w:left="353"/>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B466452C">
      <w:start w:val="1"/>
      <w:numFmt w:val="bullet"/>
      <w:lvlText w:val="o"/>
      <w:lvlJc w:val="left"/>
      <w:pPr>
        <w:ind w:left="126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CBA6A34">
      <w:start w:val="1"/>
      <w:numFmt w:val="bullet"/>
      <w:lvlText w:val="▪"/>
      <w:lvlJc w:val="left"/>
      <w:pPr>
        <w:ind w:left="19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A3F6ABAE">
      <w:start w:val="1"/>
      <w:numFmt w:val="bullet"/>
      <w:lvlText w:val="•"/>
      <w:lvlJc w:val="left"/>
      <w:pPr>
        <w:ind w:left="270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658A59A">
      <w:start w:val="1"/>
      <w:numFmt w:val="bullet"/>
      <w:lvlText w:val="o"/>
      <w:lvlJc w:val="left"/>
      <w:pPr>
        <w:ind w:left="342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83DAE0D8">
      <w:start w:val="1"/>
      <w:numFmt w:val="bullet"/>
      <w:lvlText w:val="▪"/>
      <w:lvlJc w:val="left"/>
      <w:pPr>
        <w:ind w:left="414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7CC5130">
      <w:start w:val="1"/>
      <w:numFmt w:val="bullet"/>
      <w:lvlText w:val="•"/>
      <w:lvlJc w:val="left"/>
      <w:pPr>
        <w:ind w:left="486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264A5D4E">
      <w:start w:val="1"/>
      <w:numFmt w:val="bullet"/>
      <w:lvlText w:val="o"/>
      <w:lvlJc w:val="left"/>
      <w:pPr>
        <w:ind w:left="558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0A083916">
      <w:start w:val="1"/>
      <w:numFmt w:val="bullet"/>
      <w:lvlText w:val="▪"/>
      <w:lvlJc w:val="left"/>
      <w:pPr>
        <w:ind w:left="6307"/>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8" w15:restartNumberingAfterBreak="0">
    <w:nsid w:val="77967DEB"/>
    <w:multiLevelType w:val="hybridMultilevel"/>
    <w:tmpl w:val="F9B66E7C"/>
    <w:lvl w:ilvl="0" w:tplc="F2D44F7E">
      <w:start w:val="1"/>
      <w:numFmt w:val="bullet"/>
      <w:lvlText w:val="•"/>
      <w:lvlJc w:val="left"/>
      <w:pPr>
        <w:ind w:left="391"/>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1A3C16">
      <w:start w:val="1"/>
      <w:numFmt w:val="bullet"/>
      <w:lvlText w:val="o"/>
      <w:lvlJc w:val="left"/>
      <w:pPr>
        <w:ind w:left="11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84204980">
      <w:start w:val="1"/>
      <w:numFmt w:val="bullet"/>
      <w:lvlText w:val="▪"/>
      <w:lvlJc w:val="left"/>
      <w:pPr>
        <w:ind w:left="19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22BAC470">
      <w:start w:val="1"/>
      <w:numFmt w:val="bullet"/>
      <w:lvlText w:val="•"/>
      <w:lvlJc w:val="left"/>
      <w:pPr>
        <w:ind w:left="262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7DD4C40E">
      <w:start w:val="1"/>
      <w:numFmt w:val="bullet"/>
      <w:lvlText w:val="o"/>
      <w:lvlJc w:val="left"/>
      <w:pPr>
        <w:ind w:left="33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E3A4840">
      <w:start w:val="1"/>
      <w:numFmt w:val="bullet"/>
      <w:lvlText w:val="▪"/>
      <w:lvlJc w:val="left"/>
      <w:pPr>
        <w:ind w:left="40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193464D8">
      <w:start w:val="1"/>
      <w:numFmt w:val="bullet"/>
      <w:lvlText w:val="•"/>
      <w:lvlJc w:val="left"/>
      <w:pPr>
        <w:ind w:left="47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8320B86">
      <w:start w:val="1"/>
      <w:numFmt w:val="bullet"/>
      <w:lvlText w:val="o"/>
      <w:lvlJc w:val="left"/>
      <w:pPr>
        <w:ind w:left="55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52C271B8">
      <w:start w:val="1"/>
      <w:numFmt w:val="bullet"/>
      <w:lvlText w:val="▪"/>
      <w:lvlJc w:val="left"/>
      <w:pPr>
        <w:ind w:left="62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79" w15:restartNumberingAfterBreak="0">
    <w:nsid w:val="78B80305"/>
    <w:multiLevelType w:val="hybridMultilevel"/>
    <w:tmpl w:val="098A3120"/>
    <w:lvl w:ilvl="0" w:tplc="FC4A3C84">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AC01C7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47DE956C">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FFA9578">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318E2D6">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C9123218">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0BC8421C">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B2005AF6">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FA8A0FBC">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0" w15:restartNumberingAfterBreak="0">
    <w:nsid w:val="78C50025"/>
    <w:multiLevelType w:val="multilevel"/>
    <w:tmpl w:val="8E46A524"/>
    <w:lvl w:ilvl="0">
      <w:start w:val="1"/>
      <w:numFmt w:val="decimal"/>
      <w:lvlText w:val="%1."/>
      <w:lvlJc w:val="left"/>
      <w:pPr>
        <w:ind w:left="450" w:hanging="450"/>
      </w:pPr>
      <w:rPr>
        <w:rFonts w:hint="default"/>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81" w15:restartNumberingAfterBreak="0">
    <w:nsid w:val="7BE60C91"/>
    <w:multiLevelType w:val="hybridMultilevel"/>
    <w:tmpl w:val="AC9C687C"/>
    <w:lvl w:ilvl="0" w:tplc="DD243E9A">
      <w:start w:val="1"/>
      <w:numFmt w:val="lowerLetter"/>
      <w:lvlText w:val="%1)"/>
      <w:lvlJc w:val="left"/>
      <w:pPr>
        <w:ind w:left="16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2C39D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22423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994D1A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6AFF1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DA006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26E77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76E262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2F2310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2" w15:restartNumberingAfterBreak="0">
    <w:nsid w:val="7C947E7C"/>
    <w:multiLevelType w:val="hybridMultilevel"/>
    <w:tmpl w:val="42CC2006"/>
    <w:lvl w:ilvl="0" w:tplc="10422176">
      <w:start w:val="1"/>
      <w:numFmt w:val="bullet"/>
      <w:lvlText w:val="•"/>
      <w:lvlJc w:val="left"/>
      <w:pPr>
        <w:ind w:left="27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0162D86">
      <w:start w:val="1"/>
      <w:numFmt w:val="bullet"/>
      <w:lvlText w:val="o"/>
      <w:lvlJc w:val="left"/>
      <w:pPr>
        <w:ind w:left="120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FDD2F2C0">
      <w:start w:val="1"/>
      <w:numFmt w:val="bullet"/>
      <w:lvlText w:val="▪"/>
      <w:lvlJc w:val="left"/>
      <w:pPr>
        <w:ind w:left="19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4C64F61A">
      <w:start w:val="1"/>
      <w:numFmt w:val="bullet"/>
      <w:lvlText w:val="•"/>
      <w:lvlJc w:val="left"/>
      <w:pPr>
        <w:ind w:left="264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F14710E">
      <w:start w:val="1"/>
      <w:numFmt w:val="bullet"/>
      <w:lvlText w:val="o"/>
      <w:lvlJc w:val="left"/>
      <w:pPr>
        <w:ind w:left="336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A9A81764">
      <w:start w:val="1"/>
      <w:numFmt w:val="bullet"/>
      <w:lvlText w:val="▪"/>
      <w:lvlJc w:val="left"/>
      <w:pPr>
        <w:ind w:left="408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CF6C0DC6">
      <w:start w:val="1"/>
      <w:numFmt w:val="bullet"/>
      <w:lvlText w:val="•"/>
      <w:lvlJc w:val="left"/>
      <w:pPr>
        <w:ind w:left="48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AD541224">
      <w:start w:val="1"/>
      <w:numFmt w:val="bullet"/>
      <w:lvlText w:val="o"/>
      <w:lvlJc w:val="left"/>
      <w:pPr>
        <w:ind w:left="552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4324065A">
      <w:start w:val="1"/>
      <w:numFmt w:val="bullet"/>
      <w:lvlText w:val="▪"/>
      <w:lvlJc w:val="left"/>
      <w:pPr>
        <w:ind w:left="6245"/>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83" w15:restartNumberingAfterBreak="0">
    <w:nsid w:val="7DB85DAA"/>
    <w:multiLevelType w:val="hybridMultilevel"/>
    <w:tmpl w:val="FD1E0A00"/>
    <w:lvl w:ilvl="0" w:tplc="F9BE8992">
      <w:start w:val="1"/>
      <w:numFmt w:val="bullet"/>
      <w:lvlText w:val="•"/>
      <w:lvlJc w:val="left"/>
      <w:pPr>
        <w:ind w:left="389"/>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174EAD2">
      <w:start w:val="1"/>
      <w:numFmt w:val="bullet"/>
      <w:lvlText w:val="o"/>
      <w:lvlJc w:val="left"/>
      <w:pPr>
        <w:ind w:left="118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940D74A">
      <w:start w:val="1"/>
      <w:numFmt w:val="bullet"/>
      <w:lvlText w:val="▪"/>
      <w:lvlJc w:val="left"/>
      <w:pPr>
        <w:ind w:left="19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D2349536">
      <w:start w:val="1"/>
      <w:numFmt w:val="bullet"/>
      <w:lvlText w:val="•"/>
      <w:lvlJc w:val="left"/>
      <w:pPr>
        <w:ind w:left="262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C9B0169E">
      <w:start w:val="1"/>
      <w:numFmt w:val="bullet"/>
      <w:lvlText w:val="o"/>
      <w:lvlJc w:val="left"/>
      <w:pPr>
        <w:ind w:left="334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2BCA5F5A">
      <w:start w:val="1"/>
      <w:numFmt w:val="bullet"/>
      <w:lvlText w:val="▪"/>
      <w:lvlJc w:val="left"/>
      <w:pPr>
        <w:ind w:left="406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7E9C9C26">
      <w:start w:val="1"/>
      <w:numFmt w:val="bullet"/>
      <w:lvlText w:val="•"/>
      <w:lvlJc w:val="left"/>
      <w:pPr>
        <w:ind w:left="4786"/>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35C00BA">
      <w:start w:val="1"/>
      <w:numFmt w:val="bullet"/>
      <w:lvlText w:val="o"/>
      <w:lvlJc w:val="left"/>
      <w:pPr>
        <w:ind w:left="550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62C0538">
      <w:start w:val="1"/>
      <w:numFmt w:val="bullet"/>
      <w:lvlText w:val="▪"/>
      <w:lvlJc w:val="left"/>
      <w:pPr>
        <w:ind w:left="6226"/>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abstractNumId w:val="112"/>
  </w:num>
  <w:num w:numId="2">
    <w:abstractNumId w:val="180"/>
  </w:num>
  <w:num w:numId="3">
    <w:abstractNumId w:val="121"/>
  </w:num>
  <w:num w:numId="4">
    <w:abstractNumId w:val="57"/>
  </w:num>
  <w:num w:numId="5">
    <w:abstractNumId w:val="139"/>
  </w:num>
  <w:num w:numId="6">
    <w:abstractNumId w:val="47"/>
  </w:num>
  <w:num w:numId="7">
    <w:abstractNumId w:val="35"/>
  </w:num>
  <w:num w:numId="8">
    <w:abstractNumId w:val="182"/>
  </w:num>
  <w:num w:numId="9">
    <w:abstractNumId w:val="179"/>
  </w:num>
  <w:num w:numId="10">
    <w:abstractNumId w:val="173"/>
  </w:num>
  <w:num w:numId="11">
    <w:abstractNumId w:val="18"/>
  </w:num>
  <w:num w:numId="12">
    <w:abstractNumId w:val="24"/>
  </w:num>
  <w:num w:numId="13">
    <w:abstractNumId w:val="5"/>
  </w:num>
  <w:num w:numId="14">
    <w:abstractNumId w:val="43"/>
  </w:num>
  <w:num w:numId="15">
    <w:abstractNumId w:val="46"/>
  </w:num>
  <w:num w:numId="16">
    <w:abstractNumId w:val="142"/>
  </w:num>
  <w:num w:numId="17">
    <w:abstractNumId w:val="6"/>
  </w:num>
  <w:num w:numId="18">
    <w:abstractNumId w:val="40"/>
  </w:num>
  <w:num w:numId="19">
    <w:abstractNumId w:val="135"/>
  </w:num>
  <w:num w:numId="20">
    <w:abstractNumId w:val="55"/>
  </w:num>
  <w:num w:numId="21">
    <w:abstractNumId w:val="61"/>
  </w:num>
  <w:num w:numId="22">
    <w:abstractNumId w:val="49"/>
  </w:num>
  <w:num w:numId="23">
    <w:abstractNumId w:val="65"/>
  </w:num>
  <w:num w:numId="24">
    <w:abstractNumId w:val="155"/>
  </w:num>
  <w:num w:numId="25">
    <w:abstractNumId w:val="141"/>
  </w:num>
  <w:num w:numId="26">
    <w:abstractNumId w:val="56"/>
  </w:num>
  <w:num w:numId="27">
    <w:abstractNumId w:val="146"/>
  </w:num>
  <w:num w:numId="28">
    <w:abstractNumId w:val="39"/>
  </w:num>
  <w:num w:numId="29">
    <w:abstractNumId w:val="123"/>
  </w:num>
  <w:num w:numId="30">
    <w:abstractNumId w:val="106"/>
  </w:num>
  <w:num w:numId="31">
    <w:abstractNumId w:val="92"/>
  </w:num>
  <w:num w:numId="32">
    <w:abstractNumId w:val="90"/>
  </w:num>
  <w:num w:numId="33">
    <w:abstractNumId w:val="29"/>
  </w:num>
  <w:num w:numId="34">
    <w:abstractNumId w:val="59"/>
  </w:num>
  <w:num w:numId="35">
    <w:abstractNumId w:val="138"/>
  </w:num>
  <w:num w:numId="36">
    <w:abstractNumId w:val="17"/>
  </w:num>
  <w:num w:numId="37">
    <w:abstractNumId w:val="170"/>
  </w:num>
  <w:num w:numId="38">
    <w:abstractNumId w:val="62"/>
  </w:num>
  <w:num w:numId="39">
    <w:abstractNumId w:val="41"/>
  </w:num>
  <w:num w:numId="40">
    <w:abstractNumId w:val="1"/>
  </w:num>
  <w:num w:numId="41">
    <w:abstractNumId w:val="128"/>
  </w:num>
  <w:num w:numId="42">
    <w:abstractNumId w:val="87"/>
  </w:num>
  <w:num w:numId="43">
    <w:abstractNumId w:val="13"/>
  </w:num>
  <w:num w:numId="44">
    <w:abstractNumId w:val="66"/>
  </w:num>
  <w:num w:numId="45">
    <w:abstractNumId w:val="168"/>
  </w:num>
  <w:num w:numId="46">
    <w:abstractNumId w:val="140"/>
  </w:num>
  <w:num w:numId="47">
    <w:abstractNumId w:val="34"/>
  </w:num>
  <w:num w:numId="48">
    <w:abstractNumId w:val="23"/>
  </w:num>
  <w:num w:numId="49">
    <w:abstractNumId w:val="164"/>
  </w:num>
  <w:num w:numId="50">
    <w:abstractNumId w:val="162"/>
  </w:num>
  <w:num w:numId="51">
    <w:abstractNumId w:val="82"/>
  </w:num>
  <w:num w:numId="52">
    <w:abstractNumId w:val="177"/>
  </w:num>
  <w:num w:numId="53">
    <w:abstractNumId w:val="88"/>
  </w:num>
  <w:num w:numId="54">
    <w:abstractNumId w:val="93"/>
  </w:num>
  <w:num w:numId="55">
    <w:abstractNumId w:val="100"/>
  </w:num>
  <w:num w:numId="56">
    <w:abstractNumId w:val="36"/>
  </w:num>
  <w:num w:numId="57">
    <w:abstractNumId w:val="129"/>
  </w:num>
  <w:num w:numId="58">
    <w:abstractNumId w:val="96"/>
  </w:num>
  <w:num w:numId="59">
    <w:abstractNumId w:val="74"/>
  </w:num>
  <w:num w:numId="60">
    <w:abstractNumId w:val="10"/>
  </w:num>
  <w:num w:numId="61">
    <w:abstractNumId w:val="118"/>
  </w:num>
  <w:num w:numId="62">
    <w:abstractNumId w:val="7"/>
  </w:num>
  <w:num w:numId="63">
    <w:abstractNumId w:val="45"/>
  </w:num>
  <w:num w:numId="64">
    <w:abstractNumId w:val="84"/>
  </w:num>
  <w:num w:numId="65">
    <w:abstractNumId w:val="80"/>
  </w:num>
  <w:num w:numId="66">
    <w:abstractNumId w:val="105"/>
  </w:num>
  <w:num w:numId="67">
    <w:abstractNumId w:val="125"/>
  </w:num>
  <w:num w:numId="68">
    <w:abstractNumId w:val="117"/>
  </w:num>
  <w:num w:numId="69">
    <w:abstractNumId w:val="163"/>
  </w:num>
  <w:num w:numId="70">
    <w:abstractNumId w:val="25"/>
  </w:num>
  <w:num w:numId="71">
    <w:abstractNumId w:val="70"/>
  </w:num>
  <w:num w:numId="72">
    <w:abstractNumId w:val="9"/>
  </w:num>
  <w:num w:numId="73">
    <w:abstractNumId w:val="73"/>
  </w:num>
  <w:num w:numId="74">
    <w:abstractNumId w:val="175"/>
  </w:num>
  <w:num w:numId="75">
    <w:abstractNumId w:val="50"/>
  </w:num>
  <w:num w:numId="76">
    <w:abstractNumId w:val="99"/>
  </w:num>
  <w:num w:numId="77">
    <w:abstractNumId w:val="37"/>
  </w:num>
  <w:num w:numId="78">
    <w:abstractNumId w:val="48"/>
  </w:num>
  <w:num w:numId="79">
    <w:abstractNumId w:val="19"/>
  </w:num>
  <w:num w:numId="80">
    <w:abstractNumId w:val="95"/>
  </w:num>
  <w:num w:numId="81">
    <w:abstractNumId w:val="86"/>
  </w:num>
  <w:num w:numId="82">
    <w:abstractNumId w:val="63"/>
  </w:num>
  <w:num w:numId="83">
    <w:abstractNumId w:val="104"/>
  </w:num>
  <w:num w:numId="84">
    <w:abstractNumId w:val="83"/>
  </w:num>
  <w:num w:numId="85">
    <w:abstractNumId w:val="110"/>
  </w:num>
  <w:num w:numId="86">
    <w:abstractNumId w:val="116"/>
  </w:num>
  <w:num w:numId="87">
    <w:abstractNumId w:val="71"/>
  </w:num>
  <w:num w:numId="88">
    <w:abstractNumId w:val="165"/>
  </w:num>
  <w:num w:numId="89">
    <w:abstractNumId w:val="60"/>
  </w:num>
  <w:num w:numId="90">
    <w:abstractNumId w:val="54"/>
  </w:num>
  <w:num w:numId="91">
    <w:abstractNumId w:val="148"/>
  </w:num>
  <w:num w:numId="92">
    <w:abstractNumId w:val="38"/>
  </w:num>
  <w:num w:numId="93">
    <w:abstractNumId w:val="42"/>
  </w:num>
  <w:num w:numId="94">
    <w:abstractNumId w:val="107"/>
  </w:num>
  <w:num w:numId="95">
    <w:abstractNumId w:val="52"/>
  </w:num>
  <w:num w:numId="96">
    <w:abstractNumId w:val="111"/>
  </w:num>
  <w:num w:numId="97">
    <w:abstractNumId w:val="81"/>
  </w:num>
  <w:num w:numId="98">
    <w:abstractNumId w:val="91"/>
  </w:num>
  <w:num w:numId="99">
    <w:abstractNumId w:val="64"/>
  </w:num>
  <w:num w:numId="100">
    <w:abstractNumId w:val="130"/>
  </w:num>
  <w:num w:numId="101">
    <w:abstractNumId w:val="108"/>
  </w:num>
  <w:num w:numId="102">
    <w:abstractNumId w:val="101"/>
  </w:num>
  <w:num w:numId="103">
    <w:abstractNumId w:val="98"/>
  </w:num>
  <w:num w:numId="104">
    <w:abstractNumId w:val="166"/>
  </w:num>
  <w:num w:numId="105">
    <w:abstractNumId w:val="16"/>
  </w:num>
  <w:num w:numId="106">
    <w:abstractNumId w:val="53"/>
  </w:num>
  <w:num w:numId="107">
    <w:abstractNumId w:val="79"/>
  </w:num>
  <w:num w:numId="108">
    <w:abstractNumId w:val="20"/>
  </w:num>
  <w:num w:numId="109">
    <w:abstractNumId w:val="72"/>
  </w:num>
  <w:num w:numId="110">
    <w:abstractNumId w:val="28"/>
  </w:num>
  <w:num w:numId="111">
    <w:abstractNumId w:val="67"/>
  </w:num>
  <w:num w:numId="112">
    <w:abstractNumId w:val="171"/>
  </w:num>
  <w:num w:numId="113">
    <w:abstractNumId w:val="113"/>
  </w:num>
  <w:num w:numId="114">
    <w:abstractNumId w:val="122"/>
  </w:num>
  <w:num w:numId="115">
    <w:abstractNumId w:val="32"/>
  </w:num>
  <w:num w:numId="116">
    <w:abstractNumId w:val="124"/>
  </w:num>
  <w:num w:numId="117">
    <w:abstractNumId w:val="149"/>
  </w:num>
  <w:num w:numId="118">
    <w:abstractNumId w:val="151"/>
  </w:num>
  <w:num w:numId="119">
    <w:abstractNumId w:val="27"/>
  </w:num>
  <w:num w:numId="120">
    <w:abstractNumId w:val="75"/>
  </w:num>
  <w:num w:numId="121">
    <w:abstractNumId w:val="167"/>
  </w:num>
  <w:num w:numId="122">
    <w:abstractNumId w:val="51"/>
  </w:num>
  <w:num w:numId="123">
    <w:abstractNumId w:val="12"/>
  </w:num>
  <w:num w:numId="124">
    <w:abstractNumId w:val="114"/>
  </w:num>
  <w:num w:numId="125">
    <w:abstractNumId w:val="68"/>
  </w:num>
  <w:num w:numId="126">
    <w:abstractNumId w:val="22"/>
  </w:num>
  <w:num w:numId="127">
    <w:abstractNumId w:val="160"/>
  </w:num>
  <w:num w:numId="128">
    <w:abstractNumId w:val="31"/>
  </w:num>
  <w:num w:numId="129">
    <w:abstractNumId w:val="120"/>
  </w:num>
  <w:num w:numId="130">
    <w:abstractNumId w:val="2"/>
  </w:num>
  <w:num w:numId="131">
    <w:abstractNumId w:val="109"/>
  </w:num>
  <w:num w:numId="132">
    <w:abstractNumId w:val="183"/>
  </w:num>
  <w:num w:numId="133">
    <w:abstractNumId w:val="115"/>
  </w:num>
  <w:num w:numId="134">
    <w:abstractNumId w:val="26"/>
  </w:num>
  <w:num w:numId="135">
    <w:abstractNumId w:val="154"/>
  </w:num>
  <w:num w:numId="136">
    <w:abstractNumId w:val="150"/>
  </w:num>
  <w:num w:numId="137">
    <w:abstractNumId w:val="174"/>
  </w:num>
  <w:num w:numId="138">
    <w:abstractNumId w:val="103"/>
  </w:num>
  <w:num w:numId="139">
    <w:abstractNumId w:val="158"/>
  </w:num>
  <w:num w:numId="140">
    <w:abstractNumId w:val="131"/>
  </w:num>
  <w:num w:numId="141">
    <w:abstractNumId w:val="147"/>
  </w:num>
  <w:num w:numId="142">
    <w:abstractNumId w:val="76"/>
  </w:num>
  <w:num w:numId="143">
    <w:abstractNumId w:val="8"/>
  </w:num>
  <w:num w:numId="144">
    <w:abstractNumId w:val="157"/>
  </w:num>
  <w:num w:numId="145">
    <w:abstractNumId w:val="58"/>
  </w:num>
  <w:num w:numId="146">
    <w:abstractNumId w:val="21"/>
  </w:num>
  <w:num w:numId="147">
    <w:abstractNumId w:val="133"/>
  </w:num>
  <w:num w:numId="148">
    <w:abstractNumId w:val="78"/>
  </w:num>
  <w:num w:numId="149">
    <w:abstractNumId w:val="178"/>
  </w:num>
  <w:num w:numId="150">
    <w:abstractNumId w:val="15"/>
  </w:num>
  <w:num w:numId="151">
    <w:abstractNumId w:val="145"/>
  </w:num>
  <w:num w:numId="152">
    <w:abstractNumId w:val="44"/>
  </w:num>
  <w:num w:numId="153">
    <w:abstractNumId w:val="33"/>
  </w:num>
  <w:num w:numId="154">
    <w:abstractNumId w:val="11"/>
  </w:num>
  <w:num w:numId="155">
    <w:abstractNumId w:val="89"/>
  </w:num>
  <w:num w:numId="156">
    <w:abstractNumId w:val="159"/>
  </w:num>
  <w:num w:numId="157">
    <w:abstractNumId w:val="132"/>
  </w:num>
  <w:num w:numId="158">
    <w:abstractNumId w:val="14"/>
  </w:num>
  <w:num w:numId="159">
    <w:abstractNumId w:val="136"/>
  </w:num>
  <w:num w:numId="160">
    <w:abstractNumId w:val="30"/>
  </w:num>
  <w:num w:numId="161">
    <w:abstractNumId w:val="97"/>
  </w:num>
  <w:num w:numId="162">
    <w:abstractNumId w:val="85"/>
  </w:num>
  <w:num w:numId="163">
    <w:abstractNumId w:val="156"/>
  </w:num>
  <w:num w:numId="164">
    <w:abstractNumId w:val="3"/>
  </w:num>
  <w:num w:numId="165">
    <w:abstractNumId w:val="94"/>
  </w:num>
  <w:num w:numId="166">
    <w:abstractNumId w:val="143"/>
  </w:num>
  <w:num w:numId="167">
    <w:abstractNumId w:val="0"/>
  </w:num>
  <w:num w:numId="168">
    <w:abstractNumId w:val="152"/>
  </w:num>
  <w:num w:numId="169">
    <w:abstractNumId w:val="161"/>
  </w:num>
  <w:num w:numId="170">
    <w:abstractNumId w:val="126"/>
  </w:num>
  <w:num w:numId="171">
    <w:abstractNumId w:val="144"/>
  </w:num>
  <w:num w:numId="172">
    <w:abstractNumId w:val="172"/>
  </w:num>
  <w:num w:numId="173">
    <w:abstractNumId w:val="169"/>
  </w:num>
  <w:num w:numId="174">
    <w:abstractNumId w:val="102"/>
  </w:num>
  <w:num w:numId="175">
    <w:abstractNumId w:val="181"/>
  </w:num>
  <w:num w:numId="176">
    <w:abstractNumId w:val="176"/>
  </w:num>
  <w:num w:numId="177">
    <w:abstractNumId w:val="69"/>
  </w:num>
  <w:num w:numId="178">
    <w:abstractNumId w:val="153"/>
  </w:num>
  <w:num w:numId="179">
    <w:abstractNumId w:val="4"/>
  </w:num>
  <w:num w:numId="180">
    <w:abstractNumId w:val="137"/>
  </w:num>
  <w:num w:numId="181">
    <w:abstractNumId w:val="127"/>
  </w:num>
  <w:num w:numId="182">
    <w:abstractNumId w:val="134"/>
  </w:num>
  <w:num w:numId="183">
    <w:abstractNumId w:val="77"/>
  </w:num>
  <w:num w:numId="184">
    <w:abstractNumId w:val="119"/>
  </w:num>
  <w:numIdMacAtCleanup w:val="1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User">
    <w15:presenceInfo w15:providerId="None" w15:userId="Microsoft Office User"/>
  </w15:person>
  <w15:person w15:author="Nguyen Bjno">
    <w15:presenceInfo w15:providerId="Windows Live" w15:userId="252f1e00a24a20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1"/>
  <w:hideSpellingErrors/>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844"/>
    <w:rsid w:val="000046B1"/>
    <w:rsid w:val="0000690F"/>
    <w:rsid w:val="000113CE"/>
    <w:rsid w:val="000136E2"/>
    <w:rsid w:val="000143AB"/>
    <w:rsid w:val="00015332"/>
    <w:rsid w:val="00022FEA"/>
    <w:rsid w:val="00024E46"/>
    <w:rsid w:val="000338D9"/>
    <w:rsid w:val="00044D0F"/>
    <w:rsid w:val="00050A28"/>
    <w:rsid w:val="00051CB0"/>
    <w:rsid w:val="00064DDD"/>
    <w:rsid w:val="00065027"/>
    <w:rsid w:val="00074F2D"/>
    <w:rsid w:val="000756B5"/>
    <w:rsid w:val="000764DE"/>
    <w:rsid w:val="00076FA0"/>
    <w:rsid w:val="000841F6"/>
    <w:rsid w:val="00094E77"/>
    <w:rsid w:val="000A0C01"/>
    <w:rsid w:val="000A1C72"/>
    <w:rsid w:val="000A5796"/>
    <w:rsid w:val="000A773D"/>
    <w:rsid w:val="000B74B1"/>
    <w:rsid w:val="000C0284"/>
    <w:rsid w:val="000C1178"/>
    <w:rsid w:val="000C3AF6"/>
    <w:rsid w:val="000C609B"/>
    <w:rsid w:val="000C7D10"/>
    <w:rsid w:val="000D06D2"/>
    <w:rsid w:val="000D1175"/>
    <w:rsid w:val="000D6086"/>
    <w:rsid w:val="000E498E"/>
    <w:rsid w:val="000F2B6E"/>
    <w:rsid w:val="00101339"/>
    <w:rsid w:val="0010226C"/>
    <w:rsid w:val="00120589"/>
    <w:rsid w:val="001261BD"/>
    <w:rsid w:val="00130277"/>
    <w:rsid w:val="00132F9F"/>
    <w:rsid w:val="00135CD0"/>
    <w:rsid w:val="00136C67"/>
    <w:rsid w:val="00137BF6"/>
    <w:rsid w:val="00145B79"/>
    <w:rsid w:val="00150B7D"/>
    <w:rsid w:val="00153C19"/>
    <w:rsid w:val="00153E2E"/>
    <w:rsid w:val="00153F50"/>
    <w:rsid w:val="00160269"/>
    <w:rsid w:val="001608E0"/>
    <w:rsid w:val="00163664"/>
    <w:rsid w:val="0016556D"/>
    <w:rsid w:val="0016761B"/>
    <w:rsid w:val="00170868"/>
    <w:rsid w:val="00180A79"/>
    <w:rsid w:val="001857D1"/>
    <w:rsid w:val="00191C90"/>
    <w:rsid w:val="001A1A3F"/>
    <w:rsid w:val="001A35FA"/>
    <w:rsid w:val="001B3F9D"/>
    <w:rsid w:val="001B7499"/>
    <w:rsid w:val="001C1BB2"/>
    <w:rsid w:val="001C458D"/>
    <w:rsid w:val="001D1883"/>
    <w:rsid w:val="001D6E6D"/>
    <w:rsid w:val="001E2227"/>
    <w:rsid w:val="001E28B2"/>
    <w:rsid w:val="001E35FD"/>
    <w:rsid w:val="001F3977"/>
    <w:rsid w:val="00200190"/>
    <w:rsid w:val="00200332"/>
    <w:rsid w:val="002030B8"/>
    <w:rsid w:val="002116A3"/>
    <w:rsid w:val="00212102"/>
    <w:rsid w:val="00216D0A"/>
    <w:rsid w:val="00221E80"/>
    <w:rsid w:val="0023230F"/>
    <w:rsid w:val="002339A2"/>
    <w:rsid w:val="00237E3D"/>
    <w:rsid w:val="0025305E"/>
    <w:rsid w:val="0025376C"/>
    <w:rsid w:val="00255F03"/>
    <w:rsid w:val="0025737D"/>
    <w:rsid w:val="002674D4"/>
    <w:rsid w:val="00267695"/>
    <w:rsid w:val="002735F5"/>
    <w:rsid w:val="00275F26"/>
    <w:rsid w:val="00280631"/>
    <w:rsid w:val="002812EE"/>
    <w:rsid w:val="0028634E"/>
    <w:rsid w:val="00287155"/>
    <w:rsid w:val="0029596B"/>
    <w:rsid w:val="00296FAE"/>
    <w:rsid w:val="002A087D"/>
    <w:rsid w:val="002A1195"/>
    <w:rsid w:val="002A4ADF"/>
    <w:rsid w:val="002B1FA7"/>
    <w:rsid w:val="002B611D"/>
    <w:rsid w:val="002C02D9"/>
    <w:rsid w:val="002C44DB"/>
    <w:rsid w:val="002C7911"/>
    <w:rsid w:val="002D06CE"/>
    <w:rsid w:val="002D2C6C"/>
    <w:rsid w:val="002D44AB"/>
    <w:rsid w:val="002D5907"/>
    <w:rsid w:val="002E1BAC"/>
    <w:rsid w:val="002E1F68"/>
    <w:rsid w:val="002E6347"/>
    <w:rsid w:val="002F0834"/>
    <w:rsid w:val="002F30DB"/>
    <w:rsid w:val="003002D0"/>
    <w:rsid w:val="00304118"/>
    <w:rsid w:val="00304B78"/>
    <w:rsid w:val="00310AAC"/>
    <w:rsid w:val="00311121"/>
    <w:rsid w:val="00314F7C"/>
    <w:rsid w:val="0032418D"/>
    <w:rsid w:val="00324E18"/>
    <w:rsid w:val="0033156D"/>
    <w:rsid w:val="00342EC1"/>
    <w:rsid w:val="003450F4"/>
    <w:rsid w:val="00347B6F"/>
    <w:rsid w:val="00350951"/>
    <w:rsid w:val="00356090"/>
    <w:rsid w:val="0036598C"/>
    <w:rsid w:val="003739AE"/>
    <w:rsid w:val="00373BEC"/>
    <w:rsid w:val="003807DD"/>
    <w:rsid w:val="0038089D"/>
    <w:rsid w:val="003930DE"/>
    <w:rsid w:val="00394C8E"/>
    <w:rsid w:val="003957E0"/>
    <w:rsid w:val="00395937"/>
    <w:rsid w:val="0039621E"/>
    <w:rsid w:val="003B0950"/>
    <w:rsid w:val="003C1B38"/>
    <w:rsid w:val="003C3E4D"/>
    <w:rsid w:val="003C7D1F"/>
    <w:rsid w:val="003D14EE"/>
    <w:rsid w:val="003D5927"/>
    <w:rsid w:val="003D5A7F"/>
    <w:rsid w:val="003D7449"/>
    <w:rsid w:val="003E28F9"/>
    <w:rsid w:val="003E4296"/>
    <w:rsid w:val="003F068E"/>
    <w:rsid w:val="00413E51"/>
    <w:rsid w:val="00417E79"/>
    <w:rsid w:val="0043080D"/>
    <w:rsid w:val="004317C1"/>
    <w:rsid w:val="00431ADB"/>
    <w:rsid w:val="0043261F"/>
    <w:rsid w:val="00432F93"/>
    <w:rsid w:val="00433343"/>
    <w:rsid w:val="00444F35"/>
    <w:rsid w:val="00450C55"/>
    <w:rsid w:val="0045266F"/>
    <w:rsid w:val="00453EA6"/>
    <w:rsid w:val="004552E3"/>
    <w:rsid w:val="00463FD7"/>
    <w:rsid w:val="00465FD3"/>
    <w:rsid w:val="0047025E"/>
    <w:rsid w:val="00470624"/>
    <w:rsid w:val="00474D0B"/>
    <w:rsid w:val="004828AC"/>
    <w:rsid w:val="004836B5"/>
    <w:rsid w:val="00492246"/>
    <w:rsid w:val="00493B33"/>
    <w:rsid w:val="00493EB0"/>
    <w:rsid w:val="004A16AB"/>
    <w:rsid w:val="004A1D8E"/>
    <w:rsid w:val="004A2A71"/>
    <w:rsid w:val="004A708F"/>
    <w:rsid w:val="004B13AF"/>
    <w:rsid w:val="004B2D7E"/>
    <w:rsid w:val="004B3211"/>
    <w:rsid w:val="004C4D83"/>
    <w:rsid w:val="004D03E9"/>
    <w:rsid w:val="004D78EF"/>
    <w:rsid w:val="004D7EF7"/>
    <w:rsid w:val="004E111C"/>
    <w:rsid w:val="004E2DBA"/>
    <w:rsid w:val="004E69DA"/>
    <w:rsid w:val="004E6AA0"/>
    <w:rsid w:val="004F38D0"/>
    <w:rsid w:val="004F540E"/>
    <w:rsid w:val="00502B7D"/>
    <w:rsid w:val="00506C64"/>
    <w:rsid w:val="00510346"/>
    <w:rsid w:val="0051081E"/>
    <w:rsid w:val="00514FA7"/>
    <w:rsid w:val="0051599F"/>
    <w:rsid w:val="005204FF"/>
    <w:rsid w:val="00524C37"/>
    <w:rsid w:val="00530E89"/>
    <w:rsid w:val="00531825"/>
    <w:rsid w:val="00532CB9"/>
    <w:rsid w:val="005338BB"/>
    <w:rsid w:val="0053609B"/>
    <w:rsid w:val="005368E7"/>
    <w:rsid w:val="005373CD"/>
    <w:rsid w:val="00540290"/>
    <w:rsid w:val="0054134E"/>
    <w:rsid w:val="005417FA"/>
    <w:rsid w:val="00547341"/>
    <w:rsid w:val="0056026A"/>
    <w:rsid w:val="00561D6D"/>
    <w:rsid w:val="00563C39"/>
    <w:rsid w:val="00564064"/>
    <w:rsid w:val="0056565D"/>
    <w:rsid w:val="00566599"/>
    <w:rsid w:val="00566F6F"/>
    <w:rsid w:val="00573F05"/>
    <w:rsid w:val="0057668C"/>
    <w:rsid w:val="00576A64"/>
    <w:rsid w:val="0058143B"/>
    <w:rsid w:val="00582972"/>
    <w:rsid w:val="00583198"/>
    <w:rsid w:val="00584DF3"/>
    <w:rsid w:val="00584EC3"/>
    <w:rsid w:val="00595E25"/>
    <w:rsid w:val="00595F0C"/>
    <w:rsid w:val="00597ED4"/>
    <w:rsid w:val="005A14F7"/>
    <w:rsid w:val="005B239B"/>
    <w:rsid w:val="005D199C"/>
    <w:rsid w:val="005D307E"/>
    <w:rsid w:val="005D3E58"/>
    <w:rsid w:val="005E0804"/>
    <w:rsid w:val="005E12CD"/>
    <w:rsid w:val="00600FE5"/>
    <w:rsid w:val="00605C73"/>
    <w:rsid w:val="00606980"/>
    <w:rsid w:val="0061411E"/>
    <w:rsid w:val="00615305"/>
    <w:rsid w:val="00623158"/>
    <w:rsid w:val="006240BC"/>
    <w:rsid w:val="006240E4"/>
    <w:rsid w:val="00624E40"/>
    <w:rsid w:val="00626CC6"/>
    <w:rsid w:val="00631EAA"/>
    <w:rsid w:val="00632A1D"/>
    <w:rsid w:val="0063441C"/>
    <w:rsid w:val="006364CA"/>
    <w:rsid w:val="00636FB9"/>
    <w:rsid w:val="006412CE"/>
    <w:rsid w:val="00652822"/>
    <w:rsid w:val="00662273"/>
    <w:rsid w:val="006641FD"/>
    <w:rsid w:val="00664E7C"/>
    <w:rsid w:val="00665360"/>
    <w:rsid w:val="006707C5"/>
    <w:rsid w:val="00674DD5"/>
    <w:rsid w:val="00682C0F"/>
    <w:rsid w:val="00686418"/>
    <w:rsid w:val="00686DED"/>
    <w:rsid w:val="00687B0E"/>
    <w:rsid w:val="00694C7B"/>
    <w:rsid w:val="00695B15"/>
    <w:rsid w:val="006960AC"/>
    <w:rsid w:val="006A0FA1"/>
    <w:rsid w:val="006A7FD2"/>
    <w:rsid w:val="006A7FEC"/>
    <w:rsid w:val="006B2FF8"/>
    <w:rsid w:val="006B576B"/>
    <w:rsid w:val="006B7475"/>
    <w:rsid w:val="006C0BA4"/>
    <w:rsid w:val="006C2F15"/>
    <w:rsid w:val="006C402B"/>
    <w:rsid w:val="006C70DC"/>
    <w:rsid w:val="006D3D4A"/>
    <w:rsid w:val="006D6467"/>
    <w:rsid w:val="006E27FC"/>
    <w:rsid w:val="006E7FDF"/>
    <w:rsid w:val="006F555D"/>
    <w:rsid w:val="006F613F"/>
    <w:rsid w:val="006F6F2B"/>
    <w:rsid w:val="007009CB"/>
    <w:rsid w:val="00701B18"/>
    <w:rsid w:val="007117D3"/>
    <w:rsid w:val="00716B34"/>
    <w:rsid w:val="00722BA0"/>
    <w:rsid w:val="0072608D"/>
    <w:rsid w:val="007307B0"/>
    <w:rsid w:val="00735AD2"/>
    <w:rsid w:val="0074481A"/>
    <w:rsid w:val="007476EF"/>
    <w:rsid w:val="0075126F"/>
    <w:rsid w:val="007542D0"/>
    <w:rsid w:val="007545E8"/>
    <w:rsid w:val="00755F9C"/>
    <w:rsid w:val="00757AE7"/>
    <w:rsid w:val="00762E55"/>
    <w:rsid w:val="00763A90"/>
    <w:rsid w:val="00771FCB"/>
    <w:rsid w:val="00776176"/>
    <w:rsid w:val="00782B34"/>
    <w:rsid w:val="007871A9"/>
    <w:rsid w:val="00790883"/>
    <w:rsid w:val="007951CB"/>
    <w:rsid w:val="007976D2"/>
    <w:rsid w:val="007A1B69"/>
    <w:rsid w:val="007A3A78"/>
    <w:rsid w:val="007B136A"/>
    <w:rsid w:val="007B2A51"/>
    <w:rsid w:val="007B5643"/>
    <w:rsid w:val="007B5D0E"/>
    <w:rsid w:val="007C1A58"/>
    <w:rsid w:val="007D2201"/>
    <w:rsid w:val="007D2823"/>
    <w:rsid w:val="007E3704"/>
    <w:rsid w:val="007E39EA"/>
    <w:rsid w:val="007E7038"/>
    <w:rsid w:val="007E77F5"/>
    <w:rsid w:val="007F3B9E"/>
    <w:rsid w:val="007F6250"/>
    <w:rsid w:val="008023A0"/>
    <w:rsid w:val="008061F6"/>
    <w:rsid w:val="008102E3"/>
    <w:rsid w:val="00810E61"/>
    <w:rsid w:val="00811877"/>
    <w:rsid w:val="00816748"/>
    <w:rsid w:val="00817E10"/>
    <w:rsid w:val="00821F8F"/>
    <w:rsid w:val="00827265"/>
    <w:rsid w:val="00834BE4"/>
    <w:rsid w:val="00840E0E"/>
    <w:rsid w:val="0084134F"/>
    <w:rsid w:val="00843A1E"/>
    <w:rsid w:val="00853B02"/>
    <w:rsid w:val="0085408E"/>
    <w:rsid w:val="0085718C"/>
    <w:rsid w:val="00860874"/>
    <w:rsid w:val="0086102E"/>
    <w:rsid w:val="00871696"/>
    <w:rsid w:val="008746B5"/>
    <w:rsid w:val="008769D2"/>
    <w:rsid w:val="008774E4"/>
    <w:rsid w:val="00881112"/>
    <w:rsid w:val="00884DF2"/>
    <w:rsid w:val="00885B3A"/>
    <w:rsid w:val="00891678"/>
    <w:rsid w:val="00894117"/>
    <w:rsid w:val="00895E2C"/>
    <w:rsid w:val="008A4834"/>
    <w:rsid w:val="008A6F9A"/>
    <w:rsid w:val="008B0E85"/>
    <w:rsid w:val="008B2991"/>
    <w:rsid w:val="008B39FB"/>
    <w:rsid w:val="008D4232"/>
    <w:rsid w:val="008D436F"/>
    <w:rsid w:val="008D4B4E"/>
    <w:rsid w:val="008D65E2"/>
    <w:rsid w:val="008E1586"/>
    <w:rsid w:val="008E2D19"/>
    <w:rsid w:val="008E328C"/>
    <w:rsid w:val="008F1009"/>
    <w:rsid w:val="008F30DB"/>
    <w:rsid w:val="00906DF9"/>
    <w:rsid w:val="00911E7B"/>
    <w:rsid w:val="00914B11"/>
    <w:rsid w:val="00916564"/>
    <w:rsid w:val="00932CDB"/>
    <w:rsid w:val="0093406B"/>
    <w:rsid w:val="00935FC4"/>
    <w:rsid w:val="00942B62"/>
    <w:rsid w:val="00942BC6"/>
    <w:rsid w:val="0096163C"/>
    <w:rsid w:val="00963E86"/>
    <w:rsid w:val="0097147B"/>
    <w:rsid w:val="009800DD"/>
    <w:rsid w:val="00981B24"/>
    <w:rsid w:val="009838E8"/>
    <w:rsid w:val="009910B5"/>
    <w:rsid w:val="00992105"/>
    <w:rsid w:val="009A43DE"/>
    <w:rsid w:val="009A4564"/>
    <w:rsid w:val="009A49CB"/>
    <w:rsid w:val="009A5C61"/>
    <w:rsid w:val="009A697D"/>
    <w:rsid w:val="009B36FD"/>
    <w:rsid w:val="009C446C"/>
    <w:rsid w:val="009C4737"/>
    <w:rsid w:val="009C6A32"/>
    <w:rsid w:val="009D1274"/>
    <w:rsid w:val="009D251B"/>
    <w:rsid w:val="009D3135"/>
    <w:rsid w:val="009D4460"/>
    <w:rsid w:val="009D451C"/>
    <w:rsid w:val="009D57E2"/>
    <w:rsid w:val="009E1176"/>
    <w:rsid w:val="009E1C18"/>
    <w:rsid w:val="009E2714"/>
    <w:rsid w:val="009E31DC"/>
    <w:rsid w:val="00A000C6"/>
    <w:rsid w:val="00A00356"/>
    <w:rsid w:val="00A0095B"/>
    <w:rsid w:val="00A060C0"/>
    <w:rsid w:val="00A068D8"/>
    <w:rsid w:val="00A12B4A"/>
    <w:rsid w:val="00A13117"/>
    <w:rsid w:val="00A15590"/>
    <w:rsid w:val="00A24573"/>
    <w:rsid w:val="00A25036"/>
    <w:rsid w:val="00A26575"/>
    <w:rsid w:val="00A272C1"/>
    <w:rsid w:val="00A31630"/>
    <w:rsid w:val="00A32F70"/>
    <w:rsid w:val="00A340C5"/>
    <w:rsid w:val="00A34DDD"/>
    <w:rsid w:val="00A403FB"/>
    <w:rsid w:val="00A41921"/>
    <w:rsid w:val="00A47380"/>
    <w:rsid w:val="00A4783E"/>
    <w:rsid w:val="00A518D2"/>
    <w:rsid w:val="00A52C31"/>
    <w:rsid w:val="00A57BE8"/>
    <w:rsid w:val="00A64EA8"/>
    <w:rsid w:val="00A66D92"/>
    <w:rsid w:val="00A70FDA"/>
    <w:rsid w:val="00A746B4"/>
    <w:rsid w:val="00A75D38"/>
    <w:rsid w:val="00A80B28"/>
    <w:rsid w:val="00A96486"/>
    <w:rsid w:val="00AA71D3"/>
    <w:rsid w:val="00AB5859"/>
    <w:rsid w:val="00AC0450"/>
    <w:rsid w:val="00AC2FA9"/>
    <w:rsid w:val="00AC4DB3"/>
    <w:rsid w:val="00AC5EAD"/>
    <w:rsid w:val="00AD108D"/>
    <w:rsid w:val="00AD193F"/>
    <w:rsid w:val="00AD3C81"/>
    <w:rsid w:val="00AD4E53"/>
    <w:rsid w:val="00AD5770"/>
    <w:rsid w:val="00AE1319"/>
    <w:rsid w:val="00AE298F"/>
    <w:rsid w:val="00AE68D2"/>
    <w:rsid w:val="00AE77FD"/>
    <w:rsid w:val="00AE782B"/>
    <w:rsid w:val="00AF027B"/>
    <w:rsid w:val="00AF5560"/>
    <w:rsid w:val="00AF62D5"/>
    <w:rsid w:val="00AF77AE"/>
    <w:rsid w:val="00B051E3"/>
    <w:rsid w:val="00B07A75"/>
    <w:rsid w:val="00B10AC9"/>
    <w:rsid w:val="00B110C4"/>
    <w:rsid w:val="00B12317"/>
    <w:rsid w:val="00B12663"/>
    <w:rsid w:val="00B13901"/>
    <w:rsid w:val="00B148BC"/>
    <w:rsid w:val="00B213BC"/>
    <w:rsid w:val="00B23292"/>
    <w:rsid w:val="00B23FAD"/>
    <w:rsid w:val="00B24302"/>
    <w:rsid w:val="00B244A1"/>
    <w:rsid w:val="00B26FB6"/>
    <w:rsid w:val="00B32B4B"/>
    <w:rsid w:val="00B415D4"/>
    <w:rsid w:val="00B46CF4"/>
    <w:rsid w:val="00B474B8"/>
    <w:rsid w:val="00B53634"/>
    <w:rsid w:val="00B57D3C"/>
    <w:rsid w:val="00B6730D"/>
    <w:rsid w:val="00B67356"/>
    <w:rsid w:val="00B7141E"/>
    <w:rsid w:val="00B75152"/>
    <w:rsid w:val="00B85579"/>
    <w:rsid w:val="00B875F4"/>
    <w:rsid w:val="00B93273"/>
    <w:rsid w:val="00B93CFE"/>
    <w:rsid w:val="00BC25FA"/>
    <w:rsid w:val="00BC26C1"/>
    <w:rsid w:val="00BC3043"/>
    <w:rsid w:val="00BC322F"/>
    <w:rsid w:val="00BC375F"/>
    <w:rsid w:val="00BD00DA"/>
    <w:rsid w:val="00BD4361"/>
    <w:rsid w:val="00BE1458"/>
    <w:rsid w:val="00BE1952"/>
    <w:rsid w:val="00BE3547"/>
    <w:rsid w:val="00BF3207"/>
    <w:rsid w:val="00C01164"/>
    <w:rsid w:val="00C05E9C"/>
    <w:rsid w:val="00C12DC3"/>
    <w:rsid w:val="00C203E7"/>
    <w:rsid w:val="00C206D3"/>
    <w:rsid w:val="00C216B9"/>
    <w:rsid w:val="00C21828"/>
    <w:rsid w:val="00C22391"/>
    <w:rsid w:val="00C22ED2"/>
    <w:rsid w:val="00C23F87"/>
    <w:rsid w:val="00C254B8"/>
    <w:rsid w:val="00C26289"/>
    <w:rsid w:val="00C27844"/>
    <w:rsid w:val="00C33979"/>
    <w:rsid w:val="00C40112"/>
    <w:rsid w:val="00C43AFD"/>
    <w:rsid w:val="00C4491D"/>
    <w:rsid w:val="00C511DB"/>
    <w:rsid w:val="00C52344"/>
    <w:rsid w:val="00C554AE"/>
    <w:rsid w:val="00C5660A"/>
    <w:rsid w:val="00C67FF2"/>
    <w:rsid w:val="00C72AD6"/>
    <w:rsid w:val="00C75923"/>
    <w:rsid w:val="00C85D56"/>
    <w:rsid w:val="00C911DE"/>
    <w:rsid w:val="00C926AA"/>
    <w:rsid w:val="00C92B3D"/>
    <w:rsid w:val="00C93060"/>
    <w:rsid w:val="00C94694"/>
    <w:rsid w:val="00C95B08"/>
    <w:rsid w:val="00C975A5"/>
    <w:rsid w:val="00C97A0C"/>
    <w:rsid w:val="00CA2F47"/>
    <w:rsid w:val="00CA35EA"/>
    <w:rsid w:val="00CA4A38"/>
    <w:rsid w:val="00CA7239"/>
    <w:rsid w:val="00CB1AEB"/>
    <w:rsid w:val="00CB24F9"/>
    <w:rsid w:val="00CB2B53"/>
    <w:rsid w:val="00CB78A4"/>
    <w:rsid w:val="00CC1E47"/>
    <w:rsid w:val="00CD065E"/>
    <w:rsid w:val="00CD1106"/>
    <w:rsid w:val="00CD4D77"/>
    <w:rsid w:val="00CE54D5"/>
    <w:rsid w:val="00CE7ABA"/>
    <w:rsid w:val="00CF1095"/>
    <w:rsid w:val="00CF20A5"/>
    <w:rsid w:val="00CF22F7"/>
    <w:rsid w:val="00CF4685"/>
    <w:rsid w:val="00CF4C40"/>
    <w:rsid w:val="00D01C54"/>
    <w:rsid w:val="00D058D7"/>
    <w:rsid w:val="00D11CA4"/>
    <w:rsid w:val="00D14FB0"/>
    <w:rsid w:val="00D1685C"/>
    <w:rsid w:val="00D21702"/>
    <w:rsid w:val="00D24A05"/>
    <w:rsid w:val="00D24A68"/>
    <w:rsid w:val="00D27166"/>
    <w:rsid w:val="00D31148"/>
    <w:rsid w:val="00D312C9"/>
    <w:rsid w:val="00D33264"/>
    <w:rsid w:val="00D41266"/>
    <w:rsid w:val="00D44909"/>
    <w:rsid w:val="00D454C8"/>
    <w:rsid w:val="00D456AF"/>
    <w:rsid w:val="00D46DB4"/>
    <w:rsid w:val="00D51598"/>
    <w:rsid w:val="00D56B9D"/>
    <w:rsid w:val="00D62322"/>
    <w:rsid w:val="00D65238"/>
    <w:rsid w:val="00D75453"/>
    <w:rsid w:val="00D82D2E"/>
    <w:rsid w:val="00D83CB8"/>
    <w:rsid w:val="00D87C9F"/>
    <w:rsid w:val="00D93229"/>
    <w:rsid w:val="00D9376A"/>
    <w:rsid w:val="00D944D8"/>
    <w:rsid w:val="00D94AD0"/>
    <w:rsid w:val="00D9550C"/>
    <w:rsid w:val="00DA2BF4"/>
    <w:rsid w:val="00DA3C79"/>
    <w:rsid w:val="00DA3F3D"/>
    <w:rsid w:val="00DA460F"/>
    <w:rsid w:val="00DA6C55"/>
    <w:rsid w:val="00DA6DBC"/>
    <w:rsid w:val="00DA7A82"/>
    <w:rsid w:val="00DB249A"/>
    <w:rsid w:val="00DB6569"/>
    <w:rsid w:val="00DC05BB"/>
    <w:rsid w:val="00DC33AC"/>
    <w:rsid w:val="00DC5709"/>
    <w:rsid w:val="00DC67AB"/>
    <w:rsid w:val="00DC6F2A"/>
    <w:rsid w:val="00DC7138"/>
    <w:rsid w:val="00DD5082"/>
    <w:rsid w:val="00DD6687"/>
    <w:rsid w:val="00DE12ED"/>
    <w:rsid w:val="00DE130F"/>
    <w:rsid w:val="00DE1BA4"/>
    <w:rsid w:val="00DE653E"/>
    <w:rsid w:val="00DE6E40"/>
    <w:rsid w:val="00DF0553"/>
    <w:rsid w:val="00DF183B"/>
    <w:rsid w:val="00DF23B1"/>
    <w:rsid w:val="00E00043"/>
    <w:rsid w:val="00E01058"/>
    <w:rsid w:val="00E023CD"/>
    <w:rsid w:val="00E05269"/>
    <w:rsid w:val="00E2374D"/>
    <w:rsid w:val="00E26A4E"/>
    <w:rsid w:val="00E32179"/>
    <w:rsid w:val="00E35E38"/>
    <w:rsid w:val="00E42196"/>
    <w:rsid w:val="00E5155D"/>
    <w:rsid w:val="00E61C41"/>
    <w:rsid w:val="00E640F7"/>
    <w:rsid w:val="00E66D94"/>
    <w:rsid w:val="00E720B9"/>
    <w:rsid w:val="00E72D62"/>
    <w:rsid w:val="00EA0682"/>
    <w:rsid w:val="00EA1596"/>
    <w:rsid w:val="00EA2E35"/>
    <w:rsid w:val="00EA3C46"/>
    <w:rsid w:val="00EA61DE"/>
    <w:rsid w:val="00EA654F"/>
    <w:rsid w:val="00EA735C"/>
    <w:rsid w:val="00EB006C"/>
    <w:rsid w:val="00EC0538"/>
    <w:rsid w:val="00EC5D7B"/>
    <w:rsid w:val="00ED1714"/>
    <w:rsid w:val="00ED2718"/>
    <w:rsid w:val="00ED3618"/>
    <w:rsid w:val="00EF1DCC"/>
    <w:rsid w:val="00EF358C"/>
    <w:rsid w:val="00F002E9"/>
    <w:rsid w:val="00F008CA"/>
    <w:rsid w:val="00F04867"/>
    <w:rsid w:val="00F31954"/>
    <w:rsid w:val="00F33DC1"/>
    <w:rsid w:val="00F41688"/>
    <w:rsid w:val="00F45A42"/>
    <w:rsid w:val="00F468C4"/>
    <w:rsid w:val="00F479AE"/>
    <w:rsid w:val="00F51B2A"/>
    <w:rsid w:val="00F54E0F"/>
    <w:rsid w:val="00F559CB"/>
    <w:rsid w:val="00F56A31"/>
    <w:rsid w:val="00F774CC"/>
    <w:rsid w:val="00F82FB5"/>
    <w:rsid w:val="00F87275"/>
    <w:rsid w:val="00F957E9"/>
    <w:rsid w:val="00FA1412"/>
    <w:rsid w:val="00FA7414"/>
    <w:rsid w:val="00FA7D32"/>
    <w:rsid w:val="00FB17DC"/>
    <w:rsid w:val="00FB1907"/>
    <w:rsid w:val="00FB204B"/>
    <w:rsid w:val="00FB61EC"/>
    <w:rsid w:val="00FC1EB1"/>
    <w:rsid w:val="00FC2EB7"/>
    <w:rsid w:val="00FC629C"/>
    <w:rsid w:val="00FD07DA"/>
    <w:rsid w:val="00FD43A8"/>
    <w:rsid w:val="00FD7391"/>
    <w:rsid w:val="00FE1B42"/>
    <w:rsid w:val="00FE2995"/>
    <w:rsid w:val="00FE448F"/>
    <w:rsid w:val="00FE4BF5"/>
    <w:rsid w:val="00FE7A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FA268"/>
  <w15:docId w15:val="{7CDB96C2-3DA3-43D8-BEFD-713E4F191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1"/>
    <w:qFormat/>
    <w:rsid w:val="00D1685C"/>
    <w:pPr>
      <w:widowControl w:val="0"/>
      <w:autoSpaceDE w:val="0"/>
      <w:autoSpaceDN w:val="0"/>
      <w:spacing w:before="118" w:after="0" w:line="240" w:lineRule="auto"/>
      <w:ind w:left="551" w:hanging="431"/>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0112"/>
    <w:pPr>
      <w:ind w:left="720"/>
      <w:contextualSpacing/>
    </w:pPr>
  </w:style>
  <w:style w:type="paragraph" w:styleId="Header">
    <w:name w:val="header"/>
    <w:basedOn w:val="Normal"/>
    <w:link w:val="HeaderChar"/>
    <w:uiPriority w:val="99"/>
    <w:unhideWhenUsed/>
    <w:rsid w:val="001C4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458D"/>
  </w:style>
  <w:style w:type="paragraph" w:styleId="Footer">
    <w:name w:val="footer"/>
    <w:basedOn w:val="Normal"/>
    <w:link w:val="FooterChar"/>
    <w:uiPriority w:val="99"/>
    <w:unhideWhenUsed/>
    <w:rsid w:val="001C4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458D"/>
  </w:style>
  <w:style w:type="paragraph" w:styleId="BalloonText">
    <w:name w:val="Balloon Text"/>
    <w:basedOn w:val="Normal"/>
    <w:link w:val="BalloonTextChar"/>
    <w:uiPriority w:val="99"/>
    <w:semiHidden/>
    <w:unhideWhenUsed/>
    <w:rsid w:val="00840E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0E0E"/>
    <w:rPr>
      <w:rFonts w:ascii="Tahoma" w:hAnsi="Tahoma" w:cs="Tahoma"/>
      <w:sz w:val="16"/>
      <w:szCs w:val="16"/>
    </w:rPr>
  </w:style>
  <w:style w:type="character" w:customStyle="1" w:styleId="fontstyle01">
    <w:name w:val="fontstyle01"/>
    <w:basedOn w:val="DefaultParagraphFont"/>
    <w:rsid w:val="005B239B"/>
    <w:rPr>
      <w:rFonts w:ascii="Helvetica-Bold" w:hAnsi="Helvetica-Bold" w:hint="default"/>
      <w:b/>
      <w:bCs/>
      <w:i w:val="0"/>
      <w:iCs w:val="0"/>
      <w:color w:val="242021"/>
      <w:sz w:val="22"/>
      <w:szCs w:val="22"/>
    </w:rPr>
  </w:style>
  <w:style w:type="character" w:styleId="Emphasis">
    <w:name w:val="Emphasis"/>
    <w:basedOn w:val="DefaultParagraphFont"/>
    <w:qFormat/>
    <w:rsid w:val="00DC05BB"/>
    <w:rPr>
      <w:i/>
      <w:iCs/>
    </w:rPr>
  </w:style>
  <w:style w:type="character" w:customStyle="1" w:styleId="Heading3Char">
    <w:name w:val="Heading 3 Char"/>
    <w:basedOn w:val="DefaultParagraphFont"/>
    <w:link w:val="Heading3"/>
    <w:uiPriority w:val="1"/>
    <w:rsid w:val="00D1685C"/>
    <w:rPr>
      <w:rFonts w:ascii="Arial" w:eastAsia="Arial" w:hAnsi="Arial" w:cs="Arial"/>
      <w:b/>
      <w:bCs/>
    </w:rPr>
  </w:style>
  <w:style w:type="paragraph" w:customStyle="1" w:styleId="TableParagraph">
    <w:name w:val="Table Paragraph"/>
    <w:basedOn w:val="Normal"/>
    <w:uiPriority w:val="1"/>
    <w:qFormat/>
    <w:rsid w:val="00D1685C"/>
    <w:pPr>
      <w:widowControl w:val="0"/>
      <w:autoSpaceDE w:val="0"/>
      <w:autoSpaceDN w:val="0"/>
      <w:spacing w:before="117" w:after="0" w:line="234" w:lineRule="exact"/>
      <w:jc w:val="center"/>
    </w:pPr>
    <w:rPr>
      <w:rFonts w:ascii="Arial" w:eastAsia="Arial" w:hAnsi="Arial" w:cs="Arial"/>
    </w:rPr>
  </w:style>
  <w:style w:type="table" w:styleId="TableGrid">
    <w:name w:val="Table Grid"/>
    <w:basedOn w:val="TableNormal"/>
    <w:uiPriority w:val="59"/>
    <w:rsid w:val="000A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0A1C72"/>
    <w:rPr>
      <w:sz w:val="16"/>
      <w:szCs w:val="16"/>
    </w:rPr>
  </w:style>
  <w:style w:type="paragraph" w:styleId="CommentText">
    <w:name w:val="annotation text"/>
    <w:basedOn w:val="Normal"/>
    <w:link w:val="CommentTextChar"/>
    <w:uiPriority w:val="99"/>
    <w:semiHidden/>
    <w:unhideWhenUsed/>
    <w:rsid w:val="000A1C72"/>
    <w:pPr>
      <w:spacing w:after="132" w:line="271" w:lineRule="auto"/>
      <w:ind w:left="1356" w:firstLine="2"/>
      <w:jc w:val="both"/>
    </w:pPr>
    <w:rPr>
      <w:rFonts w:ascii="Times New Roman" w:eastAsia="Times New Roman" w:hAnsi="Times New Roman" w:cs="Times New Roman"/>
      <w:color w:val="000000"/>
      <w:sz w:val="20"/>
      <w:szCs w:val="20"/>
    </w:rPr>
  </w:style>
  <w:style w:type="character" w:customStyle="1" w:styleId="CommentTextChar">
    <w:name w:val="Comment Text Char"/>
    <w:basedOn w:val="DefaultParagraphFont"/>
    <w:link w:val="CommentText"/>
    <w:uiPriority w:val="99"/>
    <w:semiHidden/>
    <w:rsid w:val="000A1C72"/>
    <w:rPr>
      <w:rFonts w:ascii="Times New Roman" w:eastAsia="Times New Roman" w:hAnsi="Times New Roman" w:cs="Times New Roman"/>
      <w:color w:val="000000"/>
      <w:sz w:val="20"/>
      <w:szCs w:val="20"/>
    </w:rPr>
  </w:style>
  <w:style w:type="paragraph" w:styleId="NormalWeb">
    <w:name w:val="Normal (Web)"/>
    <w:basedOn w:val="Normal"/>
    <w:uiPriority w:val="99"/>
    <w:unhideWhenUsed/>
    <w:rsid w:val="00221E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21">
    <w:name w:val="fontstyle21"/>
    <w:rsid w:val="007476EF"/>
    <w:rPr>
      <w:rFonts w:ascii="Times New Roman" w:hAnsi="Times New Roman" w:cs="Times New Roman" w:hint="default"/>
      <w:b/>
      <w:bCs/>
      <w:i w:val="0"/>
      <w:iCs w:val="0"/>
      <w:color w:val="000000"/>
      <w:sz w:val="28"/>
      <w:szCs w:val="28"/>
    </w:rPr>
  </w:style>
  <w:style w:type="character" w:customStyle="1" w:styleId="fontstyle11">
    <w:name w:val="fontstyle11"/>
    <w:rsid w:val="007476EF"/>
    <w:rPr>
      <w:rFonts w:ascii="Times New Roman" w:hAnsi="Times New Roman" w:cs="Times New Roman"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tcvninfo.org.vn/view_details.asp?catalogueid=TCVN&amp;doc_id=TCVN%206660:2000" TargetMode="External"/><Relationship Id="rId117" Type="http://schemas.openxmlformats.org/officeDocument/2006/relationships/image" Target="media/image3.jpeg"/><Relationship Id="rId21" Type="http://schemas.openxmlformats.org/officeDocument/2006/relationships/hyperlink" Target="http://www.tcvninfo.org.vn/view_details.asp?catalogueid=TCVN&amp;doc_id=TCVN%206494-2:2000" TargetMode="External"/><Relationship Id="rId42" Type="http://schemas.openxmlformats.org/officeDocument/2006/relationships/hyperlink" Target="http://www.tcvninfo.org.vn/view_details.asp?catalogueid=TCVN&amp;doc_id=TCVN%206494-2:2000" TargetMode="External"/><Relationship Id="rId47" Type="http://schemas.openxmlformats.org/officeDocument/2006/relationships/hyperlink" Target="http://www.tcvninfo.org.vn/view_details.asp?catalogueid=TCVN&amp;doc_id=TCVN%206494-2:2000" TargetMode="External"/><Relationship Id="rId63" Type="http://schemas.openxmlformats.org/officeDocument/2006/relationships/hyperlink" Target="http://www.tcvninfo.org.vn/view_details.asp?catalogueid=TCVN&amp;doc_id=TCVN%206494-2:2000" TargetMode="External"/><Relationship Id="rId68" Type="http://schemas.openxmlformats.org/officeDocument/2006/relationships/hyperlink" Target="http://www.tcvninfo.org.vn/view_details.asp?catalogueid=TCVN&amp;doc_id=TCVN%206494-2:2000" TargetMode="External"/><Relationship Id="rId84" Type="http://schemas.openxmlformats.org/officeDocument/2006/relationships/hyperlink" Target="http://www.tcvninfo.org.vn/view_details.asp?catalogueid=TCVN&amp;doc_id=TCVN%206494-2:2000" TargetMode="External"/><Relationship Id="rId89" Type="http://schemas.openxmlformats.org/officeDocument/2006/relationships/hyperlink" Target="http://www.tcvninfo.org.vn/view_details.asp?catalogueid=TCVN&amp;doc_id=TCVN%206660:2000" TargetMode="External"/><Relationship Id="rId112" Type="http://schemas.openxmlformats.org/officeDocument/2006/relationships/hyperlink" Target="http://www.tcvninfo.org.vn/view_details.asp?catalogueid=TCVN&amp;doc_id=TCVN%206494-2:2000" TargetMode="External"/><Relationship Id="rId16" Type="http://schemas.openxmlformats.org/officeDocument/2006/relationships/hyperlink" Target="http://www.tcvninfo.org.vn/view_details.asp?catalogueid=TCVN&amp;doc_id=TCVN%206494-2:2000" TargetMode="External"/><Relationship Id="rId107" Type="http://schemas.openxmlformats.org/officeDocument/2006/relationships/hyperlink" Target="http://www.tcvninfo.org.vn/view_details.asp?catalogueid=TCVN&amp;doc_id=TCVN%206494-2:2000" TargetMode="External"/><Relationship Id="rId11" Type="http://schemas.openxmlformats.org/officeDocument/2006/relationships/hyperlink" Target="http://www.tcvninfo.org.vn/view_details.asp?catalogueid=TCVN&amp;doc_id=TCVN%206494-2:2000" TargetMode="External"/><Relationship Id="rId32" Type="http://schemas.openxmlformats.org/officeDocument/2006/relationships/hyperlink" Target="http://www.tcvninfo.org.vn/view_details.asp?catalogueid=TCVN&amp;doc_id=TCVN%206660:2000" TargetMode="External"/><Relationship Id="rId37" Type="http://schemas.openxmlformats.org/officeDocument/2006/relationships/hyperlink" Target="http://www.tcvninfo.org.vn/view_details.asp?catalogueid=TCVN&amp;doc_id=TCVN%206494-2:2000" TargetMode="External"/><Relationship Id="rId53" Type="http://schemas.openxmlformats.org/officeDocument/2006/relationships/hyperlink" Target="http://www.tcvninfo.org.vn/view_details.asp?catalogueid=TCVN&amp;doc_id=TCVN%207724:2007" TargetMode="External"/><Relationship Id="rId58" Type="http://schemas.openxmlformats.org/officeDocument/2006/relationships/hyperlink" Target="http://www.tcvninfo.org.vn/view_details.asp?catalogueid=TCVN&amp;doc_id=TCVN%206494-2:2000" TargetMode="External"/><Relationship Id="rId74" Type="http://schemas.openxmlformats.org/officeDocument/2006/relationships/hyperlink" Target="http://www.tcvninfo.org.vn/view_details.asp?catalogueid=TCVN&amp;doc_id=TCVN%206494-2:2000" TargetMode="External"/><Relationship Id="rId79" Type="http://schemas.openxmlformats.org/officeDocument/2006/relationships/hyperlink" Target="http://www.tcvninfo.org.vn/view_details.asp?catalogueid=TCVN&amp;doc_id=TCVN%206494-2:2000" TargetMode="External"/><Relationship Id="rId102" Type="http://schemas.openxmlformats.org/officeDocument/2006/relationships/hyperlink" Target="http://www.tcvninfo.org.vn/view_details.asp?catalogueid=TCVN&amp;doc_id=TCVN%206494-2:2000" TargetMode="External"/><Relationship Id="rId5" Type="http://schemas.openxmlformats.org/officeDocument/2006/relationships/webSettings" Target="webSettings.xml"/><Relationship Id="rId90" Type="http://schemas.openxmlformats.org/officeDocument/2006/relationships/hyperlink" Target="http://www.tcvninfo.org.vn/view_details.asp?catalogueid=TCVN&amp;doc_id=TCVN%206660:2000" TargetMode="External"/><Relationship Id="rId95" Type="http://schemas.openxmlformats.org/officeDocument/2006/relationships/hyperlink" Target="http://www.tcvninfo.org.vn/view_details.asp?catalogueid=TCVN&amp;doc_id=TCVN%206494-2:2000" TargetMode="External"/><Relationship Id="rId22" Type="http://schemas.openxmlformats.org/officeDocument/2006/relationships/hyperlink" Target="http://www.tcvninfo.org.vn/view_details.asp?catalogueid=TCVN&amp;doc_id=TCVN%206494-2:2000" TargetMode="External"/><Relationship Id="rId27" Type="http://schemas.openxmlformats.org/officeDocument/2006/relationships/hyperlink" Target="http://www.tcvninfo.org.vn/view_details.asp?catalogueid=TCVN&amp;doc_id=TCVN%206660:2000" TargetMode="External"/><Relationship Id="rId43" Type="http://schemas.openxmlformats.org/officeDocument/2006/relationships/hyperlink" Target="http://www.tcvninfo.org.vn/view_details.asp?catalogueid=TCVN&amp;doc_id=TCVN%206494-2:2000" TargetMode="External"/><Relationship Id="rId48" Type="http://schemas.openxmlformats.org/officeDocument/2006/relationships/hyperlink" Target="http://www.tcvninfo.org.vn/view_details.asp?catalogueid=TCVN&amp;doc_id=TCVN%206494-2:2000" TargetMode="External"/><Relationship Id="rId64" Type="http://schemas.openxmlformats.org/officeDocument/2006/relationships/hyperlink" Target="http://www.tcvninfo.org.vn/view_details.asp?catalogueid=TCVN&amp;doc_id=TCVN%206494-2:2000" TargetMode="External"/><Relationship Id="rId69" Type="http://schemas.openxmlformats.org/officeDocument/2006/relationships/hyperlink" Target="http://www.tcvninfo.org.vn/view_details.asp?catalogueid=TCVN&amp;doc_id=TCVN%206494-2:2000" TargetMode="External"/><Relationship Id="rId113" Type="http://schemas.openxmlformats.org/officeDocument/2006/relationships/hyperlink" Target="http://www.tcvninfo.org.vn/view_details.asp?catalogueid=TCVN&amp;doc_id=TCVN%206494-2:2000" TargetMode="External"/><Relationship Id="rId118" Type="http://schemas.openxmlformats.org/officeDocument/2006/relationships/image" Target="media/image4.jpeg"/><Relationship Id="rId80" Type="http://schemas.openxmlformats.org/officeDocument/2006/relationships/hyperlink" Target="http://www.tcvninfo.org.vn/view_details.asp?catalogueid=TCVN&amp;doc_id=TCVN%207323-2:2004" TargetMode="External"/><Relationship Id="rId85" Type="http://schemas.openxmlformats.org/officeDocument/2006/relationships/hyperlink" Target="http://www.tcvninfo.org.vn/view_details.asp?catalogueid=TCVN&amp;doc_id=TCVN%206494-2:2000" TargetMode="External"/><Relationship Id="rId12" Type="http://schemas.openxmlformats.org/officeDocument/2006/relationships/hyperlink" Target="http://www.tcvninfo.org.vn/view_details.asp?catalogueid=TCVN&amp;doc_id=TCVN%206494-2:2000" TargetMode="External"/><Relationship Id="rId17" Type="http://schemas.openxmlformats.org/officeDocument/2006/relationships/hyperlink" Target="http://www.tcvninfo.org.vn/view_details.asp?catalogueid=TCVN&amp;doc_id=TCVN%206494-2:2000" TargetMode="External"/><Relationship Id="rId33" Type="http://schemas.openxmlformats.org/officeDocument/2006/relationships/hyperlink" Target="http://www.tcvninfo.org.vn/view_details.asp?catalogueid=TCVN&amp;doc_id=TCVN%206494-2:2000" TargetMode="External"/><Relationship Id="rId38" Type="http://schemas.openxmlformats.org/officeDocument/2006/relationships/hyperlink" Target="http://www.tcvninfo.org.vn/view_details.asp?catalogueid=TCVN&amp;doc_id=TCVN%206494-2:2000" TargetMode="External"/><Relationship Id="rId59" Type="http://schemas.openxmlformats.org/officeDocument/2006/relationships/hyperlink" Target="http://www.tcvninfo.org.vn/view_details.asp?catalogueid=TCVN&amp;doc_id=TCVN%206494-2:2000" TargetMode="External"/><Relationship Id="rId103" Type="http://schemas.openxmlformats.org/officeDocument/2006/relationships/hyperlink" Target="http://www.tcvninfo.org.vn/view_details.asp?catalogueid=TCVN&amp;doc_id=TCVN%206494-2:2000" TargetMode="External"/><Relationship Id="rId108" Type="http://schemas.openxmlformats.org/officeDocument/2006/relationships/hyperlink" Target="http://www.tcvninfo.org.vn/view_details.asp?catalogueid=TCVN&amp;doc_id=TCVN%206494-2:2000" TargetMode="External"/><Relationship Id="rId54" Type="http://schemas.openxmlformats.org/officeDocument/2006/relationships/hyperlink" Target="http://www.tcvninfo.org.vn/view_details.asp?catalogueid=TCVN&amp;doc_id=TCVN%206494-2:2000" TargetMode="External"/><Relationship Id="rId70" Type="http://schemas.openxmlformats.org/officeDocument/2006/relationships/hyperlink" Target="http://www.tcvninfo.org.vn/view_details.asp?catalogueid=TCVN&amp;doc_id=TCVN%206494-2:2000" TargetMode="External"/><Relationship Id="rId75" Type="http://schemas.openxmlformats.org/officeDocument/2006/relationships/hyperlink" Target="http://www.tcvninfo.org.vn/view_details.asp?catalogueid=TCVN&amp;doc_id=TCVN%206494-2:2000" TargetMode="External"/><Relationship Id="rId91" Type="http://schemas.openxmlformats.org/officeDocument/2006/relationships/hyperlink" Target="http://www.tcvninfo.org.vn/view_details.asp?catalogueid=TCVN&amp;doc_id=TCVN%206660:2000" TargetMode="External"/><Relationship Id="rId96" Type="http://schemas.openxmlformats.org/officeDocument/2006/relationships/hyperlink" Target="http://www.tcvninfo.org.vn/view_details.asp?catalogueid=TCVN&amp;doc_id=TCVN%206494-2:200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tcvninfo.org.vn/view_details.asp?catalogueid=TCVN&amp;doc_id=TCVN%206494-2:2000" TargetMode="External"/><Relationship Id="rId28" Type="http://schemas.openxmlformats.org/officeDocument/2006/relationships/hyperlink" Target="http://www.tcvninfo.org.vn/view_details.asp?catalogueid=TCVN&amp;doc_id=TCVN%207724:2007" TargetMode="External"/><Relationship Id="rId49" Type="http://schemas.openxmlformats.org/officeDocument/2006/relationships/hyperlink" Target="http://www.tcvninfo.org.vn/view_details.asp?catalogueid=TCVN&amp;doc_id=TCVN%206494-2:2000" TargetMode="External"/><Relationship Id="rId114" Type="http://schemas.openxmlformats.org/officeDocument/2006/relationships/hyperlink" Target="http://www.tcvninfo.org.vn/view_details.asp?catalogueid=TCVN&amp;doc_id=TCVN%207724:2007" TargetMode="External"/><Relationship Id="rId119" Type="http://schemas.openxmlformats.org/officeDocument/2006/relationships/fontTable" Target="fontTable.xml"/><Relationship Id="rId44" Type="http://schemas.openxmlformats.org/officeDocument/2006/relationships/hyperlink" Target="http://www.tcvninfo.org.vn/view_details.asp?catalogueid=TCVN&amp;doc_id=TCVN%207723:2007" TargetMode="External"/><Relationship Id="rId60" Type="http://schemas.openxmlformats.org/officeDocument/2006/relationships/hyperlink" Target="http://www.tcvninfo.org.vn/view_details.asp?catalogueid=TCVN&amp;doc_id=TCVN%206494-2:2000" TargetMode="External"/><Relationship Id="rId65" Type="http://schemas.openxmlformats.org/officeDocument/2006/relationships/hyperlink" Target="http://www.tcvninfo.org.vn/view_details.asp?catalogueid=TCVN&amp;doc_id=TCVN%206494-2:2000" TargetMode="External"/><Relationship Id="rId81" Type="http://schemas.openxmlformats.org/officeDocument/2006/relationships/hyperlink" Target="http://www.tcvninfo.org.vn/view_details.asp?catalogueid=TCVN&amp;doc_id=TCVN%207323-2:2004" TargetMode="External"/><Relationship Id="rId86" Type="http://schemas.openxmlformats.org/officeDocument/2006/relationships/hyperlink" Target="http://www.tcvninfo.org.vn/view_details.asp?catalogueid=TCVN&amp;doc_id=TCVN%206494-2:2000" TargetMode="External"/><Relationship Id="rId4" Type="http://schemas.openxmlformats.org/officeDocument/2006/relationships/settings" Target="settings.xml"/><Relationship Id="rId9" Type="http://schemas.openxmlformats.org/officeDocument/2006/relationships/hyperlink" Target="http://www.tcvninfo.org.vn/view_details.asp?catalogueid=TCVN&amp;doc_id=TCVN%206494-2:2000" TargetMode="External"/><Relationship Id="rId13" Type="http://schemas.openxmlformats.org/officeDocument/2006/relationships/hyperlink" Target="http://www.tcvninfo.org.vn/view_details.asp?catalogueid=TCVN&amp;doc_id=TCVN%206494-2:2000" TargetMode="External"/><Relationship Id="rId18" Type="http://schemas.openxmlformats.org/officeDocument/2006/relationships/hyperlink" Target="http://www.tcvninfo.org.vn/view_details.asp?catalogueid=TCVN&amp;doc_id=TCVN%207723:2007" TargetMode="External"/><Relationship Id="rId39" Type="http://schemas.openxmlformats.org/officeDocument/2006/relationships/hyperlink" Target="http://www.tcvninfo.org.vn/view_details.asp?catalogueid=TCVN&amp;doc_id=TCVN%206494-2:2000" TargetMode="External"/><Relationship Id="rId109" Type="http://schemas.openxmlformats.org/officeDocument/2006/relationships/hyperlink" Target="http://www.tcvninfo.org.vn/view_details.asp?catalogueid=TCVN&amp;doc_id=TCVN%206494-2:2000" TargetMode="External"/><Relationship Id="rId34" Type="http://schemas.openxmlformats.org/officeDocument/2006/relationships/hyperlink" Target="http://www.tcvninfo.org.vn/view_details.asp?catalogueid=TCVN&amp;doc_id=TCVN%206494-2:2000" TargetMode="External"/><Relationship Id="rId50" Type="http://schemas.openxmlformats.org/officeDocument/2006/relationships/hyperlink" Target="http://www.tcvninfo.org.vn/view_details.asp?catalogueid=TCVN&amp;doc_id=TCVN%206494-2:2000" TargetMode="External"/><Relationship Id="rId55" Type="http://schemas.openxmlformats.org/officeDocument/2006/relationships/hyperlink" Target="http://www.tcvninfo.org.vn/view_details.asp?catalogueid=TCVN&amp;doc_id=TCVN%206494-2:2000" TargetMode="External"/><Relationship Id="rId76" Type="http://schemas.openxmlformats.org/officeDocument/2006/relationships/hyperlink" Target="http://www.tcvninfo.org.vn/view_details.asp?catalogueid=TCVN&amp;doc_id=TCVN%206494-2:2000" TargetMode="External"/><Relationship Id="rId97" Type="http://schemas.openxmlformats.org/officeDocument/2006/relationships/hyperlink" Target="http://www.tcvninfo.org.vn/view_details.asp?catalogueid=TCVN&amp;doc_id=TCVN%207323-2:2004" TargetMode="External"/><Relationship Id="rId104" Type="http://schemas.openxmlformats.org/officeDocument/2006/relationships/hyperlink" Target="http://www.tcvninfo.org.vn/view_details.asp?catalogueid=TCVN&amp;doc_id=TCVN%206494-2:2000" TargetMode="External"/><Relationship Id="rId120" Type="http://schemas.microsoft.com/office/2011/relationships/people" Target="people.xml"/><Relationship Id="rId7" Type="http://schemas.openxmlformats.org/officeDocument/2006/relationships/endnotes" Target="endnotes.xml"/><Relationship Id="rId71" Type="http://schemas.openxmlformats.org/officeDocument/2006/relationships/hyperlink" Target="http://www.tcvninfo.org.vn/view_details.asp?catalogueid=TCVN&amp;doc_id=TCVN%206494-2:2000" TargetMode="External"/><Relationship Id="rId92" Type="http://schemas.openxmlformats.org/officeDocument/2006/relationships/hyperlink" Target="http://www.tcvninfo.org.vn/view_details.asp?catalogueid=TCVN&amp;doc_id=TCVN%206660:2000" TargetMode="External"/><Relationship Id="rId2" Type="http://schemas.openxmlformats.org/officeDocument/2006/relationships/numbering" Target="numbering.xml"/><Relationship Id="rId29" Type="http://schemas.openxmlformats.org/officeDocument/2006/relationships/hyperlink" Target="http://www.tcvninfo.org.vn/view_details.asp?catalogueid=TCVN&amp;doc_id=TCVN%207724:2007" TargetMode="External"/><Relationship Id="rId24" Type="http://schemas.openxmlformats.org/officeDocument/2006/relationships/hyperlink" Target="http://www.tcvninfo.org.vn/view_details.asp?catalogueid=TCVN&amp;doc_id=TCVN%206494-2:2000" TargetMode="External"/><Relationship Id="rId40" Type="http://schemas.openxmlformats.org/officeDocument/2006/relationships/hyperlink" Target="http://www.tcvninfo.org.vn/view_details.asp?catalogueid=TCVN&amp;doc_id=TCVN%206494-2:2000" TargetMode="External"/><Relationship Id="rId45" Type="http://schemas.openxmlformats.org/officeDocument/2006/relationships/hyperlink" Target="http://www.tcvninfo.org.vn/view_details.asp?catalogueid=TCVN&amp;doc_id=TCVN%207723:2007" TargetMode="External"/><Relationship Id="rId66" Type="http://schemas.openxmlformats.org/officeDocument/2006/relationships/hyperlink" Target="http://www.tcvninfo.org.vn/view_details.asp?catalogueid=TCVN&amp;doc_id=TCVN%207724:2007" TargetMode="External"/><Relationship Id="rId87" Type="http://schemas.openxmlformats.org/officeDocument/2006/relationships/hyperlink" Target="http://www.tcvninfo.org.vn/view_details.asp?catalogueid=TCVN&amp;doc_id=TCVN%206494-2:2000" TargetMode="External"/><Relationship Id="rId110" Type="http://schemas.openxmlformats.org/officeDocument/2006/relationships/hyperlink" Target="http://www.tcvninfo.org.vn/view_details.asp?catalogueid=TCVN&amp;doc_id=TCVN%206494-2:2000" TargetMode="External"/><Relationship Id="rId115" Type="http://schemas.openxmlformats.org/officeDocument/2006/relationships/image" Target="media/image1.png"/><Relationship Id="rId61" Type="http://schemas.openxmlformats.org/officeDocument/2006/relationships/hyperlink" Target="http://www.tcvninfo.org.vn/view_details.asp?catalogueid=TCVN&amp;doc_id=TCVN%206494-2:2000" TargetMode="External"/><Relationship Id="rId82" Type="http://schemas.openxmlformats.org/officeDocument/2006/relationships/hyperlink" Target="http://www.tcvninfo.org.vn/view_details.asp?catalogueid=TCVN&amp;doc_id=TCVN%207323-2:2004" TargetMode="External"/><Relationship Id="rId19" Type="http://schemas.openxmlformats.org/officeDocument/2006/relationships/hyperlink" Target="http://www.tcvninfo.org.vn/view_details.asp?catalogueid=TCVN&amp;doc_id=TCVN%206494-2:2000" TargetMode="External"/><Relationship Id="rId14" Type="http://schemas.openxmlformats.org/officeDocument/2006/relationships/hyperlink" Target="http://www.tcvninfo.org.vn/view_details.asp?catalogueid=TCVN&amp;doc_id=TCVN%206494-2:2000" TargetMode="External"/><Relationship Id="rId30" Type="http://schemas.openxmlformats.org/officeDocument/2006/relationships/hyperlink" Target="http://www.tcvninfo.org.vn/view_details.asp?catalogueid=TCVN&amp;doc_id=TCVN%207724:2007" TargetMode="External"/><Relationship Id="rId35" Type="http://schemas.openxmlformats.org/officeDocument/2006/relationships/hyperlink" Target="http://www.tcvninfo.org.vn/view_details.asp?catalogueid=TCVN&amp;doc_id=TCVN%206494-2:2000" TargetMode="External"/><Relationship Id="rId56" Type="http://schemas.openxmlformats.org/officeDocument/2006/relationships/hyperlink" Target="http://www.tcvninfo.org.vn/view_details.asp?catalogueid=TCVN&amp;doc_id=TCVN%206494-2:2000" TargetMode="External"/><Relationship Id="rId77" Type="http://schemas.openxmlformats.org/officeDocument/2006/relationships/hyperlink" Target="http://www.tcvninfo.org.vn/view_details.asp?catalogueid=TCVN&amp;doc_id=TCVN%206494-2:2000" TargetMode="External"/><Relationship Id="rId100" Type="http://schemas.openxmlformats.org/officeDocument/2006/relationships/hyperlink" Target="http://www.tcvninfo.org.vn/view_details.asp?catalogueid=TCVN&amp;doc_id=TCVN%206494-2:2000" TargetMode="External"/><Relationship Id="rId105" Type="http://schemas.openxmlformats.org/officeDocument/2006/relationships/hyperlink" Target="http://www.tcvninfo.org.vn/view_details.asp?catalogueid=TCVN&amp;doc_id=TCVN%206494-2:2000" TargetMode="External"/><Relationship Id="rId8" Type="http://schemas.openxmlformats.org/officeDocument/2006/relationships/hyperlink" Target="http://www.tcvninfo.org.vn/view_details.asp?catalogueid=TCVN&amp;doc_id=TCVN%206660:2000" TargetMode="External"/><Relationship Id="rId51" Type="http://schemas.openxmlformats.org/officeDocument/2006/relationships/hyperlink" Target="http://www.tcvninfo.org.vn/view_details.asp?catalogueid=TCVN&amp;doc_id=TCVN%206494-2:2000" TargetMode="External"/><Relationship Id="rId72" Type="http://schemas.openxmlformats.org/officeDocument/2006/relationships/hyperlink" Target="http://www.tcvninfo.org.vn/view_details.asp?catalogueid=TCVN&amp;doc_id=TCVN%206494-2:2000" TargetMode="External"/><Relationship Id="rId93" Type="http://schemas.openxmlformats.org/officeDocument/2006/relationships/hyperlink" Target="http://www.tcvninfo.org.vn/view_details.asp?catalogueid=TCVN&amp;doc_id=TCVN%206660:2000" TargetMode="External"/><Relationship Id="rId98" Type="http://schemas.openxmlformats.org/officeDocument/2006/relationships/hyperlink" Target="http://www.tcvninfo.org.vn/view_details.asp?catalogueid=TCVN&amp;doc_id=TCVN%207323-2:2004"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tcvninfo.org.vn/view_details.asp?catalogueid=TCVN&amp;doc_id=TCVN%206660:2000" TargetMode="External"/><Relationship Id="rId46" Type="http://schemas.openxmlformats.org/officeDocument/2006/relationships/hyperlink" Target="http://www.tcvninfo.org.vn/view_details.asp?catalogueid=TCVN&amp;doc_id=TCVN%207723:2007" TargetMode="External"/><Relationship Id="rId67" Type="http://schemas.openxmlformats.org/officeDocument/2006/relationships/hyperlink" Target="http://www.tcvninfo.org.vn/view_details.asp?catalogueid=TCVN&amp;doc_id=TCVN%206494-2:2000" TargetMode="External"/><Relationship Id="rId116" Type="http://schemas.openxmlformats.org/officeDocument/2006/relationships/image" Target="media/image2.jpeg"/><Relationship Id="rId20" Type="http://schemas.openxmlformats.org/officeDocument/2006/relationships/hyperlink" Target="http://www.tcvninfo.org.vn/view_details.asp?catalogueid=TCVN&amp;doc_id=TCVN%206494-2:2000" TargetMode="External"/><Relationship Id="rId41" Type="http://schemas.openxmlformats.org/officeDocument/2006/relationships/hyperlink" Target="http://www.tcvninfo.org.vn/view_details.asp?catalogueid=TCVN&amp;doc_id=TCVN%206494-2:2000" TargetMode="External"/><Relationship Id="rId62" Type="http://schemas.openxmlformats.org/officeDocument/2006/relationships/hyperlink" Target="http://www.tcvninfo.org.vn/view_details.asp?catalogueid=TCVN&amp;doc_id=TCVN%206494-2:2000" TargetMode="External"/><Relationship Id="rId83" Type="http://schemas.openxmlformats.org/officeDocument/2006/relationships/hyperlink" Target="http://www.tcvninfo.org.vn/view_details.asp?catalogueid=TCVN&amp;doc_id=TCVN%206494-2:2000" TargetMode="External"/><Relationship Id="rId88" Type="http://schemas.openxmlformats.org/officeDocument/2006/relationships/hyperlink" Target="http://www.tcvninfo.org.vn/view_details.asp?catalogueid=TCVN&amp;doc_id=TCVN%206494-2:2000" TargetMode="External"/><Relationship Id="rId111" Type="http://schemas.openxmlformats.org/officeDocument/2006/relationships/hyperlink" Target="http://www.tcvninfo.org.vn/view_details.asp?catalogueid=TCVN&amp;doc_id=TCVN%206494-2:2000" TargetMode="External"/><Relationship Id="rId15" Type="http://schemas.openxmlformats.org/officeDocument/2006/relationships/hyperlink" Target="http://www.tcvninfo.org.vn/view_details.asp?catalogueid=TCVN&amp;doc_id=TCVN%206494-2:2000" TargetMode="External"/><Relationship Id="rId36" Type="http://schemas.openxmlformats.org/officeDocument/2006/relationships/hyperlink" Target="http://www.tcvninfo.org.vn/view_details.asp?catalogueid=TCVN&amp;doc_id=TCVN%206494-2:2000" TargetMode="External"/><Relationship Id="rId57" Type="http://schemas.openxmlformats.org/officeDocument/2006/relationships/hyperlink" Target="http://www.tcvninfo.org.vn/view_details.asp?catalogueid=TCVN&amp;doc_id=TCVN%206494-2:2000" TargetMode="External"/><Relationship Id="rId106" Type="http://schemas.openxmlformats.org/officeDocument/2006/relationships/hyperlink" Target="http://www.tcvninfo.org.vn/view_details.asp?catalogueid=TCVN&amp;doc_id=TCVN%206494-2:2000" TargetMode="External"/><Relationship Id="rId10" Type="http://schemas.openxmlformats.org/officeDocument/2006/relationships/hyperlink" Target="http://www.tcvninfo.org.vn/view_details.asp?catalogueid=TCVN&amp;doc_id=TCVN%206494-2:2000" TargetMode="External"/><Relationship Id="rId31" Type="http://schemas.openxmlformats.org/officeDocument/2006/relationships/hyperlink" Target="http://www.tcvninfo.org.vn/view_details.asp?catalogueid=TCVN&amp;doc_id=TCVN%206660:2000" TargetMode="External"/><Relationship Id="rId52" Type="http://schemas.openxmlformats.org/officeDocument/2006/relationships/hyperlink" Target="http://www.tcvninfo.org.vn/view_details.asp?catalogueid=TCVN&amp;doc_id=TCVN%206494-2:2000" TargetMode="External"/><Relationship Id="rId73" Type="http://schemas.openxmlformats.org/officeDocument/2006/relationships/hyperlink" Target="http://www.tcvninfo.org.vn/view_details.asp?catalogueid=TCVN&amp;doc_id=TCVN%206494-2:2000" TargetMode="External"/><Relationship Id="rId78" Type="http://schemas.openxmlformats.org/officeDocument/2006/relationships/hyperlink" Target="http://www.tcvninfo.org.vn/view_details.asp?catalogueid=TCVN&amp;doc_id=TCVN%206494-2:2000" TargetMode="External"/><Relationship Id="rId94" Type="http://schemas.openxmlformats.org/officeDocument/2006/relationships/hyperlink" Target="http://www.tcvninfo.org.vn/view_details.asp?catalogueid=TCVN&amp;doc_id=TCVN%206494-2:2000" TargetMode="External"/><Relationship Id="rId99" Type="http://schemas.openxmlformats.org/officeDocument/2006/relationships/hyperlink" Target="http://www.tcvninfo.org.vn/view_details.asp?catalogueid=TCVN&amp;doc_id=TCVN%207323-2:2004" TargetMode="External"/><Relationship Id="rId101" Type="http://schemas.openxmlformats.org/officeDocument/2006/relationships/hyperlink" Target="http://www.tcvninfo.org.vn/view_details.asp?catalogueid=TCVN&amp;doc_id=TCVN%206494-2:2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FFE78D-5C51-4D70-9D13-818D1C638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TotalTime>
  <Pages>128</Pages>
  <Words>27865</Words>
  <Characters>158836</Characters>
  <Application>Microsoft Office Word</Application>
  <DocSecurity>0</DocSecurity>
  <Lines>1323</Lines>
  <Paragraphs>372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ThaiB308</dc:creator>
  <cp:lastModifiedBy>Microsoft Office User</cp:lastModifiedBy>
  <cp:revision>268</cp:revision>
  <dcterms:created xsi:type="dcterms:W3CDTF">2020-08-04T22:56:00Z</dcterms:created>
  <dcterms:modified xsi:type="dcterms:W3CDTF">2020-08-18T13:51:00Z</dcterms:modified>
</cp:coreProperties>
</file>